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9F9C4">
      <w:pPr>
        <w:spacing w:before="2800" w:after="1000" w:line="660" w:lineRule="exact"/>
        <w:ind w:firstLine="0"/>
        <w:jc w:val="center"/>
      </w:pPr>
      <w:r>
        <w:rPr>
          <w:rFonts w:ascii="Times New Roman" w:hAnsi="Times New Roman" w:eastAsia="方正仿宋_GBK"/>
          <w:b/>
          <w:sz w:val="44"/>
        </w:rPr>
        <w:t>徐州地区分布式新能源高渗透率地区110 kV电网容载比弹性指标优化研究</w:t>
      </w:r>
    </w:p>
    <w:p w14:paraId="42F6C504">
      <w:pPr>
        <w:spacing w:line="600" w:lineRule="exact"/>
        <w:ind w:firstLine="0"/>
        <w:jc w:val="center"/>
      </w:pPr>
      <w:r>
        <w:rPr>
          <w:rFonts w:ascii="Times New Roman" w:hAnsi="Times New Roman" w:eastAsia="方正仿宋_GBK"/>
          <w:b/>
          <w:sz w:val="40"/>
        </w:rPr>
        <w:t>研究报告</w:t>
      </w:r>
    </w:p>
    <w:p w14:paraId="6B0926BE">
      <w:pPr>
        <w:spacing w:before="2400" w:line="420" w:lineRule="exact"/>
        <w:ind w:firstLine="0"/>
        <w:jc w:val="center"/>
      </w:pPr>
      <w:r>
        <w:rPr>
          <w:rFonts w:ascii="Times New Roman" w:hAnsi="Times New Roman" w:eastAsia="方正仿宋_GBK"/>
          <w:b w:val="0"/>
          <w:sz w:val="28"/>
        </w:rPr>
        <w:t>2026年10月</w:t>
      </w:r>
    </w:p>
    <w:p w14:paraId="7BE935B5">
      <w:pPr>
        <w:pageBreakBefore/>
        <w:spacing w:after="300" w:line="540" w:lineRule="exact"/>
        <w:ind w:firstLine="0"/>
        <w:jc w:val="center"/>
      </w:pPr>
      <w:r>
        <w:rPr>
          <w:rFonts w:ascii="Times New Roman" w:hAnsi="Times New Roman" w:eastAsia="方正仿宋_GBK"/>
          <w:b/>
          <w:sz w:val="36"/>
        </w:rPr>
        <w:t>目  录</w:t>
      </w:r>
    </w:p>
    <w:p w14:paraId="1576B418">
      <w:pPr>
        <w:tabs>
          <w:tab w:val="right" w:leader="dot" w:pos="8220"/>
        </w:tabs>
        <w:spacing w:after="40" w:line="360" w:lineRule="exact"/>
        <w:ind w:left="0" w:firstLine="0"/>
        <w:jc w:val="left"/>
      </w:pPr>
      <w:r>
        <w:fldChar w:fldCharType="begin"/>
      </w:r>
      <w:r>
        <w:instrText xml:space="preserve"> HYPERLINK \l "h0" </w:instrText>
      </w:r>
      <w:r>
        <w:fldChar w:fldCharType="separate"/>
      </w:r>
      <w:r>
        <w:rPr>
          <w:rFonts w:ascii="Times New Roman" w:hAnsi="Times New Roman" w:eastAsia="方正仿宋_GBK"/>
          <w:b/>
          <w:sz w:val="24"/>
        </w:rPr>
        <w:t>第一章 绪论</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14:paraId="5014AB74">
      <w:pPr>
        <w:tabs>
          <w:tab w:val="right" w:leader="dot" w:pos="8220"/>
        </w:tabs>
        <w:spacing w:after="40" w:line="360" w:lineRule="exact"/>
        <w:ind w:left="240" w:firstLine="0"/>
        <w:jc w:val="left"/>
      </w:pPr>
      <w:r>
        <w:fldChar w:fldCharType="begin"/>
      </w:r>
      <w:r>
        <w:instrText xml:space="preserve"> HYPERLINK \l "h1" </w:instrText>
      </w:r>
      <w:r>
        <w:fldChar w:fldCharType="separate"/>
      </w:r>
      <w:r>
        <w:rPr>
          <w:rFonts w:ascii="Times New Roman" w:hAnsi="Times New Roman" w:eastAsia="方正仿宋_GBK"/>
          <w:b w:val="0"/>
          <w:sz w:val="24"/>
        </w:rPr>
        <w:t>1.1 研究背景与意义</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14:paraId="52CAF1B8">
      <w:pPr>
        <w:tabs>
          <w:tab w:val="right" w:leader="dot" w:pos="8220"/>
        </w:tabs>
        <w:spacing w:after="40" w:line="360" w:lineRule="exact"/>
        <w:ind w:left="240" w:firstLine="0"/>
        <w:jc w:val="left"/>
      </w:pPr>
      <w:r>
        <w:fldChar w:fldCharType="begin"/>
      </w:r>
      <w:r>
        <w:instrText xml:space="preserve"> HYPERLINK \l "h24" </w:instrText>
      </w:r>
      <w:r>
        <w:fldChar w:fldCharType="separate"/>
      </w:r>
      <w:r>
        <w:rPr>
          <w:rFonts w:ascii="Times New Roman" w:hAnsi="Times New Roman" w:eastAsia="方正仿宋_GBK"/>
          <w:b w:val="0"/>
          <w:sz w:val="24"/>
        </w:rPr>
        <w:t>1.2 主要概念与规范依据</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14:paraId="3A3ACEBE">
      <w:pPr>
        <w:tabs>
          <w:tab w:val="right" w:leader="dot" w:pos="8220"/>
        </w:tabs>
        <w:spacing w:after="40" w:line="360" w:lineRule="exact"/>
        <w:ind w:left="240" w:firstLine="0"/>
        <w:jc w:val="left"/>
      </w:pPr>
      <w:r>
        <w:fldChar w:fldCharType="begin"/>
      </w:r>
      <w:r>
        <w:instrText xml:space="preserve"> HYPERLINK \l "h47" </w:instrText>
      </w:r>
      <w:r>
        <w:fldChar w:fldCharType="separate"/>
      </w:r>
      <w:r>
        <w:rPr>
          <w:rFonts w:ascii="Times New Roman" w:hAnsi="Times New Roman" w:eastAsia="方正仿宋_GBK"/>
          <w:b w:val="0"/>
          <w:sz w:val="24"/>
        </w:rPr>
        <w:t>1.3 研究范围与对象</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14:paraId="31CC24AD">
      <w:pPr>
        <w:tabs>
          <w:tab w:val="right" w:leader="dot" w:pos="8220"/>
        </w:tabs>
        <w:spacing w:after="40" w:line="360" w:lineRule="exact"/>
        <w:ind w:left="240" w:firstLine="0"/>
        <w:jc w:val="left"/>
      </w:pPr>
      <w:r>
        <w:fldChar w:fldCharType="begin"/>
      </w:r>
      <w:r>
        <w:instrText xml:space="preserve"> HYPERLINK \l "h64" </w:instrText>
      </w:r>
      <w:r>
        <w:fldChar w:fldCharType="separate"/>
      </w:r>
      <w:r>
        <w:rPr>
          <w:rFonts w:ascii="Times New Roman" w:hAnsi="Times New Roman" w:eastAsia="方正仿宋_GBK"/>
          <w:b w:val="0"/>
          <w:sz w:val="24"/>
        </w:rPr>
        <w:t>1.4 研究目标与内容</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14:paraId="1709CE57">
      <w:pPr>
        <w:tabs>
          <w:tab w:val="right" w:leader="dot" w:pos="8220"/>
        </w:tabs>
        <w:spacing w:after="40" w:line="360" w:lineRule="exact"/>
        <w:ind w:left="240" w:firstLine="0"/>
        <w:jc w:val="left"/>
      </w:pPr>
      <w:r>
        <w:fldChar w:fldCharType="begin"/>
      </w:r>
      <w:r>
        <w:instrText xml:space="preserve"> HYPERLINK \l "h76" </w:instrText>
      </w:r>
      <w:r>
        <w:fldChar w:fldCharType="separate"/>
      </w:r>
      <w:r>
        <w:rPr>
          <w:rFonts w:ascii="Times New Roman" w:hAnsi="Times New Roman" w:eastAsia="方正仿宋_GBK"/>
          <w:b w:val="0"/>
          <w:sz w:val="24"/>
        </w:rPr>
        <w:t>1.5 研究方法与技术路线</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14:paraId="777DD45E">
      <w:pPr>
        <w:tabs>
          <w:tab w:val="right" w:leader="dot" w:pos="8220"/>
        </w:tabs>
        <w:spacing w:after="40" w:line="360" w:lineRule="exact"/>
        <w:ind w:left="240" w:firstLine="0"/>
        <w:jc w:val="left"/>
      </w:pPr>
      <w:r>
        <w:fldChar w:fldCharType="begin"/>
      </w:r>
      <w:r>
        <w:instrText xml:space="preserve"> HYPERLINK \l "h92" </w:instrText>
      </w:r>
      <w:r>
        <w:fldChar w:fldCharType="separate"/>
      </w:r>
      <w:r>
        <w:rPr>
          <w:rFonts w:ascii="Times New Roman" w:hAnsi="Times New Roman" w:eastAsia="方正仿宋_GBK"/>
          <w:b w:val="0"/>
          <w:sz w:val="24"/>
        </w:rPr>
        <w:t>1.6 研究成果及应用</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14:paraId="7AECAC91">
      <w:pPr>
        <w:tabs>
          <w:tab w:val="right" w:leader="dot" w:pos="8220"/>
        </w:tabs>
        <w:spacing w:after="40" w:line="360" w:lineRule="exact"/>
        <w:ind w:left="0" w:firstLine="0"/>
        <w:jc w:val="left"/>
      </w:pPr>
      <w:r>
        <w:fldChar w:fldCharType="begin"/>
      </w:r>
      <w:r>
        <w:instrText xml:space="preserve"> HYPERLINK \l "h95" </w:instrText>
      </w:r>
      <w:r>
        <w:fldChar w:fldCharType="separate"/>
      </w:r>
      <w:r>
        <w:rPr>
          <w:rFonts w:ascii="Times New Roman" w:hAnsi="Times New Roman" w:eastAsia="方正仿宋_GBK"/>
          <w:b/>
          <w:sz w:val="24"/>
        </w:rPr>
        <w:t>第二章 国内外研究现状</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14:paraId="361F7C14">
      <w:pPr>
        <w:tabs>
          <w:tab w:val="right" w:leader="dot" w:pos="8220"/>
        </w:tabs>
        <w:spacing w:after="40" w:line="360" w:lineRule="exact"/>
        <w:ind w:left="240" w:firstLine="0"/>
        <w:jc w:val="left"/>
      </w:pPr>
      <w:r>
        <w:fldChar w:fldCharType="begin"/>
      </w:r>
      <w:r>
        <w:instrText xml:space="preserve"> HYPERLINK \l "h98" </w:instrText>
      </w:r>
      <w:r>
        <w:fldChar w:fldCharType="separate"/>
      </w:r>
      <w:r>
        <w:rPr>
          <w:rFonts w:ascii="Times New Roman" w:hAnsi="Times New Roman" w:eastAsia="方正仿宋_GBK"/>
          <w:b w:val="0"/>
          <w:sz w:val="24"/>
        </w:rPr>
        <w:t>2.1 国外研究现状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14:paraId="3BC2D63C">
      <w:pPr>
        <w:tabs>
          <w:tab w:val="right" w:leader="dot" w:pos="8220"/>
        </w:tabs>
        <w:spacing w:after="40" w:line="360" w:lineRule="exact"/>
        <w:ind w:left="240" w:firstLine="0"/>
        <w:jc w:val="left"/>
      </w:pPr>
      <w:r>
        <w:fldChar w:fldCharType="begin"/>
      </w:r>
      <w:r>
        <w:instrText xml:space="preserve"> HYPERLINK \l "h122" </w:instrText>
      </w:r>
      <w:r>
        <w:fldChar w:fldCharType="separate"/>
      </w:r>
      <w:r>
        <w:rPr>
          <w:rFonts w:ascii="Times New Roman" w:hAnsi="Times New Roman" w:eastAsia="方正仿宋_GBK"/>
          <w:b w:val="0"/>
          <w:sz w:val="24"/>
        </w:rPr>
        <w:t>2.2 国内研究现状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14:paraId="6DD9CB99">
      <w:pPr>
        <w:tabs>
          <w:tab w:val="right" w:leader="dot" w:pos="8220"/>
        </w:tabs>
        <w:spacing w:after="40" w:line="360" w:lineRule="exact"/>
        <w:ind w:left="240" w:firstLine="0"/>
        <w:jc w:val="left"/>
      </w:pPr>
      <w:r>
        <w:fldChar w:fldCharType="begin"/>
      </w:r>
      <w:r>
        <w:instrText xml:space="preserve"> HYPERLINK \l "h171" </w:instrText>
      </w:r>
      <w:r>
        <w:fldChar w:fldCharType="separate"/>
      </w:r>
      <w:r>
        <w:rPr>
          <w:rFonts w:ascii="Times New Roman" w:hAnsi="Times New Roman" w:eastAsia="方正仿宋_GBK"/>
          <w:b w:val="0"/>
          <w:sz w:val="24"/>
        </w:rPr>
        <w:t>2.3 国内外研究对比与述评</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14:paraId="1858EE0F">
      <w:pPr>
        <w:tabs>
          <w:tab w:val="right" w:leader="dot" w:pos="8220"/>
        </w:tabs>
        <w:spacing w:after="40" w:line="360" w:lineRule="exact"/>
        <w:ind w:left="240" w:firstLine="0"/>
        <w:jc w:val="left"/>
      </w:pPr>
      <w:r>
        <w:fldChar w:fldCharType="begin"/>
      </w:r>
      <w:r>
        <w:instrText xml:space="preserve"> HYPERLINK \l "h193" </w:instrText>
      </w:r>
      <w:r>
        <w:fldChar w:fldCharType="separate"/>
      </w:r>
      <w:r>
        <w:rPr>
          <w:rFonts w:ascii="Times New Roman" w:hAnsi="Times New Roman" w:eastAsia="方正仿宋_GBK"/>
          <w:b w:val="0"/>
          <w:sz w:val="24"/>
        </w:rPr>
        <w:t>2.4 容载比与供电能力的理论联系</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14:paraId="1BA5361B">
      <w:pPr>
        <w:tabs>
          <w:tab w:val="right" w:leader="dot" w:pos="8220"/>
        </w:tabs>
        <w:spacing w:after="40" w:line="360" w:lineRule="exact"/>
        <w:ind w:left="240" w:firstLine="0"/>
        <w:jc w:val="left"/>
      </w:pPr>
      <w:r>
        <w:fldChar w:fldCharType="begin"/>
      </w:r>
      <w:r>
        <w:instrText xml:space="preserve"> HYPERLINK \l "h215" </w:instrText>
      </w:r>
      <w:r>
        <w:fldChar w:fldCharType="separate"/>
      </w:r>
      <w:r>
        <w:rPr>
          <w:rFonts w:ascii="Times New Roman" w:hAnsi="Times New Roman" w:eastAsia="方正仿宋_GBK"/>
          <w:b w:val="0"/>
          <w:sz w:val="24"/>
        </w:rPr>
        <w:t>2.5 高渗透率下的源荷特征与容量压力</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14:paraId="3F94E97E">
      <w:pPr>
        <w:tabs>
          <w:tab w:val="right" w:leader="dot" w:pos="8220"/>
        </w:tabs>
        <w:spacing w:after="40" w:line="360" w:lineRule="exact"/>
        <w:ind w:left="240" w:firstLine="0"/>
        <w:jc w:val="left"/>
      </w:pPr>
      <w:r>
        <w:fldChar w:fldCharType="begin"/>
      </w:r>
      <w:r>
        <w:instrText xml:space="preserve"> HYPERLINK \l "h238" </w:instrText>
      </w:r>
      <w:r>
        <w:fldChar w:fldCharType="separate"/>
      </w:r>
      <w:r>
        <w:rPr>
          <w:rFonts w:ascii="Times New Roman" w:hAnsi="Times New Roman" w:eastAsia="方正仿宋_GBK"/>
          <w:b w:val="0"/>
          <w:sz w:val="24"/>
        </w:rPr>
        <w:t>2.6 主变、联络与储能的经济替代条件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14:paraId="5CFE17BA">
      <w:pPr>
        <w:tabs>
          <w:tab w:val="right" w:leader="dot" w:pos="8220"/>
        </w:tabs>
        <w:spacing w:after="40" w:line="360" w:lineRule="exact"/>
        <w:ind w:left="240" w:firstLine="0"/>
        <w:jc w:val="left"/>
      </w:pPr>
      <w:r>
        <w:fldChar w:fldCharType="begin"/>
      </w:r>
      <w:r>
        <w:instrText xml:space="preserve"> HYPERLINK \l "h256" </w:instrText>
      </w:r>
      <w:r>
        <w:fldChar w:fldCharType="separate"/>
      </w:r>
      <w:r>
        <w:rPr>
          <w:rFonts w:ascii="Times New Roman" w:hAnsi="Times New Roman" w:eastAsia="方正仿宋_GBK"/>
          <w:b w:val="0"/>
          <w:sz w:val="24"/>
        </w:rPr>
        <w:t>2.7 规划寻优方法与本项目选型</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14:paraId="6BBD37AD">
      <w:pPr>
        <w:tabs>
          <w:tab w:val="right" w:leader="dot" w:pos="8220"/>
        </w:tabs>
        <w:spacing w:after="40" w:line="360" w:lineRule="exact"/>
        <w:ind w:left="240" w:firstLine="0"/>
        <w:jc w:val="left"/>
      </w:pPr>
      <w:r>
        <w:fldChar w:fldCharType="begin"/>
      </w:r>
      <w:r>
        <w:instrText xml:space="preserve"> HYPERLINK \l "h273" </w:instrText>
      </w:r>
      <w:r>
        <w:fldChar w:fldCharType="separate"/>
      </w:r>
      <w:r>
        <w:rPr>
          <w:rFonts w:ascii="Times New Roman" w:hAnsi="Times New Roman" w:eastAsia="方正仿宋_GBK"/>
          <w:b w:val="0"/>
          <w:sz w:val="24"/>
        </w:rPr>
        <w:t>2.8 本项目方法选择与工程衔接</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14:paraId="59B1A5F4">
      <w:pPr>
        <w:tabs>
          <w:tab w:val="right" w:leader="dot" w:pos="8220"/>
        </w:tabs>
        <w:spacing w:after="40" w:line="360" w:lineRule="exact"/>
        <w:ind w:left="240" w:firstLine="0"/>
        <w:jc w:val="left"/>
      </w:pPr>
      <w:r>
        <w:fldChar w:fldCharType="begin"/>
      </w:r>
      <w:r>
        <w:instrText xml:space="preserve"> HYPERLINK \l "h302" </w:instrText>
      </w:r>
      <w:r>
        <w:fldChar w:fldCharType="separate"/>
      </w:r>
      <w:r>
        <w:rPr>
          <w:rFonts w:ascii="Times New Roman" w:hAnsi="Times New Roman" w:eastAsia="方正仿宋_GBK"/>
          <w:b w:val="0"/>
          <w:sz w:val="24"/>
        </w:rPr>
        <w:t>2.9 本章小结</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14:paraId="37B91975">
      <w:pPr>
        <w:tabs>
          <w:tab w:val="right" w:leader="dot" w:pos="8220"/>
        </w:tabs>
        <w:spacing w:after="40" w:line="360" w:lineRule="exact"/>
        <w:ind w:left="0" w:firstLine="0"/>
        <w:jc w:val="left"/>
      </w:pPr>
      <w:r>
        <w:fldChar w:fldCharType="begin"/>
      </w:r>
      <w:r>
        <w:instrText xml:space="preserve"> HYPERLINK \l "h304" </w:instrText>
      </w:r>
      <w:r>
        <w:fldChar w:fldCharType="separate"/>
      </w:r>
      <w:r>
        <w:rPr>
          <w:rFonts w:ascii="Times New Roman" w:hAnsi="Times New Roman" w:eastAsia="方正仿宋_GBK"/>
          <w:b/>
          <w:sz w:val="24"/>
        </w:rPr>
        <w:t>第三章 徐州典型地区运行特征分析</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14:paraId="4E8A2AC2">
      <w:pPr>
        <w:tabs>
          <w:tab w:val="right" w:leader="dot" w:pos="8220"/>
        </w:tabs>
        <w:spacing w:after="40" w:line="360" w:lineRule="exact"/>
        <w:ind w:left="240" w:firstLine="0"/>
        <w:jc w:val="left"/>
      </w:pPr>
      <w:r>
        <w:fldChar w:fldCharType="begin"/>
      </w:r>
      <w:r>
        <w:instrText xml:space="preserve"> HYPERLINK \l "h305" </w:instrText>
      </w:r>
      <w:r>
        <w:fldChar w:fldCharType="separate"/>
      </w:r>
      <w:r>
        <w:rPr>
          <w:rFonts w:ascii="Times New Roman" w:hAnsi="Times New Roman" w:eastAsia="方正仿宋_GBK"/>
          <w:b w:val="0"/>
          <w:sz w:val="24"/>
        </w:rPr>
        <w:t>3.1 研究地区与原始资料</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14:paraId="01D409B0">
      <w:pPr>
        <w:tabs>
          <w:tab w:val="right" w:leader="dot" w:pos="8220"/>
        </w:tabs>
        <w:spacing w:after="40" w:line="360" w:lineRule="exact"/>
        <w:ind w:left="240" w:firstLine="0"/>
        <w:jc w:val="left"/>
      </w:pPr>
      <w:r>
        <w:fldChar w:fldCharType="begin"/>
      </w:r>
      <w:r>
        <w:instrText xml:space="preserve"> HYPERLINK \l "h315" </w:instrText>
      </w:r>
      <w:r>
        <w:fldChar w:fldCharType="separate"/>
      </w:r>
      <w:r>
        <w:rPr>
          <w:rFonts w:ascii="Times New Roman" w:hAnsi="Times New Roman" w:eastAsia="方正仿宋_GBK"/>
          <w:b w:val="0"/>
          <w:sz w:val="24"/>
        </w:rPr>
        <w:t>3.2 年度容量、负荷与增长特征</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14:paraId="6B36A6A1">
      <w:pPr>
        <w:tabs>
          <w:tab w:val="right" w:leader="dot" w:pos="8220"/>
        </w:tabs>
        <w:spacing w:after="40" w:line="360" w:lineRule="exact"/>
        <w:ind w:left="240" w:firstLine="0"/>
        <w:jc w:val="left"/>
      </w:pPr>
      <w:r>
        <w:fldChar w:fldCharType="begin"/>
      </w:r>
      <w:r>
        <w:instrText xml:space="preserve"> HYPERLINK \l "h336" </w:instrText>
      </w:r>
      <w:r>
        <w:fldChar w:fldCharType="separate"/>
      </w:r>
      <w:r>
        <w:rPr>
          <w:rFonts w:ascii="Times New Roman" w:hAnsi="Times New Roman" w:eastAsia="方正仿宋_GBK"/>
          <w:b w:val="0"/>
          <w:sz w:val="24"/>
        </w:rPr>
        <w:t>3.3 分布式光伏装机与电量</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h336 \h </w:instrText>
      </w:r>
      <w:r>
        <w:rPr>
          <w:rFonts w:ascii="Times New Roman" w:hAnsi="Times New Roman" w:eastAsia="方正仿宋_GBK"/>
          <w:b w:val="0"/>
          <w:sz w:val="24"/>
        </w:rPr>
        <w:fldChar w:fldCharType="separate"/>
      </w:r>
      <w:r>
        <w:rPr>
          <w:rFonts w:ascii="Times New Roman" w:hAnsi="Times New Roman" w:eastAsia="方正仿宋_GBK"/>
          <w:b w:val="0"/>
          <w:sz w:val="24"/>
        </w:rPr>
        <w:t>41</w:t>
      </w:r>
      <w:r>
        <w:rPr>
          <w:rFonts w:ascii="Times New Roman" w:hAnsi="Times New Roman" w:eastAsia="方正仿宋_GBK"/>
          <w:b w:val="0"/>
          <w:sz w:val="24"/>
        </w:rPr>
        <w:fldChar w:fldCharType="end"/>
      </w:r>
    </w:p>
    <w:p w14:paraId="0A200BF0">
      <w:pPr>
        <w:tabs>
          <w:tab w:val="right" w:leader="dot" w:pos="8220"/>
        </w:tabs>
        <w:spacing w:after="40" w:line="360" w:lineRule="exact"/>
        <w:ind w:left="240" w:firstLine="0"/>
        <w:jc w:val="left"/>
      </w:pPr>
      <w:r>
        <w:fldChar w:fldCharType="begin"/>
      </w:r>
      <w:r>
        <w:instrText xml:space="preserve"> HYPERLINK \l "h358" </w:instrText>
      </w:r>
      <w:r>
        <w:fldChar w:fldCharType="separate"/>
      </w:r>
      <w:r>
        <w:rPr>
          <w:rFonts w:ascii="Times New Roman" w:hAnsi="Times New Roman" w:eastAsia="方正仿宋_GBK"/>
          <w:b w:val="0"/>
          <w:sz w:val="24"/>
        </w:rPr>
        <w:t>3.4 主变负载率与双向净负荷</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h358 \h </w:instrText>
      </w:r>
      <w:r>
        <w:rPr>
          <w:rFonts w:ascii="Times New Roman" w:hAnsi="Times New Roman" w:eastAsia="方正仿宋_GBK"/>
          <w:b w:val="0"/>
          <w:sz w:val="24"/>
        </w:rPr>
        <w:fldChar w:fldCharType="separate"/>
      </w:r>
      <w:r>
        <w:rPr>
          <w:rFonts w:ascii="Times New Roman" w:hAnsi="Times New Roman" w:eastAsia="方正仿宋_GBK"/>
          <w:b w:val="0"/>
          <w:sz w:val="24"/>
        </w:rPr>
        <w:t>43</w:t>
      </w:r>
      <w:r>
        <w:rPr>
          <w:rFonts w:ascii="Times New Roman" w:hAnsi="Times New Roman" w:eastAsia="方正仿宋_GBK"/>
          <w:b w:val="0"/>
          <w:sz w:val="24"/>
        </w:rPr>
        <w:fldChar w:fldCharType="end"/>
      </w:r>
    </w:p>
    <w:p w14:paraId="7C73DD46">
      <w:pPr>
        <w:tabs>
          <w:tab w:val="right" w:leader="dot" w:pos="8220"/>
        </w:tabs>
        <w:spacing w:after="40" w:line="360" w:lineRule="exact"/>
        <w:ind w:left="240" w:firstLine="0"/>
        <w:jc w:val="left"/>
      </w:pPr>
      <w:r>
        <w:fldChar w:fldCharType="begin"/>
      </w:r>
      <w:r>
        <w:instrText xml:space="preserve"> HYPERLINK \l "h394" </w:instrText>
      </w:r>
      <w:r>
        <w:fldChar w:fldCharType="separate"/>
      </w:r>
      <w:r>
        <w:rPr>
          <w:rFonts w:ascii="Times New Roman" w:hAnsi="Times New Roman" w:eastAsia="方正仿宋_GBK"/>
          <w:b w:val="0"/>
          <w:sz w:val="24"/>
        </w:rPr>
        <w:t>3.5 核心参数依据与相关性分析</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h394 \h </w:instrText>
      </w:r>
      <w:r>
        <w:rPr>
          <w:rFonts w:ascii="Times New Roman" w:hAnsi="Times New Roman" w:eastAsia="方正仿宋_GBK"/>
          <w:b w:val="0"/>
          <w:sz w:val="24"/>
        </w:rPr>
        <w:fldChar w:fldCharType="separate"/>
      </w:r>
      <w:r>
        <w:rPr>
          <w:rFonts w:ascii="Times New Roman" w:hAnsi="Times New Roman" w:eastAsia="方正仿宋_GBK"/>
          <w:b w:val="0"/>
          <w:sz w:val="24"/>
        </w:rPr>
        <w:t>50</w:t>
      </w:r>
      <w:r>
        <w:rPr>
          <w:rFonts w:ascii="Times New Roman" w:hAnsi="Times New Roman" w:eastAsia="方正仿宋_GBK"/>
          <w:b w:val="0"/>
          <w:sz w:val="24"/>
        </w:rPr>
        <w:fldChar w:fldCharType="end"/>
      </w:r>
    </w:p>
    <w:p w14:paraId="15380172">
      <w:pPr>
        <w:tabs>
          <w:tab w:val="right" w:leader="dot" w:pos="8220"/>
        </w:tabs>
        <w:spacing w:after="40" w:line="360" w:lineRule="exact"/>
        <w:ind w:left="240" w:firstLine="0"/>
        <w:jc w:val="left"/>
      </w:pPr>
      <w:r>
        <w:fldChar w:fldCharType="begin"/>
      </w:r>
      <w:r>
        <w:instrText xml:space="preserve"> HYPERLINK \l "h437" </w:instrText>
      </w:r>
      <w:r>
        <w:fldChar w:fldCharType="separate"/>
      </w:r>
      <w:r>
        <w:rPr>
          <w:rFonts w:ascii="Times New Roman" w:hAnsi="Times New Roman" w:eastAsia="方正仿宋_GBK"/>
          <w:b w:val="0"/>
          <w:sz w:val="24"/>
        </w:rPr>
        <w:t>3.6 10 kV负荷转接资料与仿真条件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h437 \h </w:instrText>
      </w:r>
      <w:r>
        <w:rPr>
          <w:rFonts w:ascii="Times New Roman" w:hAnsi="Times New Roman" w:eastAsia="方正仿宋_GBK"/>
          <w:b w:val="0"/>
          <w:sz w:val="24"/>
        </w:rPr>
        <w:fldChar w:fldCharType="separate"/>
      </w:r>
      <w:r>
        <w:rPr>
          <w:rFonts w:ascii="Times New Roman" w:hAnsi="Times New Roman" w:eastAsia="方正仿宋_GBK"/>
          <w:b w:val="0"/>
          <w:sz w:val="24"/>
        </w:rPr>
        <w:t>59</w:t>
      </w:r>
      <w:r>
        <w:rPr>
          <w:rFonts w:ascii="Times New Roman" w:hAnsi="Times New Roman" w:eastAsia="方正仿宋_GBK"/>
          <w:b w:val="0"/>
          <w:sz w:val="24"/>
        </w:rPr>
        <w:fldChar w:fldCharType="end"/>
      </w:r>
    </w:p>
    <w:p w14:paraId="534EAF18">
      <w:pPr>
        <w:tabs>
          <w:tab w:val="right" w:leader="dot" w:pos="8220"/>
        </w:tabs>
        <w:spacing w:after="40" w:line="360" w:lineRule="exact"/>
        <w:ind w:left="240" w:firstLine="0"/>
        <w:jc w:val="left"/>
      </w:pPr>
      <w:r>
        <w:fldChar w:fldCharType="begin"/>
      </w:r>
      <w:r>
        <w:instrText xml:space="preserve"> HYPERLINK \l "h447" </w:instrText>
      </w:r>
      <w:r>
        <w:fldChar w:fldCharType="separate"/>
      </w:r>
      <w:r>
        <w:rPr>
          <w:rFonts w:ascii="Times New Roman" w:hAnsi="Times New Roman" w:eastAsia="方正仿宋_GBK"/>
          <w:b w:val="0"/>
          <w:sz w:val="24"/>
        </w:rPr>
        <w:t>3.7 站级负载率与配置需求</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h447 \h </w:instrText>
      </w:r>
      <w:r>
        <w:rPr>
          <w:rFonts w:ascii="Times New Roman" w:hAnsi="Times New Roman" w:eastAsia="方正仿宋_GBK"/>
          <w:b w:val="0"/>
          <w:sz w:val="24"/>
        </w:rPr>
        <w:fldChar w:fldCharType="separate"/>
      </w:r>
      <w:r>
        <w:rPr>
          <w:rFonts w:ascii="Times New Roman" w:hAnsi="Times New Roman" w:eastAsia="方正仿宋_GBK"/>
          <w:b w:val="0"/>
          <w:sz w:val="24"/>
        </w:rPr>
        <w:t>60</w:t>
      </w:r>
      <w:r>
        <w:rPr>
          <w:rFonts w:ascii="Times New Roman" w:hAnsi="Times New Roman" w:eastAsia="方正仿宋_GBK"/>
          <w:b w:val="0"/>
          <w:sz w:val="24"/>
        </w:rPr>
        <w:fldChar w:fldCharType="end"/>
      </w:r>
    </w:p>
    <w:p w14:paraId="4CFC4F0B">
      <w:pPr>
        <w:tabs>
          <w:tab w:val="right" w:leader="dot" w:pos="8220"/>
        </w:tabs>
        <w:spacing w:after="40" w:line="360" w:lineRule="exact"/>
        <w:ind w:left="240" w:firstLine="0"/>
        <w:jc w:val="left"/>
      </w:pPr>
      <w:r>
        <w:fldChar w:fldCharType="begin"/>
      </w:r>
      <w:r>
        <w:instrText xml:space="preserve"> HYPERLINK \l "h463" </w:instrText>
      </w:r>
      <w:r>
        <w:fldChar w:fldCharType="separate"/>
      </w:r>
      <w:r>
        <w:rPr>
          <w:rFonts w:ascii="Times New Roman" w:hAnsi="Times New Roman" w:eastAsia="方正仿宋_GBK"/>
          <w:b w:val="0"/>
          <w:sz w:val="24"/>
        </w:rPr>
        <w:t>3.8 运行特征的综合分析</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h463 \h </w:instrText>
      </w:r>
      <w:r>
        <w:rPr>
          <w:rFonts w:ascii="Times New Roman" w:hAnsi="Times New Roman" w:eastAsia="方正仿宋_GBK"/>
          <w:b w:val="0"/>
          <w:sz w:val="24"/>
        </w:rPr>
        <w:fldChar w:fldCharType="separate"/>
      </w:r>
      <w:r>
        <w:rPr>
          <w:rFonts w:ascii="Times New Roman" w:hAnsi="Times New Roman" w:eastAsia="方正仿宋_GBK"/>
          <w:b w:val="0"/>
          <w:sz w:val="24"/>
        </w:rPr>
        <w:t>63</w:t>
      </w:r>
      <w:r>
        <w:rPr>
          <w:rFonts w:ascii="Times New Roman" w:hAnsi="Times New Roman" w:eastAsia="方正仿宋_GBK"/>
          <w:b w:val="0"/>
          <w:sz w:val="24"/>
        </w:rPr>
        <w:fldChar w:fldCharType="end"/>
      </w:r>
    </w:p>
    <w:p w14:paraId="3EFC23EF">
      <w:pPr>
        <w:tabs>
          <w:tab w:val="right" w:leader="dot" w:pos="8220"/>
        </w:tabs>
        <w:spacing w:after="40" w:line="360" w:lineRule="exact"/>
        <w:ind w:left="0" w:firstLine="0"/>
        <w:jc w:val="left"/>
      </w:pPr>
      <w:r>
        <w:fldChar w:fldCharType="begin"/>
      </w:r>
      <w:r>
        <w:instrText xml:space="preserve"> HYPERLINK \l "h491" </w:instrText>
      </w:r>
      <w:r>
        <w:fldChar w:fldCharType="separate"/>
      </w:r>
      <w:r>
        <w:rPr>
          <w:rFonts w:ascii="Times New Roman" w:hAnsi="Times New Roman" w:eastAsia="方正仿宋_GBK"/>
          <w:b/>
          <w:sz w:val="24"/>
        </w:rPr>
        <w:t>第四章 基于实际工程的建设成本模型</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h491 \h </w:instrText>
      </w:r>
      <w:r>
        <w:rPr>
          <w:rFonts w:ascii="Times New Roman" w:hAnsi="Times New Roman" w:eastAsia="方正仿宋_GBK"/>
          <w:b/>
          <w:sz w:val="24"/>
        </w:rPr>
        <w:fldChar w:fldCharType="separate"/>
      </w:r>
      <w:r>
        <w:rPr>
          <w:rFonts w:ascii="Times New Roman" w:hAnsi="Times New Roman" w:eastAsia="方正仿宋_GBK"/>
          <w:b/>
          <w:sz w:val="24"/>
        </w:rPr>
        <w:t>67</w:t>
      </w:r>
      <w:r>
        <w:rPr>
          <w:rFonts w:ascii="Times New Roman" w:hAnsi="Times New Roman" w:eastAsia="方正仿宋_GBK"/>
          <w:b/>
          <w:sz w:val="24"/>
        </w:rPr>
        <w:fldChar w:fldCharType="end"/>
      </w:r>
    </w:p>
    <w:p w14:paraId="3ADA6EDF">
      <w:pPr>
        <w:tabs>
          <w:tab w:val="right" w:leader="dot" w:pos="8220"/>
        </w:tabs>
        <w:spacing w:after="40" w:line="360" w:lineRule="exact"/>
        <w:ind w:left="240" w:firstLine="0"/>
        <w:jc w:val="left"/>
      </w:pPr>
      <w:r>
        <w:fldChar w:fldCharType="begin"/>
      </w:r>
      <w:r>
        <w:instrText xml:space="preserve"> HYPERLINK \l "h492" </w:instrText>
      </w:r>
      <w:r>
        <w:fldChar w:fldCharType="separate"/>
      </w:r>
      <w:r>
        <w:rPr>
          <w:rFonts w:ascii="Times New Roman" w:hAnsi="Times New Roman" w:eastAsia="方正仿宋_GBK"/>
          <w:b w:val="0"/>
          <w:sz w:val="24"/>
        </w:rPr>
        <w:t>4.1 成本模型的范围与建立原则</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h492 \h </w:instrText>
      </w:r>
      <w:r>
        <w:rPr>
          <w:rFonts w:ascii="Times New Roman" w:hAnsi="Times New Roman" w:eastAsia="方正仿宋_GBK"/>
          <w:b w:val="0"/>
          <w:sz w:val="24"/>
        </w:rPr>
        <w:fldChar w:fldCharType="separate"/>
      </w:r>
      <w:r>
        <w:rPr>
          <w:rFonts w:ascii="Times New Roman" w:hAnsi="Times New Roman" w:eastAsia="方正仿宋_GBK"/>
          <w:b w:val="0"/>
          <w:sz w:val="24"/>
        </w:rPr>
        <w:t>67</w:t>
      </w:r>
      <w:r>
        <w:rPr>
          <w:rFonts w:ascii="Times New Roman" w:hAnsi="Times New Roman" w:eastAsia="方正仿宋_GBK"/>
          <w:b w:val="0"/>
          <w:sz w:val="24"/>
        </w:rPr>
        <w:fldChar w:fldCharType="end"/>
      </w:r>
    </w:p>
    <w:p w14:paraId="6C763A3D">
      <w:pPr>
        <w:tabs>
          <w:tab w:val="right" w:leader="dot" w:pos="8220"/>
        </w:tabs>
        <w:spacing w:after="40" w:line="360" w:lineRule="exact"/>
        <w:ind w:left="240" w:firstLine="0"/>
        <w:jc w:val="left"/>
      </w:pPr>
      <w:r>
        <w:fldChar w:fldCharType="begin"/>
      </w:r>
      <w:r>
        <w:instrText xml:space="preserve"> HYPERLINK \l "h504" </w:instrText>
      </w:r>
      <w:r>
        <w:fldChar w:fldCharType="separate"/>
      </w:r>
      <w:r>
        <w:rPr>
          <w:rFonts w:ascii="Times New Roman" w:hAnsi="Times New Roman" w:eastAsia="方正仿宋_GBK"/>
          <w:b w:val="0"/>
          <w:sz w:val="24"/>
        </w:rPr>
        <w:t>4.2 主变工程成本系数</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h504 \h </w:instrText>
      </w:r>
      <w:r>
        <w:rPr>
          <w:rFonts w:ascii="Times New Roman" w:hAnsi="Times New Roman" w:eastAsia="方正仿宋_GBK"/>
          <w:b w:val="0"/>
          <w:sz w:val="24"/>
        </w:rPr>
        <w:fldChar w:fldCharType="separate"/>
      </w:r>
      <w:r>
        <w:rPr>
          <w:rFonts w:ascii="Times New Roman" w:hAnsi="Times New Roman" w:eastAsia="方正仿宋_GBK"/>
          <w:b w:val="0"/>
          <w:sz w:val="24"/>
        </w:rPr>
        <w:t>68</w:t>
      </w:r>
      <w:r>
        <w:rPr>
          <w:rFonts w:ascii="Times New Roman" w:hAnsi="Times New Roman" w:eastAsia="方正仿宋_GBK"/>
          <w:b w:val="0"/>
          <w:sz w:val="24"/>
        </w:rPr>
        <w:fldChar w:fldCharType="end"/>
      </w:r>
    </w:p>
    <w:p w14:paraId="2A8FD45C">
      <w:pPr>
        <w:tabs>
          <w:tab w:val="right" w:leader="dot" w:pos="8220"/>
        </w:tabs>
        <w:spacing w:after="40" w:line="360" w:lineRule="exact"/>
        <w:ind w:left="240" w:firstLine="0"/>
        <w:jc w:val="left"/>
      </w:pPr>
      <w:r>
        <w:fldChar w:fldCharType="begin"/>
      </w:r>
      <w:r>
        <w:instrText xml:space="preserve"> HYPERLINK \l "h529" </w:instrText>
      </w:r>
      <w:r>
        <w:fldChar w:fldCharType="separate"/>
      </w:r>
      <w:r>
        <w:rPr>
          <w:rFonts w:ascii="Times New Roman" w:hAnsi="Times New Roman" w:eastAsia="方正仿宋_GBK"/>
          <w:b w:val="0"/>
          <w:sz w:val="24"/>
        </w:rPr>
        <w:t>4.3 10 kV联络工程费用</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h529 \h </w:instrText>
      </w:r>
      <w:r>
        <w:rPr>
          <w:rFonts w:ascii="Times New Roman" w:hAnsi="Times New Roman" w:eastAsia="方正仿宋_GBK"/>
          <w:b w:val="0"/>
          <w:sz w:val="24"/>
        </w:rPr>
        <w:fldChar w:fldCharType="separate"/>
      </w:r>
      <w:r>
        <w:rPr>
          <w:rFonts w:ascii="Times New Roman" w:hAnsi="Times New Roman" w:eastAsia="方正仿宋_GBK"/>
          <w:b w:val="0"/>
          <w:sz w:val="24"/>
        </w:rPr>
        <w:t>71</w:t>
      </w:r>
      <w:r>
        <w:rPr>
          <w:rFonts w:ascii="Times New Roman" w:hAnsi="Times New Roman" w:eastAsia="方正仿宋_GBK"/>
          <w:b w:val="0"/>
          <w:sz w:val="24"/>
        </w:rPr>
        <w:fldChar w:fldCharType="end"/>
      </w:r>
    </w:p>
    <w:p w14:paraId="4E5A3865">
      <w:pPr>
        <w:tabs>
          <w:tab w:val="right" w:leader="dot" w:pos="8220"/>
        </w:tabs>
        <w:spacing w:after="40" w:line="360" w:lineRule="exact"/>
        <w:ind w:left="240" w:firstLine="0"/>
        <w:jc w:val="left"/>
      </w:pPr>
      <w:r>
        <w:fldChar w:fldCharType="begin"/>
      </w:r>
      <w:r>
        <w:instrText xml:space="preserve"> HYPERLINK \l "h543" </w:instrText>
      </w:r>
      <w:r>
        <w:fldChar w:fldCharType="separate"/>
      </w:r>
      <w:r>
        <w:rPr>
          <w:rFonts w:ascii="Times New Roman" w:hAnsi="Times New Roman" w:eastAsia="方正仿宋_GBK"/>
          <w:b w:val="0"/>
          <w:sz w:val="24"/>
        </w:rPr>
        <w:t>4.4 储能投资模型</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h543 \h </w:instrText>
      </w:r>
      <w:r>
        <w:rPr>
          <w:rFonts w:ascii="Times New Roman" w:hAnsi="Times New Roman" w:eastAsia="方正仿宋_GBK"/>
          <w:b w:val="0"/>
          <w:sz w:val="24"/>
        </w:rPr>
        <w:fldChar w:fldCharType="separate"/>
      </w:r>
      <w:r>
        <w:rPr>
          <w:rFonts w:ascii="Times New Roman" w:hAnsi="Times New Roman" w:eastAsia="方正仿宋_GBK"/>
          <w:b w:val="0"/>
          <w:sz w:val="24"/>
        </w:rPr>
        <w:t>72</w:t>
      </w:r>
      <w:r>
        <w:rPr>
          <w:rFonts w:ascii="Times New Roman" w:hAnsi="Times New Roman" w:eastAsia="方正仿宋_GBK"/>
          <w:b w:val="0"/>
          <w:sz w:val="24"/>
        </w:rPr>
        <w:fldChar w:fldCharType="end"/>
      </w:r>
    </w:p>
    <w:p w14:paraId="4280A222">
      <w:pPr>
        <w:tabs>
          <w:tab w:val="right" w:leader="dot" w:pos="8220"/>
        </w:tabs>
        <w:spacing w:after="40" w:line="360" w:lineRule="exact"/>
        <w:ind w:left="240" w:firstLine="0"/>
        <w:jc w:val="left"/>
      </w:pPr>
      <w:r>
        <w:fldChar w:fldCharType="begin"/>
      </w:r>
      <w:r>
        <w:instrText xml:space="preserve"> HYPERLINK \l "h562" </w:instrText>
      </w:r>
      <w:r>
        <w:fldChar w:fldCharType="separate"/>
      </w:r>
      <w:r>
        <w:rPr>
          <w:rFonts w:ascii="Times New Roman" w:hAnsi="Times New Roman" w:eastAsia="方正仿宋_GBK"/>
          <w:b w:val="0"/>
          <w:sz w:val="24"/>
        </w:rPr>
        <w:t>4.5 参数变化与措施费用的联系</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h562 \h </w:instrText>
      </w:r>
      <w:r>
        <w:rPr>
          <w:rFonts w:ascii="Times New Roman" w:hAnsi="Times New Roman" w:eastAsia="方正仿宋_GBK"/>
          <w:b w:val="0"/>
          <w:sz w:val="24"/>
        </w:rPr>
        <w:fldChar w:fldCharType="separate"/>
      </w:r>
      <w:r>
        <w:rPr>
          <w:rFonts w:ascii="Times New Roman" w:hAnsi="Times New Roman" w:eastAsia="方正仿宋_GBK"/>
          <w:b w:val="0"/>
          <w:sz w:val="24"/>
        </w:rPr>
        <w:t>75</w:t>
      </w:r>
      <w:r>
        <w:rPr>
          <w:rFonts w:ascii="Times New Roman" w:hAnsi="Times New Roman" w:eastAsia="方正仿宋_GBK"/>
          <w:b w:val="0"/>
          <w:sz w:val="24"/>
        </w:rPr>
        <w:fldChar w:fldCharType="end"/>
      </w:r>
    </w:p>
    <w:p w14:paraId="4FA7477F">
      <w:pPr>
        <w:tabs>
          <w:tab w:val="right" w:leader="dot" w:pos="8220"/>
        </w:tabs>
        <w:spacing w:after="40" w:line="360" w:lineRule="exact"/>
        <w:ind w:left="240" w:firstLine="0"/>
        <w:jc w:val="left"/>
      </w:pPr>
      <w:r>
        <w:fldChar w:fldCharType="begin"/>
      </w:r>
      <w:r>
        <w:instrText xml:space="preserve"> HYPERLINK \l "h579" </w:instrText>
      </w:r>
      <w:r>
        <w:fldChar w:fldCharType="separate"/>
      </w:r>
      <w:r>
        <w:rPr>
          <w:rFonts w:ascii="Times New Roman" w:hAnsi="Times New Roman" w:eastAsia="方正仿宋_GBK"/>
          <w:b w:val="0"/>
          <w:sz w:val="24"/>
        </w:rPr>
        <w:t>4.6 现金流现值计算</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h579 \h </w:instrText>
      </w:r>
      <w:r>
        <w:rPr>
          <w:rFonts w:ascii="Times New Roman" w:hAnsi="Times New Roman" w:eastAsia="方正仿宋_GBK"/>
          <w:b w:val="0"/>
          <w:sz w:val="24"/>
        </w:rPr>
        <w:fldChar w:fldCharType="separate"/>
      </w:r>
      <w:r>
        <w:rPr>
          <w:rFonts w:ascii="Times New Roman" w:hAnsi="Times New Roman" w:eastAsia="方正仿宋_GBK"/>
          <w:b w:val="0"/>
          <w:sz w:val="24"/>
        </w:rPr>
        <w:t>77</w:t>
      </w:r>
      <w:r>
        <w:rPr>
          <w:rFonts w:ascii="Times New Roman" w:hAnsi="Times New Roman" w:eastAsia="方正仿宋_GBK"/>
          <w:b w:val="0"/>
          <w:sz w:val="24"/>
        </w:rPr>
        <w:fldChar w:fldCharType="end"/>
      </w:r>
    </w:p>
    <w:p w14:paraId="7B9AB65A">
      <w:pPr>
        <w:tabs>
          <w:tab w:val="right" w:leader="dot" w:pos="8220"/>
        </w:tabs>
        <w:spacing w:after="40" w:line="360" w:lineRule="exact"/>
        <w:ind w:left="0" w:firstLine="0"/>
        <w:jc w:val="left"/>
      </w:pPr>
      <w:r>
        <w:fldChar w:fldCharType="begin"/>
      </w:r>
      <w:r>
        <w:instrText xml:space="preserve"> HYPERLINK \l "h608" </w:instrText>
      </w:r>
      <w:r>
        <w:fldChar w:fldCharType="separate"/>
      </w:r>
      <w:r>
        <w:rPr>
          <w:rFonts w:ascii="Times New Roman" w:hAnsi="Times New Roman" w:eastAsia="方正仿宋_GBK"/>
          <w:b/>
          <w:sz w:val="24"/>
        </w:rPr>
        <w:t>第五章 “一片一策”弹性容载比规划建议</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h608 \h </w:instrText>
      </w:r>
      <w:r>
        <w:rPr>
          <w:rFonts w:ascii="Times New Roman" w:hAnsi="Times New Roman" w:eastAsia="方正仿宋_GBK"/>
          <w:b/>
          <w:sz w:val="24"/>
        </w:rPr>
        <w:fldChar w:fldCharType="separate"/>
      </w:r>
      <w:r>
        <w:rPr>
          <w:rFonts w:ascii="Times New Roman" w:hAnsi="Times New Roman" w:eastAsia="方正仿宋_GBK"/>
          <w:b/>
          <w:sz w:val="24"/>
        </w:rPr>
        <w:t>81</w:t>
      </w:r>
      <w:r>
        <w:rPr>
          <w:rFonts w:ascii="Times New Roman" w:hAnsi="Times New Roman" w:eastAsia="方正仿宋_GBK"/>
          <w:b/>
          <w:sz w:val="24"/>
        </w:rPr>
        <w:fldChar w:fldCharType="end"/>
      </w:r>
    </w:p>
    <w:p w14:paraId="240914D1">
      <w:pPr>
        <w:tabs>
          <w:tab w:val="right" w:leader="dot" w:pos="8220"/>
        </w:tabs>
        <w:spacing w:after="40" w:line="360" w:lineRule="exact"/>
        <w:ind w:left="240" w:firstLine="0"/>
        <w:jc w:val="left"/>
      </w:pPr>
      <w:r>
        <w:fldChar w:fldCharType="begin"/>
      </w:r>
      <w:r>
        <w:instrText xml:space="preserve"> HYPERLINK \l "h610" </w:instrText>
      </w:r>
      <w:r>
        <w:fldChar w:fldCharType="separate"/>
      </w:r>
      <w:r>
        <w:rPr>
          <w:rFonts w:ascii="Times New Roman" w:hAnsi="Times New Roman" w:eastAsia="方正仿宋_GBK"/>
          <w:b w:val="0"/>
          <w:sz w:val="24"/>
        </w:rPr>
        <w:t>5.1 寻优问题与共同起点</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h610 \h </w:instrText>
      </w:r>
      <w:r>
        <w:rPr>
          <w:rFonts w:ascii="Times New Roman" w:hAnsi="Times New Roman" w:eastAsia="方正仿宋_GBK"/>
          <w:b w:val="0"/>
          <w:sz w:val="24"/>
        </w:rPr>
        <w:fldChar w:fldCharType="separate"/>
      </w:r>
      <w:r>
        <w:rPr>
          <w:rFonts w:ascii="Times New Roman" w:hAnsi="Times New Roman" w:eastAsia="方正仿宋_GBK"/>
          <w:b w:val="0"/>
          <w:sz w:val="24"/>
        </w:rPr>
        <w:t>81</w:t>
      </w:r>
      <w:r>
        <w:rPr>
          <w:rFonts w:ascii="Times New Roman" w:hAnsi="Times New Roman" w:eastAsia="方正仿宋_GBK"/>
          <w:b w:val="0"/>
          <w:sz w:val="24"/>
        </w:rPr>
        <w:fldChar w:fldCharType="end"/>
      </w:r>
    </w:p>
    <w:p w14:paraId="4C05D42A">
      <w:pPr>
        <w:tabs>
          <w:tab w:val="right" w:leader="dot" w:pos="8220"/>
        </w:tabs>
        <w:spacing w:after="40" w:line="360" w:lineRule="exact"/>
        <w:ind w:left="240" w:firstLine="0"/>
        <w:jc w:val="left"/>
      </w:pPr>
      <w:r>
        <w:fldChar w:fldCharType="begin"/>
      </w:r>
      <w:r>
        <w:instrText xml:space="preserve"> HYPERLINK \l "h633" </w:instrText>
      </w:r>
      <w:r>
        <w:fldChar w:fldCharType="separate"/>
      </w:r>
      <w:r>
        <w:rPr>
          <w:rFonts w:ascii="Times New Roman" w:hAnsi="Times New Roman" w:eastAsia="方正仿宋_GBK"/>
          <w:b w:val="0"/>
          <w:sz w:val="24"/>
        </w:rPr>
        <w:t>5.2 三类措施的选取与寻优方法</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h633 \h </w:instrText>
      </w:r>
      <w:r>
        <w:rPr>
          <w:rFonts w:ascii="Times New Roman" w:hAnsi="Times New Roman" w:eastAsia="方正仿宋_GBK"/>
          <w:b w:val="0"/>
          <w:sz w:val="24"/>
        </w:rPr>
        <w:fldChar w:fldCharType="separate"/>
      </w:r>
      <w:r>
        <w:rPr>
          <w:rFonts w:ascii="Times New Roman" w:hAnsi="Times New Roman" w:eastAsia="方正仿宋_GBK"/>
          <w:b w:val="0"/>
          <w:sz w:val="24"/>
        </w:rPr>
        <w:t>84</w:t>
      </w:r>
      <w:r>
        <w:rPr>
          <w:rFonts w:ascii="Times New Roman" w:hAnsi="Times New Roman" w:eastAsia="方正仿宋_GBK"/>
          <w:b w:val="0"/>
          <w:sz w:val="24"/>
        </w:rPr>
        <w:fldChar w:fldCharType="end"/>
      </w:r>
    </w:p>
    <w:p w14:paraId="74024552">
      <w:pPr>
        <w:tabs>
          <w:tab w:val="right" w:leader="dot" w:pos="8220"/>
        </w:tabs>
        <w:spacing w:after="40" w:line="360" w:lineRule="exact"/>
        <w:ind w:left="240" w:firstLine="0"/>
        <w:jc w:val="left"/>
      </w:pPr>
      <w:r>
        <w:fldChar w:fldCharType="begin"/>
      </w:r>
      <w:r>
        <w:instrText xml:space="preserve"> HYPERLINK \l "h653" </w:instrText>
      </w:r>
      <w:r>
        <w:fldChar w:fldCharType="separate"/>
      </w:r>
      <w:r>
        <w:rPr>
          <w:rFonts w:ascii="Times New Roman" w:hAnsi="Times New Roman" w:eastAsia="方正仿宋_GBK"/>
          <w:b w:val="0"/>
          <w:sz w:val="24"/>
        </w:rPr>
        <w:t>5.3 约束条件与求解流程</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h653 \h </w:instrText>
      </w:r>
      <w:r>
        <w:rPr>
          <w:rFonts w:ascii="Times New Roman" w:hAnsi="Times New Roman" w:eastAsia="方正仿宋_GBK"/>
          <w:b w:val="0"/>
          <w:sz w:val="24"/>
        </w:rPr>
        <w:fldChar w:fldCharType="separate"/>
      </w:r>
      <w:r>
        <w:rPr>
          <w:rFonts w:ascii="Times New Roman" w:hAnsi="Times New Roman" w:eastAsia="方正仿宋_GBK"/>
          <w:b w:val="0"/>
          <w:sz w:val="24"/>
        </w:rPr>
        <w:t>86</w:t>
      </w:r>
      <w:r>
        <w:rPr>
          <w:rFonts w:ascii="Times New Roman" w:hAnsi="Times New Roman" w:eastAsia="方正仿宋_GBK"/>
          <w:b w:val="0"/>
          <w:sz w:val="24"/>
        </w:rPr>
        <w:fldChar w:fldCharType="end"/>
      </w:r>
    </w:p>
    <w:p w14:paraId="66DB6069">
      <w:pPr>
        <w:tabs>
          <w:tab w:val="right" w:leader="dot" w:pos="8220"/>
        </w:tabs>
        <w:spacing w:after="40" w:line="360" w:lineRule="exact"/>
        <w:ind w:left="240" w:firstLine="0"/>
        <w:jc w:val="left"/>
      </w:pPr>
      <w:r>
        <w:fldChar w:fldCharType="begin"/>
      </w:r>
      <w:r>
        <w:instrText xml:space="preserve"> HYPERLINK \l "h668" </w:instrText>
      </w:r>
      <w:r>
        <w:fldChar w:fldCharType="separate"/>
      </w:r>
      <w:r>
        <w:rPr>
          <w:rFonts w:ascii="Times New Roman" w:hAnsi="Times New Roman" w:eastAsia="方正仿宋_GBK"/>
          <w:b w:val="0"/>
          <w:sz w:val="24"/>
        </w:rPr>
        <w:t>5.4 寻优结果</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h668 \h </w:instrText>
      </w:r>
      <w:r>
        <w:rPr>
          <w:rFonts w:ascii="Times New Roman" w:hAnsi="Times New Roman" w:eastAsia="方正仿宋_GBK"/>
          <w:b w:val="0"/>
          <w:sz w:val="24"/>
        </w:rPr>
        <w:fldChar w:fldCharType="separate"/>
      </w:r>
      <w:r>
        <w:rPr>
          <w:rFonts w:ascii="Times New Roman" w:hAnsi="Times New Roman" w:eastAsia="方正仿宋_GBK"/>
          <w:b w:val="0"/>
          <w:sz w:val="24"/>
        </w:rPr>
        <w:t>88</w:t>
      </w:r>
      <w:r>
        <w:rPr>
          <w:rFonts w:ascii="Times New Roman" w:hAnsi="Times New Roman" w:eastAsia="方正仿宋_GBK"/>
          <w:b w:val="0"/>
          <w:sz w:val="24"/>
        </w:rPr>
        <w:fldChar w:fldCharType="end"/>
      </w:r>
    </w:p>
    <w:p w14:paraId="2986771E">
      <w:pPr>
        <w:tabs>
          <w:tab w:val="right" w:leader="dot" w:pos="8220"/>
        </w:tabs>
        <w:spacing w:after="40" w:line="360" w:lineRule="exact"/>
        <w:ind w:left="240" w:firstLine="0"/>
        <w:jc w:val="left"/>
      </w:pPr>
      <w:r>
        <w:fldChar w:fldCharType="begin"/>
      </w:r>
      <w:r>
        <w:instrText xml:space="preserve"> HYPERLINK \l "h1068" </w:instrText>
      </w:r>
      <w:r>
        <w:fldChar w:fldCharType="separate"/>
      </w:r>
      <w:r>
        <w:rPr>
          <w:rFonts w:ascii="Times New Roman" w:hAnsi="Times New Roman" w:eastAsia="方正仿宋_GBK"/>
          <w:b w:val="0"/>
          <w:sz w:val="24"/>
        </w:rPr>
        <w:t>5.5 措施作用与工程衔接</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h1068 \h </w:instrText>
      </w:r>
      <w:r>
        <w:rPr>
          <w:rFonts w:ascii="Times New Roman" w:hAnsi="Times New Roman" w:eastAsia="方正仿宋_GBK"/>
          <w:b w:val="0"/>
          <w:sz w:val="24"/>
        </w:rPr>
        <w:fldChar w:fldCharType="separate"/>
      </w:r>
      <w:r>
        <w:rPr>
          <w:rFonts w:ascii="Times New Roman" w:hAnsi="Times New Roman" w:eastAsia="方正仿宋_GBK"/>
          <w:b w:val="0"/>
          <w:sz w:val="24"/>
        </w:rPr>
        <w:t>135</w:t>
      </w:r>
      <w:r>
        <w:rPr>
          <w:rFonts w:ascii="Times New Roman" w:hAnsi="Times New Roman" w:eastAsia="方正仿宋_GBK"/>
          <w:b w:val="0"/>
          <w:sz w:val="24"/>
        </w:rPr>
        <w:fldChar w:fldCharType="end"/>
      </w:r>
    </w:p>
    <w:p w14:paraId="09F16603">
      <w:pPr>
        <w:tabs>
          <w:tab w:val="right" w:leader="dot" w:pos="8220"/>
        </w:tabs>
        <w:spacing w:after="40" w:line="360" w:lineRule="exact"/>
        <w:ind w:left="240" w:firstLine="0"/>
        <w:jc w:val="left"/>
      </w:pPr>
      <w:r>
        <w:fldChar w:fldCharType="begin"/>
      </w:r>
      <w:r>
        <w:instrText xml:space="preserve"> HYPERLINK \l "h1088" </w:instrText>
      </w:r>
      <w:r>
        <w:fldChar w:fldCharType="separate"/>
      </w:r>
      <w:r>
        <w:rPr>
          <w:rFonts w:ascii="Times New Roman" w:hAnsi="Times New Roman" w:eastAsia="方正仿宋_GBK"/>
          <w:b w:val="0"/>
          <w:sz w:val="24"/>
        </w:rPr>
        <w:t>5.6 五参数推广矩阵</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h1088 \h </w:instrText>
      </w:r>
      <w:r>
        <w:rPr>
          <w:rFonts w:ascii="Times New Roman" w:hAnsi="Times New Roman" w:eastAsia="方正仿宋_GBK"/>
          <w:b w:val="0"/>
          <w:sz w:val="24"/>
        </w:rPr>
        <w:fldChar w:fldCharType="separate"/>
      </w:r>
      <w:r>
        <w:rPr>
          <w:rFonts w:ascii="Times New Roman" w:hAnsi="Times New Roman" w:eastAsia="方正仿宋_GBK"/>
          <w:b w:val="0"/>
          <w:sz w:val="24"/>
        </w:rPr>
        <w:t>140</w:t>
      </w:r>
      <w:r>
        <w:rPr>
          <w:rFonts w:ascii="Times New Roman" w:hAnsi="Times New Roman" w:eastAsia="方正仿宋_GBK"/>
          <w:b w:val="0"/>
          <w:sz w:val="24"/>
        </w:rPr>
        <w:fldChar w:fldCharType="end"/>
      </w:r>
    </w:p>
    <w:p w14:paraId="67575E11">
      <w:pPr>
        <w:tabs>
          <w:tab w:val="right" w:leader="dot" w:pos="8220"/>
        </w:tabs>
        <w:spacing w:after="40" w:line="360" w:lineRule="exact"/>
        <w:ind w:left="240" w:firstLine="0"/>
        <w:jc w:val="left"/>
      </w:pPr>
      <w:r>
        <w:fldChar w:fldCharType="begin"/>
      </w:r>
      <w:r>
        <w:instrText xml:space="preserve"> HYPERLINK \l "h1162" </w:instrText>
      </w:r>
      <w:r>
        <w:fldChar w:fldCharType="separate"/>
      </w:r>
      <w:r>
        <w:rPr>
          <w:rFonts w:ascii="Times New Roman" w:hAnsi="Times New Roman" w:eastAsia="方正仿宋_GBK"/>
          <w:b w:val="0"/>
          <w:sz w:val="24"/>
        </w:rPr>
        <w:t>5.7 规划建议</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h1162 \h </w:instrText>
      </w:r>
      <w:r>
        <w:rPr>
          <w:rFonts w:ascii="Times New Roman" w:hAnsi="Times New Roman" w:eastAsia="方正仿宋_GBK"/>
          <w:b w:val="0"/>
          <w:sz w:val="24"/>
        </w:rPr>
        <w:fldChar w:fldCharType="separate"/>
      </w:r>
      <w:r>
        <w:rPr>
          <w:rFonts w:ascii="Times New Roman" w:hAnsi="Times New Roman" w:eastAsia="方正仿宋_GBK"/>
          <w:b w:val="0"/>
          <w:sz w:val="24"/>
        </w:rPr>
        <w:t>156</w:t>
      </w:r>
      <w:r>
        <w:rPr>
          <w:rFonts w:ascii="Times New Roman" w:hAnsi="Times New Roman" w:eastAsia="方正仿宋_GBK"/>
          <w:b w:val="0"/>
          <w:sz w:val="24"/>
        </w:rPr>
        <w:fldChar w:fldCharType="end"/>
      </w:r>
    </w:p>
    <w:p w14:paraId="412DFD5A">
      <w:pPr>
        <w:tabs>
          <w:tab w:val="right" w:leader="dot" w:pos="8220"/>
        </w:tabs>
        <w:spacing w:after="40" w:line="360" w:lineRule="exact"/>
        <w:ind w:left="0" w:firstLine="0"/>
        <w:jc w:val="left"/>
      </w:pPr>
      <w:r>
        <w:fldChar w:fldCharType="begin"/>
      </w:r>
      <w:r>
        <w:instrText xml:space="preserve"> HYPERLINK \l "h1177" </w:instrText>
      </w:r>
      <w:r>
        <w:fldChar w:fldCharType="separate"/>
      </w:r>
      <w:r>
        <w:rPr>
          <w:rFonts w:ascii="Times New Roman" w:hAnsi="Times New Roman" w:eastAsia="方正仿宋_GBK"/>
          <w:b/>
          <w:sz w:val="24"/>
        </w:rPr>
        <w:t>第六章 结论与建议</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h1177 \h </w:instrText>
      </w:r>
      <w:r>
        <w:rPr>
          <w:rFonts w:ascii="Times New Roman" w:hAnsi="Times New Roman" w:eastAsia="方正仿宋_GBK"/>
          <w:b/>
          <w:sz w:val="24"/>
        </w:rPr>
        <w:fldChar w:fldCharType="separate"/>
      </w:r>
      <w:r>
        <w:rPr>
          <w:rFonts w:ascii="Times New Roman" w:hAnsi="Times New Roman" w:eastAsia="方正仿宋_GBK"/>
          <w:b/>
          <w:sz w:val="24"/>
        </w:rPr>
        <w:t>158</w:t>
      </w:r>
      <w:r>
        <w:rPr>
          <w:rFonts w:ascii="Times New Roman" w:hAnsi="Times New Roman" w:eastAsia="方正仿宋_GBK"/>
          <w:b/>
          <w:sz w:val="24"/>
        </w:rPr>
        <w:fldChar w:fldCharType="end"/>
      </w:r>
    </w:p>
    <w:p w14:paraId="59FB9994">
      <w:pPr>
        <w:tabs>
          <w:tab w:val="right" w:leader="dot" w:pos="8220"/>
        </w:tabs>
        <w:spacing w:after="40" w:line="360" w:lineRule="exact"/>
        <w:ind w:left="240" w:firstLine="0"/>
        <w:jc w:val="left"/>
      </w:pPr>
      <w:r>
        <w:fldChar w:fldCharType="begin"/>
      </w:r>
      <w:r>
        <w:instrText xml:space="preserve"> HYPERLINK \l "h1179" </w:instrText>
      </w:r>
      <w:r>
        <w:fldChar w:fldCharType="separate"/>
      </w:r>
      <w:r>
        <w:rPr>
          <w:rFonts w:ascii="Times New Roman" w:hAnsi="Times New Roman" w:eastAsia="方正仿宋_GBK"/>
          <w:b w:val="0"/>
          <w:sz w:val="24"/>
        </w:rPr>
        <w:t>6.1 主要研究结论</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h1179 \h </w:instrText>
      </w:r>
      <w:r>
        <w:rPr>
          <w:rFonts w:ascii="Times New Roman" w:hAnsi="Times New Roman" w:eastAsia="方正仿宋_GBK"/>
          <w:b w:val="0"/>
          <w:sz w:val="24"/>
        </w:rPr>
        <w:fldChar w:fldCharType="separate"/>
      </w:r>
      <w:r>
        <w:rPr>
          <w:rFonts w:ascii="Times New Roman" w:hAnsi="Times New Roman" w:eastAsia="方正仿宋_GBK"/>
          <w:b w:val="0"/>
          <w:sz w:val="24"/>
        </w:rPr>
        <w:t>158</w:t>
      </w:r>
      <w:r>
        <w:rPr>
          <w:rFonts w:ascii="Times New Roman" w:hAnsi="Times New Roman" w:eastAsia="方正仿宋_GBK"/>
          <w:b w:val="0"/>
          <w:sz w:val="24"/>
        </w:rPr>
        <w:fldChar w:fldCharType="end"/>
      </w:r>
    </w:p>
    <w:p w14:paraId="762C9E3B">
      <w:pPr>
        <w:tabs>
          <w:tab w:val="right" w:leader="dot" w:pos="8220"/>
        </w:tabs>
        <w:spacing w:after="40" w:line="360" w:lineRule="exact"/>
        <w:ind w:left="240" w:firstLine="0"/>
        <w:jc w:val="left"/>
      </w:pPr>
      <w:r>
        <w:fldChar w:fldCharType="begin"/>
      </w:r>
      <w:r>
        <w:instrText xml:space="preserve"> HYPERLINK \l "h1193" </w:instrText>
      </w:r>
      <w:r>
        <w:fldChar w:fldCharType="separate"/>
      </w:r>
      <w:r>
        <w:rPr>
          <w:rFonts w:ascii="Times New Roman" w:hAnsi="Times New Roman" w:eastAsia="方正仿宋_GBK"/>
          <w:b w:val="0"/>
          <w:sz w:val="24"/>
        </w:rPr>
        <w:t>6.2 规划应用建议</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h1193 \h </w:instrText>
      </w:r>
      <w:r>
        <w:rPr>
          <w:rFonts w:ascii="Times New Roman" w:hAnsi="Times New Roman" w:eastAsia="方正仿宋_GBK"/>
          <w:b w:val="0"/>
          <w:sz w:val="24"/>
        </w:rPr>
        <w:fldChar w:fldCharType="separate"/>
      </w:r>
      <w:r>
        <w:rPr>
          <w:rFonts w:ascii="Times New Roman" w:hAnsi="Times New Roman" w:eastAsia="方正仿宋_GBK"/>
          <w:b w:val="0"/>
          <w:sz w:val="24"/>
        </w:rPr>
        <w:t>159</w:t>
      </w:r>
      <w:r>
        <w:rPr>
          <w:rFonts w:ascii="Times New Roman" w:hAnsi="Times New Roman" w:eastAsia="方正仿宋_GBK"/>
          <w:b w:val="0"/>
          <w:sz w:val="24"/>
        </w:rPr>
        <w:fldChar w:fldCharType="end"/>
      </w:r>
    </w:p>
    <w:p w14:paraId="7ECC57C6">
      <w:pPr>
        <w:tabs>
          <w:tab w:val="right" w:leader="dot" w:pos="8220"/>
        </w:tabs>
        <w:spacing w:after="40" w:line="360" w:lineRule="exact"/>
        <w:ind w:left="240" w:firstLine="0"/>
        <w:jc w:val="left"/>
      </w:pPr>
      <w:r>
        <w:fldChar w:fldCharType="begin"/>
      </w:r>
      <w:r>
        <w:instrText xml:space="preserve"> HYPERLINK \l "h1205" </w:instrText>
      </w:r>
      <w:r>
        <w:fldChar w:fldCharType="separate"/>
      </w:r>
      <w:r>
        <w:rPr>
          <w:rFonts w:ascii="Times New Roman" w:hAnsi="Times New Roman" w:eastAsia="方正仿宋_GBK"/>
          <w:b w:val="0"/>
          <w:sz w:val="24"/>
        </w:rPr>
        <w:t>6.3 后续研究方向</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h1205 \h </w:instrText>
      </w:r>
      <w:r>
        <w:rPr>
          <w:rFonts w:ascii="Times New Roman" w:hAnsi="Times New Roman" w:eastAsia="方正仿宋_GBK"/>
          <w:b w:val="0"/>
          <w:sz w:val="24"/>
        </w:rPr>
        <w:fldChar w:fldCharType="separate"/>
      </w:r>
      <w:r>
        <w:rPr>
          <w:rFonts w:ascii="Times New Roman" w:hAnsi="Times New Roman" w:eastAsia="方正仿宋_GBK"/>
          <w:b w:val="0"/>
          <w:sz w:val="24"/>
        </w:rPr>
        <w:t>160</w:t>
      </w:r>
      <w:r>
        <w:rPr>
          <w:rFonts w:ascii="Times New Roman" w:hAnsi="Times New Roman" w:eastAsia="方正仿宋_GBK"/>
          <w:b w:val="0"/>
          <w:sz w:val="24"/>
        </w:rPr>
        <w:fldChar w:fldCharType="end"/>
      </w:r>
    </w:p>
    <w:p w14:paraId="306401C9">
      <w:pPr>
        <w:tabs>
          <w:tab w:val="right" w:leader="dot" w:pos="8220"/>
        </w:tabs>
        <w:spacing w:after="40" w:line="360" w:lineRule="exact"/>
        <w:ind w:left="0" w:firstLine="0"/>
        <w:jc w:val="left"/>
      </w:pPr>
      <w:r>
        <w:fldChar w:fldCharType="begin"/>
      </w:r>
      <w:r>
        <w:instrText xml:space="preserve"> HYPERLINK \l "h1211" </w:instrText>
      </w:r>
      <w:r>
        <w:fldChar w:fldCharType="separate"/>
      </w:r>
      <w:r>
        <w:rPr>
          <w:rFonts w:ascii="Times New Roman" w:hAnsi="Times New Roman" w:eastAsia="方正仿宋_GBK"/>
          <w:b/>
          <w:sz w:val="24"/>
        </w:rPr>
        <w:t>参考文献</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h1211 \h </w:instrText>
      </w:r>
      <w:r>
        <w:rPr>
          <w:rFonts w:ascii="Times New Roman" w:hAnsi="Times New Roman" w:eastAsia="方正仿宋_GBK"/>
          <w:b/>
          <w:sz w:val="24"/>
        </w:rPr>
        <w:fldChar w:fldCharType="separate"/>
      </w:r>
      <w:r>
        <w:rPr>
          <w:rFonts w:ascii="Times New Roman" w:hAnsi="Times New Roman" w:eastAsia="方正仿宋_GBK"/>
          <w:b/>
          <w:sz w:val="24"/>
        </w:rPr>
        <w:t>161</w:t>
      </w:r>
      <w:r>
        <w:rPr>
          <w:rFonts w:ascii="Times New Roman" w:hAnsi="Times New Roman" w:eastAsia="方正仿宋_GBK"/>
          <w:b/>
          <w:sz w:val="24"/>
        </w:rPr>
        <w:fldChar w:fldCharType="end"/>
      </w:r>
    </w:p>
    <w:p w14:paraId="7217BFE5">
      <w:pPr>
        <w:pStyle w:val="3"/>
        <w:keepNext/>
        <w:pageBreakBefore/>
        <w:numPr>
          <w:ilvl w:val="0"/>
          <w:numId w:val="0"/>
        </w:numPr>
        <w:spacing w:before="0" w:after="120" w:line="540" w:lineRule="exact"/>
        <w:ind w:firstLine="0"/>
      </w:pPr>
      <w:bookmarkStart w:id="0" w:name="h0"/>
      <w:bookmarkStart w:id="1" w:name="第一章-绪论"/>
      <w:r>
        <w:rPr>
          <w:rFonts w:ascii="Times New Roman" w:hAnsi="Times New Roman" w:eastAsia="方正仿宋_GBK"/>
          <w:b/>
          <w:sz w:val="36"/>
        </w:rPr>
        <w:t>第一章 绪论</w:t>
      </w:r>
      <w:bookmarkEnd w:id="0"/>
      <w:bookmarkEnd w:id="1"/>
    </w:p>
    <w:p w14:paraId="47124A9D">
      <w:pPr>
        <w:pStyle w:val="4"/>
        <w:keepNext/>
        <w:numPr>
          <w:ilvl w:val="0"/>
          <w:numId w:val="0"/>
        </w:numPr>
        <w:spacing w:before="160" w:after="120" w:line="480" w:lineRule="exact"/>
        <w:ind w:firstLine="0"/>
      </w:pPr>
      <w:bookmarkStart w:id="2" w:name="h1"/>
      <w:bookmarkStart w:id="3" w:name="研究背景与意义"/>
      <w:r>
        <w:rPr>
          <w:rFonts w:ascii="Times New Roman" w:hAnsi="Times New Roman" w:eastAsia="方正仿宋_GBK"/>
          <w:b/>
          <w:sz w:val="32"/>
        </w:rPr>
        <w:t>1.1 研究背景与意义</w:t>
      </w:r>
      <w:bookmarkEnd w:id="2"/>
      <w:bookmarkEnd w:id="3"/>
    </w:p>
    <w:p w14:paraId="78C6D5D6">
      <w:pPr>
        <w:pStyle w:val="5"/>
        <w:keepNext/>
        <w:numPr>
          <w:ilvl w:val="0"/>
          <w:numId w:val="0"/>
        </w:numPr>
        <w:spacing w:before="160" w:after="120" w:line="390" w:lineRule="exact"/>
        <w:ind w:firstLine="0"/>
      </w:pPr>
      <w:bookmarkStart w:id="4" w:name="分布式新能源发展对配电网规划的影响"/>
      <w:r>
        <w:rPr>
          <w:rFonts w:ascii="Times New Roman" w:hAnsi="Times New Roman" w:eastAsia="方正仿宋_GBK"/>
          <w:b/>
          <w:sz w:val="26"/>
        </w:rPr>
        <w:t>1.1.1 分布式新能源发展对配电网规划的影响</w:t>
      </w:r>
      <w:bookmarkEnd w:id="4"/>
    </w:p>
    <w:p w14:paraId="6DED3B27">
      <w:pPr>
        <w:pStyle w:val="115"/>
        <w:widowControl/>
        <w:spacing w:before="0" w:after="0" w:line="348" w:lineRule="exact"/>
        <w:ind w:firstLine="480"/>
        <w:jc w:val="both"/>
      </w:pPr>
      <w:r>
        <w:rPr>
          <w:rFonts w:ascii="Times New Roman" w:hAnsi="Times New Roman" w:eastAsia="方正仿宋_GBK"/>
          <w:b w:val="0"/>
          <w:sz w:val="24"/>
        </w:rPr>
        <w:t>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14:paraId="61704304">
      <w:pPr>
        <w:pStyle w:val="2"/>
        <w:widowControl/>
        <w:spacing w:before="0" w:after="0" w:line="348" w:lineRule="exact"/>
        <w:ind w:firstLine="480"/>
        <w:jc w:val="both"/>
      </w:pPr>
      <w:r>
        <w:rPr>
          <w:rFonts w:ascii="Times New Roman" w:hAnsi="Times New Roman" w:eastAsia="方正仿宋_GBK"/>
          <w:b w:val="0"/>
          <w:sz w:val="24"/>
        </w:rPr>
        <w:t>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14:paraId="588F4581">
      <w:pPr>
        <w:pStyle w:val="2"/>
        <w:widowControl/>
        <w:spacing w:before="0" w:after="0" w:line="348" w:lineRule="exact"/>
        <w:ind w:firstLine="480"/>
        <w:jc w:val="both"/>
      </w:pPr>
      <w:r>
        <w:rPr>
          <w:rFonts w:ascii="Times New Roman" w:hAnsi="Times New Roman" w:eastAsia="方正仿宋_GBK"/>
          <w:b w:val="0"/>
          <w:sz w:val="24"/>
        </w:rPr>
        <w:t>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14:paraId="0408B717">
      <w:pPr>
        <w:pStyle w:val="2"/>
        <w:widowControl/>
        <w:spacing w:before="0" w:after="0" w:line="348" w:lineRule="exact"/>
        <w:ind w:firstLine="480"/>
        <w:jc w:val="both"/>
      </w:pPr>
      <w:r>
        <w:rPr>
          <w:rFonts w:ascii="Times New Roman" w:hAnsi="Times New Roman" w:eastAsia="方正仿宋_GBK"/>
          <w:b w:val="0"/>
          <w:sz w:val="24"/>
        </w:rPr>
        <w:t>《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14:paraId="5EA8750A">
      <w:pPr>
        <w:pStyle w:val="2"/>
        <w:widowControl/>
        <w:spacing w:before="0" w:after="0" w:line="348" w:lineRule="exact"/>
        <w:ind w:firstLine="480"/>
        <w:jc w:val="both"/>
      </w:pPr>
      <w:r>
        <w:rPr>
          <w:rFonts w:ascii="Times New Roman" w:hAnsi="Times New Roman" w:eastAsia="方正仿宋_GBK"/>
          <w:b w:val="0"/>
          <w:sz w:val="24"/>
        </w:rPr>
        <w:t>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14:paraId="68FF3094">
      <w:pPr>
        <w:pStyle w:val="2"/>
        <w:widowControl/>
        <w:spacing w:before="0" w:after="0" w:line="348" w:lineRule="exact"/>
        <w:ind w:firstLine="480"/>
        <w:jc w:val="both"/>
      </w:pPr>
      <w:r>
        <w:rPr>
          <w:rFonts w:ascii="Times New Roman" w:hAnsi="Times New Roman" w:eastAsia="方正仿宋_GBK"/>
          <w:b w:val="0"/>
          <w:sz w:val="24"/>
        </w:rPr>
        <w:t>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14:paraId="5B17562C">
      <w:pPr>
        <w:pStyle w:val="2"/>
        <w:widowControl/>
        <w:spacing w:before="0" w:after="0" w:line="348" w:lineRule="exact"/>
        <w:ind w:firstLine="480"/>
        <w:jc w:val="both"/>
      </w:pPr>
      <w:r>
        <w:rPr>
          <w:rFonts w:ascii="Times New Roman" w:hAnsi="Times New Roman" w:eastAsia="方正仿宋_GBK"/>
          <w:b w:val="0"/>
          <w:sz w:val="24"/>
        </w:rPr>
        <w:t>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14:paraId="6B602F69">
      <w:pPr>
        <w:pStyle w:val="5"/>
        <w:keepNext/>
        <w:numPr>
          <w:ilvl w:val="0"/>
          <w:numId w:val="0"/>
        </w:numPr>
        <w:spacing w:before="160" w:after="120" w:line="390" w:lineRule="exact"/>
        <w:ind w:firstLine="0"/>
      </w:pPr>
      <w:bookmarkStart w:id="5" w:name="徐州地区的研究需求"/>
      <w:r>
        <w:rPr>
          <w:rFonts w:ascii="Times New Roman" w:hAnsi="Times New Roman" w:eastAsia="方正仿宋_GBK"/>
          <w:b/>
          <w:sz w:val="26"/>
        </w:rPr>
        <w:t>1.1.2 徐州地区的研究需求</w:t>
      </w:r>
      <w:bookmarkEnd w:id="5"/>
    </w:p>
    <w:p w14:paraId="6BD425E6">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14:paraId="4F7872BE">
      <w:pPr>
        <w:pStyle w:val="2"/>
        <w:widowControl/>
        <w:spacing w:before="0" w:after="0" w:line="348" w:lineRule="exact"/>
        <w:ind w:firstLine="480"/>
        <w:jc w:val="both"/>
      </w:pPr>
      <w:r>
        <w:rPr>
          <w:rFonts w:ascii="Times New Roman" w:hAnsi="Times New Roman" w:eastAsia="方正仿宋_GBK"/>
          <w:b w:val="0"/>
          <w:sz w:val="24"/>
        </w:rPr>
        <w:t>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14:paraId="5DBE1036">
      <w:pPr>
        <w:pStyle w:val="2"/>
        <w:widowControl/>
        <w:spacing w:before="0" w:after="0" w:line="348" w:lineRule="exact"/>
        <w:ind w:firstLine="480"/>
        <w:jc w:val="both"/>
      </w:pPr>
      <w:r>
        <w:rPr>
          <w:rFonts w:ascii="Times New Roman" w:hAnsi="Times New Roman" w:eastAsia="方正仿宋_GBK"/>
          <w:b w:val="0"/>
          <w:sz w:val="24"/>
        </w:rPr>
        <w:t>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14:paraId="3BF71D4B">
      <w:pPr>
        <w:pStyle w:val="2"/>
        <w:widowControl/>
        <w:spacing w:before="0" w:after="0" w:line="348" w:lineRule="exact"/>
        <w:ind w:firstLine="480"/>
        <w:jc w:val="both"/>
      </w:pPr>
      <w:r>
        <w:rPr>
          <w:rFonts w:ascii="Times New Roman" w:hAnsi="Times New Roman" w:eastAsia="方正仿宋_GBK"/>
          <w:b w:val="0"/>
          <w:sz w:val="24"/>
        </w:rPr>
        <w:t>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14:paraId="51217783">
      <w:pPr>
        <w:pStyle w:val="2"/>
        <w:widowControl/>
        <w:spacing w:before="0" w:after="0" w:line="348" w:lineRule="exact"/>
        <w:ind w:firstLine="480"/>
        <w:jc w:val="both"/>
      </w:pPr>
      <w:r>
        <w:rPr>
          <w:rFonts w:ascii="Times New Roman" w:hAnsi="Times New Roman" w:eastAsia="方正仿宋_GBK"/>
          <w:b w:val="0"/>
          <w:sz w:val="24"/>
        </w:rPr>
        <w:t>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14:paraId="4D4AC894">
      <w:pPr>
        <w:pStyle w:val="5"/>
        <w:keepNext/>
        <w:numPr>
          <w:ilvl w:val="0"/>
          <w:numId w:val="0"/>
        </w:numPr>
        <w:spacing w:before="160" w:after="120" w:line="390" w:lineRule="exact"/>
        <w:ind w:firstLine="0"/>
      </w:pPr>
      <w:bookmarkStart w:id="6" w:name="容载比弹性研究的工程意义"/>
      <w:r>
        <w:rPr>
          <w:rFonts w:ascii="Times New Roman" w:hAnsi="Times New Roman" w:eastAsia="方正仿宋_GBK"/>
          <w:b/>
          <w:sz w:val="26"/>
        </w:rPr>
        <w:t>1.1.3 容载比弹性研究的工程意义</w:t>
      </w:r>
      <w:bookmarkEnd w:id="6"/>
    </w:p>
    <w:p w14:paraId="022659F3">
      <w:pPr>
        <w:pStyle w:val="115"/>
        <w:widowControl/>
        <w:spacing w:before="0" w:after="0" w:line="348" w:lineRule="exact"/>
        <w:ind w:firstLine="480"/>
        <w:jc w:val="both"/>
      </w:pPr>
      <w:r>
        <w:rPr>
          <w:rFonts w:ascii="Times New Roman" w:hAnsi="Times New Roman" w:eastAsia="方正仿宋_GBK"/>
          <w:b w:val="0"/>
          <w:sz w:val="24"/>
        </w:rPr>
        <w:t>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14:paraId="7E564AAB">
      <w:pPr>
        <w:pStyle w:val="2"/>
        <w:widowControl/>
        <w:spacing w:before="0" w:after="0" w:line="348" w:lineRule="exact"/>
        <w:ind w:firstLine="480"/>
        <w:jc w:val="both"/>
      </w:pPr>
      <w:r>
        <w:rPr>
          <w:rFonts w:ascii="Times New Roman" w:hAnsi="Times New Roman" w:eastAsia="方正仿宋_GBK"/>
          <w:b w:val="0"/>
          <w:sz w:val="24"/>
        </w:rPr>
        <w:t>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14:paraId="3543C650">
      <w:pPr>
        <w:pStyle w:val="2"/>
        <w:widowControl/>
        <w:spacing w:before="0" w:after="0" w:line="348" w:lineRule="exact"/>
        <w:ind w:firstLine="480"/>
        <w:jc w:val="both"/>
      </w:pPr>
      <w:r>
        <w:rPr>
          <w:rFonts w:ascii="Times New Roman" w:hAnsi="Times New Roman" w:eastAsia="方正仿宋_GBK"/>
          <w:b w:val="0"/>
          <w:sz w:val="24"/>
        </w:rPr>
        <w:t>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14:paraId="0D54F48A">
      <w:pPr>
        <w:pStyle w:val="2"/>
        <w:widowControl/>
        <w:spacing w:before="0" w:after="0" w:line="348" w:lineRule="exact"/>
        <w:ind w:firstLine="480"/>
        <w:jc w:val="both"/>
      </w:pPr>
      <w:r>
        <w:rPr>
          <w:rFonts w:ascii="Times New Roman" w:hAnsi="Times New Roman" w:eastAsia="方正仿宋_GBK"/>
          <w:b w:val="0"/>
          <w:sz w:val="24"/>
        </w:rPr>
        <w:t>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14:paraId="1D7E0796">
      <w:pPr>
        <w:pStyle w:val="2"/>
        <w:widowControl/>
        <w:spacing w:before="0" w:after="0" w:line="348" w:lineRule="exact"/>
        <w:ind w:firstLine="480"/>
        <w:jc w:val="both"/>
      </w:pPr>
      <w:r>
        <w:rPr>
          <w:rFonts w:ascii="Times New Roman" w:hAnsi="Times New Roman" w:eastAsia="方正仿宋_GBK"/>
          <w:b w:val="0"/>
          <w:sz w:val="24"/>
        </w:rPr>
        <w:t>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14:paraId="4B9D5EAF">
      <w:pPr>
        <w:pStyle w:val="2"/>
        <w:widowControl/>
        <w:spacing w:before="0" w:after="0" w:line="348" w:lineRule="exact"/>
        <w:ind w:firstLine="480"/>
        <w:jc w:val="both"/>
      </w:pPr>
      <w:r>
        <w:rPr>
          <w:rFonts w:ascii="Times New Roman" w:hAnsi="Times New Roman" w:eastAsia="方正仿宋_GBK"/>
          <w:b w:val="0"/>
          <w:sz w:val="24"/>
        </w:rPr>
        <w:t>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14:paraId="3CE3E0DE">
      <w:pPr>
        <w:pStyle w:val="2"/>
        <w:widowControl/>
        <w:spacing w:before="0" w:after="0" w:line="348" w:lineRule="exact"/>
        <w:ind w:firstLine="480"/>
        <w:jc w:val="both"/>
      </w:pPr>
      <w:r>
        <w:rPr>
          <w:rFonts w:ascii="Times New Roman" w:hAnsi="Times New Roman" w:eastAsia="方正仿宋_GBK"/>
          <w:b w:val="0"/>
          <w:sz w:val="24"/>
        </w:rPr>
        <w:t>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14:paraId="58CDF8CA">
      <w:pPr>
        <w:pStyle w:val="4"/>
        <w:keepNext/>
        <w:numPr>
          <w:ilvl w:val="0"/>
          <w:numId w:val="0"/>
        </w:numPr>
        <w:spacing w:before="160" w:after="120" w:line="480" w:lineRule="exact"/>
        <w:ind w:firstLine="0"/>
      </w:pPr>
      <w:bookmarkStart w:id="7" w:name="h24"/>
      <w:bookmarkStart w:id="8" w:name="主要概念与规范依据"/>
      <w:r>
        <w:rPr>
          <w:rFonts w:ascii="Times New Roman" w:hAnsi="Times New Roman" w:eastAsia="方正仿宋_GBK"/>
          <w:b/>
          <w:sz w:val="32"/>
        </w:rPr>
        <w:t>1.2 主要概念与规范依据</w:t>
      </w:r>
      <w:bookmarkEnd w:id="7"/>
      <w:bookmarkEnd w:id="8"/>
    </w:p>
    <w:p w14:paraId="465B2DF7">
      <w:pPr>
        <w:pStyle w:val="5"/>
        <w:keepNext/>
        <w:numPr>
          <w:ilvl w:val="0"/>
          <w:numId w:val="0"/>
        </w:numPr>
        <w:spacing w:before="160" w:after="120" w:line="390" w:lineRule="exact"/>
        <w:ind w:firstLine="0"/>
      </w:pPr>
      <w:bookmarkStart w:id="9" w:name="容载比供电能力与承载力"/>
      <w:r>
        <w:rPr>
          <w:rFonts w:ascii="Times New Roman" w:hAnsi="Times New Roman" w:eastAsia="方正仿宋_GBK"/>
          <w:b/>
          <w:sz w:val="26"/>
        </w:rPr>
        <w:t>1.2.1 容载比、供电能力与承载力</w:t>
      </w:r>
      <w:bookmarkEnd w:id="9"/>
    </w:p>
    <w:p w14:paraId="73312A61">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14:paraId="3F6CB74A">
      <w:pPr>
        <w:pStyle w:val="2"/>
        <w:widowControl/>
        <w:spacing w:before="0" w:after="0" w:line="348" w:lineRule="exact"/>
        <w:ind w:firstLine="480"/>
        <w:jc w:val="both"/>
      </w:pPr>
      <w:r>
        <w:rPr>
          <w:rFonts w:ascii="Times New Roman" w:hAnsi="Times New Roman" w:eastAsia="方正仿宋_GBK"/>
          <w:b w:val="0"/>
          <w:sz w:val="24"/>
        </w:rPr>
        <w:t>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14:paraId="563EAB76">
      <w:pPr>
        <w:pStyle w:val="2"/>
        <w:widowControl/>
        <w:spacing w:before="0" w:after="0" w:line="348" w:lineRule="exact"/>
        <w:ind w:firstLine="480"/>
        <w:jc w:val="both"/>
      </w:pPr>
      <w:r>
        <w:rPr>
          <w:rFonts w:ascii="Times New Roman" w:hAnsi="Times New Roman" w:eastAsia="方正仿宋_GBK"/>
          <w:b w:val="0"/>
          <w:sz w:val="24"/>
        </w:rPr>
        <w:t>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14:paraId="387FA5E6">
      <w:pPr>
        <w:pStyle w:val="2"/>
        <w:widowControl/>
        <w:spacing w:before="0" w:after="0" w:line="348" w:lineRule="exact"/>
        <w:ind w:firstLine="480"/>
        <w:jc w:val="both"/>
      </w:pPr>
      <w:r>
        <w:rPr>
          <w:rFonts w:ascii="Times New Roman" w:hAnsi="Times New Roman" w:eastAsia="方正仿宋_GBK"/>
          <w:b w:val="0"/>
          <w:sz w:val="24"/>
        </w:rPr>
        <w:t>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14:paraId="70CB55AF">
      <w:pPr>
        <w:pStyle w:val="2"/>
        <w:widowControl/>
        <w:spacing w:before="0" w:after="0" w:line="348" w:lineRule="exact"/>
        <w:ind w:firstLine="480"/>
        <w:jc w:val="both"/>
      </w:pPr>
      <w:r>
        <w:rPr>
          <w:rFonts w:ascii="Times New Roman" w:hAnsi="Times New Roman" w:eastAsia="方正仿宋_GBK"/>
          <w:b w:val="0"/>
          <w:sz w:val="24"/>
        </w:rPr>
        <w:t>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14:paraId="63D24E3E">
      <w:pPr>
        <w:pStyle w:val="5"/>
        <w:keepNext/>
        <w:numPr>
          <w:ilvl w:val="0"/>
          <w:numId w:val="0"/>
        </w:numPr>
        <w:spacing w:before="160" w:after="120" w:line="390" w:lineRule="exact"/>
        <w:ind w:firstLine="0"/>
      </w:pPr>
      <w:bookmarkStart w:id="10" w:name="刚性基准与弹性方案"/>
      <w:r>
        <w:rPr>
          <w:rFonts w:ascii="Times New Roman" w:hAnsi="Times New Roman" w:eastAsia="方正仿宋_GBK"/>
          <w:b/>
          <w:sz w:val="26"/>
        </w:rPr>
        <w:t>1.2.2 刚性基准与弹性方案</w:t>
      </w:r>
      <w:bookmarkEnd w:id="10"/>
    </w:p>
    <w:p w14:paraId="05325416">
      <w:pPr>
        <w:pStyle w:val="115"/>
        <w:widowControl/>
        <w:spacing w:before="0" w:after="0" w:line="348" w:lineRule="exact"/>
        <w:ind w:firstLine="480"/>
        <w:jc w:val="both"/>
      </w:pPr>
      <w:r>
        <w:rPr>
          <w:rFonts w:ascii="Times New Roman" w:hAnsi="Times New Roman" w:eastAsia="方正仿宋_GBK"/>
          <w:b/>
          <w:bCs/>
          <w:sz w:val="24"/>
        </w:rPr>
        <w:t>本研究将弹性容载比定义为：在满足相同技术约束条件下，经评价期费用比较确定、允许适度偏离一般容载比上限的取值。</w:t>
      </w:r>
      <w:r>
        <w:rPr>
          <w:rFonts w:ascii="Times New Roman" w:hAnsi="Times New Roman" w:eastAsia="方正仿宋_GBK"/>
          <w:b w:val="0"/>
          <w:sz w:val="24"/>
        </w:rPr>
        <w:t>该名称用于本课题的规划研究。</w:t>
      </w:r>
    </w:p>
    <w:p w14:paraId="03A6C839">
      <w:pPr>
        <w:pStyle w:val="2"/>
        <w:widowControl/>
        <w:spacing w:before="0" w:after="0" w:line="348" w:lineRule="exact"/>
        <w:ind w:firstLine="480"/>
        <w:jc w:val="both"/>
      </w:pPr>
      <w:r>
        <w:rPr>
          <w:rFonts w:ascii="Times New Roman" w:hAnsi="Times New Roman" w:eastAsia="方正仿宋_GBK"/>
          <w:b w:val="0"/>
          <w:sz w:val="24"/>
        </w:rPr>
        <w:t>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14:paraId="1D40AA5B">
      <w:pPr>
        <w:pStyle w:val="2"/>
        <w:widowControl/>
        <w:spacing w:before="0" w:after="0" w:line="348" w:lineRule="exact"/>
        <w:ind w:firstLine="480"/>
        <w:jc w:val="both"/>
      </w:pPr>
      <w:r>
        <w:rPr>
          <w:rFonts w:ascii="Times New Roman" w:hAnsi="Times New Roman" w:eastAsia="方正仿宋_GBK"/>
          <w:b w:val="0"/>
          <w:sz w:val="24"/>
        </w:rPr>
        <w:t>两类方案采用相同的年度负荷、候选设备与工程价格，逐年比较主变容量、储能规模、站间负荷转接及评价期费用。推荐值与相应设备配置共同列示，供片区规划采用。</w:t>
      </w:r>
    </w:p>
    <w:p w14:paraId="7C8016DC">
      <w:pPr>
        <w:pStyle w:val="2"/>
        <w:widowControl/>
        <w:spacing w:before="0" w:after="0" w:line="348" w:lineRule="exact"/>
        <w:ind w:firstLine="480"/>
        <w:jc w:val="both"/>
      </w:pPr>
      <w:r>
        <w:rPr>
          <w:rFonts w:ascii="Times New Roman" w:hAnsi="Times New Roman" w:eastAsia="方正仿宋_GBK"/>
          <w:b w:val="0"/>
          <w:sz w:val="24"/>
        </w:rPr>
        <w:t>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14:paraId="2487BAB9">
      <w:pPr>
        <w:pStyle w:val="2"/>
        <w:widowControl/>
        <w:spacing w:before="0" w:after="0" w:line="348" w:lineRule="exact"/>
        <w:ind w:firstLine="480"/>
        <w:jc w:val="both"/>
      </w:pPr>
      <w:r>
        <w:rPr>
          <w:rFonts w:ascii="Times New Roman" w:hAnsi="Times New Roman" w:eastAsia="方正仿宋_GBK"/>
          <w:b w:val="0"/>
          <w:sz w:val="24"/>
        </w:rPr>
        <w:t>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14:paraId="220CD0D2">
      <w:pPr>
        <w:pStyle w:val="5"/>
        <w:keepNext/>
        <w:numPr>
          <w:ilvl w:val="0"/>
          <w:numId w:val="0"/>
        </w:numPr>
        <w:spacing w:before="160" w:after="120" w:line="390" w:lineRule="exact"/>
        <w:ind w:firstLine="0"/>
      </w:pPr>
      <w:bookmarkStart w:id="11" w:name="费用现值与方案评价"/>
      <w:r>
        <w:rPr>
          <w:rFonts w:ascii="Times New Roman" w:hAnsi="Times New Roman" w:eastAsia="方正仿宋_GBK"/>
          <w:b/>
          <w:sz w:val="26"/>
        </w:rPr>
        <w:t>1.2.3 费用现值与方案评价</w:t>
      </w:r>
      <w:bookmarkEnd w:id="11"/>
    </w:p>
    <w:p w14:paraId="4D62390D">
      <w:pPr>
        <w:pStyle w:val="115"/>
        <w:widowControl/>
        <w:spacing w:before="0" w:after="0" w:line="348" w:lineRule="exact"/>
        <w:ind w:firstLine="480"/>
        <w:jc w:val="both"/>
      </w:pPr>
      <w:r>
        <w:rPr>
          <w:rFonts w:ascii="Times New Roman" w:hAnsi="Times New Roman" w:eastAsia="方正仿宋_GBK"/>
          <w:b w:val="0"/>
          <w:sz w:val="24"/>
        </w:rPr>
        <w:t>本研究参照全寿命周期费用方法，将新增措施初始投资、固定运维及评价期内设备更新费用折算到2021年末，统一计算至2041年[10,13,14]。结果称为“共同评价期内新增措施费用现值”，下文简称“评价期费用现值”或“费用现值”。该评价期短于设备完整寿命，费用科目及未计事项见第4.6.4节。主变增容和主变扩建形成长期在役容量，储能承担相应峰段支撑，10 kV联络改善站间负荷配置，各措施按实际购置批次计算费用。</w:t>
      </w:r>
    </w:p>
    <w:p w14:paraId="3AB965B8">
      <w:pPr>
        <w:pStyle w:val="2"/>
        <w:widowControl/>
        <w:spacing w:before="0" w:after="0" w:line="348" w:lineRule="exact"/>
        <w:ind w:firstLine="480"/>
        <w:jc w:val="both"/>
      </w:pPr>
      <w:r>
        <w:rPr>
          <w:rFonts w:ascii="Times New Roman" w:hAnsi="Times New Roman" w:eastAsia="方正仿宋_GBK"/>
          <w:b w:val="0"/>
          <w:sz w:val="24"/>
        </w:rPr>
        <w:t>层次分析法、多准则排序和可拓评价可用于比较技术可行方案的其他规划属性[15,16,17,18]。本项目以评价期费用寻优形成经济参考，在参考费用5%以内优先简化联络工程，供电安全及设备容量作为共同约束，并结合片区源荷条件形成推荐范围。工程实施阶段可补充施工条件、土地资源及运行方式的综合评价。</w:t>
      </w:r>
    </w:p>
    <w:p w14:paraId="4E344EAC">
      <w:pPr>
        <w:pStyle w:val="2"/>
        <w:widowControl/>
        <w:spacing w:before="0" w:after="0" w:line="348" w:lineRule="exact"/>
        <w:ind w:firstLine="480"/>
        <w:jc w:val="both"/>
      </w:pPr>
      <w:r>
        <w:rPr>
          <w:rFonts w:ascii="Times New Roman" w:hAnsi="Times New Roman" w:eastAsia="方正仿宋_GBK"/>
          <w:b w:val="0"/>
          <w:sz w:val="24"/>
        </w:rPr>
        <w:t>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14:paraId="21001348">
      <w:pPr>
        <w:pStyle w:val="2"/>
        <w:widowControl/>
        <w:spacing w:before="0" w:after="0" w:line="348" w:lineRule="exact"/>
        <w:ind w:firstLine="480"/>
        <w:jc w:val="both"/>
      </w:pPr>
      <w:r>
        <w:rPr>
          <w:rFonts w:ascii="Times New Roman" w:hAnsi="Times New Roman" w:eastAsia="方正仿宋_GBK"/>
          <w:b w:val="0"/>
          <w:sz w:val="24"/>
        </w:rPr>
        <w:t>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14:paraId="30C66E4B">
      <w:pPr>
        <w:pStyle w:val="5"/>
        <w:keepNext/>
        <w:numPr>
          <w:ilvl w:val="0"/>
          <w:numId w:val="0"/>
        </w:numPr>
        <w:spacing w:before="160" w:after="120" w:line="390" w:lineRule="exact"/>
        <w:ind w:firstLine="0"/>
      </w:pPr>
      <w:bookmarkStart w:id="12" w:name="规范与研究指标的衔接"/>
      <w:r>
        <w:rPr>
          <w:rFonts w:ascii="Times New Roman" w:hAnsi="Times New Roman" w:eastAsia="方正仿宋_GBK"/>
          <w:b/>
          <w:sz w:val="26"/>
        </w:rPr>
        <w:t>1.2.4 规范与研究指标的衔接</w:t>
      </w:r>
      <w:bookmarkEnd w:id="12"/>
    </w:p>
    <w:p w14:paraId="6C552B98">
      <w:pPr>
        <w:pStyle w:val="115"/>
        <w:widowControl/>
        <w:spacing w:before="0" w:after="0" w:line="348" w:lineRule="exact"/>
        <w:ind w:firstLine="480"/>
        <w:jc w:val="both"/>
      </w:pPr>
      <w:r>
        <w:rPr>
          <w:rFonts w:ascii="Times New Roman" w:hAnsi="Times New Roman" w:eastAsia="方正仿宋_GBK"/>
          <w:b w:val="0"/>
          <w:sz w:val="24"/>
        </w:rPr>
        <w:t>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14:paraId="5BF8964E">
      <w:pPr>
        <w:pStyle w:val="2"/>
        <w:widowControl/>
        <w:spacing w:before="0" w:after="0" w:line="348" w:lineRule="exact"/>
        <w:ind w:firstLine="480"/>
        <w:jc w:val="both"/>
      </w:pPr>
      <w:r>
        <w:rPr>
          <w:rFonts w:ascii="Times New Roman" w:hAnsi="Times New Roman" w:eastAsia="方正仿宋_GBK"/>
          <w:b w:val="0"/>
          <w:sz w:val="24"/>
        </w:rPr>
        <w:t>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14:paraId="665E5291">
      <w:pPr>
        <w:pStyle w:val="2"/>
        <w:keepNext/>
        <w:spacing w:before="120" w:after="80" w:line="280" w:lineRule="exact"/>
        <w:ind w:firstLine="0"/>
        <w:jc w:val="center"/>
      </w:pPr>
      <w:r>
        <w:rPr>
          <w:rFonts w:ascii="Times New Roman" w:hAnsi="Times New Roman" w:eastAsia="宋体"/>
          <w:b w:val="0"/>
          <w:sz w:val="21"/>
        </w:rPr>
        <w:t>表1-1 规划依据与本研究技术环节的对应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5046D8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2CC6AD16">
            <w:pPr>
              <w:keepNext/>
              <w:spacing w:before="20" w:after="20" w:line="260" w:lineRule="exact"/>
              <w:ind w:left="0" w:leftChars="0" w:right="0" w:rightChars="0" w:firstLine="0" w:firstLineChars="0"/>
              <w:jc w:val="center"/>
            </w:pPr>
            <w:r>
              <w:rPr>
                <w:rFonts w:ascii="Times New Roman" w:hAnsi="Times New Roman" w:eastAsia="宋体"/>
                <w:b/>
                <w:sz w:val="18"/>
              </w:rPr>
              <w:t>依据</w:t>
            </w:r>
          </w:p>
        </w:tc>
        <w:tc>
          <w:tcPr>
            <w:tcW w:w="2771" w:type="dxa"/>
            <w:tcMar>
              <w:left w:w="70" w:type="dxa"/>
              <w:right w:w="70" w:type="dxa"/>
            </w:tcMar>
            <w:vAlign w:val="center"/>
          </w:tcPr>
          <w:p w14:paraId="554A7002">
            <w:pPr>
              <w:keepNext/>
              <w:spacing w:before="20" w:after="20" w:line="260" w:lineRule="exact"/>
              <w:ind w:left="0" w:leftChars="0" w:right="0" w:rightChars="0" w:firstLine="0" w:firstLineChars="0"/>
              <w:jc w:val="center"/>
            </w:pPr>
            <w:r>
              <w:rPr>
                <w:rFonts w:ascii="Times New Roman" w:hAnsi="Times New Roman" w:eastAsia="宋体"/>
                <w:b/>
                <w:sz w:val="18"/>
              </w:rPr>
              <w:t>相关内容</w:t>
            </w:r>
          </w:p>
        </w:tc>
        <w:tc>
          <w:tcPr>
            <w:tcW w:w="2771" w:type="dxa"/>
            <w:tcMar>
              <w:left w:w="70" w:type="dxa"/>
              <w:right w:w="70" w:type="dxa"/>
            </w:tcMar>
            <w:vAlign w:val="center"/>
          </w:tcPr>
          <w:p w14:paraId="67B71AC0">
            <w:pPr>
              <w:keepNext/>
              <w:spacing w:before="20" w:after="20" w:line="260" w:lineRule="exact"/>
              <w:ind w:left="0" w:leftChars="0" w:right="0" w:rightChars="0" w:firstLine="0" w:firstLineChars="0"/>
              <w:jc w:val="center"/>
            </w:pPr>
            <w:r>
              <w:rPr>
                <w:rFonts w:ascii="Times New Roman" w:hAnsi="Times New Roman" w:eastAsia="宋体"/>
                <w:b/>
                <w:sz w:val="18"/>
              </w:rPr>
              <w:t>本研究的落实环节</w:t>
            </w:r>
          </w:p>
        </w:tc>
      </w:tr>
      <w:tr w14:paraId="3D7F1E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AC8D8D0">
            <w:pPr>
              <w:keepNext/>
              <w:spacing w:before="20" w:after="20" w:line="260" w:lineRule="exact"/>
              <w:ind w:left="0" w:leftChars="0" w:right="0" w:rightChars="0" w:firstLine="0" w:firstLineChars="0"/>
              <w:jc w:val="center"/>
            </w:pPr>
            <w:r>
              <w:rPr>
                <w:rFonts w:ascii="Times New Roman" w:hAnsi="Times New Roman" w:eastAsia="宋体"/>
                <w:b w:val="0"/>
                <w:sz w:val="18"/>
              </w:rPr>
              <w:t>DL/T 5729—2023《配电网规划设计技术导则》[5]</w:t>
            </w:r>
          </w:p>
        </w:tc>
        <w:tc>
          <w:tcPr>
            <w:tcW w:w="2771" w:type="dxa"/>
            <w:tcMar>
              <w:left w:w="70" w:type="dxa"/>
              <w:right w:w="70" w:type="dxa"/>
            </w:tcMar>
            <w:vAlign w:val="center"/>
          </w:tcPr>
          <w:p w14:paraId="11D98B1C">
            <w:pPr>
              <w:keepNext/>
              <w:spacing w:before="20" w:after="20" w:line="260" w:lineRule="exact"/>
              <w:ind w:left="0" w:leftChars="0" w:right="0" w:rightChars="0" w:firstLine="0" w:firstLineChars="0"/>
              <w:jc w:val="center"/>
            </w:pPr>
            <w:r>
              <w:rPr>
                <w:rFonts w:ascii="Times New Roman" w:hAnsi="Times New Roman" w:eastAsia="宋体"/>
                <w:b w:val="0"/>
                <w:sz w:val="18"/>
              </w:rPr>
              <w:t>容量规划、供电区域和容载比建议</w:t>
            </w:r>
          </w:p>
        </w:tc>
        <w:tc>
          <w:tcPr>
            <w:tcW w:w="2771" w:type="dxa"/>
            <w:tcMar>
              <w:left w:w="70" w:type="dxa"/>
              <w:right w:w="70" w:type="dxa"/>
            </w:tcMar>
            <w:vAlign w:val="center"/>
          </w:tcPr>
          <w:p w14:paraId="2AC4EC83">
            <w:pPr>
              <w:keepNext/>
              <w:spacing w:before="20" w:after="20" w:line="260" w:lineRule="exact"/>
              <w:ind w:left="0" w:leftChars="0" w:right="0" w:rightChars="0" w:firstLine="0" w:firstLineChars="0"/>
              <w:jc w:val="center"/>
            </w:pPr>
            <w:r>
              <w:rPr>
                <w:rFonts w:ascii="Times New Roman" w:hAnsi="Times New Roman" w:eastAsia="宋体"/>
                <w:b w:val="0"/>
                <w:sz w:val="18"/>
              </w:rPr>
              <w:t>确定区域统计与容量规划的基本关系，结合设备条件进行技术经济比较</w:t>
            </w:r>
          </w:p>
        </w:tc>
      </w:tr>
      <w:tr w14:paraId="77BE15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A89CD02">
            <w:pPr>
              <w:keepNext/>
              <w:spacing w:before="20" w:after="20" w:line="260" w:lineRule="exact"/>
              <w:ind w:left="0" w:leftChars="0" w:right="0" w:rightChars="0" w:firstLine="0" w:firstLineChars="0"/>
              <w:jc w:val="center"/>
            </w:pPr>
            <w:r>
              <w:rPr>
                <w:rFonts w:ascii="Times New Roman" w:hAnsi="Times New Roman" w:eastAsia="宋体"/>
                <w:b w:val="0"/>
                <w:sz w:val="18"/>
              </w:rPr>
              <w:t>2025年4月《配电网规划设计技术导则（修订稿）》[8]</w:t>
            </w:r>
          </w:p>
        </w:tc>
        <w:tc>
          <w:tcPr>
            <w:tcW w:w="2771" w:type="dxa"/>
            <w:tcMar>
              <w:left w:w="70" w:type="dxa"/>
              <w:right w:w="70" w:type="dxa"/>
            </w:tcMar>
            <w:vAlign w:val="center"/>
          </w:tcPr>
          <w:p w14:paraId="5F59D99B">
            <w:pPr>
              <w:keepNext/>
              <w:spacing w:before="20" w:after="20" w:line="260" w:lineRule="exact"/>
              <w:ind w:left="0" w:leftChars="0" w:right="0" w:rightChars="0" w:firstLine="0" w:firstLineChars="0"/>
              <w:jc w:val="center"/>
            </w:pPr>
            <w:r>
              <w:rPr>
                <w:rFonts w:ascii="Times New Roman" w:hAnsi="Times New Roman" w:eastAsia="宋体"/>
                <w:b w:val="0"/>
                <w:sz w:val="18"/>
              </w:rPr>
              <w:t>装机、电量渗透指标，容载比建议与反向容量要求</w:t>
            </w:r>
          </w:p>
        </w:tc>
        <w:tc>
          <w:tcPr>
            <w:tcW w:w="2771" w:type="dxa"/>
            <w:tcMar>
              <w:left w:w="70" w:type="dxa"/>
              <w:right w:w="70" w:type="dxa"/>
            </w:tcMar>
            <w:vAlign w:val="center"/>
          </w:tcPr>
          <w:p w14:paraId="5A9B28EA">
            <w:pPr>
              <w:keepNext/>
              <w:spacing w:before="20" w:after="20" w:line="260" w:lineRule="exact"/>
              <w:ind w:left="0" w:leftChars="0" w:right="0" w:rightChars="0" w:firstLine="0" w:firstLineChars="0"/>
              <w:jc w:val="center"/>
            </w:pPr>
            <w:r>
              <w:rPr>
                <w:rFonts w:ascii="Times New Roman" w:hAnsi="Times New Roman" w:eastAsia="宋体"/>
                <w:b w:val="0"/>
                <w:sz w:val="18"/>
              </w:rPr>
              <w:t>定义核心指标，开展逐年导则对照，并设置相应反向承载限值</w:t>
            </w:r>
          </w:p>
        </w:tc>
      </w:tr>
      <w:tr w14:paraId="31BE1A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8DF33E1">
            <w:pPr>
              <w:keepNext/>
              <w:spacing w:before="20" w:after="20" w:line="260" w:lineRule="exact"/>
              <w:ind w:left="0" w:leftChars="0" w:right="0" w:rightChars="0" w:firstLine="0" w:firstLineChars="0"/>
              <w:jc w:val="center"/>
            </w:pPr>
            <w:r>
              <w:rPr>
                <w:rFonts w:ascii="Times New Roman" w:hAnsi="Times New Roman" w:eastAsia="宋体"/>
                <w:b w:val="0"/>
                <w:sz w:val="18"/>
              </w:rPr>
              <w:t>DL/T 2041—2025《分布式电源接入电力系统承载力评估导则》[12]</w:t>
            </w:r>
          </w:p>
        </w:tc>
        <w:tc>
          <w:tcPr>
            <w:tcW w:w="2771" w:type="dxa"/>
            <w:tcMar>
              <w:left w:w="70" w:type="dxa"/>
              <w:right w:w="70" w:type="dxa"/>
            </w:tcMar>
            <w:vAlign w:val="center"/>
          </w:tcPr>
          <w:p w14:paraId="2CBF83D3">
            <w:pPr>
              <w:keepNext/>
              <w:spacing w:before="20" w:after="20" w:line="260" w:lineRule="exact"/>
              <w:ind w:left="0" w:leftChars="0" w:right="0" w:rightChars="0" w:firstLine="0" w:firstLineChars="0"/>
              <w:jc w:val="center"/>
            </w:pPr>
            <w:r>
              <w:rPr>
                <w:rFonts w:ascii="Times New Roman" w:hAnsi="Times New Roman" w:eastAsia="宋体"/>
                <w:b w:val="0"/>
                <w:sz w:val="18"/>
              </w:rPr>
              <w:t>系统级、设备级承载力及结果校核</w:t>
            </w:r>
          </w:p>
        </w:tc>
        <w:tc>
          <w:tcPr>
            <w:tcW w:w="2771" w:type="dxa"/>
            <w:tcMar>
              <w:left w:w="70" w:type="dxa"/>
              <w:right w:w="70" w:type="dxa"/>
            </w:tcMar>
            <w:vAlign w:val="center"/>
          </w:tcPr>
          <w:p w14:paraId="60931750">
            <w:pPr>
              <w:keepNext/>
              <w:spacing w:before="20" w:after="20" w:line="260" w:lineRule="exact"/>
              <w:ind w:left="0" w:leftChars="0" w:right="0" w:rightChars="0" w:firstLine="0" w:firstLineChars="0"/>
              <w:jc w:val="center"/>
            </w:pPr>
            <w:r>
              <w:rPr>
                <w:rFonts w:ascii="Times New Roman" w:hAnsi="Times New Roman" w:eastAsia="宋体"/>
                <w:b w:val="0"/>
                <w:sz w:val="18"/>
              </w:rPr>
              <w:t>区分区域源荷规模和设备承载任务，将功率约束落实到站点</w:t>
            </w:r>
          </w:p>
        </w:tc>
      </w:tr>
      <w:tr w14:paraId="2B92A4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C9A5086">
            <w:pPr>
              <w:keepNext/>
              <w:spacing w:before="20" w:after="20" w:line="260" w:lineRule="exact"/>
              <w:ind w:left="0" w:leftChars="0" w:right="0" w:rightChars="0" w:firstLine="0" w:firstLineChars="0"/>
              <w:jc w:val="center"/>
            </w:pPr>
            <w:r>
              <w:rPr>
                <w:rFonts w:ascii="Times New Roman" w:hAnsi="Times New Roman" w:eastAsia="宋体"/>
                <w:b w:val="0"/>
                <w:sz w:val="18"/>
              </w:rPr>
              <w:t>变电容载比与下级中压网络关系研究[7]</w:t>
            </w:r>
          </w:p>
        </w:tc>
        <w:tc>
          <w:tcPr>
            <w:tcW w:w="2771" w:type="dxa"/>
            <w:tcMar>
              <w:left w:w="70" w:type="dxa"/>
              <w:right w:w="70" w:type="dxa"/>
            </w:tcMar>
            <w:vAlign w:val="center"/>
          </w:tcPr>
          <w:p w14:paraId="65C6B06C">
            <w:pPr>
              <w:keepNext/>
              <w:spacing w:before="20" w:after="20" w:line="260" w:lineRule="exact"/>
              <w:ind w:left="0" w:leftChars="0" w:right="0" w:rightChars="0" w:firstLine="0" w:firstLineChars="0"/>
              <w:jc w:val="center"/>
            </w:pPr>
            <w:r>
              <w:rPr>
                <w:rFonts w:ascii="Times New Roman" w:hAnsi="Times New Roman" w:eastAsia="宋体"/>
                <w:b w:val="0"/>
                <w:sz w:val="18"/>
              </w:rPr>
              <w:t>站内转带、站间转带和N-1供电能力</w:t>
            </w:r>
          </w:p>
        </w:tc>
        <w:tc>
          <w:tcPr>
            <w:tcW w:w="2771" w:type="dxa"/>
            <w:tcMar>
              <w:left w:w="70" w:type="dxa"/>
              <w:right w:w="70" w:type="dxa"/>
            </w:tcMar>
            <w:vAlign w:val="center"/>
          </w:tcPr>
          <w:p w14:paraId="7593ABE2">
            <w:pPr>
              <w:keepNext/>
              <w:spacing w:before="20" w:after="20" w:line="260" w:lineRule="exact"/>
              <w:ind w:left="0" w:leftChars="0" w:right="0" w:rightChars="0" w:firstLine="0" w:firstLineChars="0"/>
              <w:jc w:val="center"/>
            </w:pPr>
            <w:r>
              <w:rPr>
                <w:rFonts w:ascii="Times New Roman" w:hAnsi="Times New Roman" w:eastAsia="宋体"/>
                <w:b w:val="0"/>
                <w:sz w:val="18"/>
              </w:rPr>
              <w:t>联合校核通道、接收馈线和邻站剩余主变能力</w:t>
            </w:r>
          </w:p>
        </w:tc>
      </w:tr>
      <w:tr w14:paraId="7CE6E5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4088D86">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多电压等级容载比及精细化参数研究[9,20]</w:t>
            </w:r>
          </w:p>
        </w:tc>
        <w:tc>
          <w:tcPr>
            <w:tcW w:w="2771" w:type="dxa"/>
            <w:tcMar>
              <w:left w:w="70" w:type="dxa"/>
              <w:right w:w="70" w:type="dxa"/>
            </w:tcMar>
            <w:vAlign w:val="center"/>
          </w:tcPr>
          <w:p w14:paraId="70FB7CD9">
            <w:pPr>
              <w:keepNext w:val="0"/>
              <w:spacing w:before="20" w:after="20" w:line="260" w:lineRule="exact"/>
              <w:ind w:left="0" w:leftChars="0" w:right="0" w:rightChars="0" w:firstLine="0" w:firstLineChars="0"/>
              <w:jc w:val="center"/>
            </w:pPr>
            <w:r>
              <w:rPr>
                <w:rFonts w:ascii="Times New Roman" w:hAnsi="Times New Roman" w:eastAsia="宋体"/>
                <w:b w:val="0"/>
                <w:sz w:val="18"/>
              </w:rPr>
              <w:t>层级协同、负荷分布与容量储备</w:t>
            </w:r>
          </w:p>
        </w:tc>
        <w:tc>
          <w:tcPr>
            <w:tcW w:w="2771" w:type="dxa"/>
            <w:tcMar>
              <w:left w:w="70" w:type="dxa"/>
              <w:right w:w="70" w:type="dxa"/>
            </w:tcMar>
            <w:vAlign w:val="center"/>
          </w:tcPr>
          <w:p w14:paraId="44D33379">
            <w:pPr>
              <w:keepNext w:val="0"/>
              <w:spacing w:before="20" w:after="20" w:line="260" w:lineRule="exact"/>
              <w:ind w:left="0" w:leftChars="0" w:right="0" w:rightChars="0" w:firstLine="0" w:firstLineChars="0"/>
              <w:jc w:val="center"/>
            </w:pPr>
            <w:r>
              <w:rPr>
                <w:rFonts w:ascii="Times New Roman" w:hAnsi="Times New Roman" w:eastAsia="宋体"/>
                <w:b w:val="0"/>
                <w:sz w:val="18"/>
              </w:rPr>
              <w:t>组织五项推广参数，以实际设备配置形成条件推荐范围</w:t>
            </w:r>
          </w:p>
        </w:tc>
      </w:tr>
    </w:tbl>
    <w:p w14:paraId="32A2BF4F">
      <w:pPr>
        <w:pStyle w:val="2"/>
        <w:widowControl/>
        <w:spacing w:before="0" w:after="0" w:line="348" w:lineRule="exact"/>
        <w:ind w:firstLine="480"/>
        <w:jc w:val="both"/>
      </w:pPr>
      <w:r>
        <w:rPr>
          <w:rFonts w:ascii="Times New Roman" w:hAnsi="Times New Roman" w:eastAsia="方正仿宋_GBK"/>
          <w:b w:val="0"/>
          <w:sz w:val="24"/>
        </w:rPr>
        <w:t>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14:paraId="1EFE9D59">
      <w:pPr>
        <w:pStyle w:val="4"/>
        <w:keepNext/>
        <w:numPr>
          <w:ilvl w:val="0"/>
          <w:numId w:val="0"/>
        </w:numPr>
        <w:spacing w:before="160" w:after="120" w:line="480" w:lineRule="exact"/>
        <w:ind w:firstLine="0"/>
      </w:pPr>
      <w:bookmarkStart w:id="13" w:name="研究范围与对象"/>
      <w:bookmarkStart w:id="14" w:name="h47"/>
      <w:r>
        <w:rPr>
          <w:rFonts w:ascii="Times New Roman" w:hAnsi="Times New Roman" w:eastAsia="方正仿宋_GBK"/>
          <w:b/>
          <w:sz w:val="32"/>
        </w:rPr>
        <w:t>1.3 研究范围与对象</w:t>
      </w:r>
      <w:bookmarkEnd w:id="13"/>
      <w:bookmarkEnd w:id="14"/>
    </w:p>
    <w:p w14:paraId="3D3F2638">
      <w:pPr>
        <w:pStyle w:val="5"/>
        <w:keepNext/>
        <w:numPr>
          <w:ilvl w:val="0"/>
          <w:numId w:val="0"/>
        </w:numPr>
        <w:spacing w:before="160" w:after="120" w:line="390" w:lineRule="exact"/>
        <w:ind w:firstLine="0"/>
      </w:pPr>
      <w:bookmarkStart w:id="15" w:name="电压等级与统计范围"/>
      <w:r>
        <w:rPr>
          <w:rFonts w:ascii="Times New Roman" w:hAnsi="Times New Roman" w:eastAsia="方正仿宋_GBK"/>
          <w:b/>
          <w:sz w:val="26"/>
        </w:rPr>
        <w:t>1.3.1 电压等级与统计范围</w:t>
      </w:r>
      <w:bookmarkEnd w:id="15"/>
    </w:p>
    <w:p w14:paraId="60989E43">
      <w:pPr>
        <w:pStyle w:val="115"/>
        <w:widowControl/>
        <w:spacing w:before="0" w:after="0" w:line="348" w:lineRule="exact"/>
        <w:ind w:firstLine="480"/>
        <w:jc w:val="both"/>
      </w:pPr>
      <w:r>
        <w:rPr>
          <w:rFonts w:ascii="Times New Roman" w:hAnsi="Times New Roman" w:eastAsia="方正仿宋_GBK"/>
          <w:b w:val="0"/>
          <w:sz w:val="24"/>
        </w:rPr>
        <w:t>研究对象为徐州典型地区110 kV公用变电设备的区域容量配置，按照DL/T 5729—2023第6.3.3条，以行政区县作为最小统计分析范围[5]。本研究选取邳州和市区，电网运行统计与规划优化均按110 kV范围开展。</w:t>
      </w:r>
    </w:p>
    <w:p w14:paraId="57514A56">
      <w:pPr>
        <w:pStyle w:val="2"/>
        <w:widowControl/>
        <w:spacing w:before="0" w:after="0" w:line="348" w:lineRule="exact"/>
        <w:ind w:firstLine="480"/>
        <w:jc w:val="both"/>
      </w:pPr>
      <w:r>
        <w:rPr>
          <w:rFonts w:ascii="Times New Roman" w:hAnsi="Times New Roman" w:eastAsia="方正仿宋_GBK"/>
          <w:b w:val="0"/>
          <w:sz w:val="24"/>
        </w:rPr>
        <w:t>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14:paraId="7AAA43F2">
      <w:pPr>
        <w:pStyle w:val="2"/>
        <w:widowControl/>
        <w:spacing w:before="0" w:after="0" w:line="348" w:lineRule="exact"/>
        <w:ind w:firstLine="480"/>
        <w:jc w:val="both"/>
      </w:pPr>
      <w:r>
        <w:rPr>
          <w:rFonts w:ascii="Times New Roman" w:hAnsi="Times New Roman" w:eastAsia="方正仿宋_GBK"/>
          <w:b w:val="0"/>
          <w:sz w:val="24"/>
        </w:rPr>
        <w:t>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14:paraId="6D73E2BD">
      <w:pPr>
        <w:pStyle w:val="2"/>
        <w:widowControl/>
        <w:spacing w:before="0" w:after="0" w:line="348" w:lineRule="exact"/>
        <w:ind w:firstLine="480"/>
        <w:jc w:val="both"/>
      </w:pPr>
      <w:r>
        <w:rPr>
          <w:rFonts w:ascii="Times New Roman" w:hAnsi="Times New Roman" w:eastAsia="方正仿宋_GBK"/>
          <w:b w:val="0"/>
          <w:sz w:val="24"/>
        </w:rPr>
        <w:t>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14:paraId="7D2246E8">
      <w:pPr>
        <w:pStyle w:val="2"/>
        <w:widowControl/>
        <w:spacing w:before="0" w:after="0" w:line="348" w:lineRule="exact"/>
        <w:ind w:firstLine="480"/>
        <w:jc w:val="both"/>
      </w:pPr>
      <w:r>
        <w:rPr>
          <w:rFonts w:ascii="Times New Roman" w:hAnsi="Times New Roman" w:eastAsia="方正仿宋_GBK"/>
          <w:b w:val="0"/>
          <w:sz w:val="24"/>
        </w:rPr>
        <w:t>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14:paraId="0EBE26AB">
      <w:pPr>
        <w:pStyle w:val="5"/>
        <w:keepNext/>
        <w:numPr>
          <w:ilvl w:val="0"/>
          <w:numId w:val="0"/>
        </w:numPr>
        <w:spacing w:before="160" w:after="120" w:line="390" w:lineRule="exact"/>
        <w:ind w:firstLine="0"/>
      </w:pPr>
      <w:bookmarkStart w:id="16" w:name="年份与评价期"/>
      <w:r>
        <w:rPr>
          <w:rFonts w:ascii="Times New Roman" w:hAnsi="Times New Roman" w:eastAsia="方正仿宋_GBK"/>
          <w:b/>
          <w:sz w:val="26"/>
        </w:rPr>
        <w:t>1.3.2 年份与评价期</w:t>
      </w:r>
      <w:bookmarkEnd w:id="16"/>
    </w:p>
    <w:p w14:paraId="0B071DAD">
      <w:pPr>
        <w:pStyle w:val="115"/>
        <w:widowControl/>
        <w:spacing w:before="0" w:after="0" w:line="348" w:lineRule="exact"/>
        <w:ind w:firstLine="480"/>
        <w:jc w:val="both"/>
      </w:pPr>
      <w:r>
        <w:rPr>
          <w:rFonts w:ascii="Times New Roman" w:hAnsi="Times New Roman" w:eastAsia="方正仿宋_GBK"/>
          <w:b w:val="0"/>
          <w:sz w:val="24"/>
        </w:rPr>
        <w:t>2021—2025年资料用于分析负荷发展、光伏装机和设备运行特征。地区案例保留共同仿真起点，直接使用2022—2025年实际年度负荷，各年容量及建设规模由满足约束的优化结果确定，实际统计容量单独列示。</w:t>
      </w:r>
    </w:p>
    <w:p w14:paraId="3F8C20D7">
      <w:pPr>
        <w:pStyle w:val="2"/>
        <w:widowControl/>
        <w:spacing w:before="0" w:after="0" w:line="348" w:lineRule="exact"/>
        <w:ind w:firstLine="480"/>
        <w:jc w:val="both"/>
      </w:pPr>
      <w:r>
        <w:rPr>
          <w:rFonts w:ascii="Times New Roman" w:hAnsi="Times New Roman" w:eastAsia="方正仿宋_GBK"/>
          <w:b w:val="0"/>
          <w:sz w:val="24"/>
        </w:rPr>
        <w:t>基期主变按可选额定容量逐台配置，使地区主变总容量接近基期年网供最大负荷的两倍。基期负荷取2021年实际统计值。站级负荷沿用实际样本的空间分布，再按年度区域负荷标定。邳州和市区的刚性、弹性方案分别共用本地区的起点、负荷和价格。</w:t>
      </w:r>
    </w:p>
    <w:p w14:paraId="0EACA901">
      <w:pPr>
        <w:pStyle w:val="2"/>
        <w:widowControl/>
        <w:spacing w:before="0" w:after="0" w:line="348" w:lineRule="exact"/>
        <w:ind w:firstLine="480"/>
        <w:jc w:val="both"/>
      </w:pPr>
      <w:r>
        <w:rPr>
          <w:rFonts w:ascii="Times New Roman" w:hAnsi="Times New Roman" w:eastAsia="方正仿宋_GBK"/>
          <w:b w:val="0"/>
          <w:sz w:val="24"/>
        </w:rPr>
        <w:t>经济评价以2021年末为折现基准，评价截止于2041年。仿真第1—4年在计算文件中分别标记为2022—2025年，用于统一投运时间和现金流折现。主变、线路和储能的寿命、运维率采用第四章列明的研究参数[10,13,14]。</w:t>
      </w:r>
    </w:p>
    <w:p w14:paraId="62B41B88">
      <w:pPr>
        <w:pStyle w:val="5"/>
        <w:keepNext/>
        <w:numPr>
          <w:ilvl w:val="0"/>
          <w:numId w:val="0"/>
        </w:numPr>
        <w:spacing w:before="160" w:after="120" w:line="390" w:lineRule="exact"/>
        <w:ind w:firstLine="0"/>
      </w:pPr>
      <w:bookmarkStart w:id="17" w:name="技术分析与费用边界"/>
      <w:r>
        <w:rPr>
          <w:rFonts w:ascii="Times New Roman" w:hAnsi="Times New Roman" w:eastAsia="方正仿宋_GBK"/>
          <w:b/>
          <w:sz w:val="26"/>
        </w:rPr>
        <w:t>1.3.3 技术分析与费用边界</w:t>
      </w:r>
      <w:bookmarkEnd w:id="17"/>
    </w:p>
    <w:p w14:paraId="3CD26597">
      <w:pPr>
        <w:pStyle w:val="115"/>
        <w:widowControl/>
        <w:spacing w:before="0" w:after="0" w:line="348" w:lineRule="exact"/>
        <w:ind w:firstLine="480"/>
        <w:jc w:val="both"/>
      </w:pPr>
      <w:r>
        <w:rPr>
          <w:rFonts w:ascii="Times New Roman" w:hAnsi="Times New Roman" w:eastAsia="方正仿宋_GBK"/>
          <w:b w:val="0"/>
          <w:sz w:val="24"/>
        </w:rPr>
        <w:t>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14:paraId="3B74160D">
      <w:pPr>
        <w:pStyle w:val="2"/>
        <w:widowControl/>
        <w:spacing w:before="0" w:after="0" w:line="348" w:lineRule="exact"/>
        <w:ind w:firstLine="480"/>
        <w:jc w:val="both"/>
      </w:pPr>
      <w:r>
        <w:rPr>
          <w:rFonts w:ascii="Times New Roman" w:hAnsi="Times New Roman" w:eastAsia="方正仿宋_GBK"/>
          <w:b w:val="0"/>
          <w:sz w:val="24"/>
        </w:rPr>
        <w:t>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14:paraId="63EE9356">
      <w:pPr>
        <w:pStyle w:val="2"/>
        <w:widowControl/>
        <w:spacing w:before="0" w:after="0" w:line="348" w:lineRule="exact"/>
        <w:ind w:firstLine="480"/>
        <w:jc w:val="both"/>
      </w:pPr>
      <w:r>
        <w:rPr>
          <w:rFonts w:ascii="Times New Roman" w:hAnsi="Times New Roman" w:eastAsia="方正仿宋_GBK"/>
          <w:b w:val="0"/>
          <w:sz w:val="24"/>
        </w:rPr>
        <w:t>两类方案共用主变更换与扩建、储能和联络候选。已核实既有联络不重复计原建设费，新增联络按项目计费。初始转供率用于推广参数研究，地区案例的实际可转功率由具体网络约束确定。</w:t>
      </w:r>
    </w:p>
    <w:p w14:paraId="0680BB81">
      <w:pPr>
        <w:pStyle w:val="2"/>
        <w:widowControl/>
        <w:spacing w:before="0" w:after="0" w:line="348" w:lineRule="exact"/>
        <w:ind w:firstLine="480"/>
        <w:jc w:val="both"/>
      </w:pPr>
      <w:r>
        <w:rPr>
          <w:rFonts w:ascii="Times New Roman" w:hAnsi="Times New Roman" w:eastAsia="方正仿宋_GBK"/>
          <w:b w:val="0"/>
          <w:sz w:val="24"/>
        </w:rPr>
        <w:t>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14:paraId="501BAA4E">
      <w:pPr>
        <w:pStyle w:val="2"/>
        <w:widowControl/>
        <w:spacing w:before="0" w:after="0" w:line="348" w:lineRule="exact"/>
        <w:ind w:firstLine="480"/>
        <w:jc w:val="both"/>
      </w:pPr>
      <w:r>
        <w:rPr>
          <w:rFonts w:ascii="Times New Roman" w:hAnsi="Times New Roman" w:eastAsia="方正仿宋_GBK"/>
          <w:b w:val="0"/>
          <w:sz w:val="24"/>
        </w:rPr>
        <w:t>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14:paraId="2B91B3AE">
      <w:pPr>
        <w:pStyle w:val="4"/>
        <w:keepNext/>
        <w:numPr>
          <w:ilvl w:val="0"/>
          <w:numId w:val="0"/>
        </w:numPr>
        <w:spacing w:before="160" w:after="120" w:line="480" w:lineRule="exact"/>
        <w:ind w:firstLine="0"/>
      </w:pPr>
      <w:bookmarkStart w:id="18" w:name="研究目标与内容"/>
      <w:bookmarkStart w:id="19" w:name="h64"/>
      <w:r>
        <w:rPr>
          <w:rFonts w:ascii="Times New Roman" w:hAnsi="Times New Roman" w:eastAsia="方正仿宋_GBK"/>
          <w:b/>
          <w:sz w:val="32"/>
        </w:rPr>
        <w:t>1.4 研究目标与内容</w:t>
      </w:r>
      <w:bookmarkEnd w:id="18"/>
      <w:bookmarkEnd w:id="19"/>
    </w:p>
    <w:p w14:paraId="7AE77D09">
      <w:pPr>
        <w:pStyle w:val="5"/>
        <w:keepNext/>
        <w:numPr>
          <w:ilvl w:val="0"/>
          <w:numId w:val="0"/>
        </w:numPr>
        <w:spacing w:before="160" w:after="120" w:line="390" w:lineRule="exact"/>
        <w:ind w:firstLine="0"/>
      </w:pPr>
      <w:bookmarkStart w:id="20" w:name="研究目标"/>
      <w:r>
        <w:rPr>
          <w:rFonts w:ascii="Times New Roman" w:hAnsi="Times New Roman" w:eastAsia="方正仿宋_GBK"/>
          <w:b/>
          <w:sz w:val="26"/>
        </w:rPr>
        <w:t>1.4.1 研究目标</w:t>
      </w:r>
      <w:bookmarkEnd w:id="20"/>
    </w:p>
    <w:p w14:paraId="524D19DF">
      <w:pPr>
        <w:pStyle w:val="115"/>
        <w:widowControl/>
        <w:spacing w:before="0" w:after="0" w:line="348" w:lineRule="exact"/>
        <w:ind w:firstLine="480"/>
        <w:jc w:val="both"/>
      </w:pPr>
      <w:r>
        <w:rPr>
          <w:rFonts w:ascii="Times New Roman" w:hAnsi="Times New Roman" w:eastAsia="方正仿宋_GBK"/>
          <w:b w:val="0"/>
          <w:sz w:val="24"/>
        </w:rPr>
        <w:t>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14:paraId="179C4F35">
      <w:pPr>
        <w:pStyle w:val="2"/>
        <w:widowControl/>
        <w:spacing w:before="0" w:after="0" w:line="348" w:lineRule="exact"/>
        <w:ind w:firstLine="480"/>
        <w:jc w:val="both"/>
      </w:pPr>
      <w:r>
        <w:rPr>
          <w:rFonts w:ascii="Times New Roman" w:hAnsi="Times New Roman" w:eastAsia="方正仿宋_GBK"/>
          <w:b w:val="0"/>
          <w:sz w:val="24"/>
        </w:rPr>
        <w:t>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14:paraId="0643546D">
      <w:pPr>
        <w:pStyle w:val="2"/>
        <w:widowControl/>
        <w:spacing w:before="0" w:after="0" w:line="348" w:lineRule="exact"/>
        <w:ind w:firstLine="480"/>
        <w:jc w:val="both"/>
      </w:pPr>
      <w:r>
        <w:rPr>
          <w:rFonts w:ascii="Times New Roman" w:hAnsi="Times New Roman" w:eastAsia="方正仿宋_GBK"/>
          <w:b w:val="0"/>
          <w:sz w:val="24"/>
        </w:rPr>
        <w:t>在此基础上，形成后续四年同初态、同措施集合的刚性和弹性路径，给出每年主变容量、新购主变容量及建设安排、储能配置、正常负荷转接及费用。推荐容载比由这些实际决策计算得到，并满足正反向供电需求与供电安全要求。</w:t>
      </w:r>
    </w:p>
    <w:p w14:paraId="22531C90">
      <w:pPr>
        <w:pStyle w:val="2"/>
        <w:widowControl/>
        <w:spacing w:before="0" w:after="0" w:line="348" w:lineRule="exact"/>
        <w:ind w:firstLine="480"/>
        <w:jc w:val="both"/>
      </w:pPr>
      <w:r>
        <w:rPr>
          <w:rFonts w:ascii="Times New Roman" w:hAnsi="Times New Roman" w:eastAsia="方正仿宋_GBK"/>
          <w:b w:val="0"/>
          <w:sz w:val="24"/>
        </w:rPr>
        <w:t>最后，第3.5节从十三项候选指标出发，依次评价其与容载比的关联及指标间的信息重叠，确定五项推广参数。第五章按相应输入区间归纳容载比计算范围，并结合设备措施与费用解释配置差异。</w:t>
      </w:r>
    </w:p>
    <w:p w14:paraId="5F393261">
      <w:pPr>
        <w:pStyle w:val="5"/>
        <w:keepNext/>
        <w:numPr>
          <w:ilvl w:val="0"/>
          <w:numId w:val="0"/>
        </w:numPr>
        <w:spacing w:before="160" w:after="120" w:line="390" w:lineRule="exact"/>
        <w:ind w:firstLine="0"/>
      </w:pPr>
      <w:bookmarkStart w:id="21" w:name="主要研究内容"/>
      <w:r>
        <w:rPr>
          <w:rFonts w:ascii="Times New Roman" w:hAnsi="Times New Roman" w:eastAsia="方正仿宋_GBK"/>
          <w:b/>
          <w:sz w:val="26"/>
        </w:rPr>
        <w:t>1.4.2 主要研究内容</w:t>
      </w:r>
      <w:bookmarkEnd w:id="21"/>
    </w:p>
    <w:p w14:paraId="46C41F1D">
      <w:pPr>
        <w:pStyle w:val="115"/>
        <w:widowControl/>
        <w:spacing w:before="0" w:after="0" w:line="348" w:lineRule="exact"/>
        <w:ind w:firstLine="480"/>
        <w:jc w:val="both"/>
      </w:pPr>
      <w:r>
        <w:rPr>
          <w:rFonts w:ascii="Times New Roman" w:hAnsi="Times New Roman" w:eastAsia="方正仿宋_GBK"/>
          <w:b w:val="0"/>
          <w:sz w:val="24"/>
        </w:rPr>
        <w:t>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14:paraId="2853E7F4">
      <w:pPr>
        <w:pStyle w:val="2"/>
        <w:widowControl/>
        <w:spacing w:before="0" w:after="0" w:line="348" w:lineRule="exact"/>
        <w:ind w:firstLine="480"/>
        <w:jc w:val="both"/>
      </w:pPr>
      <w:r>
        <w:rPr>
          <w:rFonts w:ascii="Times New Roman" w:hAnsi="Times New Roman" w:eastAsia="方正仿宋_GBK"/>
          <w:b w:val="0"/>
          <w:sz w:val="24"/>
        </w:rPr>
        <w:t>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14:paraId="01AA013E">
      <w:pPr>
        <w:pStyle w:val="2"/>
        <w:widowControl/>
        <w:spacing w:before="0" w:after="0" w:line="348" w:lineRule="exact"/>
        <w:ind w:firstLine="480"/>
        <w:jc w:val="both"/>
      </w:pPr>
      <w:r>
        <w:rPr>
          <w:rFonts w:ascii="Times New Roman" w:hAnsi="Times New Roman" w:eastAsia="方正仿宋_GBK"/>
          <w:b w:val="0"/>
          <w:sz w:val="24"/>
        </w:rPr>
        <w:t>规划采用混合整数线性优化。在役20、40 MVA等设备可保留，新购主变</w:t>
      </w:r>
      <w:r>
        <w:rPr>
          <w:rFonts w:hint="eastAsia"/>
          <w:b w:val="0"/>
          <w:sz w:val="24"/>
          <w:lang w:eastAsia="zh"/>
          <w:woUserID w:val="2"/>
        </w:rPr>
        <w:t>结合国网通用设备，</w:t>
      </w:r>
      <w:r>
        <w:rPr>
          <w:rFonts w:ascii="Times New Roman" w:hAnsi="Times New Roman" w:eastAsia="方正仿宋_GBK"/>
          <w:b w:val="0"/>
          <w:sz w:val="24"/>
        </w:rPr>
        <w:t>采用31.50、50、63、80 MVA等候选规格并按站限制；扩建、联络投运状态及储能柜数为整数决策，站间转供功率为连续决策。先以新增措施评价期费用现值为目标寻优，再按费用容差内的工程优选条件确定弹性方案，各方案共同满足正常及主变N-1等约束。</w:t>
      </w:r>
    </w:p>
    <w:p w14:paraId="0DB0B885">
      <w:pPr>
        <w:pStyle w:val="2"/>
        <w:widowControl/>
        <w:spacing w:before="0" w:after="0" w:line="348" w:lineRule="exact"/>
        <w:ind w:firstLine="480"/>
        <w:jc w:val="both"/>
      </w:pPr>
      <w:r>
        <w:rPr>
          <w:rFonts w:ascii="Times New Roman" w:hAnsi="Times New Roman" w:eastAsia="方正仿宋_GBK"/>
          <w:b w:val="0"/>
          <w:sz w:val="24"/>
        </w:rPr>
        <w:t>方案分析结合区域年度容量与逐站建设安排，说明主变、储能和联络对容量配置及评价期费用的影响。</w:t>
      </w:r>
    </w:p>
    <w:p w14:paraId="41C14E76">
      <w:pPr>
        <w:pStyle w:val="2"/>
        <w:widowControl/>
        <w:spacing w:before="0" w:after="0" w:line="348" w:lineRule="exact"/>
        <w:ind w:firstLine="480"/>
        <w:jc w:val="both"/>
      </w:pPr>
      <w:r>
        <w:rPr>
          <w:rFonts w:ascii="Times New Roman" w:hAnsi="Times New Roman" w:eastAsia="方正仿宋_GBK"/>
          <w:b w:val="0"/>
          <w:sz w:val="24"/>
        </w:rPr>
        <w:t>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14:paraId="1904B31A">
      <w:pPr>
        <w:pStyle w:val="4"/>
        <w:keepNext/>
        <w:numPr>
          <w:ilvl w:val="0"/>
          <w:numId w:val="0"/>
        </w:numPr>
        <w:spacing w:before="160" w:after="120" w:line="480" w:lineRule="exact"/>
        <w:ind w:firstLine="0"/>
      </w:pPr>
      <w:bookmarkStart w:id="22" w:name="h76"/>
      <w:bookmarkStart w:id="23" w:name="研究方法与技术路线"/>
      <w:r>
        <w:rPr>
          <w:rFonts w:ascii="Times New Roman" w:hAnsi="Times New Roman" w:eastAsia="方正仿宋_GBK"/>
          <w:b/>
          <w:sz w:val="32"/>
        </w:rPr>
        <w:t>1.5 研究方法与技术路线</w:t>
      </w:r>
      <w:bookmarkEnd w:id="22"/>
      <w:bookmarkEnd w:id="23"/>
    </w:p>
    <w:p w14:paraId="432A0756">
      <w:pPr>
        <w:pStyle w:val="5"/>
        <w:keepNext/>
        <w:numPr>
          <w:ilvl w:val="0"/>
          <w:numId w:val="0"/>
        </w:numPr>
        <w:spacing w:before="160" w:after="120" w:line="390" w:lineRule="exact"/>
        <w:ind w:firstLine="0"/>
      </w:pPr>
      <w:bookmarkStart w:id="24" w:name="运行指标分析与负荷增长估计"/>
      <w:r>
        <w:rPr>
          <w:rFonts w:ascii="Times New Roman" w:hAnsi="Times New Roman" w:eastAsia="方正仿宋_GBK"/>
          <w:b/>
          <w:sz w:val="26"/>
        </w:rPr>
        <w:t>1.5.1 运行指标分析与负荷增长估计</w:t>
      </w:r>
      <w:bookmarkEnd w:id="24"/>
    </w:p>
    <w:p w14:paraId="1045391C">
      <w:pPr>
        <w:pStyle w:val="115"/>
        <w:widowControl/>
        <w:spacing w:before="0" w:after="0" w:line="348" w:lineRule="exact"/>
        <w:ind w:firstLine="480"/>
        <w:jc w:val="both"/>
      </w:pPr>
      <w:r>
        <w:rPr>
          <w:rFonts w:ascii="Times New Roman" w:hAnsi="Times New Roman" w:eastAsia="方正仿宋_GBK"/>
          <w:b w:val="0"/>
          <w:sz w:val="24"/>
        </w:rPr>
        <w:t>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14:paraId="1154DD4D">
      <w:pPr>
        <w:pStyle w:val="2"/>
        <w:widowControl/>
        <w:spacing w:before="0" w:after="0" w:line="348" w:lineRule="exact"/>
        <w:ind w:firstLine="480"/>
        <w:jc w:val="both"/>
      </w:pPr>
      <w:r>
        <w:rPr>
          <w:rFonts w:ascii="Times New Roman" w:hAnsi="Times New Roman" w:eastAsia="方正仿宋_GBK"/>
          <w:b w:val="0"/>
          <w:sz w:val="24"/>
        </w:rPr>
        <w:t>年最大净负荷平均增长率按2021—2025年起止负荷之比开四次方计算。地区案例直接使用2022—2025年逐年实际负荷，保留年度回落，年最大净负荷平均增长率用于概括发展水平及设置推广情景。</w:t>
      </w:r>
    </w:p>
    <w:p w14:paraId="538960F1">
      <w:pPr>
        <w:pStyle w:val="5"/>
        <w:keepNext/>
        <w:numPr>
          <w:ilvl w:val="0"/>
          <w:numId w:val="0"/>
        </w:numPr>
        <w:spacing w:before="160" w:after="120" w:line="390" w:lineRule="exact"/>
        <w:ind w:firstLine="0"/>
      </w:pPr>
      <w:bookmarkStart w:id="25" w:name="工程单位费用计算与联合寻优"/>
      <w:r>
        <w:rPr>
          <w:rFonts w:ascii="Times New Roman" w:hAnsi="Times New Roman" w:eastAsia="方正仿宋_GBK"/>
          <w:b/>
          <w:sz w:val="26"/>
        </w:rPr>
        <w:t>1.5.2 工程单位费用计算与联合寻优</w:t>
      </w:r>
      <w:bookmarkEnd w:id="25"/>
    </w:p>
    <w:p w14:paraId="7C5C088A">
      <w:pPr>
        <w:pStyle w:val="115"/>
        <w:widowControl/>
        <w:spacing w:before="0" w:after="0" w:line="348" w:lineRule="exact"/>
        <w:ind w:firstLine="480"/>
        <w:jc w:val="both"/>
      </w:pPr>
      <w:r>
        <w:rPr>
          <w:rFonts w:ascii="Times New Roman" w:hAnsi="Times New Roman" w:eastAsia="方正仿宋_GBK"/>
          <w:b w:val="0"/>
          <w:sz w:val="24"/>
        </w:rPr>
        <w:t>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14:paraId="4BC5332B">
      <w:pPr>
        <w:pStyle w:val="2"/>
        <w:widowControl/>
        <w:spacing w:before="0" w:after="0" w:line="348" w:lineRule="exact"/>
        <w:ind w:firstLine="480"/>
        <w:jc w:val="both"/>
      </w:pPr>
      <w:r>
        <w:rPr>
          <w:rFonts w:ascii="Times New Roman" w:hAnsi="Times New Roman" w:eastAsia="方正仿宋_GBK"/>
          <w:b w:val="0"/>
          <w:sz w:val="24"/>
        </w:rPr>
        <w:t>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14:paraId="4ED5DD2F">
      <w:pPr>
        <w:pStyle w:val="2"/>
        <w:widowControl/>
        <w:spacing w:before="0" w:after="0" w:line="348" w:lineRule="exact"/>
        <w:ind w:firstLine="480"/>
        <w:jc w:val="both"/>
      </w:pPr>
      <w:r>
        <w:rPr>
          <w:rFonts w:ascii="Times New Roman" w:hAnsi="Times New Roman" w:eastAsia="方正仿宋_GBK"/>
          <w:b w:val="0"/>
          <w:sz w:val="24"/>
        </w:rPr>
        <w:t>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14:paraId="03933F99">
      <w:pPr>
        <w:pStyle w:val="5"/>
        <w:keepNext/>
        <w:numPr>
          <w:ilvl w:val="0"/>
          <w:numId w:val="0"/>
        </w:numPr>
        <w:spacing w:before="160" w:after="120" w:line="390" w:lineRule="exact"/>
        <w:ind w:firstLine="0"/>
      </w:pPr>
      <w:bookmarkStart w:id="26" w:name="条件矩阵与方案核查"/>
      <w:r>
        <w:rPr>
          <w:rFonts w:ascii="Times New Roman" w:hAnsi="Times New Roman" w:eastAsia="方正仿宋_GBK"/>
          <w:b/>
          <w:sz w:val="26"/>
        </w:rPr>
        <w:t>1.5.3 条件矩阵与方案核查</w:t>
      </w:r>
      <w:bookmarkEnd w:id="26"/>
    </w:p>
    <w:p w14:paraId="6E55826F">
      <w:pPr>
        <w:pStyle w:val="115"/>
        <w:widowControl/>
        <w:spacing w:before="0" w:after="0" w:line="348" w:lineRule="exact"/>
        <w:ind w:firstLine="480"/>
        <w:jc w:val="both"/>
      </w:pPr>
      <w:r>
        <w:rPr>
          <w:rFonts w:ascii="Times New Roman" w:hAnsi="Times New Roman" w:eastAsia="方正仿宋_GBK"/>
          <w:b w:val="0"/>
          <w:sz w:val="24"/>
        </w:rPr>
        <w:t>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14:paraId="36BD668B">
      <w:pPr>
        <w:pStyle w:val="2"/>
        <w:widowControl/>
        <w:spacing w:before="0" w:after="0" w:line="348" w:lineRule="exact"/>
        <w:ind w:firstLine="480"/>
        <w:jc w:val="both"/>
      </w:pPr>
      <w:r>
        <w:rPr>
          <w:rFonts w:ascii="Times New Roman" w:hAnsi="Times New Roman" w:eastAsia="方正仿宋_GBK"/>
          <w:b w:val="0"/>
          <w:sz w:val="24"/>
        </w:rPr>
        <w:t>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14:paraId="101B8E66">
      <w:pPr>
        <w:pStyle w:val="2"/>
        <w:widowControl/>
        <w:spacing w:before="0" w:after="0" w:line="348" w:lineRule="exact"/>
        <w:ind w:firstLine="480"/>
        <w:jc w:val="both"/>
      </w:pPr>
      <w:r>
        <w:rPr>
          <w:rFonts w:ascii="Times New Roman" w:hAnsi="Times New Roman" w:eastAsia="方正仿宋_GBK"/>
          <w:b w:val="0"/>
          <w:sz w:val="24"/>
        </w:rPr>
        <w:t>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14:paraId="5C9F69C5">
      <w:pPr>
        <w:pStyle w:val="5"/>
        <w:keepNext/>
        <w:numPr>
          <w:ilvl w:val="0"/>
          <w:numId w:val="0"/>
        </w:numPr>
        <w:spacing w:before="160" w:after="120" w:line="390" w:lineRule="exact"/>
        <w:ind w:firstLine="0"/>
      </w:pPr>
      <w:bookmarkStart w:id="27" w:name="计算流程与成果衔接"/>
      <w:r>
        <w:rPr>
          <w:rFonts w:ascii="Times New Roman" w:hAnsi="Times New Roman" w:eastAsia="方正仿宋_GBK"/>
          <w:b/>
          <w:sz w:val="26"/>
        </w:rPr>
        <w:t>1.5.4 计算流程与成果衔接</w:t>
      </w:r>
      <w:bookmarkEnd w:id="27"/>
    </w:p>
    <w:p w14:paraId="37BDCAF2">
      <w:pPr>
        <w:pStyle w:val="115"/>
        <w:widowControl/>
        <w:spacing w:before="0" w:after="0" w:line="348" w:lineRule="exact"/>
        <w:ind w:firstLine="480"/>
        <w:jc w:val="both"/>
      </w:pPr>
      <w:r>
        <w:rPr>
          <w:rFonts w:ascii="Times New Roman" w:hAnsi="Times New Roman" w:eastAsia="方正仿宋_GBK"/>
          <w:b w:val="0"/>
          <w:sz w:val="24"/>
        </w:rPr>
        <w:t>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14:paraId="18D5C5D9">
      <w:pPr>
        <w:pStyle w:val="2"/>
        <w:keepNext/>
        <w:spacing w:before="120" w:after="0" w:line="240" w:lineRule="auto"/>
        <w:ind w:left="0" w:leftChars="0" w:right="0" w:rightChars="0" w:firstLine="0" w:firstLineChars="0"/>
        <w:jc w:val="center"/>
      </w:pPr>
      <w:r>
        <w:drawing>
          <wp:inline distT="0" distB="0" distL="114300" distR="114300">
            <wp:extent cx="5120640" cy="63252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2"/>
                    <a:stretch>
                      <a:fillRect/>
                    </a:stretch>
                  </pic:blipFill>
                  <pic:spPr>
                    <a:xfrm>
                      <a:off x="0" y="0"/>
                      <a:ext cx="5120640" cy="6325496"/>
                    </a:xfrm>
                    <a:prstGeom prst="rect">
                      <a:avLst/>
                    </a:prstGeom>
                    <a:noFill/>
                    <a:ln w="9525">
                      <a:noFill/>
                    </a:ln>
                  </pic:spPr>
                </pic:pic>
              </a:graphicData>
            </a:graphic>
          </wp:inline>
        </w:drawing>
      </w:r>
    </w:p>
    <w:p w14:paraId="38F8AADA">
      <w:pPr>
        <w:pStyle w:val="2"/>
        <w:spacing w:before="60" w:after="120" w:line="280" w:lineRule="exact"/>
        <w:ind w:left="0" w:leftChars="0" w:right="0" w:rightChars="0" w:firstLine="0" w:firstLineChars="0"/>
        <w:jc w:val="center"/>
      </w:pPr>
      <w:r>
        <w:rPr>
          <w:rFonts w:ascii="Times New Roman" w:hAnsi="Times New Roman" w:eastAsia="宋体"/>
          <w:b w:val="0"/>
          <w:sz w:val="21"/>
        </w:rPr>
        <w:t>图1-1 逐年规划计算与推荐矩阵形成过程</w:t>
      </w:r>
    </w:p>
    <w:p w14:paraId="7D14E7E3">
      <w:pPr>
        <w:pStyle w:val="4"/>
        <w:keepNext/>
        <w:numPr>
          <w:ilvl w:val="0"/>
          <w:numId w:val="0"/>
        </w:numPr>
        <w:spacing w:before="160" w:after="120" w:line="480" w:lineRule="exact"/>
        <w:ind w:firstLine="0"/>
      </w:pPr>
      <w:bookmarkStart w:id="28" w:name="h92"/>
      <w:bookmarkStart w:id="29" w:name="研究成果及应用"/>
      <w:r>
        <w:rPr>
          <w:rFonts w:ascii="Times New Roman" w:hAnsi="Times New Roman" w:eastAsia="方正仿宋_GBK"/>
          <w:b/>
          <w:sz w:val="32"/>
        </w:rPr>
        <w:t>1.6 研究成果及应用</w:t>
      </w:r>
      <w:bookmarkEnd w:id="28"/>
      <w:bookmarkEnd w:id="29"/>
    </w:p>
    <w:p w14:paraId="6A2504BA">
      <w:pPr>
        <w:pStyle w:val="115"/>
        <w:widowControl/>
        <w:spacing w:before="0" w:after="0" w:line="348" w:lineRule="exact"/>
        <w:ind w:firstLine="480"/>
        <w:jc w:val="both"/>
      </w:pPr>
      <w:r>
        <w:rPr>
          <w:rFonts w:ascii="Times New Roman" w:hAnsi="Times New Roman" w:eastAsia="方正仿宋_GBK"/>
          <w:b w:val="0"/>
          <w:sz w:val="24"/>
        </w:rPr>
        <w:t>本研究形成邳州、市区的刚性与弹性四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14:paraId="0CA61B85">
      <w:pPr>
        <w:pStyle w:val="2"/>
        <w:widowControl/>
        <w:spacing w:before="0" w:after="0" w:line="348" w:lineRule="exact"/>
        <w:ind w:firstLine="480"/>
        <w:jc w:val="both"/>
      </w:pPr>
      <w:r>
        <w:rPr>
          <w:rFonts w:ascii="Times New Roman" w:hAnsi="Times New Roman" w:eastAsia="方正仿宋_GBK"/>
          <w:b w:val="0"/>
          <w:sz w:val="24"/>
        </w:rPr>
        <w:t>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14:paraId="06CA0C7D">
      <w:pPr>
        <w:pStyle w:val="3"/>
        <w:keepNext/>
        <w:pageBreakBefore/>
        <w:numPr>
          <w:ilvl w:val="0"/>
          <w:numId w:val="0"/>
        </w:numPr>
        <w:spacing w:before="0" w:after="120" w:line="540" w:lineRule="exact"/>
        <w:ind w:firstLine="0"/>
      </w:pPr>
      <w:bookmarkStart w:id="30" w:name="h95"/>
      <w:bookmarkStart w:id="31" w:name="第二章-国内外研究现状"/>
      <w:r>
        <w:rPr>
          <w:rFonts w:ascii="Times New Roman" w:hAnsi="Times New Roman" w:eastAsia="方正仿宋_GBK"/>
          <w:b/>
          <w:sz w:val="36"/>
        </w:rPr>
        <w:t>第二章 国内外研究现状</w:t>
      </w:r>
      <w:bookmarkEnd w:id="30"/>
      <w:bookmarkEnd w:id="31"/>
    </w:p>
    <w:p w14:paraId="7E494FFD">
      <w:pPr>
        <w:pStyle w:val="115"/>
        <w:widowControl/>
        <w:spacing w:before="0" w:after="0" w:line="348" w:lineRule="exact"/>
        <w:ind w:firstLine="480"/>
        <w:jc w:val="both"/>
      </w:pPr>
      <w:r>
        <w:rPr>
          <w:rFonts w:ascii="Times New Roman" w:hAnsi="Times New Roman" w:eastAsia="方正仿宋_GBK"/>
          <w:b w:val="0"/>
          <w:sz w:val="24"/>
        </w:rPr>
        <w:t>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14:paraId="31E1AF94">
      <w:pPr>
        <w:pStyle w:val="2"/>
        <w:widowControl/>
        <w:spacing w:before="0" w:after="0" w:line="348" w:lineRule="exact"/>
        <w:ind w:firstLine="480"/>
        <w:jc w:val="both"/>
      </w:pPr>
      <w:r>
        <w:rPr>
          <w:rFonts w:ascii="Times New Roman" w:hAnsi="Times New Roman" w:eastAsia="方正仿宋_GBK"/>
          <w:b w:val="0"/>
          <w:sz w:val="24"/>
        </w:rPr>
        <w:t>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14:paraId="409BCE0D">
      <w:pPr>
        <w:pStyle w:val="4"/>
        <w:keepNext/>
        <w:numPr>
          <w:ilvl w:val="0"/>
          <w:numId w:val="0"/>
        </w:numPr>
        <w:spacing w:before="160" w:after="120" w:line="480" w:lineRule="exact"/>
        <w:ind w:firstLine="0"/>
      </w:pPr>
      <w:bookmarkStart w:id="32" w:name="h98"/>
      <w:bookmarkStart w:id="33" w:name="国外研究现状"/>
      <w:r>
        <w:rPr>
          <w:rFonts w:ascii="Times New Roman" w:hAnsi="Times New Roman" w:eastAsia="方正仿宋_GBK"/>
          <w:b/>
          <w:sz w:val="32"/>
        </w:rPr>
        <w:t>2.1 国外研究现状</w:t>
      </w:r>
      <w:bookmarkEnd w:id="32"/>
      <w:bookmarkEnd w:id="33"/>
    </w:p>
    <w:p w14:paraId="35816752">
      <w:pPr>
        <w:pStyle w:val="5"/>
        <w:keepNext/>
        <w:numPr>
          <w:ilvl w:val="0"/>
          <w:numId w:val="0"/>
        </w:numPr>
        <w:spacing w:before="160" w:after="120" w:line="390" w:lineRule="exact"/>
        <w:ind w:firstLine="0"/>
      </w:pPr>
      <w:bookmarkStart w:id="34" w:name="分布式电源承载力评估"/>
      <w:r>
        <w:rPr>
          <w:rFonts w:ascii="Times New Roman" w:hAnsi="Times New Roman" w:eastAsia="方正仿宋_GBK"/>
          <w:b/>
          <w:sz w:val="26"/>
        </w:rPr>
        <w:t>2.1.1 分布式电源承载力评估</w:t>
      </w:r>
      <w:bookmarkEnd w:id="34"/>
    </w:p>
    <w:p w14:paraId="6DE8B019">
      <w:pPr>
        <w:pStyle w:val="115"/>
        <w:widowControl/>
        <w:spacing w:before="0" w:after="0" w:line="348" w:lineRule="exact"/>
        <w:ind w:firstLine="480"/>
        <w:jc w:val="both"/>
      </w:pPr>
      <w:r>
        <w:rPr>
          <w:rFonts w:ascii="Times New Roman" w:hAnsi="Times New Roman" w:eastAsia="方正仿宋_GBK"/>
          <w:b w:val="0"/>
          <w:sz w:val="24"/>
        </w:rPr>
        <w:t>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14:paraId="0C44B0B7">
      <w:pPr>
        <w:pStyle w:val="2"/>
        <w:widowControl/>
        <w:spacing w:before="0" w:after="0" w:line="348" w:lineRule="exact"/>
        <w:ind w:firstLine="480"/>
        <w:jc w:val="both"/>
      </w:pPr>
      <w:r>
        <w:rPr>
          <w:rFonts w:ascii="Times New Roman" w:hAnsi="Times New Roman" w:eastAsia="方正仿宋_GBK"/>
          <w:b w:val="0"/>
          <w:sz w:val="24"/>
        </w:rPr>
        <w:t>Chen 等进一步引入物理—数据双驱动的 WGAN-GP 场景生成（夜间太阳辐照度设为零等物理约束）刻画源侧时序不确定性，以麻雀搜索算法寻优最大承载力，为承载力计算提供符合物理条件的出力场景[24]。</w:t>
      </w:r>
    </w:p>
    <w:p w14:paraId="41CB2F37">
      <w:pPr>
        <w:pStyle w:val="2"/>
        <w:widowControl/>
        <w:spacing w:before="0" w:after="0" w:line="348" w:lineRule="exact"/>
        <w:ind w:firstLine="480"/>
        <w:jc w:val="both"/>
      </w:pPr>
      <w:r>
        <w:rPr>
          <w:rFonts w:ascii="Times New Roman" w:hAnsi="Times New Roman" w:eastAsia="方正仿宋_GBK"/>
          <w:b w:val="0"/>
          <w:sz w:val="24"/>
        </w:rPr>
        <w:t>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14:paraId="7A1BE659">
      <w:pPr>
        <w:pStyle w:val="2"/>
        <w:widowControl/>
        <w:spacing w:before="0" w:after="0" w:line="348" w:lineRule="exact"/>
        <w:ind w:firstLine="480"/>
        <w:jc w:val="both"/>
      </w:pPr>
      <w:r>
        <w:rPr>
          <w:rFonts w:ascii="Times New Roman" w:hAnsi="Times New Roman" w:eastAsia="方正仿宋_GBK"/>
          <w:b w:val="0"/>
          <w:sz w:val="24"/>
        </w:rPr>
        <w:t>Shu 等则提出以静态电压稳定裕度（SVSM）为硬约束的动态承载力（DHC）闭环框架，通过集中—分布协同主动支撑，使动态承载力较被动场景提升约 20%～34%，说明主动支撑及稳定约束对接入能力的影响[26]。</w:t>
      </w:r>
    </w:p>
    <w:p w14:paraId="4D815053">
      <w:pPr>
        <w:pStyle w:val="2"/>
        <w:widowControl/>
        <w:spacing w:before="0" w:after="0" w:line="348" w:lineRule="exact"/>
        <w:ind w:firstLine="480"/>
        <w:jc w:val="both"/>
      </w:pPr>
      <w:r>
        <w:rPr>
          <w:rFonts w:ascii="Times New Roman" w:hAnsi="Times New Roman" w:eastAsia="方正仿宋_GBK"/>
          <w:b w:val="0"/>
          <w:sz w:val="24"/>
        </w:rPr>
        <w:t>在机理层面，Majeed 等分析了光伏出力超过本地负荷时的反向潮流，指出其可能引起低压、中压网络电压升高及配电变压器过载，并通过热效应影响绝缘老化和设备寿命[4]。</w:t>
      </w:r>
    </w:p>
    <w:p w14:paraId="02FA7AB8">
      <w:pPr>
        <w:pStyle w:val="5"/>
        <w:keepNext/>
        <w:numPr>
          <w:ilvl w:val="0"/>
          <w:numId w:val="0"/>
        </w:numPr>
        <w:spacing w:before="160" w:after="120" w:line="390" w:lineRule="exact"/>
        <w:ind w:firstLine="0"/>
      </w:pPr>
      <w:bookmarkStart w:id="35" w:name="高渗透率运行特征与反向潮流"/>
      <w:r>
        <w:rPr>
          <w:rFonts w:ascii="Times New Roman" w:hAnsi="Times New Roman" w:eastAsia="方正仿宋_GBK"/>
          <w:b/>
          <w:sz w:val="26"/>
        </w:rPr>
        <w:t>2.1.2 高渗透率运行特征与反向潮流</w:t>
      </w:r>
      <w:bookmarkEnd w:id="35"/>
    </w:p>
    <w:p w14:paraId="7EC9F9A7">
      <w:pPr>
        <w:pStyle w:val="115"/>
        <w:widowControl/>
        <w:spacing w:before="0" w:after="0" w:line="348" w:lineRule="exact"/>
        <w:ind w:firstLine="480"/>
        <w:jc w:val="both"/>
      </w:pPr>
      <w:r>
        <w:rPr>
          <w:rFonts w:ascii="Times New Roman" w:hAnsi="Times New Roman" w:eastAsia="方正仿宋_GBK"/>
          <w:b w:val="0"/>
          <w:sz w:val="24"/>
        </w:rPr>
        <w:t>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14:paraId="1831FAFC">
      <w:pPr>
        <w:pStyle w:val="2"/>
        <w:widowControl/>
        <w:spacing w:before="0" w:after="0" w:line="348" w:lineRule="exact"/>
        <w:ind w:firstLine="480"/>
        <w:jc w:val="both"/>
      </w:pPr>
      <w:r>
        <w:rPr>
          <w:rFonts w:ascii="Times New Roman" w:hAnsi="Times New Roman" w:eastAsia="方正仿宋_GBK"/>
          <w:b w:val="0"/>
          <w:sz w:val="24"/>
        </w:rPr>
        <w:t>Haider 等表明分布式柔性资源（柔性负荷、电池）的分布式协调可将主网机组爬坡需求最多降低 23%，为以灵活资源平抑净负荷爬坡提供依据[27]。</w:t>
      </w:r>
    </w:p>
    <w:p w14:paraId="4DE3E87A">
      <w:pPr>
        <w:pStyle w:val="2"/>
        <w:widowControl/>
        <w:spacing w:before="0" w:after="0" w:line="348" w:lineRule="exact"/>
        <w:ind w:firstLine="480"/>
        <w:jc w:val="both"/>
      </w:pPr>
      <w:r>
        <w:rPr>
          <w:rFonts w:ascii="Times New Roman" w:hAnsi="Times New Roman" w:eastAsia="方正仿宋_GBK"/>
          <w:b w:val="0"/>
          <w:sz w:val="24"/>
        </w:rPr>
        <w:t>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14:paraId="75B4D5F8">
      <w:pPr>
        <w:pStyle w:val="2"/>
        <w:widowControl/>
        <w:spacing w:before="0" w:after="0" w:line="348" w:lineRule="exact"/>
        <w:ind w:firstLine="480"/>
        <w:jc w:val="both"/>
      </w:pPr>
      <w:r>
        <w:rPr>
          <w:rFonts w:ascii="Times New Roman" w:hAnsi="Times New Roman" w:eastAsia="方正仿宋_GBK"/>
          <w:b w:val="0"/>
          <w:sz w:val="24"/>
        </w:rPr>
        <w:t>综述性研究则归纳出 光伏有功削减、有载分接开关调节（OLTC）、配网重构及多柔性资源协调四类电压越限治理手段，并讨论了协调控制中调节时序与经济性考虑不足，以及低压网络模型简化对分析结果的影响[30]。</w:t>
      </w:r>
    </w:p>
    <w:p w14:paraId="48F2B8CE">
      <w:pPr>
        <w:pStyle w:val="2"/>
        <w:widowControl/>
        <w:spacing w:before="0" w:after="0" w:line="348" w:lineRule="exact"/>
        <w:ind w:firstLine="480"/>
        <w:jc w:val="both"/>
      </w:pPr>
      <w:r>
        <w:rPr>
          <w:rFonts w:ascii="Times New Roman" w:hAnsi="Times New Roman" w:eastAsia="方正仿宋_GBK"/>
          <w:b w:val="0"/>
          <w:sz w:val="24"/>
        </w:rPr>
        <w:t>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净负荷有多低”和“相邻时段变化有多快”分开表达，分别对应低谷吸收任务与调节速度要求。</w:t>
      </w:r>
    </w:p>
    <w:p w14:paraId="2A6F1294">
      <w:pPr>
        <w:pStyle w:val="2"/>
        <w:widowControl/>
        <w:spacing w:before="0" w:after="0" w:line="348" w:lineRule="exact"/>
        <w:ind w:firstLine="480"/>
        <w:jc w:val="both"/>
      </w:pPr>
      <w:r>
        <w:rPr>
          <w:rFonts w:ascii="Times New Roman" w:hAnsi="Times New Roman" w:eastAsia="方正仿宋_GBK"/>
          <w:b w:val="0"/>
          <w:sz w:val="24"/>
        </w:rPr>
        <w:t>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14:paraId="353453D4">
      <w:pPr>
        <w:pStyle w:val="5"/>
        <w:keepNext/>
        <w:numPr>
          <w:ilvl w:val="0"/>
          <w:numId w:val="0"/>
        </w:numPr>
        <w:spacing w:before="160" w:after="120" w:line="390" w:lineRule="exact"/>
        <w:ind w:firstLine="0"/>
      </w:pPr>
      <w:bookmarkStart w:id="36" w:name="灵活资源与网络协同配置"/>
      <w:r>
        <w:rPr>
          <w:rFonts w:ascii="Times New Roman" w:hAnsi="Times New Roman" w:eastAsia="方正仿宋_GBK"/>
          <w:b/>
          <w:sz w:val="26"/>
        </w:rPr>
        <w:t>2.1.3 灵活资源与网络协同配置</w:t>
      </w:r>
      <w:bookmarkEnd w:id="36"/>
    </w:p>
    <w:p w14:paraId="77D6403B">
      <w:pPr>
        <w:pStyle w:val="115"/>
        <w:widowControl/>
        <w:spacing w:before="0" w:after="0" w:line="348" w:lineRule="exact"/>
        <w:ind w:firstLine="480"/>
        <w:jc w:val="both"/>
      </w:pPr>
      <w:r>
        <w:rPr>
          <w:rFonts w:ascii="Times New Roman" w:hAnsi="Times New Roman" w:eastAsia="方正仿宋_GBK"/>
          <w:b w:val="0"/>
          <w:sz w:val="24"/>
        </w:rPr>
        <w:t>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14:paraId="32F0D804">
      <w:pPr>
        <w:pStyle w:val="2"/>
        <w:widowControl/>
        <w:spacing w:before="0" w:after="0" w:line="348" w:lineRule="exact"/>
        <w:ind w:firstLine="480"/>
        <w:jc w:val="both"/>
      </w:pPr>
      <w:r>
        <w:rPr>
          <w:rFonts w:ascii="Times New Roman" w:hAnsi="Times New Roman" w:eastAsia="方正仿宋_GBK"/>
          <w:b w:val="0"/>
          <w:sz w:val="24"/>
        </w:rPr>
        <w:t>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14:paraId="5C8E4381">
      <w:pPr>
        <w:pStyle w:val="2"/>
        <w:widowControl/>
        <w:spacing w:before="0" w:after="0" w:line="348" w:lineRule="exact"/>
        <w:ind w:firstLine="480"/>
        <w:jc w:val="both"/>
      </w:pPr>
      <w:r>
        <w:rPr>
          <w:rFonts w:ascii="Times New Roman" w:hAnsi="Times New Roman" w:eastAsia="方正仿宋_GBK"/>
          <w:b w:val="0"/>
          <w:sz w:val="24"/>
        </w:rPr>
        <w:t>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14:paraId="6978D999">
      <w:pPr>
        <w:pStyle w:val="2"/>
        <w:widowControl/>
        <w:spacing w:before="0" w:after="0" w:line="348" w:lineRule="exact"/>
        <w:ind w:firstLine="480"/>
        <w:jc w:val="both"/>
      </w:pPr>
      <w:r>
        <w:rPr>
          <w:rFonts w:ascii="Times New Roman" w:hAnsi="Times New Roman" w:eastAsia="方正仿宋_GBK"/>
          <w:b w:val="0"/>
          <w:sz w:val="24"/>
        </w:rPr>
        <w:t>Zhang 等还表明随 PV 渗透由 9% 升至 99%，配电系统供电恢复量较基准提升 27%～45%，但 99% 相对 81% 的边际收益已不显著（拐点约 81% 渗透率），且其孤岛恢复方案采用构网型光伏与储能[37]。</w:t>
      </w:r>
    </w:p>
    <w:p w14:paraId="5C06A6C6">
      <w:pPr>
        <w:pStyle w:val="2"/>
        <w:widowControl/>
        <w:spacing w:before="0" w:after="0" w:line="348" w:lineRule="exact"/>
        <w:ind w:firstLine="480"/>
        <w:jc w:val="both"/>
      </w:pPr>
      <w:r>
        <w:rPr>
          <w:rFonts w:ascii="Times New Roman" w:hAnsi="Times New Roman" w:eastAsia="方正仿宋_GBK"/>
          <w:b w:val="0"/>
          <w:sz w:val="24"/>
        </w:rPr>
        <w:t>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14:paraId="7B02E8E2">
      <w:pPr>
        <w:pStyle w:val="2"/>
        <w:widowControl/>
        <w:spacing w:before="0" w:after="0" w:line="348" w:lineRule="exact"/>
        <w:ind w:firstLine="480"/>
        <w:jc w:val="both"/>
      </w:pPr>
      <w:r>
        <w:rPr>
          <w:rFonts w:ascii="Times New Roman" w:hAnsi="Times New Roman" w:eastAsia="方正仿宋_GBK"/>
          <w:b w:val="0"/>
          <w:sz w:val="24"/>
        </w:rPr>
        <w:t>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14:paraId="124AFE49">
      <w:pPr>
        <w:pStyle w:val="5"/>
        <w:keepNext/>
        <w:numPr>
          <w:ilvl w:val="0"/>
          <w:numId w:val="0"/>
        </w:numPr>
        <w:spacing w:before="160" w:after="120" w:line="390" w:lineRule="exact"/>
        <w:ind w:firstLine="0"/>
      </w:pPr>
      <w:bookmarkStart w:id="37" w:name="规划费用与决策方法"/>
      <w:r>
        <w:rPr>
          <w:rFonts w:ascii="Times New Roman" w:hAnsi="Times New Roman" w:eastAsia="方正仿宋_GBK"/>
          <w:b/>
          <w:sz w:val="26"/>
        </w:rPr>
        <w:t>2.1.4 规划费用与决策方法</w:t>
      </w:r>
      <w:bookmarkEnd w:id="37"/>
    </w:p>
    <w:p w14:paraId="7B5B3D5A">
      <w:pPr>
        <w:pStyle w:val="115"/>
        <w:widowControl/>
        <w:spacing w:before="0" w:after="0" w:line="348" w:lineRule="exact"/>
        <w:ind w:firstLine="480"/>
        <w:jc w:val="both"/>
      </w:pPr>
      <w:r>
        <w:rPr>
          <w:rFonts w:ascii="Times New Roman" w:hAnsi="Times New Roman" w:eastAsia="方正仿宋_GBK"/>
          <w:b w:val="0"/>
          <w:sz w:val="24"/>
        </w:rPr>
        <w:t>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14:paraId="730F81AB">
      <w:pPr>
        <w:pStyle w:val="2"/>
        <w:widowControl/>
        <w:spacing w:before="0" w:after="0" w:line="348" w:lineRule="exact"/>
        <w:ind w:firstLine="480"/>
        <w:jc w:val="both"/>
      </w:pPr>
      <w:r>
        <w:rPr>
          <w:rFonts w:ascii="Times New Roman" w:hAnsi="Times New Roman" w:eastAsia="方正仿宋_GBK"/>
          <w:b w:val="0"/>
          <w:sz w:val="24"/>
        </w:rPr>
        <w:t>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14:paraId="0B5F13DB">
      <w:pPr>
        <w:pStyle w:val="4"/>
        <w:keepNext/>
        <w:numPr>
          <w:ilvl w:val="0"/>
          <w:numId w:val="0"/>
        </w:numPr>
        <w:spacing w:before="160" w:after="120" w:line="480" w:lineRule="exact"/>
        <w:ind w:firstLine="0"/>
      </w:pPr>
      <w:bookmarkStart w:id="38" w:name="h122"/>
      <w:bookmarkStart w:id="39" w:name="国内研究现状"/>
      <w:r>
        <w:rPr>
          <w:rFonts w:ascii="Times New Roman" w:hAnsi="Times New Roman" w:eastAsia="方正仿宋_GBK"/>
          <w:b/>
          <w:sz w:val="32"/>
        </w:rPr>
        <w:t>2.2 国内研究现状</w:t>
      </w:r>
      <w:bookmarkEnd w:id="38"/>
      <w:bookmarkEnd w:id="39"/>
    </w:p>
    <w:p w14:paraId="74B34B9F">
      <w:pPr>
        <w:pStyle w:val="5"/>
        <w:keepNext/>
        <w:numPr>
          <w:ilvl w:val="0"/>
          <w:numId w:val="0"/>
        </w:numPr>
        <w:spacing w:before="160" w:after="120" w:line="390" w:lineRule="exact"/>
        <w:ind w:firstLine="0"/>
      </w:pPr>
      <w:bookmarkStart w:id="40" w:name="容载比与下级网络供电能力"/>
      <w:r>
        <w:rPr>
          <w:rFonts w:ascii="Times New Roman" w:hAnsi="Times New Roman" w:eastAsia="方正仿宋_GBK"/>
          <w:b/>
          <w:sz w:val="26"/>
        </w:rPr>
        <w:t>2.2.1 容载比与下级网络供电能力</w:t>
      </w:r>
      <w:bookmarkEnd w:id="40"/>
    </w:p>
    <w:p w14:paraId="17C23F75">
      <w:pPr>
        <w:pStyle w:val="115"/>
        <w:widowControl/>
        <w:spacing w:before="0" w:after="0" w:line="348" w:lineRule="exact"/>
        <w:ind w:firstLine="480"/>
        <w:jc w:val="both"/>
      </w:pPr>
      <w:r>
        <w:rPr>
          <w:rFonts w:ascii="Times New Roman" w:hAnsi="Times New Roman" w:eastAsia="方正仿宋_GBK"/>
          <w:b w:val="0"/>
          <w:sz w:val="24"/>
        </w:rPr>
        <w:t>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14:paraId="475A9F7D">
      <w:pPr>
        <w:pStyle w:val="2"/>
        <w:widowControl/>
        <w:spacing w:before="0" w:after="0" w:line="348" w:lineRule="exact"/>
        <w:ind w:firstLine="480"/>
        <w:jc w:val="both"/>
      </w:pPr>
      <w:r>
        <w:rPr>
          <w:rFonts w:ascii="Times New Roman" w:hAnsi="Times New Roman" w:eastAsia="方正仿宋_GBK"/>
          <w:b w:val="0"/>
          <w:sz w:val="24"/>
        </w:rPr>
        <w:t>指标精细化研究尝试将容量储备与可靠性及负荷特征衔接。刘文霞等针对导则容载比区间较宽、与可靠性关联不足的问题，提出以理想值为基准的“容载比色带”，用供电可靠性与发展阶段评价区域充裕性[48]。刘炜彬等则从负荷分散系数、储备系数、变压器安全运行率和平均功率因数入手，采用BP神经网络拟合负荷同时率，并将N-1通过率纳入安全运行率，实现精细化、差异化配置[20]。</w:t>
      </w:r>
    </w:p>
    <w:p w14:paraId="4E0B5731">
      <w:pPr>
        <w:pStyle w:val="2"/>
        <w:widowControl/>
        <w:spacing w:before="0" w:after="0" w:line="348" w:lineRule="exact"/>
        <w:ind w:firstLine="480"/>
        <w:jc w:val="both"/>
      </w:pPr>
      <w:r>
        <w:rPr>
          <w:rFonts w:ascii="Times New Roman" w:hAnsi="Times New Roman" w:eastAsia="方正仿宋_GBK"/>
          <w:b w:val="0"/>
          <w:sz w:val="24"/>
        </w:rPr>
        <w:t>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14:paraId="77FC6EC3">
      <w:pPr>
        <w:pStyle w:val="2"/>
        <w:widowControl/>
        <w:spacing w:before="0" w:after="0" w:line="348" w:lineRule="exact"/>
        <w:ind w:firstLine="480"/>
        <w:jc w:val="both"/>
      </w:pPr>
      <w:r>
        <w:rPr>
          <w:rFonts w:ascii="Times New Roman" w:hAnsi="Times New Roman" w:eastAsia="方正仿宋_GBK"/>
          <w:b w:val="0"/>
          <w:sz w:val="24"/>
        </w:rPr>
        <w:t>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14:paraId="5D0EBD93">
      <w:pPr>
        <w:pStyle w:val="2"/>
        <w:widowControl/>
        <w:spacing w:before="0" w:after="0" w:line="348" w:lineRule="exact"/>
        <w:ind w:firstLine="480"/>
        <w:jc w:val="both"/>
      </w:pPr>
      <w:r>
        <w:rPr>
          <w:rFonts w:ascii="Times New Roman" w:hAnsi="Times New Roman" w:eastAsia="方正仿宋_GBK"/>
          <w:b w:val="0"/>
          <w:sz w:val="24"/>
        </w:rPr>
        <w:t>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14:paraId="64C8C1EF">
      <w:pPr>
        <w:pStyle w:val="2"/>
        <w:widowControl/>
        <w:spacing w:before="0" w:after="0" w:line="348" w:lineRule="exact"/>
        <w:ind w:firstLine="480"/>
        <w:jc w:val="both"/>
      </w:pPr>
      <w:r>
        <w:rPr>
          <w:rFonts w:ascii="Times New Roman" w:hAnsi="Times New Roman" w:eastAsia="方正仿宋_GBK"/>
          <w:b w:val="0"/>
          <w:sz w:val="24"/>
        </w:rPr>
        <w:t>肖峻等的TSC模型则从网络支援解释容量利用。其研究既约束馈线接收能力，也约束相邻主变承接能力，并通过改变联络位置和规模考察网络强度[7]。这使“下级网络较强”具有可计算的通道与设备含义。将该思路用于建设比选时，既有联络应按可用能力进入约束，新增联络再按工程投资进入目标函数，网络改善所减少的主变需求才能与建设费用相互对应。</w:t>
      </w:r>
    </w:p>
    <w:p w14:paraId="411F8FC6">
      <w:pPr>
        <w:pStyle w:val="5"/>
        <w:keepNext/>
        <w:numPr>
          <w:ilvl w:val="0"/>
          <w:numId w:val="0"/>
        </w:numPr>
        <w:spacing w:before="160" w:after="120" w:line="390" w:lineRule="exact"/>
        <w:ind w:firstLine="0"/>
      </w:pPr>
      <w:bookmarkStart w:id="41" w:name="分布式光伏承载力与安全经济评价"/>
      <w:r>
        <w:rPr>
          <w:rFonts w:ascii="Times New Roman" w:hAnsi="Times New Roman" w:eastAsia="方正仿宋_GBK"/>
          <w:b/>
          <w:sz w:val="26"/>
        </w:rPr>
        <w:t>2.2.2 分布式光伏承载力与安全经济评价</w:t>
      </w:r>
      <w:bookmarkEnd w:id="41"/>
    </w:p>
    <w:p w14:paraId="30DDD2B8">
      <w:pPr>
        <w:pStyle w:val="115"/>
        <w:widowControl/>
        <w:spacing w:before="0" w:after="0" w:line="348" w:lineRule="exact"/>
        <w:ind w:firstLine="480"/>
        <w:jc w:val="both"/>
      </w:pPr>
      <w:r>
        <w:rPr>
          <w:rFonts w:ascii="Times New Roman" w:hAnsi="Times New Roman" w:eastAsia="方正仿宋_GBK"/>
          <w:b w:val="0"/>
          <w:sz w:val="24"/>
        </w:rPr>
        <w:t>国内承载力研究同时开展多供电层级耦合、分层精细化及概率区间评估。多层级分析有助于识别接入限制出现的具体位置，概率与区间方法则反映源荷不确定性。在精细化评估上，王守相等提出“变电站—馈线—台区”多供电层级耦合的一体化评估，明确区分“消纳能力（运行角度，电力电量平衡）”与“接纳能力（规划角度，不越过载/电压/谐波约束）”，并指出单电压等级独立评估会使低压侧承载力估计过于乐观[21]。</w:t>
      </w:r>
    </w:p>
    <w:p w14:paraId="5555C5B0">
      <w:pPr>
        <w:pStyle w:val="2"/>
        <w:widowControl/>
        <w:spacing w:before="0" w:after="0" w:line="348" w:lineRule="exact"/>
        <w:ind w:firstLine="480"/>
        <w:jc w:val="both"/>
      </w:pPr>
      <w:r>
        <w:rPr>
          <w:rFonts w:ascii="Times New Roman" w:hAnsi="Times New Roman" w:eastAsia="方正仿宋_GBK"/>
          <w:b w:val="0"/>
          <w:sz w:val="24"/>
        </w:rPr>
        <w:t>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14:paraId="38C3A277">
      <w:pPr>
        <w:pStyle w:val="2"/>
        <w:widowControl/>
        <w:spacing w:before="0" w:after="0" w:line="348" w:lineRule="exact"/>
        <w:ind w:firstLine="480"/>
        <w:jc w:val="both"/>
      </w:pPr>
      <w:r>
        <w:rPr>
          <w:rFonts w:ascii="Times New Roman" w:hAnsi="Times New Roman" w:eastAsia="方正仿宋_GBK"/>
          <w:b w:val="0"/>
          <w:sz w:val="24"/>
        </w:rPr>
        <w:t>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14:paraId="02006DE6">
      <w:pPr>
        <w:pStyle w:val="2"/>
        <w:widowControl/>
        <w:spacing w:before="0" w:after="0" w:line="348" w:lineRule="exact"/>
        <w:ind w:firstLine="480"/>
        <w:jc w:val="both"/>
      </w:pPr>
      <w:r>
        <w:rPr>
          <w:rFonts w:ascii="Times New Roman" w:hAnsi="Times New Roman" w:eastAsia="方正仿宋_GBK"/>
          <w:b w:val="0"/>
          <w:sz w:val="24"/>
        </w:rPr>
        <w:t>龚锐等则提出“综合承载力”概念，将运行状态评估结果折算为系数与接入容量相乘得“期望接入容量”，通过运行评价系数反映接入容量的质量差异[56]。</w:t>
      </w:r>
    </w:p>
    <w:p w14:paraId="48310CAB">
      <w:pPr>
        <w:pStyle w:val="2"/>
        <w:widowControl/>
        <w:spacing w:before="0" w:after="0" w:line="348" w:lineRule="exact"/>
        <w:ind w:firstLine="480"/>
        <w:jc w:val="both"/>
      </w:pPr>
      <w:r>
        <w:rPr>
          <w:rFonts w:ascii="Times New Roman" w:hAnsi="Times New Roman" w:eastAsia="方正仿宋_GBK"/>
          <w:b w:val="0"/>
          <w:sz w:val="24"/>
        </w:rPr>
        <w:t>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14:paraId="04A4544E">
      <w:pPr>
        <w:pStyle w:val="2"/>
        <w:widowControl/>
        <w:spacing w:before="0" w:after="0" w:line="348" w:lineRule="exact"/>
        <w:ind w:firstLine="480"/>
        <w:jc w:val="both"/>
      </w:pPr>
      <w:r>
        <w:rPr>
          <w:rFonts w:ascii="Times New Roman" w:hAnsi="Times New Roman" w:eastAsia="方正仿宋_GBK"/>
          <w:b w:val="0"/>
          <w:sz w:val="24"/>
        </w:rPr>
        <w:t>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14:paraId="76FBA854">
      <w:pPr>
        <w:pStyle w:val="2"/>
        <w:widowControl/>
        <w:spacing w:before="0" w:after="0" w:line="348" w:lineRule="exact"/>
        <w:ind w:firstLine="480"/>
        <w:jc w:val="both"/>
      </w:pPr>
      <w:r>
        <w:rPr>
          <w:rFonts w:ascii="Times New Roman" w:hAnsi="Times New Roman" w:eastAsia="方正仿宋_GBK"/>
          <w:b w:val="0"/>
          <w:sz w:val="24"/>
        </w:rPr>
        <w:t>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14:paraId="3BD32175">
      <w:pPr>
        <w:pStyle w:val="5"/>
        <w:keepNext/>
        <w:numPr>
          <w:ilvl w:val="0"/>
          <w:numId w:val="0"/>
        </w:numPr>
        <w:spacing w:before="160" w:after="120" w:line="390" w:lineRule="exact"/>
        <w:ind w:firstLine="0"/>
      </w:pPr>
      <w:bookmarkStart w:id="42" w:name="源荷运行特征与净负荷"/>
      <w:r>
        <w:rPr>
          <w:rFonts w:ascii="Times New Roman" w:hAnsi="Times New Roman" w:eastAsia="方正仿宋_GBK"/>
          <w:b/>
          <w:sz w:val="26"/>
        </w:rPr>
        <w:t>2.2.3 源荷运行特征与净负荷</w:t>
      </w:r>
      <w:bookmarkEnd w:id="42"/>
    </w:p>
    <w:p w14:paraId="2CB8DE99">
      <w:pPr>
        <w:pStyle w:val="115"/>
        <w:widowControl/>
        <w:spacing w:before="0" w:after="0" w:line="348" w:lineRule="exact"/>
        <w:ind w:firstLine="480"/>
        <w:jc w:val="both"/>
      </w:pPr>
      <w:r>
        <w:rPr>
          <w:rFonts w:ascii="Times New Roman" w:hAnsi="Times New Roman" w:eastAsia="方正仿宋_GBK"/>
          <w:b w:val="0"/>
          <w:sz w:val="24"/>
        </w:rPr>
        <w:t>运行特征研究为本项目的源荷分析提供方法和区域参照。曹炜等综述德国可再生能源法与英国伦敦“8·9”大停电经验，分析高比例新能源接入后向主网反向输送功率的现象，并提示防孤岛与频率保护设定的重要性[57]。</w:t>
      </w:r>
    </w:p>
    <w:p w14:paraId="71B30AA5">
      <w:pPr>
        <w:pStyle w:val="2"/>
        <w:widowControl/>
        <w:spacing w:before="0" w:after="0" w:line="348" w:lineRule="exact"/>
        <w:ind w:firstLine="480"/>
        <w:jc w:val="both"/>
      </w:pPr>
      <w:r>
        <w:rPr>
          <w:rFonts w:ascii="Times New Roman" w:hAnsi="Times New Roman" w:eastAsia="方正仿宋_GBK"/>
          <w:b w:val="0"/>
          <w:sz w:val="24"/>
        </w:rPr>
        <w:t>在区域负荷特征上，龚玺等基于 2016—2021 年江苏逐小时负荷与南京气象数据，得出江苏夏季日最大负荷与日最高气温相关性达 0.90、负荷随气温呈“V/U 型”，为分析江苏地区负荷与气温的关系提供参考[58]。</w:t>
      </w:r>
    </w:p>
    <w:p w14:paraId="637B0C80">
      <w:pPr>
        <w:pStyle w:val="2"/>
        <w:widowControl/>
        <w:spacing w:before="0" w:after="0" w:line="348" w:lineRule="exact"/>
        <w:ind w:firstLine="480"/>
        <w:jc w:val="both"/>
      </w:pPr>
      <w:r>
        <w:rPr>
          <w:rFonts w:ascii="Times New Roman" w:hAnsi="Times New Roman" w:eastAsia="方正仿宋_GBK"/>
          <w:b w:val="0"/>
          <w:sz w:val="24"/>
        </w:rPr>
        <w:t>在风险评估与控制上，梁志峰等构建主配网“安全（电压越限、断面重载）、平衡、消纳”风险评估指标体系并提出分层分区紧急切负荷策略[59]，吕达夫等以多场景源荷不确定性模型评估承载能力、得出“储能提升承载能力优于需求响应”[60]，刘克权等则以甘肃为例定性论证高比例新能源下“承载力不足/潮流反转/N-1 不满足/网架联络率低”等工程问题[61]。</w:t>
      </w:r>
    </w:p>
    <w:p w14:paraId="26088883">
      <w:pPr>
        <w:pStyle w:val="5"/>
        <w:keepNext/>
        <w:numPr>
          <w:ilvl w:val="0"/>
          <w:numId w:val="0"/>
        </w:numPr>
        <w:spacing w:before="160" w:after="120" w:line="390" w:lineRule="exact"/>
        <w:ind w:firstLine="0"/>
      </w:pPr>
      <w:bookmarkStart w:id="43" w:name="源网荷储协同规划"/>
      <w:r>
        <w:rPr>
          <w:rFonts w:ascii="Times New Roman" w:hAnsi="Times New Roman" w:eastAsia="方正仿宋_GBK"/>
          <w:b/>
          <w:sz w:val="26"/>
        </w:rPr>
        <w:t>2.2.4 源网荷储协同规划</w:t>
      </w:r>
      <w:bookmarkEnd w:id="43"/>
    </w:p>
    <w:p w14:paraId="4DA54EE4">
      <w:pPr>
        <w:pStyle w:val="115"/>
        <w:widowControl/>
        <w:spacing w:before="0" w:after="0" w:line="348" w:lineRule="exact"/>
        <w:ind w:firstLine="480"/>
        <w:jc w:val="both"/>
      </w:pPr>
      <w:r>
        <w:rPr>
          <w:rFonts w:ascii="Times New Roman" w:hAnsi="Times New Roman" w:eastAsia="方正仿宋_GBK"/>
          <w:b w:val="0"/>
          <w:sz w:val="24"/>
        </w:rPr>
        <w:t>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14:paraId="0DB391CC">
      <w:pPr>
        <w:pStyle w:val="2"/>
        <w:widowControl/>
        <w:spacing w:before="0" w:after="0" w:line="348" w:lineRule="exact"/>
        <w:ind w:firstLine="480"/>
        <w:jc w:val="both"/>
      </w:pPr>
      <w:r>
        <w:rPr>
          <w:rFonts w:ascii="Times New Roman" w:hAnsi="Times New Roman" w:eastAsia="方正仿宋_GBK"/>
          <w:b w:val="0"/>
          <w:sz w:val="24"/>
        </w:rPr>
        <w:t>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14:paraId="61E7B822">
      <w:pPr>
        <w:pStyle w:val="2"/>
        <w:widowControl/>
        <w:spacing w:before="0" w:after="0" w:line="348" w:lineRule="exact"/>
        <w:ind w:firstLine="480"/>
        <w:jc w:val="both"/>
      </w:pPr>
      <w:r>
        <w:rPr>
          <w:rFonts w:ascii="Times New Roman" w:hAnsi="Times New Roman" w:eastAsia="方正仿宋_GBK"/>
          <w:b w:val="0"/>
          <w:sz w:val="24"/>
        </w:rPr>
        <w:t>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14:paraId="75E90490">
      <w:pPr>
        <w:pStyle w:val="2"/>
        <w:widowControl/>
        <w:spacing w:before="0" w:after="0" w:line="348" w:lineRule="exact"/>
        <w:ind w:firstLine="480"/>
        <w:jc w:val="both"/>
      </w:pPr>
      <w:r>
        <w:rPr>
          <w:rFonts w:ascii="Times New Roman" w:hAnsi="Times New Roman" w:eastAsia="方正仿宋_GBK"/>
          <w:b w:val="0"/>
          <w:sz w:val="24"/>
        </w:rPr>
        <w:t>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14:paraId="0657D335">
      <w:pPr>
        <w:pStyle w:val="5"/>
        <w:keepNext/>
        <w:numPr>
          <w:ilvl w:val="0"/>
          <w:numId w:val="0"/>
        </w:numPr>
        <w:spacing w:before="160" w:after="120" w:line="390" w:lineRule="exact"/>
        <w:ind w:firstLine="0"/>
      </w:pPr>
      <w:bookmarkStart w:id="44" w:name="工程费用与评价方法"/>
      <w:r>
        <w:rPr>
          <w:rFonts w:ascii="Times New Roman" w:hAnsi="Times New Roman" w:eastAsia="方正仿宋_GBK"/>
          <w:b/>
          <w:sz w:val="26"/>
        </w:rPr>
        <w:t>2.2.5 工程费用与评价方法</w:t>
      </w:r>
      <w:bookmarkEnd w:id="44"/>
    </w:p>
    <w:p w14:paraId="68FDB7FA">
      <w:pPr>
        <w:pStyle w:val="115"/>
        <w:widowControl/>
        <w:spacing w:before="0" w:after="0" w:line="348" w:lineRule="exact"/>
        <w:ind w:firstLine="480"/>
        <w:jc w:val="both"/>
      </w:pPr>
      <w:r>
        <w:rPr>
          <w:rFonts w:ascii="Times New Roman" w:hAnsi="Times New Roman" w:eastAsia="方正仿宋_GBK"/>
          <w:b w:val="0"/>
          <w:sz w:val="24"/>
        </w:rPr>
        <w:t>建设费用与设备寿命共同决定措施的经济性。在投资优选方面，张全等建立电网规划全生命周期投入产出效益评价体系，选取 6 类典型投资场景按“先项目重要性、后投入产出效益”排序，区分“刚性必选”（如区域供电能力提升、配用电升级）与“弹性排序”（如 220 kV 网架、灵活资源）项目，按工程功能和投入产出组织投资排序[67]；何凯等提出“全成本电价”（节点边际电价 + 单位负荷建设与运维成本）并以基态/N-1 态负荷率为安全指标、“收入成本比”为经济指标做方案优选，其算例含 110 kV、155 MW 负荷接入（基态线路负荷率达 84%～92%），包含高压配电网的工程比选[68]。</w:t>
      </w:r>
    </w:p>
    <w:p w14:paraId="1F19B428">
      <w:pPr>
        <w:pStyle w:val="2"/>
        <w:widowControl/>
        <w:spacing w:before="0" w:after="0" w:line="348" w:lineRule="exact"/>
        <w:ind w:firstLine="480"/>
        <w:jc w:val="both"/>
      </w:pPr>
      <w:r>
        <w:rPr>
          <w:rFonts w:ascii="Times New Roman" w:hAnsi="Times New Roman" w:eastAsia="方正仿宋_GBK"/>
          <w:b w:val="0"/>
          <w:sz w:val="24"/>
        </w:rPr>
        <w:t>在造价参数化上，武小琳等以技术/组织/环境/造价四层因子构建 LM-CNN 模型预测输变电单位容量造价，平均精度达 98%、RMSE 7.38 元/(kV·A)，为工程造价的参数化分析提供参考[69]。</w:t>
      </w:r>
    </w:p>
    <w:p w14:paraId="5E540A6E">
      <w:pPr>
        <w:pStyle w:val="2"/>
        <w:widowControl/>
        <w:spacing w:before="0" w:after="0" w:line="348" w:lineRule="exact"/>
        <w:ind w:firstLine="480"/>
        <w:jc w:val="both"/>
      </w:pPr>
      <w:r>
        <w:rPr>
          <w:rFonts w:ascii="Times New Roman" w:hAnsi="Times New Roman" w:eastAsia="方正仿宋_GBK"/>
          <w:b w:val="0"/>
          <w:sz w:val="24"/>
        </w:rPr>
        <w:t>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14:paraId="709F1706">
      <w:pPr>
        <w:pStyle w:val="2"/>
        <w:widowControl/>
        <w:spacing w:before="0" w:after="0" w:line="348" w:lineRule="exact"/>
        <w:ind w:firstLine="480"/>
        <w:jc w:val="both"/>
      </w:pPr>
      <w:r>
        <w:rPr>
          <w:rFonts w:ascii="Times New Roman" w:hAnsi="Times New Roman" w:eastAsia="方正仿宋_GBK"/>
          <w:b w:val="0"/>
          <w:sz w:val="24"/>
        </w:rPr>
        <w:t>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14:paraId="5E22A250">
      <w:pPr>
        <w:pStyle w:val="2"/>
        <w:widowControl/>
        <w:spacing w:before="0" w:after="0" w:line="348" w:lineRule="exact"/>
        <w:ind w:firstLine="480"/>
        <w:jc w:val="both"/>
      </w:pPr>
      <w:r>
        <w:rPr>
          <w:rFonts w:ascii="Times New Roman" w:hAnsi="Times New Roman" w:eastAsia="方正仿宋_GBK"/>
          <w:b w:val="0"/>
          <w:sz w:val="24"/>
        </w:rPr>
        <w:t>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14:paraId="1125C49F">
      <w:pPr>
        <w:pStyle w:val="5"/>
        <w:keepNext/>
        <w:numPr>
          <w:ilvl w:val="0"/>
          <w:numId w:val="0"/>
        </w:numPr>
        <w:spacing w:before="160" w:after="120" w:line="390" w:lineRule="exact"/>
        <w:ind w:firstLine="0"/>
      </w:pPr>
      <w:bookmarkStart w:id="45" w:name="多准则评价与差异化投资"/>
      <w:r>
        <w:rPr>
          <w:rFonts w:ascii="Times New Roman" w:hAnsi="Times New Roman" w:eastAsia="方正仿宋_GBK"/>
          <w:b/>
          <w:sz w:val="26"/>
        </w:rPr>
        <w:t>2.2.6 多准则评价与差异化投资</w:t>
      </w:r>
      <w:bookmarkEnd w:id="45"/>
    </w:p>
    <w:p w14:paraId="3CB64148">
      <w:pPr>
        <w:pStyle w:val="115"/>
        <w:widowControl/>
        <w:spacing w:before="0" w:after="0" w:line="348" w:lineRule="exact"/>
        <w:ind w:firstLine="480"/>
        <w:jc w:val="both"/>
      </w:pPr>
      <w:r>
        <w:rPr>
          <w:rFonts w:ascii="Times New Roman" w:hAnsi="Times New Roman" w:eastAsia="方正仿宋_GBK"/>
          <w:b w:val="0"/>
          <w:sz w:val="24"/>
        </w:rPr>
        <w:t>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14:paraId="158224AF">
      <w:pPr>
        <w:pStyle w:val="2"/>
        <w:widowControl/>
        <w:spacing w:before="0" w:after="0" w:line="348" w:lineRule="exact"/>
        <w:ind w:firstLine="480"/>
        <w:jc w:val="both"/>
      </w:pPr>
      <w:r>
        <w:rPr>
          <w:rFonts w:ascii="Times New Roman" w:hAnsi="Times New Roman" w:eastAsia="方正仿宋_GBK"/>
          <w:b w:val="0"/>
          <w:sz w:val="24"/>
        </w:rPr>
        <w:t>程智余等以改进 ELECTRE 法做电网规划投资多准则融合决策，将项目分为“安全提升型”与“需求驱动型”，其“不可补偿、否决阈值”机制可用于剔除不满足关键要求的规划方案[18]；汪志才等的“考虑功能差异的输变电项目效益评价及投资优化”将不同项目的工程功能纳入评价[71]。</w:t>
      </w:r>
    </w:p>
    <w:p w14:paraId="39238BA8">
      <w:pPr>
        <w:pStyle w:val="5"/>
        <w:keepNext/>
        <w:numPr>
          <w:ilvl w:val="0"/>
          <w:numId w:val="0"/>
        </w:numPr>
        <w:spacing w:before="160" w:after="120" w:line="390" w:lineRule="exact"/>
        <w:ind w:firstLine="0"/>
      </w:pPr>
      <w:bookmarkStart w:id="46" w:name="区域案例与分层规划"/>
      <w:r>
        <w:rPr>
          <w:rFonts w:ascii="Times New Roman" w:hAnsi="Times New Roman" w:eastAsia="方正仿宋_GBK"/>
          <w:b/>
          <w:sz w:val="26"/>
        </w:rPr>
        <w:t>2.2.7 区域案例与分层规划</w:t>
      </w:r>
      <w:bookmarkEnd w:id="46"/>
    </w:p>
    <w:p w14:paraId="22947216">
      <w:pPr>
        <w:pStyle w:val="115"/>
        <w:widowControl/>
        <w:spacing w:before="0" w:after="0" w:line="348" w:lineRule="exact"/>
        <w:ind w:firstLine="480"/>
        <w:jc w:val="both"/>
      </w:pPr>
      <w:r>
        <w:rPr>
          <w:rFonts w:ascii="Times New Roman" w:hAnsi="Times New Roman" w:eastAsia="方正仿宋_GBK"/>
          <w:b w:val="0"/>
          <w:sz w:val="24"/>
        </w:rPr>
        <w:t>区域案例将负荷预测、技术校核和工程投资结合起来。严小玉以江西兴国县为对象，构建“分电压层级消纳能力测算 + 多法负荷预测 + 分电压等级投资估算”的县域110 kV规划方法，给出丰小方式下光伏最大接入 149 MW、10 kV 及以下中压消纳能力约为总负荷的 20%～30%、“十三五”110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14:paraId="5EF766EA">
      <w:pPr>
        <w:pStyle w:val="2"/>
        <w:widowControl/>
        <w:spacing w:before="0" w:after="0" w:line="348" w:lineRule="exact"/>
        <w:ind w:firstLine="480"/>
        <w:jc w:val="both"/>
      </w:pPr>
      <w:r>
        <w:rPr>
          <w:rFonts w:ascii="Times New Roman" w:hAnsi="Times New Roman" w:eastAsia="方正仿宋_GBK"/>
          <w:b w:val="0"/>
          <w:sz w:val="24"/>
        </w:rPr>
        <w:t>在渗透率/消纳测算上，陈璨等以二分法快速定位边界渗透率并以四指标“满意度距离”做承德实际系统的消纳方案择优[74]；孙东磊等以 ADMM + 二阶锥松弛做多层级配电网消纳空间分解测算，论证层间协调可提升总消纳空间。其算例采用IEEE 6/7/9/10/12/15合成测试系统检验多层级协调方法[75]。</w:t>
      </w:r>
    </w:p>
    <w:p w14:paraId="0C499C3A">
      <w:pPr>
        <w:pStyle w:val="2"/>
        <w:widowControl/>
        <w:spacing w:before="0" w:after="0" w:line="348" w:lineRule="exact"/>
        <w:ind w:firstLine="480"/>
        <w:jc w:val="both"/>
      </w:pPr>
      <w:r>
        <w:rPr>
          <w:rFonts w:ascii="Times New Roman" w:hAnsi="Times New Roman" w:eastAsia="方正仿宋_GBK"/>
          <w:b w:val="0"/>
          <w:sz w:val="24"/>
        </w:rPr>
        <w:t>金勇等以“功能单元”概念建立某城市 110 kV 高压配电网负荷转供分层优化模型，为分析负荷转供与变电容量储备的关系提供参考[76]。</w:t>
      </w:r>
    </w:p>
    <w:p w14:paraId="4C6B8C39">
      <w:pPr>
        <w:pStyle w:val="2"/>
        <w:widowControl/>
        <w:spacing w:before="0" w:after="0" w:line="348" w:lineRule="exact"/>
        <w:ind w:firstLine="480"/>
        <w:jc w:val="both"/>
      </w:pPr>
      <w:r>
        <w:rPr>
          <w:rFonts w:ascii="Times New Roman" w:hAnsi="Times New Roman" w:eastAsia="方正仿宋_GBK"/>
          <w:b w:val="0"/>
          <w:sz w:val="24"/>
        </w:rPr>
        <w:t>Zhao 等还以浙江嘉兴/平湖示范区构建“源—网—荷—储四侧”投资测算模型，显示电网侧投资在四侧中占比最大（约 2312 万美元），说明电网侧工程是综合投资的重要组成部分[77]。</w:t>
      </w:r>
    </w:p>
    <w:p w14:paraId="51B9260C">
      <w:pPr>
        <w:pStyle w:val="5"/>
        <w:keepNext/>
        <w:numPr>
          <w:ilvl w:val="0"/>
          <w:numId w:val="0"/>
        </w:numPr>
        <w:spacing w:before="160" w:after="120" w:line="390" w:lineRule="exact"/>
        <w:ind w:firstLine="0"/>
      </w:pPr>
      <w:bookmarkStart w:id="47" w:name="弹性规划与容载比差异化优化"/>
      <w:r>
        <w:rPr>
          <w:rFonts w:ascii="Times New Roman" w:hAnsi="Times New Roman" w:eastAsia="方正仿宋_GBK"/>
          <w:b/>
          <w:sz w:val="26"/>
        </w:rPr>
        <w:t>2.2.8 弹性规划与容载比差异化优化</w:t>
      </w:r>
      <w:bookmarkEnd w:id="47"/>
    </w:p>
    <w:p w14:paraId="5ECEE80F">
      <w:pPr>
        <w:pStyle w:val="115"/>
        <w:widowControl/>
        <w:spacing w:before="0" w:after="0" w:line="348" w:lineRule="exact"/>
        <w:ind w:firstLine="480"/>
        <w:jc w:val="both"/>
      </w:pPr>
      <w:r>
        <w:rPr>
          <w:rFonts w:ascii="Times New Roman" w:hAnsi="Times New Roman" w:eastAsia="方正仿宋_GBK"/>
          <w:b w:val="0"/>
          <w:sz w:val="24"/>
        </w:rPr>
        <w:t>谢天祥等从变电站、中压线路和配变三个层级建立“三级弹性”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14:paraId="6500DF8D">
      <w:pPr>
        <w:pStyle w:val="2"/>
        <w:widowControl/>
        <w:spacing w:before="0" w:after="0" w:line="348" w:lineRule="exact"/>
        <w:ind w:firstLine="480"/>
        <w:jc w:val="both"/>
      </w:pPr>
      <w:r>
        <w:rPr>
          <w:rFonts w:ascii="Times New Roman" w:hAnsi="Times New Roman" w:eastAsia="方正仿宋_GBK"/>
          <w:b w:val="0"/>
          <w:sz w:val="24"/>
        </w:rPr>
        <w:t>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14:paraId="42EBA614">
      <w:pPr>
        <w:pStyle w:val="2"/>
        <w:widowControl/>
        <w:spacing w:before="0" w:after="0" w:line="348" w:lineRule="exact"/>
        <w:ind w:firstLine="480"/>
        <w:jc w:val="both"/>
      </w:pPr>
      <w:r>
        <w:rPr>
          <w:rFonts w:ascii="Times New Roman" w:hAnsi="Times New Roman" w:eastAsia="方正仿宋_GBK"/>
          <w:b w:val="0"/>
          <w:sz w:val="24"/>
        </w:rPr>
        <w:t>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三级弹性”研究的联系在于按运行条件调整容量配置，研究重点为110 kV容量与10 kV联络、储能的经济比选；极端灾害恢复需要另行建立故障及恢复过程模型。</w:t>
      </w:r>
    </w:p>
    <w:p w14:paraId="2B455D0A">
      <w:pPr>
        <w:pStyle w:val="5"/>
        <w:keepNext/>
        <w:numPr>
          <w:ilvl w:val="0"/>
          <w:numId w:val="0"/>
        </w:numPr>
        <w:spacing w:before="160" w:after="120" w:line="390" w:lineRule="exact"/>
        <w:ind w:firstLine="0"/>
      </w:pPr>
      <w:bookmarkStart w:id="48" w:name="政策与标准导向"/>
      <w:r>
        <w:rPr>
          <w:rFonts w:ascii="Times New Roman" w:hAnsi="Times New Roman" w:eastAsia="方正仿宋_GBK"/>
          <w:b/>
          <w:sz w:val="26"/>
        </w:rPr>
        <w:t>2.2.9 政策与标准导向</w:t>
      </w:r>
      <w:bookmarkEnd w:id="48"/>
    </w:p>
    <w:p w14:paraId="7B9B8593">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14:paraId="3AC661BA">
      <w:pPr>
        <w:pStyle w:val="2"/>
        <w:widowControl/>
        <w:spacing w:before="0" w:after="0" w:line="348" w:lineRule="exact"/>
        <w:ind w:firstLine="480"/>
        <w:jc w:val="both"/>
      </w:pPr>
      <w:r>
        <w:rPr>
          <w:rFonts w:ascii="Times New Roman" w:hAnsi="Times New Roman" w:eastAsia="方正仿宋_GBK"/>
          <w:b w:val="0"/>
          <w:sz w:val="24"/>
        </w:rPr>
        <w:t>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14:paraId="377117DF">
      <w:pPr>
        <w:pStyle w:val="2"/>
        <w:widowControl/>
        <w:spacing w:before="0" w:after="0" w:line="348" w:lineRule="exact"/>
        <w:ind w:firstLine="480"/>
        <w:jc w:val="both"/>
      </w:pPr>
      <w:r>
        <w:rPr>
          <w:rFonts w:ascii="Times New Roman" w:hAnsi="Times New Roman" w:eastAsia="方正仿宋_GBK"/>
          <w:b w:val="0"/>
          <w:sz w:val="24"/>
        </w:rPr>
        <w:t>《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14:paraId="41AAEB77">
      <w:pPr>
        <w:pStyle w:val="5"/>
        <w:keepNext/>
        <w:numPr>
          <w:ilvl w:val="0"/>
          <w:numId w:val="0"/>
        </w:numPr>
        <w:spacing w:before="160" w:after="120" w:line="390" w:lineRule="exact"/>
        <w:ind w:firstLine="0"/>
      </w:pPr>
      <w:bookmarkStart w:id="49" w:name="国内研究小结"/>
      <w:r>
        <w:rPr>
          <w:rFonts w:ascii="Times New Roman" w:hAnsi="Times New Roman" w:eastAsia="方正仿宋_GBK"/>
          <w:b/>
          <w:sz w:val="26"/>
        </w:rPr>
        <w:t>2.2.10 国内研究小结</w:t>
      </w:r>
      <w:bookmarkEnd w:id="49"/>
    </w:p>
    <w:p w14:paraId="4C626E5A">
      <w:pPr>
        <w:pStyle w:val="115"/>
        <w:widowControl/>
        <w:spacing w:before="0" w:after="0" w:line="348" w:lineRule="exact"/>
        <w:ind w:firstLine="480"/>
        <w:jc w:val="both"/>
      </w:pPr>
      <w:r>
        <w:rPr>
          <w:rFonts w:ascii="Times New Roman" w:hAnsi="Times New Roman" w:eastAsia="方正仿宋_GBK"/>
          <w:b w:val="0"/>
          <w:sz w:val="24"/>
        </w:rPr>
        <w:t>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14:paraId="401A36D9">
      <w:pPr>
        <w:pStyle w:val="4"/>
        <w:keepNext/>
        <w:numPr>
          <w:ilvl w:val="0"/>
          <w:numId w:val="0"/>
        </w:numPr>
        <w:spacing w:before="160" w:after="120" w:line="480" w:lineRule="exact"/>
        <w:ind w:firstLine="0"/>
      </w:pPr>
      <w:bookmarkStart w:id="50" w:name="国内外研究对比与述评"/>
      <w:bookmarkStart w:id="51" w:name="h171"/>
      <w:r>
        <w:rPr>
          <w:rFonts w:ascii="Times New Roman" w:hAnsi="Times New Roman" w:eastAsia="方正仿宋_GBK"/>
          <w:b/>
          <w:sz w:val="32"/>
        </w:rPr>
        <w:t>2.3 国内外研究对比与述评</w:t>
      </w:r>
      <w:bookmarkEnd w:id="50"/>
      <w:bookmarkEnd w:id="51"/>
    </w:p>
    <w:p w14:paraId="4E6EF92B">
      <w:pPr>
        <w:pStyle w:val="115"/>
        <w:widowControl/>
        <w:spacing w:before="0" w:after="0" w:line="348" w:lineRule="exact"/>
        <w:ind w:firstLine="480"/>
        <w:jc w:val="both"/>
      </w:pPr>
      <w:r>
        <w:rPr>
          <w:rFonts w:ascii="Times New Roman" w:hAnsi="Times New Roman" w:eastAsia="方正仿宋_GBK"/>
          <w:b w:val="0"/>
          <w:sz w:val="24"/>
        </w:rPr>
        <w:t>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14:paraId="14D34280">
      <w:pPr>
        <w:pStyle w:val="2"/>
        <w:widowControl/>
        <w:spacing w:before="0" w:after="0" w:line="348" w:lineRule="exact"/>
        <w:ind w:firstLine="480"/>
        <w:jc w:val="both"/>
      </w:pPr>
      <w:r>
        <w:rPr>
          <w:rFonts w:ascii="Times New Roman" w:hAnsi="Times New Roman" w:eastAsia="方正仿宋_GBK"/>
          <w:b w:val="0"/>
          <w:sz w:val="24"/>
        </w:rPr>
        <w:t>国内外研究主题与本项目的工程关注点见表2-1。</w:t>
      </w:r>
    </w:p>
    <w:p w14:paraId="1E28EB13">
      <w:pPr>
        <w:pStyle w:val="2"/>
        <w:keepNext/>
        <w:spacing w:before="120" w:after="80" w:line="280" w:lineRule="exact"/>
        <w:ind w:firstLine="0"/>
        <w:jc w:val="center"/>
      </w:pPr>
      <w:r>
        <w:rPr>
          <w:rFonts w:ascii="Times New Roman" w:hAnsi="Times New Roman" w:eastAsia="宋体"/>
          <w:b w:val="0"/>
          <w:sz w:val="21"/>
        </w:rPr>
        <w:t>表2-1 国内外研究主题与工程应用关注点</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485471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8CF0AE0">
            <w:pPr>
              <w:keepNext/>
              <w:spacing w:before="20" w:after="20" w:line="260" w:lineRule="exact"/>
              <w:ind w:left="0" w:leftChars="0" w:right="0" w:rightChars="0" w:firstLine="0" w:firstLineChars="0"/>
              <w:jc w:val="center"/>
            </w:pPr>
            <w:r>
              <w:rPr>
                <w:rFonts w:ascii="Times New Roman" w:hAnsi="Times New Roman" w:eastAsia="宋体"/>
                <w:b/>
                <w:sz w:val="18"/>
              </w:rPr>
              <w:t>研究主题</w:t>
            </w:r>
          </w:p>
        </w:tc>
        <w:tc>
          <w:tcPr>
            <w:tcW w:w="2078" w:type="dxa"/>
            <w:tcMar>
              <w:left w:w="70" w:type="dxa"/>
              <w:right w:w="70" w:type="dxa"/>
            </w:tcMar>
            <w:vAlign w:val="center"/>
          </w:tcPr>
          <w:p w14:paraId="368BE7CB">
            <w:pPr>
              <w:keepNext/>
              <w:spacing w:before="20" w:after="20" w:line="260" w:lineRule="exact"/>
              <w:ind w:left="0" w:leftChars="0" w:right="0" w:rightChars="0" w:firstLine="0" w:firstLineChars="0"/>
              <w:jc w:val="center"/>
            </w:pPr>
            <w:r>
              <w:rPr>
                <w:rFonts w:ascii="Times New Roman" w:hAnsi="Times New Roman" w:eastAsia="宋体"/>
                <w:b/>
                <w:sz w:val="18"/>
              </w:rPr>
              <w:t>本章对应小节</w:t>
            </w:r>
          </w:p>
        </w:tc>
        <w:tc>
          <w:tcPr>
            <w:tcW w:w="2078" w:type="dxa"/>
            <w:tcMar>
              <w:left w:w="70" w:type="dxa"/>
              <w:right w:w="70" w:type="dxa"/>
            </w:tcMar>
            <w:vAlign w:val="center"/>
          </w:tcPr>
          <w:p w14:paraId="76A9C943">
            <w:pPr>
              <w:keepNext/>
              <w:spacing w:before="20" w:after="20" w:line="260" w:lineRule="exact"/>
              <w:ind w:left="0" w:leftChars="0" w:right="0" w:rightChars="0" w:firstLine="0" w:firstLineChars="0"/>
              <w:jc w:val="center"/>
            </w:pPr>
            <w:r>
              <w:rPr>
                <w:rFonts w:ascii="Times New Roman" w:hAnsi="Times New Roman" w:eastAsia="宋体"/>
                <w:b/>
                <w:sz w:val="18"/>
              </w:rPr>
              <w:t>工程关注点</w:t>
            </w:r>
          </w:p>
        </w:tc>
        <w:tc>
          <w:tcPr>
            <w:tcW w:w="2078" w:type="dxa"/>
            <w:tcMar>
              <w:left w:w="70" w:type="dxa"/>
              <w:right w:w="70" w:type="dxa"/>
            </w:tcMar>
            <w:vAlign w:val="center"/>
          </w:tcPr>
          <w:p w14:paraId="2F0BD961">
            <w:pPr>
              <w:keepNext/>
              <w:spacing w:before="20" w:after="20" w:line="260" w:lineRule="exact"/>
              <w:ind w:left="0" w:leftChars="0" w:right="0" w:rightChars="0" w:firstLine="0" w:firstLineChars="0"/>
              <w:jc w:val="center"/>
            </w:pPr>
            <w:r>
              <w:rPr>
                <w:rFonts w:ascii="Times New Roman" w:hAnsi="Times New Roman" w:eastAsia="宋体"/>
                <w:b/>
                <w:sz w:val="18"/>
              </w:rPr>
              <w:t>本课题研究内容</w:t>
            </w:r>
          </w:p>
        </w:tc>
      </w:tr>
      <w:tr w14:paraId="74AA5F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3D748E0">
            <w:pPr>
              <w:keepNext/>
              <w:spacing w:before="20" w:after="20" w:line="260" w:lineRule="exact"/>
              <w:ind w:left="0" w:leftChars="0" w:right="0" w:rightChars="0" w:firstLine="0" w:firstLineChars="0"/>
              <w:jc w:val="center"/>
            </w:pPr>
            <w:r>
              <w:rPr>
                <w:rFonts w:ascii="Times New Roman" w:hAnsi="Times New Roman" w:eastAsia="宋体"/>
                <w:b w:val="0"/>
                <w:sz w:val="18"/>
              </w:rPr>
              <w:t>承载力评价</w:t>
            </w:r>
          </w:p>
        </w:tc>
        <w:tc>
          <w:tcPr>
            <w:tcW w:w="2078" w:type="dxa"/>
            <w:tcMar>
              <w:left w:w="70" w:type="dxa"/>
              <w:right w:w="70" w:type="dxa"/>
            </w:tcMar>
            <w:vAlign w:val="center"/>
          </w:tcPr>
          <w:p w14:paraId="0A673436">
            <w:pPr>
              <w:keepNext/>
              <w:spacing w:before="20" w:after="20" w:line="260" w:lineRule="exact"/>
              <w:ind w:left="0" w:leftChars="0" w:right="0" w:rightChars="0" w:firstLine="0" w:firstLineChars="0"/>
              <w:jc w:val="center"/>
            </w:pPr>
            <w:r>
              <w:rPr>
                <w:rFonts w:ascii="Times New Roman" w:hAnsi="Times New Roman" w:eastAsia="宋体"/>
                <w:b w:val="0"/>
                <w:sz w:val="18"/>
              </w:rPr>
              <w:t>2.1.1、2.2.2</w:t>
            </w:r>
          </w:p>
        </w:tc>
        <w:tc>
          <w:tcPr>
            <w:tcW w:w="2078" w:type="dxa"/>
            <w:tcMar>
              <w:left w:w="70" w:type="dxa"/>
              <w:right w:w="70" w:type="dxa"/>
            </w:tcMar>
            <w:vAlign w:val="center"/>
          </w:tcPr>
          <w:p w14:paraId="57F01F4A">
            <w:pPr>
              <w:keepNext/>
              <w:spacing w:before="20" w:after="20" w:line="260" w:lineRule="exact"/>
              <w:ind w:left="0" w:leftChars="0" w:right="0" w:rightChars="0" w:firstLine="0" w:firstLineChars="0"/>
              <w:jc w:val="center"/>
            </w:pPr>
            <w:r>
              <w:rPr>
                <w:rFonts w:ascii="Times New Roman" w:hAnsi="Times New Roman" w:eastAsia="宋体"/>
                <w:b w:val="0"/>
                <w:sz w:val="18"/>
              </w:rPr>
              <w:t>接入容量、网络条件与评价边界</w:t>
            </w:r>
          </w:p>
        </w:tc>
        <w:tc>
          <w:tcPr>
            <w:tcW w:w="2078" w:type="dxa"/>
            <w:tcMar>
              <w:left w:w="70" w:type="dxa"/>
              <w:right w:w="70" w:type="dxa"/>
            </w:tcMar>
            <w:vAlign w:val="center"/>
          </w:tcPr>
          <w:p w14:paraId="05E434C4">
            <w:pPr>
              <w:keepNext/>
              <w:spacing w:before="20" w:after="20" w:line="260" w:lineRule="exact"/>
              <w:ind w:left="0" w:leftChars="0" w:right="0" w:rightChars="0" w:firstLine="0" w:firstLineChars="0"/>
              <w:jc w:val="center"/>
            </w:pPr>
            <w:r>
              <w:rPr>
                <w:rFonts w:ascii="Times New Roman" w:hAnsi="Times New Roman" w:eastAsia="宋体"/>
                <w:b w:val="0"/>
                <w:sz w:val="18"/>
              </w:rPr>
              <w:t>结合110 kV容量配置开展规划比选</w:t>
            </w:r>
          </w:p>
        </w:tc>
      </w:tr>
      <w:tr w14:paraId="554EA5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175512F">
            <w:pPr>
              <w:keepNext/>
              <w:spacing w:before="20" w:after="20" w:line="260" w:lineRule="exact"/>
              <w:ind w:left="0" w:leftChars="0" w:right="0" w:rightChars="0" w:firstLine="0" w:firstLineChars="0"/>
              <w:jc w:val="center"/>
            </w:pPr>
            <w:r>
              <w:rPr>
                <w:rFonts w:ascii="Times New Roman" w:hAnsi="Times New Roman" w:eastAsia="宋体"/>
                <w:b w:val="0"/>
                <w:sz w:val="18"/>
              </w:rPr>
              <w:t>运行特征</w:t>
            </w:r>
          </w:p>
        </w:tc>
        <w:tc>
          <w:tcPr>
            <w:tcW w:w="2078" w:type="dxa"/>
            <w:tcMar>
              <w:left w:w="70" w:type="dxa"/>
              <w:right w:w="70" w:type="dxa"/>
            </w:tcMar>
            <w:vAlign w:val="center"/>
          </w:tcPr>
          <w:p w14:paraId="76CD21EA">
            <w:pPr>
              <w:keepNext/>
              <w:spacing w:before="20" w:after="20" w:line="260" w:lineRule="exact"/>
              <w:ind w:left="0" w:leftChars="0" w:right="0" w:rightChars="0" w:firstLine="0" w:firstLineChars="0"/>
              <w:jc w:val="center"/>
            </w:pPr>
            <w:r>
              <w:rPr>
                <w:rFonts w:ascii="Times New Roman" w:hAnsi="Times New Roman" w:eastAsia="宋体"/>
                <w:b w:val="0"/>
                <w:sz w:val="18"/>
              </w:rPr>
              <w:t>2.1.2、2.2.3</w:t>
            </w:r>
          </w:p>
        </w:tc>
        <w:tc>
          <w:tcPr>
            <w:tcW w:w="2078" w:type="dxa"/>
            <w:tcMar>
              <w:left w:w="70" w:type="dxa"/>
              <w:right w:w="70" w:type="dxa"/>
            </w:tcMar>
            <w:vAlign w:val="center"/>
          </w:tcPr>
          <w:p w14:paraId="45114A61">
            <w:pPr>
              <w:keepNext/>
              <w:spacing w:before="20" w:after="20" w:line="260" w:lineRule="exact"/>
              <w:ind w:left="0" w:leftChars="0" w:right="0" w:rightChars="0" w:firstLine="0" w:firstLineChars="0"/>
              <w:jc w:val="center"/>
            </w:pPr>
            <w:r>
              <w:rPr>
                <w:rFonts w:ascii="Times New Roman" w:hAnsi="Times New Roman" w:eastAsia="宋体"/>
                <w:b w:val="0"/>
                <w:sz w:val="18"/>
              </w:rPr>
              <w:t>净负荷、反向潮流与电压问题</w:t>
            </w:r>
          </w:p>
        </w:tc>
        <w:tc>
          <w:tcPr>
            <w:tcW w:w="2078" w:type="dxa"/>
            <w:tcMar>
              <w:left w:w="70" w:type="dxa"/>
              <w:right w:w="70" w:type="dxa"/>
            </w:tcMar>
            <w:vAlign w:val="center"/>
          </w:tcPr>
          <w:p w14:paraId="4B8C1905">
            <w:pPr>
              <w:keepNext/>
              <w:spacing w:before="20" w:after="20" w:line="260" w:lineRule="exact"/>
              <w:ind w:left="0" w:leftChars="0" w:right="0" w:rightChars="0" w:firstLine="0" w:firstLineChars="0"/>
              <w:jc w:val="center"/>
            </w:pPr>
            <w:r>
              <w:rPr>
                <w:rFonts w:ascii="Times New Roman" w:hAnsi="Times New Roman" w:eastAsia="宋体"/>
                <w:b w:val="0"/>
                <w:sz w:val="18"/>
              </w:rPr>
              <w:t>区分区域正向净峰与站级反向峰</w:t>
            </w:r>
          </w:p>
        </w:tc>
      </w:tr>
      <w:tr w14:paraId="76E3CD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6504A4">
            <w:pPr>
              <w:keepNext/>
              <w:spacing w:before="20" w:after="20" w:line="260" w:lineRule="exact"/>
              <w:ind w:left="0" w:leftChars="0" w:right="0" w:rightChars="0" w:firstLine="0" w:firstLineChars="0"/>
              <w:jc w:val="center"/>
            </w:pPr>
            <w:r>
              <w:rPr>
                <w:rFonts w:ascii="Times New Roman" w:hAnsi="Times New Roman" w:eastAsia="宋体"/>
                <w:b w:val="0"/>
                <w:sz w:val="18"/>
              </w:rPr>
              <w:t>灵活资源与网架</w:t>
            </w:r>
          </w:p>
        </w:tc>
        <w:tc>
          <w:tcPr>
            <w:tcW w:w="2078" w:type="dxa"/>
            <w:tcMar>
              <w:left w:w="70" w:type="dxa"/>
              <w:right w:w="70" w:type="dxa"/>
            </w:tcMar>
            <w:vAlign w:val="center"/>
          </w:tcPr>
          <w:p w14:paraId="76A29145">
            <w:pPr>
              <w:keepNext/>
              <w:spacing w:before="20" w:after="20" w:line="260" w:lineRule="exact"/>
              <w:ind w:left="0" w:leftChars="0" w:right="0" w:rightChars="0" w:firstLine="0" w:firstLineChars="0"/>
              <w:jc w:val="center"/>
            </w:pPr>
            <w:r>
              <w:rPr>
                <w:rFonts w:ascii="Times New Roman" w:hAnsi="Times New Roman" w:eastAsia="宋体"/>
                <w:b w:val="0"/>
                <w:sz w:val="18"/>
              </w:rPr>
              <w:t>2.1.3、2.2.4</w:t>
            </w:r>
          </w:p>
        </w:tc>
        <w:tc>
          <w:tcPr>
            <w:tcW w:w="2078" w:type="dxa"/>
            <w:tcMar>
              <w:left w:w="70" w:type="dxa"/>
              <w:right w:w="70" w:type="dxa"/>
            </w:tcMar>
            <w:vAlign w:val="center"/>
          </w:tcPr>
          <w:p w14:paraId="29BE813E">
            <w:pPr>
              <w:keepNext/>
              <w:spacing w:before="20" w:after="20" w:line="260" w:lineRule="exact"/>
              <w:ind w:left="0" w:leftChars="0" w:right="0" w:rightChars="0" w:firstLine="0" w:firstLineChars="0"/>
              <w:jc w:val="center"/>
            </w:pPr>
            <w:r>
              <w:rPr>
                <w:rFonts w:ascii="Times New Roman" w:hAnsi="Times New Roman" w:eastAsia="宋体"/>
                <w:b w:val="0"/>
                <w:sz w:val="18"/>
              </w:rPr>
              <w:t>储能、网络增强及协同配置</w:t>
            </w:r>
          </w:p>
        </w:tc>
        <w:tc>
          <w:tcPr>
            <w:tcW w:w="2078" w:type="dxa"/>
            <w:tcMar>
              <w:left w:w="70" w:type="dxa"/>
              <w:right w:w="70" w:type="dxa"/>
            </w:tcMar>
            <w:vAlign w:val="center"/>
          </w:tcPr>
          <w:p w14:paraId="11E1EE95">
            <w:pPr>
              <w:keepNext/>
              <w:spacing w:before="20" w:after="20" w:line="260" w:lineRule="exact"/>
              <w:ind w:left="0" w:leftChars="0" w:right="0" w:rightChars="0" w:firstLine="0" w:firstLineChars="0"/>
              <w:jc w:val="center"/>
            </w:pPr>
            <w:r>
              <w:rPr>
                <w:rFonts w:ascii="Times New Roman" w:hAnsi="Times New Roman" w:eastAsia="宋体"/>
                <w:b w:val="0"/>
                <w:sz w:val="18"/>
              </w:rPr>
              <w:t>比较主变、储能及已具备资料的局部互济</w:t>
            </w:r>
          </w:p>
        </w:tc>
      </w:tr>
      <w:tr w14:paraId="6F2254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C14CFD4">
            <w:pPr>
              <w:keepNext/>
              <w:spacing w:before="20" w:after="20" w:line="260" w:lineRule="exact"/>
              <w:ind w:left="0" w:leftChars="0" w:right="0" w:rightChars="0" w:firstLine="0" w:firstLineChars="0"/>
              <w:jc w:val="center"/>
            </w:pPr>
            <w:r>
              <w:rPr>
                <w:rFonts w:ascii="Times New Roman" w:hAnsi="Times New Roman" w:eastAsia="宋体"/>
                <w:b w:val="0"/>
                <w:sz w:val="18"/>
              </w:rPr>
              <w:t>费用与决策</w:t>
            </w:r>
          </w:p>
        </w:tc>
        <w:tc>
          <w:tcPr>
            <w:tcW w:w="2078" w:type="dxa"/>
            <w:tcMar>
              <w:left w:w="70" w:type="dxa"/>
              <w:right w:w="70" w:type="dxa"/>
            </w:tcMar>
            <w:vAlign w:val="center"/>
          </w:tcPr>
          <w:p w14:paraId="0FD3BB94">
            <w:pPr>
              <w:keepNext/>
              <w:spacing w:before="20" w:after="20" w:line="260" w:lineRule="exact"/>
              <w:ind w:left="0" w:leftChars="0" w:right="0" w:rightChars="0" w:firstLine="0" w:firstLineChars="0"/>
              <w:jc w:val="center"/>
            </w:pPr>
            <w:r>
              <w:rPr>
                <w:rFonts w:ascii="Times New Roman" w:hAnsi="Times New Roman" w:eastAsia="宋体"/>
                <w:b w:val="0"/>
                <w:sz w:val="18"/>
              </w:rPr>
              <w:t>2.1.4、2.2.5及2.2.6</w:t>
            </w:r>
          </w:p>
        </w:tc>
        <w:tc>
          <w:tcPr>
            <w:tcW w:w="2078" w:type="dxa"/>
            <w:tcMar>
              <w:left w:w="70" w:type="dxa"/>
              <w:right w:w="70" w:type="dxa"/>
            </w:tcMar>
            <w:vAlign w:val="center"/>
          </w:tcPr>
          <w:p w14:paraId="5CAC7E06">
            <w:pPr>
              <w:keepNext/>
              <w:spacing w:before="20" w:after="20" w:line="260" w:lineRule="exact"/>
              <w:ind w:left="0" w:leftChars="0" w:right="0" w:rightChars="0" w:firstLine="0" w:firstLineChars="0"/>
              <w:jc w:val="center"/>
            </w:pPr>
            <w:r>
              <w:rPr>
                <w:rFonts w:ascii="Times New Roman" w:hAnsi="Times New Roman" w:eastAsia="宋体"/>
                <w:b w:val="0"/>
                <w:sz w:val="18"/>
              </w:rPr>
              <w:t>投资、更新、运维与差异化投资</w:t>
            </w:r>
          </w:p>
        </w:tc>
        <w:tc>
          <w:tcPr>
            <w:tcW w:w="2078" w:type="dxa"/>
            <w:tcMar>
              <w:left w:w="70" w:type="dxa"/>
              <w:right w:w="70" w:type="dxa"/>
            </w:tcMar>
            <w:vAlign w:val="center"/>
          </w:tcPr>
          <w:p w14:paraId="7565BC9A">
            <w:pPr>
              <w:keepNext/>
              <w:spacing w:before="20" w:after="20" w:line="260" w:lineRule="exact"/>
              <w:ind w:left="0" w:leftChars="0" w:right="0" w:rightChars="0" w:firstLine="0" w:firstLineChars="0"/>
              <w:jc w:val="center"/>
            </w:pPr>
            <w:r>
              <w:rPr>
                <w:rFonts w:ascii="Times New Roman" w:hAnsi="Times New Roman" w:eastAsia="宋体"/>
                <w:b w:val="0"/>
                <w:sz w:val="18"/>
              </w:rPr>
              <w:t>以统一评价期费用比较完整规划路径</w:t>
            </w:r>
          </w:p>
        </w:tc>
      </w:tr>
      <w:tr w14:paraId="17B0B6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59C6589">
            <w:pPr>
              <w:keepNext w:val="0"/>
              <w:spacing w:before="20" w:after="20" w:line="260" w:lineRule="exact"/>
              <w:ind w:left="0" w:leftChars="0" w:right="0" w:rightChars="0" w:firstLine="0" w:firstLineChars="0"/>
              <w:jc w:val="center"/>
            </w:pPr>
            <w:r>
              <w:rPr>
                <w:rFonts w:ascii="Times New Roman" w:hAnsi="Times New Roman" w:eastAsia="宋体"/>
                <w:b w:val="0"/>
                <w:sz w:val="18"/>
              </w:rPr>
              <w:t>区域案例</w:t>
            </w:r>
          </w:p>
        </w:tc>
        <w:tc>
          <w:tcPr>
            <w:tcW w:w="2078" w:type="dxa"/>
            <w:tcMar>
              <w:left w:w="70" w:type="dxa"/>
              <w:right w:w="70" w:type="dxa"/>
            </w:tcMar>
            <w:vAlign w:val="center"/>
          </w:tcPr>
          <w:p w14:paraId="73D01387">
            <w:pPr>
              <w:keepNext w:val="0"/>
              <w:spacing w:before="20" w:after="20" w:line="260" w:lineRule="exact"/>
              <w:ind w:left="0" w:leftChars="0" w:right="0" w:rightChars="0" w:firstLine="0" w:firstLineChars="0"/>
              <w:jc w:val="center"/>
            </w:pPr>
            <w:r>
              <w:rPr>
                <w:rFonts w:ascii="Times New Roman" w:hAnsi="Times New Roman" w:eastAsia="宋体"/>
                <w:b w:val="0"/>
                <w:sz w:val="18"/>
              </w:rPr>
              <w:t>2.2.7、2.3</w:t>
            </w:r>
          </w:p>
        </w:tc>
        <w:tc>
          <w:tcPr>
            <w:tcW w:w="2078" w:type="dxa"/>
            <w:tcMar>
              <w:left w:w="70" w:type="dxa"/>
              <w:right w:w="70" w:type="dxa"/>
            </w:tcMar>
            <w:vAlign w:val="center"/>
          </w:tcPr>
          <w:p w14:paraId="43D488CB">
            <w:pPr>
              <w:keepNext w:val="0"/>
              <w:spacing w:before="20" w:after="20" w:line="260" w:lineRule="exact"/>
              <w:ind w:left="0" w:leftChars="0" w:right="0" w:rightChars="0" w:firstLine="0" w:firstLineChars="0"/>
              <w:jc w:val="center"/>
            </w:pPr>
            <w:r>
              <w:rPr>
                <w:rFonts w:ascii="Times New Roman" w:hAnsi="Times New Roman" w:eastAsia="宋体"/>
                <w:b w:val="0"/>
                <w:sz w:val="18"/>
              </w:rPr>
              <w:t>研究尺度与案例应用</w:t>
            </w:r>
          </w:p>
        </w:tc>
        <w:tc>
          <w:tcPr>
            <w:tcW w:w="2078" w:type="dxa"/>
            <w:tcMar>
              <w:left w:w="70" w:type="dxa"/>
              <w:right w:w="70" w:type="dxa"/>
            </w:tcMar>
            <w:vAlign w:val="center"/>
          </w:tcPr>
          <w:p w14:paraId="289BAA11">
            <w:pPr>
              <w:keepNext w:val="0"/>
              <w:spacing w:before="20" w:after="20" w:line="260" w:lineRule="exact"/>
              <w:ind w:left="0" w:leftChars="0" w:right="0" w:rightChars="0" w:firstLine="0" w:firstLineChars="0"/>
              <w:jc w:val="center"/>
            </w:pPr>
            <w:r>
              <w:rPr>
                <w:rFonts w:ascii="Times New Roman" w:hAnsi="Times New Roman" w:eastAsia="宋体"/>
                <w:b w:val="0"/>
                <w:sz w:val="18"/>
              </w:rPr>
              <w:t>分析邳州和市区的站级配置差异</w:t>
            </w:r>
          </w:p>
        </w:tc>
      </w:tr>
    </w:tbl>
    <w:p w14:paraId="302995F1">
      <w:pPr>
        <w:pStyle w:val="2"/>
        <w:widowControl/>
        <w:spacing w:before="0" w:after="0" w:line="348" w:lineRule="exact"/>
        <w:ind w:firstLine="480"/>
        <w:jc w:val="both"/>
      </w:pPr>
      <w:r>
        <w:rPr>
          <w:rFonts w:ascii="Times New Roman" w:hAnsi="Times New Roman" w:eastAsia="方正仿宋_GBK"/>
          <w:b w:val="0"/>
          <w:sz w:val="24"/>
        </w:rPr>
        <w:t>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14:paraId="26B3FCCD">
      <w:pPr>
        <w:pStyle w:val="5"/>
        <w:keepNext/>
        <w:numPr>
          <w:ilvl w:val="0"/>
          <w:numId w:val="0"/>
        </w:numPr>
        <w:spacing w:before="160" w:after="120" w:line="390" w:lineRule="exact"/>
        <w:ind w:firstLine="0"/>
      </w:pPr>
      <w:bookmarkStart w:id="52" w:name="承载力评估与容量规划的侧重点"/>
      <w:r>
        <w:rPr>
          <w:rFonts w:ascii="Times New Roman" w:hAnsi="Times New Roman" w:eastAsia="方正仿宋_GBK"/>
          <w:b/>
          <w:sz w:val="26"/>
        </w:rPr>
        <w:t>2.3.1 承载力评估与容量规划的侧重点</w:t>
      </w:r>
      <w:bookmarkEnd w:id="52"/>
    </w:p>
    <w:p w14:paraId="58648EA9">
      <w:pPr>
        <w:pStyle w:val="115"/>
        <w:widowControl/>
        <w:spacing w:before="0" w:after="0" w:line="348" w:lineRule="exact"/>
        <w:ind w:firstLine="480"/>
        <w:jc w:val="both"/>
      </w:pPr>
      <w:r>
        <w:rPr>
          <w:rFonts w:ascii="Times New Roman" w:hAnsi="Times New Roman" w:eastAsia="方正仿宋_GBK"/>
          <w:b w:val="0"/>
          <w:sz w:val="24"/>
        </w:rPr>
        <w:t>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14:paraId="72FB63C9">
      <w:pPr>
        <w:pStyle w:val="2"/>
        <w:widowControl/>
        <w:spacing w:before="0" w:after="0" w:line="348" w:lineRule="exact"/>
        <w:ind w:firstLine="480"/>
        <w:jc w:val="both"/>
      </w:pPr>
      <w:r>
        <w:rPr>
          <w:rFonts w:ascii="Times New Roman" w:hAnsi="Times New Roman" w:eastAsia="方正仿宋_GBK"/>
          <w:b w:val="0"/>
          <w:sz w:val="24"/>
        </w:rPr>
        <w:t>“承载力提高”与“容载比提高”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14:paraId="06EEA915">
      <w:pPr>
        <w:pStyle w:val="2"/>
        <w:widowControl/>
        <w:spacing w:before="0" w:after="0" w:line="348" w:lineRule="exact"/>
        <w:ind w:firstLine="480"/>
        <w:jc w:val="both"/>
      </w:pPr>
      <w:r>
        <w:rPr>
          <w:rFonts w:ascii="Times New Roman" w:hAnsi="Times New Roman" w:eastAsia="方正仿宋_GBK"/>
          <w:b w:val="0"/>
          <w:sz w:val="24"/>
        </w:rPr>
        <w:t>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14:paraId="68D682EB">
      <w:pPr>
        <w:pStyle w:val="2"/>
        <w:widowControl/>
        <w:spacing w:before="0" w:after="0" w:line="348" w:lineRule="exact"/>
        <w:ind w:firstLine="480"/>
        <w:jc w:val="both"/>
      </w:pPr>
      <w:r>
        <w:rPr>
          <w:rFonts w:ascii="Times New Roman" w:hAnsi="Times New Roman" w:eastAsia="方正仿宋_GBK"/>
          <w:b w:val="0"/>
          <w:sz w:val="24"/>
        </w:rPr>
        <w:t>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14:paraId="5C44C794">
      <w:pPr>
        <w:pStyle w:val="5"/>
        <w:keepNext/>
        <w:numPr>
          <w:ilvl w:val="0"/>
          <w:numId w:val="0"/>
        </w:numPr>
        <w:spacing w:before="160" w:after="120" w:line="390" w:lineRule="exact"/>
        <w:ind w:firstLine="0"/>
      </w:pPr>
      <w:bookmarkStart w:id="53" w:name="储能与网架建设的经济比较"/>
      <w:r>
        <w:rPr>
          <w:rFonts w:ascii="Times New Roman" w:hAnsi="Times New Roman" w:eastAsia="方正仿宋_GBK"/>
          <w:b/>
          <w:sz w:val="26"/>
        </w:rPr>
        <w:t>2.3.2 储能与网架建设的经济比较</w:t>
      </w:r>
      <w:bookmarkEnd w:id="53"/>
    </w:p>
    <w:p w14:paraId="7738A26B">
      <w:pPr>
        <w:pStyle w:val="115"/>
        <w:widowControl/>
        <w:spacing w:before="0" w:after="0" w:line="348" w:lineRule="exact"/>
        <w:ind w:firstLine="480"/>
        <w:jc w:val="both"/>
      </w:pPr>
      <w:r>
        <w:rPr>
          <w:rFonts w:ascii="Times New Roman" w:hAnsi="Times New Roman" w:eastAsia="方正仿宋_GBK"/>
          <w:b w:val="0"/>
          <w:sz w:val="24"/>
        </w:rPr>
        <w:t>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14:paraId="297B5363">
      <w:pPr>
        <w:pStyle w:val="2"/>
        <w:widowControl/>
        <w:spacing w:before="0" w:after="0" w:line="348" w:lineRule="exact"/>
        <w:ind w:firstLine="480"/>
        <w:jc w:val="both"/>
      </w:pPr>
      <w:r>
        <w:rPr>
          <w:rFonts w:ascii="Times New Roman" w:hAnsi="Times New Roman" w:eastAsia="方正仿宋_GBK"/>
          <w:b w:val="0"/>
          <w:sz w:val="24"/>
        </w:rPr>
        <w:t>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14:paraId="70C26214">
      <w:pPr>
        <w:pStyle w:val="2"/>
        <w:widowControl/>
        <w:spacing w:before="0" w:after="0" w:line="348" w:lineRule="exact"/>
        <w:ind w:firstLine="480"/>
        <w:jc w:val="both"/>
      </w:pPr>
      <w:r>
        <w:rPr>
          <w:rFonts w:ascii="Times New Roman" w:hAnsi="Times New Roman" w:eastAsia="方正仿宋_GBK"/>
          <w:b w:val="0"/>
          <w:sz w:val="24"/>
        </w:rPr>
        <w:t>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14:paraId="1F742516">
      <w:pPr>
        <w:pStyle w:val="2"/>
        <w:widowControl/>
        <w:spacing w:before="0" w:after="0" w:line="348" w:lineRule="exact"/>
        <w:ind w:firstLine="480"/>
        <w:jc w:val="both"/>
      </w:pPr>
      <w:r>
        <w:rPr>
          <w:rFonts w:ascii="Times New Roman" w:hAnsi="Times New Roman" w:eastAsia="方正仿宋_GBK"/>
          <w:b w:val="0"/>
          <w:sz w:val="24"/>
        </w:rPr>
        <w:t>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14:paraId="468A42EB">
      <w:pPr>
        <w:pStyle w:val="2"/>
        <w:keepNext/>
        <w:spacing w:before="120" w:after="80" w:line="280" w:lineRule="exact"/>
        <w:ind w:firstLine="0"/>
        <w:jc w:val="center"/>
      </w:pPr>
      <w:r>
        <w:rPr>
          <w:rFonts w:ascii="Times New Roman" w:hAnsi="Times New Roman" w:eastAsia="宋体"/>
          <w:b w:val="0"/>
          <w:sz w:val="21"/>
        </w:rPr>
        <w:t>表2-2 灵活资源与网架经济比较的主要条件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7C6D0A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5077B7DA">
            <w:pPr>
              <w:keepNext/>
              <w:spacing w:before="20" w:after="20" w:line="260" w:lineRule="exact"/>
              <w:ind w:left="0" w:leftChars="0" w:right="0" w:rightChars="0" w:firstLine="0" w:firstLineChars="0"/>
              <w:jc w:val="center"/>
            </w:pPr>
            <w:r>
              <w:rPr>
                <w:rFonts w:ascii="Times New Roman" w:hAnsi="Times New Roman" w:eastAsia="宋体"/>
                <w:b/>
                <w:sz w:val="18"/>
              </w:rPr>
              <w:t>研究</w:t>
            </w:r>
          </w:p>
        </w:tc>
        <w:tc>
          <w:tcPr>
            <w:tcW w:w="2078" w:type="dxa"/>
            <w:tcMar>
              <w:left w:w="70" w:type="dxa"/>
              <w:right w:w="70" w:type="dxa"/>
            </w:tcMar>
            <w:vAlign w:val="center"/>
          </w:tcPr>
          <w:p w14:paraId="3EB30B19">
            <w:pPr>
              <w:keepNext/>
              <w:spacing w:before="20" w:after="20" w:line="260" w:lineRule="exact"/>
              <w:ind w:left="0" w:leftChars="0" w:right="0" w:rightChars="0" w:firstLine="0" w:firstLineChars="0"/>
              <w:jc w:val="center"/>
            </w:pPr>
            <w:r>
              <w:rPr>
                <w:rFonts w:ascii="Times New Roman" w:hAnsi="Times New Roman" w:eastAsia="宋体"/>
                <w:b/>
                <w:sz w:val="18"/>
              </w:rPr>
              <w:t>比较对象及技术条件</w:t>
            </w:r>
          </w:p>
        </w:tc>
        <w:tc>
          <w:tcPr>
            <w:tcW w:w="2078" w:type="dxa"/>
            <w:tcMar>
              <w:left w:w="70" w:type="dxa"/>
              <w:right w:w="70" w:type="dxa"/>
            </w:tcMar>
            <w:vAlign w:val="center"/>
          </w:tcPr>
          <w:p w14:paraId="00F69EC5">
            <w:pPr>
              <w:keepNext/>
              <w:spacing w:before="20" w:after="20" w:line="260" w:lineRule="exact"/>
              <w:ind w:left="0" w:leftChars="0" w:right="0" w:rightChars="0" w:firstLine="0" w:firstLineChars="0"/>
              <w:jc w:val="center"/>
            </w:pPr>
            <w:r>
              <w:rPr>
                <w:rFonts w:ascii="Times New Roman" w:hAnsi="Times New Roman" w:eastAsia="宋体"/>
                <w:b/>
                <w:sz w:val="18"/>
              </w:rPr>
              <w:t>经济评价关注点</w:t>
            </w:r>
          </w:p>
        </w:tc>
        <w:tc>
          <w:tcPr>
            <w:tcW w:w="2078" w:type="dxa"/>
            <w:tcMar>
              <w:left w:w="70" w:type="dxa"/>
              <w:right w:w="70" w:type="dxa"/>
            </w:tcMar>
            <w:vAlign w:val="center"/>
          </w:tcPr>
          <w:p w14:paraId="1423BEDD">
            <w:pPr>
              <w:keepNext/>
              <w:spacing w:before="20" w:after="20" w:line="260" w:lineRule="exact"/>
              <w:ind w:left="0" w:leftChars="0" w:right="0" w:rightChars="0" w:firstLine="0" w:firstLineChars="0"/>
              <w:jc w:val="center"/>
            </w:pPr>
            <w:r>
              <w:rPr>
                <w:rFonts w:ascii="Times New Roman" w:hAnsi="Times New Roman" w:eastAsia="宋体"/>
                <w:b/>
                <w:sz w:val="18"/>
              </w:rPr>
              <w:t>对本项目的启示</w:t>
            </w:r>
          </w:p>
        </w:tc>
      </w:tr>
      <w:tr w14:paraId="5F919A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BDB8E0E">
            <w:pPr>
              <w:keepNext/>
              <w:spacing w:before="20" w:after="20" w:line="260" w:lineRule="exact"/>
              <w:ind w:left="0" w:leftChars="0" w:right="0" w:rightChars="0" w:firstLine="0" w:firstLineChars="0"/>
              <w:jc w:val="center"/>
            </w:pPr>
            <w:r>
              <w:rPr>
                <w:rFonts w:ascii="Times New Roman" w:hAnsi="Times New Roman" w:eastAsia="宋体"/>
                <w:b w:val="0"/>
                <w:sz w:val="18"/>
              </w:rPr>
              <w:t>Martínez等[33]</w:t>
            </w:r>
          </w:p>
        </w:tc>
        <w:tc>
          <w:tcPr>
            <w:tcW w:w="2078" w:type="dxa"/>
            <w:tcMar>
              <w:left w:w="70" w:type="dxa"/>
              <w:right w:w="70" w:type="dxa"/>
            </w:tcMar>
            <w:vAlign w:val="center"/>
          </w:tcPr>
          <w:p w14:paraId="4948CDDF">
            <w:pPr>
              <w:keepNext/>
              <w:spacing w:before="20" w:after="20" w:line="260" w:lineRule="exact"/>
              <w:ind w:left="0" w:leftChars="0" w:right="0" w:rightChars="0" w:firstLine="0" w:firstLineChars="0"/>
              <w:jc w:val="center"/>
            </w:pPr>
            <w:r>
              <w:rPr>
                <w:rFonts w:ascii="Times New Roman" w:hAnsi="Times New Roman" w:eastAsia="宋体"/>
                <w:b w:val="0"/>
                <w:sz w:val="18"/>
              </w:rPr>
              <w:t>实际中压网络，持续负荷增长下的电池与传统扩网</w:t>
            </w:r>
          </w:p>
        </w:tc>
        <w:tc>
          <w:tcPr>
            <w:tcW w:w="2078" w:type="dxa"/>
            <w:tcMar>
              <w:left w:w="70" w:type="dxa"/>
              <w:right w:w="70" w:type="dxa"/>
            </w:tcMar>
            <w:vAlign w:val="center"/>
          </w:tcPr>
          <w:p w14:paraId="356A97A1">
            <w:pPr>
              <w:keepNext/>
              <w:spacing w:before="20" w:after="20" w:line="260" w:lineRule="exact"/>
              <w:ind w:left="0" w:leftChars="0" w:right="0" w:rightChars="0" w:firstLine="0" w:firstLineChars="0"/>
              <w:jc w:val="center"/>
            </w:pPr>
            <w:r>
              <w:rPr>
                <w:rFonts w:ascii="Times New Roman" w:hAnsi="Times New Roman" w:eastAsia="宋体"/>
                <w:b w:val="0"/>
                <w:sz w:val="18"/>
              </w:rPr>
              <w:t>专用储能费用、延缓投资及其他应用条件</w:t>
            </w:r>
          </w:p>
        </w:tc>
        <w:tc>
          <w:tcPr>
            <w:tcW w:w="2078" w:type="dxa"/>
            <w:tcMar>
              <w:left w:w="70" w:type="dxa"/>
              <w:right w:w="70" w:type="dxa"/>
            </w:tcMar>
            <w:vAlign w:val="center"/>
          </w:tcPr>
          <w:p w14:paraId="59AC0A2A">
            <w:pPr>
              <w:keepNext/>
              <w:spacing w:before="20" w:after="20" w:line="260" w:lineRule="exact"/>
              <w:ind w:left="0" w:leftChars="0" w:right="0" w:rightChars="0" w:firstLine="0" w:firstLineChars="0"/>
              <w:jc w:val="center"/>
            </w:pPr>
            <w:r>
              <w:rPr>
                <w:rFonts w:ascii="Times New Roman" w:hAnsi="Times New Roman" w:eastAsia="宋体"/>
                <w:b w:val="0"/>
                <w:sz w:val="18"/>
              </w:rPr>
              <w:t>将增长路径与容量缺口相联系，按投运时点比较工程组合</w:t>
            </w:r>
          </w:p>
        </w:tc>
      </w:tr>
      <w:tr w14:paraId="7F9F29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C5C6A5B">
            <w:pPr>
              <w:keepNext/>
              <w:spacing w:before="20" w:after="20" w:line="260" w:lineRule="exact"/>
              <w:ind w:left="0" w:leftChars="0" w:right="0" w:rightChars="0" w:firstLine="0" w:firstLineChars="0"/>
              <w:jc w:val="center"/>
            </w:pPr>
            <w:r>
              <w:rPr>
                <w:rFonts w:ascii="Times New Roman" w:hAnsi="Times New Roman" w:eastAsia="宋体"/>
                <w:b w:val="0"/>
                <w:sz w:val="18"/>
              </w:rPr>
              <w:t>Holweger等[34]</w:t>
            </w:r>
          </w:p>
        </w:tc>
        <w:tc>
          <w:tcPr>
            <w:tcW w:w="2078" w:type="dxa"/>
            <w:tcMar>
              <w:left w:w="70" w:type="dxa"/>
              <w:right w:w="70" w:type="dxa"/>
            </w:tcMar>
            <w:vAlign w:val="center"/>
          </w:tcPr>
          <w:p w14:paraId="07293C7B">
            <w:pPr>
              <w:keepNext/>
              <w:spacing w:before="20" w:after="20" w:line="260" w:lineRule="exact"/>
              <w:ind w:left="0" w:leftChars="0" w:right="0" w:rightChars="0" w:firstLine="0" w:firstLineChars="0"/>
              <w:jc w:val="center"/>
            </w:pPr>
            <w:r>
              <w:rPr>
                <w:rFonts w:ascii="Times New Roman" w:hAnsi="Times New Roman" w:eastAsia="宋体"/>
                <w:b w:val="0"/>
                <w:sz w:val="18"/>
              </w:rPr>
              <w:t>低压网络，用户电池、弃光与无功控制对比网架加强</w:t>
            </w:r>
          </w:p>
        </w:tc>
        <w:tc>
          <w:tcPr>
            <w:tcW w:w="2078" w:type="dxa"/>
            <w:tcMar>
              <w:left w:w="70" w:type="dxa"/>
              <w:right w:w="70" w:type="dxa"/>
            </w:tcMar>
            <w:vAlign w:val="center"/>
          </w:tcPr>
          <w:p w14:paraId="78C06C7D">
            <w:pPr>
              <w:keepNext/>
              <w:spacing w:before="20" w:after="20" w:line="260" w:lineRule="exact"/>
              <w:ind w:left="0" w:leftChars="0" w:right="0" w:rightChars="0" w:firstLine="0" w:firstLineChars="0"/>
              <w:jc w:val="center"/>
            </w:pPr>
            <w:r>
              <w:rPr>
                <w:rFonts w:ascii="Times New Roman" w:hAnsi="Times New Roman" w:eastAsia="宋体"/>
                <w:b w:val="0"/>
                <w:sz w:val="18"/>
              </w:rPr>
              <w:t>灵活资源调用与网架投资的年化费用</w:t>
            </w:r>
          </w:p>
        </w:tc>
        <w:tc>
          <w:tcPr>
            <w:tcW w:w="2078" w:type="dxa"/>
            <w:tcMar>
              <w:left w:w="70" w:type="dxa"/>
              <w:right w:w="70" w:type="dxa"/>
            </w:tcMar>
            <w:vAlign w:val="center"/>
          </w:tcPr>
          <w:p w14:paraId="79ABD75D">
            <w:pPr>
              <w:keepNext/>
              <w:spacing w:before="20" w:after="20" w:line="260" w:lineRule="exact"/>
              <w:ind w:left="0" w:leftChars="0" w:right="0" w:rightChars="0" w:firstLine="0" w:firstLineChars="0"/>
              <w:jc w:val="center"/>
            </w:pPr>
            <w:r>
              <w:rPr>
                <w:rFonts w:ascii="Times New Roman" w:hAnsi="Times New Roman" w:eastAsia="宋体"/>
                <w:b w:val="0"/>
                <w:sz w:val="18"/>
              </w:rPr>
              <w:t>先明确可调用措施及评价条件，再解释替代结论</w:t>
            </w:r>
          </w:p>
        </w:tc>
      </w:tr>
      <w:tr w14:paraId="4C78A0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B7FE013">
            <w:pPr>
              <w:keepNext/>
              <w:spacing w:before="20" w:after="20" w:line="260" w:lineRule="exact"/>
              <w:ind w:left="0" w:leftChars="0" w:right="0" w:rightChars="0" w:firstLine="0" w:firstLineChars="0"/>
              <w:jc w:val="center"/>
            </w:pPr>
            <w:r>
              <w:rPr>
                <w:rFonts w:ascii="Times New Roman" w:hAnsi="Times New Roman" w:eastAsia="宋体"/>
                <w:b w:val="0"/>
                <w:sz w:val="18"/>
              </w:rPr>
              <w:t>Xu等[10]</w:t>
            </w:r>
          </w:p>
        </w:tc>
        <w:tc>
          <w:tcPr>
            <w:tcW w:w="2078" w:type="dxa"/>
            <w:tcMar>
              <w:left w:w="70" w:type="dxa"/>
              <w:right w:w="70" w:type="dxa"/>
            </w:tcMar>
            <w:vAlign w:val="center"/>
          </w:tcPr>
          <w:p w14:paraId="67765EAA">
            <w:pPr>
              <w:keepNext/>
              <w:spacing w:before="20" w:after="20" w:line="260" w:lineRule="exact"/>
              <w:ind w:left="0" w:leftChars="0" w:right="0" w:rightChars="0" w:firstLine="0" w:firstLineChars="0"/>
              <w:jc w:val="center"/>
            </w:pPr>
            <w:r>
              <w:rPr>
                <w:rFonts w:ascii="Times New Roman" w:hAnsi="Times New Roman" w:eastAsia="宋体"/>
                <w:b w:val="0"/>
                <w:sz w:val="18"/>
              </w:rPr>
              <w:t>分布式储能选址、经济运行与寿命费用</w:t>
            </w:r>
          </w:p>
        </w:tc>
        <w:tc>
          <w:tcPr>
            <w:tcW w:w="2078" w:type="dxa"/>
            <w:tcMar>
              <w:left w:w="70" w:type="dxa"/>
              <w:right w:w="70" w:type="dxa"/>
            </w:tcMar>
            <w:vAlign w:val="center"/>
          </w:tcPr>
          <w:p w14:paraId="6C1E1538">
            <w:pPr>
              <w:keepNext/>
              <w:spacing w:before="20" w:after="20" w:line="260" w:lineRule="exact"/>
              <w:ind w:left="0" w:leftChars="0" w:right="0" w:rightChars="0" w:firstLine="0" w:firstLineChars="0"/>
              <w:jc w:val="center"/>
            </w:pPr>
            <w:r>
              <w:rPr>
                <w:rFonts w:ascii="Times New Roman" w:hAnsi="Times New Roman" w:eastAsia="宋体"/>
                <w:b w:val="0"/>
                <w:sz w:val="18"/>
              </w:rPr>
              <w:t>储能配置及全寿命周期成本</w:t>
            </w:r>
          </w:p>
        </w:tc>
        <w:tc>
          <w:tcPr>
            <w:tcW w:w="2078" w:type="dxa"/>
            <w:tcMar>
              <w:left w:w="70" w:type="dxa"/>
              <w:right w:w="70" w:type="dxa"/>
            </w:tcMar>
            <w:vAlign w:val="center"/>
          </w:tcPr>
          <w:p w14:paraId="2D265E75">
            <w:pPr>
              <w:keepNext/>
              <w:spacing w:before="20" w:after="20" w:line="260" w:lineRule="exact"/>
              <w:ind w:left="0" w:leftChars="0" w:right="0" w:rightChars="0" w:firstLine="0" w:firstLineChars="0"/>
              <w:jc w:val="center"/>
            </w:pPr>
            <w:r>
              <w:rPr>
                <w:rFonts w:ascii="Times New Roman" w:hAnsi="Times New Roman" w:eastAsia="宋体"/>
                <w:b w:val="0"/>
                <w:sz w:val="18"/>
              </w:rPr>
              <w:t>同时考虑设备规模、有效支撑能力与评价期费用</w:t>
            </w:r>
          </w:p>
        </w:tc>
      </w:tr>
      <w:tr w14:paraId="5202F9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FC78355">
            <w:pPr>
              <w:keepNext/>
              <w:spacing w:before="20" w:after="20" w:line="260" w:lineRule="exact"/>
              <w:ind w:left="0" w:leftChars="0" w:right="0" w:rightChars="0" w:firstLine="0" w:firstLineChars="0"/>
              <w:jc w:val="center"/>
            </w:pPr>
            <w:r>
              <w:rPr>
                <w:rFonts w:ascii="Times New Roman" w:hAnsi="Times New Roman" w:eastAsia="宋体"/>
                <w:b w:val="0"/>
                <w:sz w:val="18"/>
              </w:rPr>
              <w:t>陈浩等[11]</w:t>
            </w:r>
          </w:p>
        </w:tc>
        <w:tc>
          <w:tcPr>
            <w:tcW w:w="2078" w:type="dxa"/>
            <w:tcMar>
              <w:left w:w="70" w:type="dxa"/>
              <w:right w:w="70" w:type="dxa"/>
            </w:tcMar>
            <w:vAlign w:val="center"/>
          </w:tcPr>
          <w:p w14:paraId="7E641387">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多电压等级主变类型与台数选择</w:t>
            </w:r>
          </w:p>
        </w:tc>
        <w:tc>
          <w:tcPr>
            <w:tcW w:w="2078" w:type="dxa"/>
            <w:tcMar>
              <w:left w:w="70" w:type="dxa"/>
              <w:right w:w="70" w:type="dxa"/>
            </w:tcMar>
            <w:vAlign w:val="center"/>
          </w:tcPr>
          <w:p w14:paraId="609C4ACB">
            <w:pPr>
              <w:keepNext/>
              <w:spacing w:before="20" w:after="20" w:line="260" w:lineRule="exact"/>
              <w:ind w:left="0" w:leftChars="0" w:right="0" w:rightChars="0" w:firstLine="0" w:firstLineChars="0"/>
              <w:jc w:val="center"/>
            </w:pPr>
            <w:r>
              <w:rPr>
                <w:rFonts w:ascii="Times New Roman" w:hAnsi="Times New Roman" w:eastAsia="宋体"/>
                <w:b w:val="0"/>
                <w:sz w:val="18"/>
              </w:rPr>
              <w:t>技术约束下的容量配置经济性</w:t>
            </w:r>
          </w:p>
        </w:tc>
        <w:tc>
          <w:tcPr>
            <w:tcW w:w="2078" w:type="dxa"/>
            <w:tcMar>
              <w:left w:w="70" w:type="dxa"/>
              <w:right w:w="70" w:type="dxa"/>
            </w:tcMar>
            <w:vAlign w:val="center"/>
          </w:tcPr>
          <w:p w14:paraId="357E5750">
            <w:pPr>
              <w:keepNext/>
              <w:spacing w:before="20" w:after="20" w:line="260" w:lineRule="exact"/>
              <w:ind w:left="0" w:leftChars="0" w:right="0" w:rightChars="0" w:firstLine="0" w:firstLineChars="0"/>
              <w:jc w:val="center"/>
            </w:pPr>
            <w:r>
              <w:rPr>
                <w:rFonts w:ascii="Times New Roman" w:hAnsi="Times New Roman" w:eastAsia="宋体"/>
                <w:b w:val="0"/>
                <w:sz w:val="18"/>
              </w:rPr>
              <w:t>按允许的主变规格和台数配置容量，采购费用与配置对应</w:t>
            </w:r>
          </w:p>
        </w:tc>
      </w:tr>
      <w:tr w14:paraId="794815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493776A">
            <w:pPr>
              <w:keepNext w:val="0"/>
              <w:spacing w:before="20" w:after="20" w:line="260" w:lineRule="exact"/>
              <w:ind w:left="0" w:leftChars="0" w:right="0" w:rightChars="0" w:firstLine="0" w:firstLineChars="0"/>
              <w:jc w:val="center"/>
            </w:pPr>
            <w:r>
              <w:rPr>
                <w:rFonts w:ascii="Times New Roman" w:hAnsi="Times New Roman" w:eastAsia="宋体"/>
                <w:b w:val="0"/>
                <w:sz w:val="18"/>
              </w:rPr>
              <w:t>王凯亮等[9]</w:t>
            </w:r>
          </w:p>
        </w:tc>
        <w:tc>
          <w:tcPr>
            <w:tcW w:w="2078" w:type="dxa"/>
            <w:tcMar>
              <w:left w:w="70" w:type="dxa"/>
              <w:right w:w="70" w:type="dxa"/>
            </w:tcMar>
            <w:vAlign w:val="center"/>
          </w:tcPr>
          <w:p w14:paraId="77D424BD">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多电压等级变电站与线路协同规划</w:t>
            </w:r>
          </w:p>
        </w:tc>
        <w:tc>
          <w:tcPr>
            <w:tcW w:w="2078" w:type="dxa"/>
            <w:tcMar>
              <w:left w:w="70" w:type="dxa"/>
              <w:right w:w="70" w:type="dxa"/>
            </w:tcMar>
            <w:vAlign w:val="center"/>
          </w:tcPr>
          <w:p w14:paraId="4EACEF54">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容载比配比与整体建设投资</w:t>
            </w:r>
          </w:p>
        </w:tc>
        <w:tc>
          <w:tcPr>
            <w:tcW w:w="2078" w:type="dxa"/>
            <w:tcMar>
              <w:left w:w="70" w:type="dxa"/>
              <w:right w:w="70" w:type="dxa"/>
            </w:tcMar>
            <w:vAlign w:val="center"/>
          </w:tcPr>
          <w:p w14:paraId="68D76858">
            <w:pPr>
              <w:keepNext w:val="0"/>
              <w:spacing w:before="20" w:after="20" w:line="260" w:lineRule="exact"/>
              <w:ind w:left="0" w:leftChars="0" w:right="0" w:rightChars="0" w:firstLine="0" w:firstLineChars="0"/>
              <w:jc w:val="center"/>
            </w:pPr>
            <w:r>
              <w:rPr>
                <w:rFonts w:ascii="Times New Roman" w:hAnsi="Times New Roman" w:eastAsia="宋体"/>
                <w:b w:val="0"/>
                <w:sz w:val="18"/>
              </w:rPr>
              <w:t>同时比较变电和网络建设，分析各项工程的费用变化</w:t>
            </w:r>
          </w:p>
        </w:tc>
      </w:tr>
    </w:tbl>
    <w:p w14:paraId="2E5A0EC8">
      <w:pPr>
        <w:pStyle w:val="2"/>
        <w:widowControl/>
        <w:spacing w:before="0" w:after="0" w:line="348" w:lineRule="exact"/>
        <w:ind w:firstLine="480"/>
        <w:jc w:val="both"/>
      </w:pPr>
      <w:r>
        <w:rPr>
          <w:rFonts w:ascii="Times New Roman" w:hAnsi="Times New Roman" w:eastAsia="方正仿宋_GBK"/>
          <w:b w:val="0"/>
          <w:sz w:val="24"/>
        </w:rPr>
        <w:t>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14:paraId="63D29781">
      <w:pPr>
        <w:pStyle w:val="5"/>
        <w:keepNext/>
        <w:numPr>
          <w:ilvl w:val="0"/>
          <w:numId w:val="0"/>
        </w:numPr>
        <w:spacing w:before="160" w:after="120" w:line="390" w:lineRule="exact"/>
        <w:ind w:firstLine="0"/>
      </w:pPr>
      <w:bookmarkStart w:id="54" w:name="区域案例与参数推荐表的联系"/>
      <w:r>
        <w:rPr>
          <w:rFonts w:ascii="Times New Roman" w:hAnsi="Times New Roman" w:eastAsia="方正仿宋_GBK"/>
          <w:b/>
          <w:sz w:val="26"/>
        </w:rPr>
        <w:t>2.3.3 区域案例与参数推荐表的联系</w:t>
      </w:r>
      <w:bookmarkEnd w:id="54"/>
    </w:p>
    <w:p w14:paraId="1C6B8CF9">
      <w:pPr>
        <w:pStyle w:val="115"/>
        <w:widowControl/>
        <w:spacing w:before="0" w:after="0" w:line="348" w:lineRule="exact"/>
        <w:ind w:firstLine="480"/>
        <w:jc w:val="both"/>
      </w:pPr>
      <w:r>
        <w:rPr>
          <w:rFonts w:ascii="Times New Roman" w:hAnsi="Times New Roman" w:eastAsia="方正仿宋_GBK"/>
          <w:b w:val="0"/>
          <w:sz w:val="24"/>
        </w:rPr>
        <w:t>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14:paraId="67E94AF4">
      <w:pPr>
        <w:pStyle w:val="2"/>
        <w:widowControl/>
        <w:spacing w:before="0" w:after="0" w:line="348" w:lineRule="exact"/>
        <w:ind w:firstLine="480"/>
        <w:jc w:val="both"/>
      </w:pPr>
      <w:r>
        <w:rPr>
          <w:rFonts w:ascii="Times New Roman" w:hAnsi="Times New Roman" w:eastAsia="方正仿宋_GBK"/>
          <w:b w:val="0"/>
          <w:sz w:val="24"/>
        </w:rPr>
        <w:t>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14:paraId="53C9319B">
      <w:pPr>
        <w:pStyle w:val="2"/>
        <w:widowControl/>
        <w:spacing w:before="0" w:after="0" w:line="348" w:lineRule="exact"/>
        <w:ind w:firstLine="480"/>
        <w:jc w:val="both"/>
      </w:pPr>
      <w:r>
        <w:rPr>
          <w:rFonts w:ascii="Times New Roman" w:hAnsi="Times New Roman" w:eastAsia="方正仿宋_GBK"/>
          <w:b w:val="0"/>
          <w:sz w:val="24"/>
        </w:rPr>
        <w:t>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14:paraId="16039B81">
      <w:pPr>
        <w:pStyle w:val="2"/>
        <w:widowControl/>
        <w:spacing w:before="0" w:after="0" w:line="348" w:lineRule="exact"/>
        <w:ind w:firstLine="480"/>
        <w:jc w:val="both"/>
      </w:pPr>
      <w:r>
        <w:rPr>
          <w:rFonts w:ascii="Times New Roman" w:hAnsi="Times New Roman" w:eastAsia="方正仿宋_GBK"/>
          <w:b w:val="0"/>
          <w:sz w:val="24"/>
        </w:rPr>
        <w:t>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14:paraId="283E04B8">
      <w:pPr>
        <w:pStyle w:val="4"/>
        <w:keepNext/>
        <w:numPr>
          <w:ilvl w:val="0"/>
          <w:numId w:val="0"/>
        </w:numPr>
        <w:spacing w:before="160" w:after="120" w:line="480" w:lineRule="exact"/>
        <w:ind w:firstLine="0"/>
      </w:pPr>
      <w:bookmarkStart w:id="55" w:name="h193"/>
      <w:bookmarkStart w:id="56" w:name="容载比与供电能力的理论联系"/>
      <w:r>
        <w:rPr>
          <w:rFonts w:ascii="Times New Roman" w:hAnsi="Times New Roman" w:eastAsia="方正仿宋_GBK"/>
          <w:b/>
          <w:sz w:val="32"/>
        </w:rPr>
        <w:t>2.4 容载比与供电能力的理论联系</w:t>
      </w:r>
      <w:bookmarkEnd w:id="55"/>
      <w:bookmarkEnd w:id="56"/>
    </w:p>
    <w:p w14:paraId="58B38D29">
      <w:pPr>
        <w:pStyle w:val="5"/>
        <w:keepNext/>
        <w:numPr>
          <w:ilvl w:val="0"/>
          <w:numId w:val="0"/>
        </w:numPr>
        <w:spacing w:before="160" w:after="120" w:line="390" w:lineRule="exact"/>
        <w:ind w:firstLine="0"/>
      </w:pPr>
      <w:bookmarkStart w:id="57" w:name="区域容量储备与局部容量分布"/>
      <w:r>
        <w:rPr>
          <w:rFonts w:ascii="Times New Roman" w:hAnsi="Times New Roman" w:eastAsia="方正仿宋_GBK"/>
          <w:b/>
          <w:sz w:val="26"/>
        </w:rPr>
        <w:t>2.4.1 区域容量储备与局部容量分布</w:t>
      </w:r>
      <w:bookmarkEnd w:id="57"/>
    </w:p>
    <w:p w14:paraId="33A94F03">
      <w:pPr>
        <w:pStyle w:val="115"/>
        <w:widowControl/>
        <w:spacing w:before="0" w:after="0" w:line="348" w:lineRule="exact"/>
        <w:ind w:firstLine="480"/>
        <w:jc w:val="both"/>
      </w:pPr>
      <w:r>
        <w:rPr>
          <w:rFonts w:ascii="Times New Roman" w:hAnsi="Times New Roman" w:eastAsia="方正仿宋_GBK"/>
          <w:b w:val="0"/>
          <w:sz w:val="24"/>
        </w:rPr>
        <w:t>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14:paraId="0D505DBB">
      <w:pPr>
        <w:pStyle w:val="2"/>
        <w:widowControl/>
        <w:spacing w:before="0" w:after="0" w:line="348" w:lineRule="exact"/>
        <w:ind w:firstLine="480"/>
        <w:jc w:val="both"/>
        <w:rPr>
          <w:ins w:id="0" w:author="白日梦想家" w:date="2026-10-17T18:02:31Z"/>
          <w:woUserID w:val="2"/>
        </w:rPr>
      </w:pPr>
      <w:commentRangeStart w:id="0"/>
      <w:r>
        <w:rPr>
          <w:rFonts w:ascii="Times New Roman" w:hAnsi="Times New Roman" w:eastAsia="方正仿宋_GBK"/>
          <w:b w:val="0"/>
          <w:sz w:val="24"/>
        </w:rPr>
        <w:t>两台等容量主变在N-1条件下剩余容量为原总容量的一半，三台等容量主变在N-1条件下剩余比例为三分之二。</w:t>
      </w:r>
      <w:commentRangeEnd w:id="0"/>
      <w:r>
        <w:rPr>
          <w:woUserID w:val="2"/>
        </w:rPr>
        <w:commentReference w:id="0"/>
      </w:r>
    </w:p>
    <w:p w14:paraId="7724DF5A">
      <w:pPr>
        <w:pStyle w:val="2"/>
        <w:widowControl/>
        <w:spacing w:before="0" w:after="0" w:line="240" w:lineRule="auto"/>
        <w:ind w:firstLine="480"/>
        <w:jc w:val="both"/>
        <w:rPr>
          <w:ins w:id="2" w:author="白日梦想家" w:date="2026-10-17T18:02:32Z"/>
          <w:rFonts w:hint="eastAsia" w:eastAsia="方正仿宋_GBK"/>
          <w:lang w:eastAsia="zh"/>
          <w:woUserID w:val="2"/>
        </w:rPr>
        <w:pPrChange w:id="1" w:author="白日梦想家" w:date="2026-10-17T18:02:34Z">
          <w:pPr>
            <w:pStyle w:val="2"/>
            <w:widowControl/>
            <w:spacing w:before="0" w:after="0" w:line="348" w:lineRule="exact"/>
            <w:ind w:firstLine="480"/>
            <w:jc w:val="both"/>
          </w:pPr>
        </w:pPrChange>
      </w:pPr>
      <w:ins w:id="3" w:author="白日梦想家" w:date="2026-10-17T18:02:34Z">
        <w:r>
          <w:rPr>
            <w:rFonts w:hint="eastAsia" w:eastAsia="方正仿宋_GBK"/>
            <w:lang w:eastAsia="zh"/>
            <w:woUserID w:val="2"/>
          </w:rPr>
          <w:drawing>
            <wp:inline distT="0" distB="0" distL="114300" distR="114300">
              <wp:extent cx="5275580" cy="4576445"/>
              <wp:effectExtent l="0" t="0" r="1270" b="1460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13"/>
                      <a:stretch>
                        <a:fillRect/>
                      </a:stretch>
                    </pic:blipFill>
                    <pic:spPr>
                      <a:xfrm>
                        <a:off x="0" y="0"/>
                        <a:ext cx="5275580" cy="4576445"/>
                      </a:xfrm>
                      <a:prstGeom prst="rect">
                        <a:avLst/>
                      </a:prstGeom>
                    </pic:spPr>
                  </pic:pic>
                </a:graphicData>
              </a:graphic>
            </wp:inline>
          </w:drawing>
        </w:r>
      </w:ins>
    </w:p>
    <w:p w14:paraId="172227B8">
      <w:pPr>
        <w:pStyle w:val="2"/>
        <w:widowControl/>
        <w:spacing w:before="0" w:after="0" w:line="348" w:lineRule="exact"/>
        <w:ind w:firstLine="480"/>
        <w:jc w:val="both"/>
      </w:pPr>
      <w:r>
        <w:rPr>
          <w:rFonts w:ascii="Times New Roman" w:hAnsi="Times New Roman" w:eastAsia="方正仿宋_GBK"/>
          <w:b w:val="0"/>
          <w:sz w:val="24"/>
        </w:rPr>
        <w:t>扩建主变可以同时改变总容量和N-1后的剩余容量，其作用需要结合主变规格和供电需求分析。本研究将主变扩建作为独立建设变量，根据预留位置确定扩建条件，并计入相应工程费用。</w:t>
      </w:r>
    </w:p>
    <w:p w14:paraId="6D89603A">
      <w:pPr>
        <w:pStyle w:val="2"/>
        <w:widowControl/>
        <w:spacing w:before="0" w:after="0" w:line="348" w:lineRule="exact"/>
        <w:ind w:firstLine="480"/>
        <w:jc w:val="both"/>
      </w:pPr>
      <w:r>
        <w:rPr>
          <w:rFonts w:ascii="Times New Roman" w:hAnsi="Times New Roman" w:eastAsia="方正仿宋_GBK"/>
          <w:b w:val="0"/>
          <w:sz w:val="24"/>
        </w:rPr>
        <w:t>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14:paraId="3070581A">
      <w:pPr>
        <w:pStyle w:val="2"/>
        <w:widowControl/>
        <w:spacing w:before="0" w:after="0" w:line="348" w:lineRule="exact"/>
        <w:ind w:firstLine="480"/>
        <w:jc w:val="both"/>
      </w:pPr>
      <w:r>
        <w:rPr>
          <w:rFonts w:ascii="Times New Roman" w:hAnsi="Times New Roman" w:eastAsia="方正仿宋_GBK"/>
          <w:b w:val="0"/>
          <w:sz w:val="24"/>
        </w:rPr>
        <w:t>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14:paraId="416871EE">
      <w:pPr>
        <w:pStyle w:val="2"/>
        <w:widowControl/>
        <w:spacing w:before="0" w:after="0" w:line="348" w:lineRule="exact"/>
        <w:ind w:firstLine="480"/>
        <w:jc w:val="both"/>
      </w:pPr>
      <w:r>
        <w:rPr>
          <w:rFonts w:ascii="Times New Roman" w:hAnsi="Times New Roman" w:eastAsia="方正仿宋_GBK"/>
          <w:b w:val="0"/>
          <w:sz w:val="24"/>
        </w:rPr>
        <w:t>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14:paraId="701D786E">
      <w:pPr>
        <w:pStyle w:val="2"/>
        <w:widowControl/>
        <w:spacing w:before="0" w:after="0" w:line="348" w:lineRule="exact"/>
        <w:ind w:firstLine="480"/>
        <w:jc w:val="both"/>
      </w:pPr>
      <w:r>
        <w:rPr>
          <w:rFonts w:ascii="Times New Roman" w:hAnsi="Times New Roman" w:eastAsia="方正仿宋_GBK"/>
          <w:b w:val="0"/>
          <w:sz w:val="24"/>
        </w:rPr>
        <w:t>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14:paraId="23536B4B">
      <w:pPr>
        <w:pStyle w:val="2"/>
        <w:widowControl/>
        <w:spacing w:before="0" w:after="0" w:line="348" w:lineRule="exact"/>
        <w:ind w:firstLine="480"/>
        <w:jc w:val="both"/>
      </w:pPr>
      <w:r>
        <w:rPr>
          <w:rFonts w:ascii="Times New Roman" w:hAnsi="Times New Roman" w:eastAsia="方正仿宋_GBK"/>
          <w:b w:val="0"/>
          <w:sz w:val="24"/>
        </w:rPr>
        <w:t>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14:paraId="033E85D0">
      <w:pPr>
        <w:pStyle w:val="5"/>
        <w:keepNext/>
        <w:numPr>
          <w:ilvl w:val="0"/>
          <w:numId w:val="0"/>
        </w:numPr>
        <w:spacing w:before="160" w:after="120" w:line="390" w:lineRule="exact"/>
        <w:ind w:firstLine="0"/>
      </w:pPr>
      <w:bookmarkStart w:id="58" w:name="中压联络对容量配置的作用"/>
      <w:r>
        <w:rPr>
          <w:rFonts w:ascii="Times New Roman" w:hAnsi="Times New Roman" w:eastAsia="方正仿宋_GBK"/>
          <w:b/>
          <w:sz w:val="26"/>
        </w:rPr>
        <w:t>2.4.2 中压联络对容量配置的作用</w:t>
      </w:r>
      <w:bookmarkEnd w:id="58"/>
    </w:p>
    <w:p w14:paraId="584A1364">
      <w:pPr>
        <w:pStyle w:val="115"/>
        <w:widowControl/>
        <w:spacing w:before="0" w:after="0" w:line="348" w:lineRule="exact"/>
        <w:ind w:firstLine="480"/>
        <w:jc w:val="both"/>
      </w:pPr>
      <w:r>
        <w:rPr>
          <w:rFonts w:ascii="Times New Roman" w:hAnsi="Times New Roman" w:eastAsia="方正仿宋_GBK"/>
          <w:b w:val="0"/>
          <w:sz w:val="24"/>
        </w:rPr>
        <w:t>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14:paraId="3C3A6C9D">
      <w:pPr>
        <w:pStyle w:val="2"/>
        <w:widowControl/>
        <w:spacing w:before="0" w:after="0" w:line="348" w:lineRule="exact"/>
        <w:ind w:firstLine="480"/>
        <w:jc w:val="both"/>
      </w:pPr>
      <w:r>
        <w:rPr>
          <w:rFonts w:ascii="Times New Roman" w:hAnsi="Times New Roman" w:eastAsia="方正仿宋_GBK"/>
          <w:b w:val="0"/>
          <w:sz w:val="24"/>
        </w:rPr>
        <w:t>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14:paraId="2AD6EE1D">
      <w:pPr>
        <w:pStyle w:val="2"/>
        <w:widowControl/>
        <w:spacing w:before="0" w:after="0" w:line="348" w:lineRule="exact"/>
        <w:ind w:firstLine="480"/>
        <w:jc w:val="both"/>
      </w:pPr>
      <w:r>
        <w:rPr>
          <w:rFonts w:ascii="Times New Roman" w:hAnsi="Times New Roman" w:eastAsia="方正仿宋_GBK"/>
          <w:b w:val="0"/>
          <w:sz w:val="24"/>
        </w:rPr>
        <w:t>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14:paraId="2F11BB78">
      <w:pPr>
        <w:pStyle w:val="2"/>
        <w:widowControl/>
        <w:spacing w:before="0" w:after="0" w:line="348" w:lineRule="exact"/>
        <w:ind w:firstLine="480"/>
        <w:jc w:val="both"/>
      </w:pPr>
      <w:r>
        <w:rPr>
          <w:rFonts w:ascii="Times New Roman" w:hAnsi="Times New Roman" w:eastAsia="方正仿宋_GBK"/>
          <w:b w:val="0"/>
          <w:sz w:val="24"/>
        </w:rPr>
        <w:t>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14:paraId="14F7CF6A">
      <w:pPr>
        <w:pStyle w:val="2"/>
        <w:widowControl/>
        <w:spacing w:before="0" w:after="0" w:line="348" w:lineRule="exact"/>
        <w:ind w:firstLine="480"/>
        <w:jc w:val="both"/>
      </w:pPr>
      <w:r>
        <w:rPr>
          <w:rFonts w:ascii="Times New Roman" w:hAnsi="Times New Roman" w:eastAsia="方正仿宋_GBK"/>
          <w:b w:val="0"/>
          <w:sz w:val="24"/>
        </w:rPr>
        <w:t>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14:paraId="5992D0C9">
      <w:pPr>
        <w:pStyle w:val="2"/>
        <w:widowControl/>
        <w:spacing w:before="0" w:after="0" w:line="348" w:lineRule="exact"/>
        <w:ind w:firstLine="480"/>
        <w:jc w:val="both"/>
      </w:pPr>
      <w:r>
        <w:rPr>
          <w:rFonts w:ascii="Times New Roman" w:hAnsi="Times New Roman" w:eastAsia="方正仿宋_GBK"/>
          <w:b w:val="0"/>
          <w:sz w:val="24"/>
        </w:rPr>
        <w:t>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14:paraId="3F36D238">
      <w:pPr>
        <w:pStyle w:val="5"/>
        <w:keepNext/>
        <w:numPr>
          <w:ilvl w:val="0"/>
          <w:numId w:val="0"/>
        </w:numPr>
        <w:spacing w:before="160" w:after="120" w:line="390" w:lineRule="exact"/>
        <w:ind w:firstLine="0"/>
      </w:pPr>
      <w:bookmarkStart w:id="59" w:name="负荷发展储备的时间特征"/>
      <w:r>
        <w:rPr>
          <w:rFonts w:ascii="Times New Roman" w:hAnsi="Times New Roman" w:eastAsia="方正仿宋_GBK"/>
          <w:b/>
          <w:sz w:val="26"/>
        </w:rPr>
        <w:t>2.4.3 负荷发展储备的时间特征</w:t>
      </w:r>
      <w:bookmarkEnd w:id="59"/>
    </w:p>
    <w:p w14:paraId="25A52685">
      <w:pPr>
        <w:pStyle w:val="115"/>
        <w:widowControl/>
        <w:spacing w:before="0" w:after="0" w:line="348" w:lineRule="exact"/>
        <w:ind w:firstLine="480"/>
        <w:jc w:val="both"/>
      </w:pPr>
      <w:r>
        <w:rPr>
          <w:rFonts w:ascii="Times New Roman" w:hAnsi="Times New Roman" w:eastAsia="方正仿宋_GBK"/>
          <w:b w:val="0"/>
          <w:sz w:val="24"/>
        </w:rPr>
        <w:t>主变投运后持续在役，而负荷可能在不同年份上升或下降，因此负荷发展储备需结合规划年份确定。年度规划路径同时处理设备持续在役与负荷波动，按投运年份计取建设费用，并校核各中间年份的容量需求。</w:t>
      </w:r>
    </w:p>
    <w:p w14:paraId="7FDFE2FA">
      <w:pPr>
        <w:pStyle w:val="2"/>
        <w:widowControl/>
        <w:spacing w:before="0" w:after="0" w:line="348" w:lineRule="exact"/>
        <w:ind w:firstLine="480"/>
        <w:jc w:val="both"/>
      </w:pPr>
      <w:r>
        <w:rPr>
          <w:rFonts w:ascii="Times New Roman" w:hAnsi="Times New Roman" w:eastAsia="方正仿宋_GBK"/>
          <w:b w:val="0"/>
          <w:sz w:val="24"/>
        </w:rPr>
        <w:t>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14:paraId="33A0E108">
      <w:pPr>
        <w:pStyle w:val="2"/>
        <w:widowControl/>
        <w:spacing w:before="0" w:after="0" w:line="348" w:lineRule="exact"/>
        <w:ind w:firstLine="480"/>
        <w:jc w:val="both"/>
      </w:pPr>
      <w:r>
        <w:rPr>
          <w:rFonts w:ascii="Times New Roman" w:hAnsi="Times New Roman" w:eastAsia="方正仿宋_GBK"/>
          <w:b w:val="0"/>
          <w:sz w:val="24"/>
        </w:rPr>
        <w:t>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14:paraId="24B7DCFC">
      <w:pPr>
        <w:pStyle w:val="2"/>
        <w:widowControl/>
        <w:spacing w:before="0" w:after="0" w:line="348" w:lineRule="exact"/>
        <w:ind w:firstLine="480"/>
        <w:jc w:val="both"/>
      </w:pPr>
      <w:r>
        <w:rPr>
          <w:rFonts w:ascii="Times New Roman" w:hAnsi="Times New Roman" w:eastAsia="方正仿宋_GBK"/>
          <w:b w:val="0"/>
          <w:sz w:val="24"/>
        </w:rPr>
        <w:t>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14:paraId="12EFA934">
      <w:pPr>
        <w:pStyle w:val="2"/>
        <w:widowControl/>
        <w:spacing w:before="0" w:after="0" w:line="348" w:lineRule="exact"/>
        <w:ind w:firstLine="480"/>
        <w:jc w:val="both"/>
      </w:pPr>
      <w:r>
        <w:rPr>
          <w:rFonts w:ascii="Times New Roman" w:hAnsi="Times New Roman" w:eastAsia="方正仿宋_GBK"/>
          <w:b w:val="0"/>
          <w:sz w:val="24"/>
        </w:rPr>
        <w:t>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14:paraId="3D6FFBF7">
      <w:pPr>
        <w:pStyle w:val="4"/>
        <w:keepNext/>
        <w:numPr>
          <w:ilvl w:val="0"/>
          <w:numId w:val="0"/>
        </w:numPr>
        <w:spacing w:before="160" w:after="120" w:line="480" w:lineRule="exact"/>
        <w:ind w:firstLine="0"/>
      </w:pPr>
      <w:bookmarkStart w:id="60" w:name="高渗透率下的源荷特征与容量压力"/>
      <w:bookmarkStart w:id="61" w:name="h215"/>
      <w:r>
        <w:rPr>
          <w:rFonts w:ascii="Times New Roman" w:hAnsi="Times New Roman" w:eastAsia="方正仿宋_GBK"/>
          <w:b/>
          <w:sz w:val="32"/>
        </w:rPr>
        <w:t>2.5 高渗透率下的源荷特征与容量压力</w:t>
      </w:r>
      <w:bookmarkEnd w:id="60"/>
      <w:bookmarkEnd w:id="61"/>
    </w:p>
    <w:p w14:paraId="686D19D4">
      <w:pPr>
        <w:pStyle w:val="5"/>
        <w:keepNext/>
        <w:numPr>
          <w:ilvl w:val="0"/>
          <w:numId w:val="0"/>
        </w:numPr>
        <w:spacing w:before="160" w:after="120" w:line="390" w:lineRule="exact"/>
        <w:ind w:firstLine="0"/>
      </w:pPr>
      <w:bookmarkStart w:id="62" w:name="用户负荷网供负荷与净负荷"/>
      <w:r>
        <w:rPr>
          <w:rFonts w:ascii="Times New Roman" w:hAnsi="Times New Roman" w:eastAsia="方正仿宋_GBK"/>
          <w:b/>
          <w:sz w:val="26"/>
        </w:rPr>
        <w:t>2.5.1 用户负荷、网供负荷与净负荷</w:t>
      </w:r>
      <w:bookmarkEnd w:id="62"/>
    </w:p>
    <w:p w14:paraId="4B11FCE0">
      <w:pPr>
        <w:pStyle w:val="115"/>
        <w:widowControl/>
        <w:spacing w:before="0" w:after="0" w:line="348" w:lineRule="exact"/>
        <w:ind w:firstLine="480"/>
        <w:jc w:val="both"/>
      </w:pPr>
      <w:r>
        <w:rPr>
          <w:rFonts w:ascii="Times New Roman" w:hAnsi="Times New Roman" w:eastAsia="方正仿宋_GBK"/>
          <w:b w:val="0"/>
          <w:sz w:val="24"/>
        </w:rPr>
        <w:t>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14:paraId="0377E74A">
      <w:pPr>
        <w:pStyle w:val="2"/>
        <w:widowControl/>
        <w:spacing w:before="0" w:after="0" w:line="348" w:lineRule="exact"/>
        <w:ind w:firstLine="480"/>
        <w:jc w:val="both"/>
      </w:pPr>
      <w:r>
        <w:rPr>
          <w:rFonts w:ascii="Times New Roman" w:hAnsi="Times New Roman" w:eastAsia="方正仿宋_GBK"/>
          <w:b w:val="0"/>
          <w:sz w:val="24"/>
        </w:rPr>
        <w:t>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14:paraId="203307D0">
      <w:pPr>
        <w:pStyle w:val="2"/>
        <w:widowControl/>
        <w:spacing w:before="0" w:after="0" w:line="348" w:lineRule="exact"/>
        <w:ind w:firstLine="480"/>
        <w:jc w:val="both"/>
      </w:pPr>
      <w:r>
        <w:rPr>
          <w:rFonts w:ascii="Times New Roman" w:hAnsi="Times New Roman" w:eastAsia="方正仿宋_GBK"/>
          <w:b w:val="0"/>
          <w:sz w:val="24"/>
        </w:rPr>
        <w:t>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14:paraId="3D0DF901">
      <w:pPr>
        <w:pStyle w:val="2"/>
        <w:widowControl/>
        <w:spacing w:before="0" w:after="0" w:line="348" w:lineRule="exact"/>
        <w:ind w:firstLine="480"/>
        <w:jc w:val="both"/>
      </w:pPr>
      <w:r>
        <w:rPr>
          <w:rFonts w:ascii="Times New Roman" w:hAnsi="Times New Roman" w:eastAsia="方正仿宋_GBK"/>
          <w:b w:val="0"/>
          <w:sz w:val="24"/>
        </w:rPr>
        <w:t>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14:paraId="651A477E">
      <w:pPr>
        <w:pStyle w:val="2"/>
        <w:widowControl/>
        <w:spacing w:before="0" w:after="0" w:line="348" w:lineRule="exact"/>
        <w:ind w:firstLine="480"/>
        <w:jc w:val="both"/>
      </w:pPr>
      <w:r>
        <w:rPr>
          <w:rFonts w:ascii="Times New Roman" w:hAnsi="Times New Roman" w:eastAsia="方正仿宋_GBK"/>
          <w:b w:val="0"/>
          <w:sz w:val="24"/>
        </w:rPr>
        <w:t>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14:paraId="599D5EC2">
      <w:pPr>
        <w:pStyle w:val="5"/>
        <w:keepNext/>
        <w:numPr>
          <w:ilvl w:val="0"/>
          <w:numId w:val="0"/>
        </w:numPr>
        <w:spacing w:before="160" w:after="120" w:line="390" w:lineRule="exact"/>
        <w:ind w:firstLine="0"/>
      </w:pPr>
      <w:bookmarkStart w:id="63" w:name="正反向极值的设备含义"/>
      <w:r>
        <w:rPr>
          <w:rFonts w:ascii="Times New Roman" w:hAnsi="Times New Roman" w:eastAsia="方正仿宋_GBK"/>
          <w:b/>
          <w:sz w:val="26"/>
        </w:rPr>
        <w:t>2.5.2 正反向极值的设备含义</w:t>
      </w:r>
      <w:bookmarkEnd w:id="63"/>
    </w:p>
    <w:p w14:paraId="18F96F84">
      <w:pPr>
        <w:pStyle w:val="115"/>
        <w:widowControl/>
        <w:spacing w:before="0" w:after="0" w:line="348" w:lineRule="exact"/>
        <w:ind w:firstLine="480"/>
        <w:jc w:val="both"/>
      </w:pPr>
      <w:r>
        <w:rPr>
          <w:rFonts w:ascii="Times New Roman" w:hAnsi="Times New Roman" w:eastAsia="方正仿宋_GBK"/>
          <w:b w:val="0"/>
          <w:sz w:val="24"/>
        </w:rPr>
        <w:t>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14:paraId="6CD8AD07">
      <w:pPr>
        <w:pStyle w:val="2"/>
        <w:widowControl/>
        <w:spacing w:before="0" w:after="0" w:line="348" w:lineRule="exact"/>
        <w:ind w:firstLine="480"/>
        <w:jc w:val="both"/>
      </w:pPr>
      <w:r>
        <w:rPr>
          <w:rFonts w:ascii="Times New Roman" w:hAnsi="Times New Roman" w:eastAsia="方正仿宋_GBK"/>
          <w:b w:val="0"/>
          <w:sz w:val="24"/>
        </w:rPr>
        <w:t>正向供电安全涉及用户恢复供电，反向接入还涉及上级网络、电压和保护配合，两种场景的网络与保护条件可能不同。因此，即使用绝对峰值比较容量压力，仍需保留功率方向及对应场景，分别建立正反向净负荷约束。</w:t>
      </w:r>
    </w:p>
    <w:p w14:paraId="6674175D">
      <w:pPr>
        <w:pStyle w:val="2"/>
        <w:widowControl/>
        <w:spacing w:before="0" w:after="0" w:line="348" w:lineRule="exact"/>
        <w:ind w:firstLine="480"/>
        <w:jc w:val="both"/>
      </w:pPr>
      <w:r>
        <w:rPr>
          <w:rFonts w:ascii="Times New Roman" w:hAnsi="Times New Roman" w:eastAsia="方正仿宋_GBK"/>
          <w:b w:val="0"/>
          <w:sz w:val="24"/>
        </w:rPr>
        <w:t>各站非同时反向峰值之和仅用于反向容量压力的上界分析；形成区域峰值时，应先在同一时间轴上逐时汇总，再取极值。</w:t>
      </w:r>
    </w:p>
    <w:p w14:paraId="3A4EA59E">
      <w:pPr>
        <w:pStyle w:val="2"/>
        <w:widowControl/>
        <w:spacing w:before="0" w:after="0" w:line="348" w:lineRule="exact"/>
        <w:ind w:firstLine="480"/>
        <w:jc w:val="both"/>
      </w:pPr>
      <w:r>
        <w:rPr>
          <w:rFonts w:ascii="Times New Roman" w:hAnsi="Times New Roman" w:eastAsia="方正仿宋_GBK"/>
          <w:b w:val="0"/>
          <w:sz w:val="24"/>
        </w:rPr>
        <w:t>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14:paraId="5D8EA22F">
      <w:pPr>
        <w:pStyle w:val="2"/>
        <w:widowControl/>
        <w:spacing w:before="0" w:after="0" w:line="348" w:lineRule="exact"/>
        <w:ind w:firstLine="480"/>
        <w:jc w:val="both"/>
      </w:pPr>
      <w:r>
        <w:rPr>
          <w:rFonts w:ascii="Times New Roman" w:hAnsi="Times New Roman" w:eastAsia="方正仿宋_GBK"/>
          <w:b w:val="0"/>
          <w:sz w:val="24"/>
        </w:rPr>
        <w:t>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14:paraId="401DFFEB">
      <w:pPr>
        <w:pStyle w:val="5"/>
        <w:keepNext/>
        <w:numPr>
          <w:ilvl w:val="0"/>
          <w:numId w:val="0"/>
        </w:numPr>
        <w:spacing w:before="160" w:after="120" w:line="390" w:lineRule="exact"/>
        <w:ind w:firstLine="0"/>
      </w:pPr>
      <w:bookmarkStart w:id="64" w:name="峰值持续时间与尖峰能量"/>
      <w:r>
        <w:rPr>
          <w:rFonts w:ascii="Times New Roman" w:hAnsi="Times New Roman" w:eastAsia="方正仿宋_GBK"/>
          <w:b/>
          <w:sz w:val="26"/>
        </w:rPr>
        <w:t>2.5.3 峰值持续时间与尖峰能量</w:t>
      </w:r>
      <w:bookmarkEnd w:id="64"/>
    </w:p>
    <w:p w14:paraId="7060B97F">
      <w:pPr>
        <w:pStyle w:val="115"/>
        <w:widowControl/>
        <w:spacing w:before="0" w:after="0" w:line="348" w:lineRule="exact"/>
        <w:ind w:firstLine="480"/>
        <w:jc w:val="both"/>
      </w:pPr>
      <w:r>
        <w:rPr>
          <w:rFonts w:ascii="Times New Roman" w:hAnsi="Times New Roman" w:eastAsia="方正仿宋_GBK"/>
          <w:b w:val="0"/>
          <w:sz w:val="24"/>
        </w:rPr>
        <w:t>本项目以区域净负荷绝对值达到全年最大绝对值的95%为近峰条件，统计最长连续时长和全年累计时数。最长连续时长反映单次近峰过程的持续支撑需求，累计时数反映近峰状态的全年占用时间。</w:t>
      </w:r>
    </w:p>
    <w:p w14:paraId="1455E47C">
      <w:pPr>
        <w:pStyle w:val="2"/>
        <w:widowControl/>
        <w:spacing w:before="0" w:after="0" w:line="348" w:lineRule="exact"/>
        <w:ind w:firstLine="480"/>
        <w:jc w:val="both"/>
      </w:pPr>
      <w:r>
        <w:rPr>
          <w:rFonts w:ascii="Times New Roman" w:hAnsi="Times New Roman" w:eastAsia="方正仿宋_GBK"/>
          <w:b w:val="0"/>
          <w:sz w:val="24"/>
        </w:rPr>
        <w:t xml:space="preserve">储能配置需要同时考虑缺口幅度与持续时间：相同的5 MW缺口持续1 </w:t>
      </w:r>
      <m:oMath>
        <m:r>
          <m:rPr>
            <m:nor/>
          </m:rPr>
          <w:rPr>
            <w:rFonts w:ascii="Times New Roman" w:hAnsi="Times New Roman" w:eastAsia="方正仿宋_GBK" w:cs="Times New Roman"/>
            <w:i/>
            <w:iCs/>
          </w:rPr>
          <m:t>h</m:t>
        </m:r>
      </m:oMath>
      <w:r>
        <w:rPr>
          <w:rFonts w:ascii="Times New Roman" w:hAnsi="Times New Roman" w:eastAsia="方正仿宋_GBK"/>
          <w:b w:val="0"/>
          <w:sz w:val="24"/>
        </w:rPr>
        <w:t xml:space="preserve">时，最低理想放电能量为5 MWh，持续5 </w:t>
      </w:r>
      <m:oMath>
        <m:r>
          <m:rPr>
            <m:nor/>
          </m:rPr>
          <w:rPr>
            <w:rFonts w:ascii="Times New Roman" w:hAnsi="Times New Roman" w:eastAsia="方正仿宋_GBK" w:cs="Times New Roman"/>
            <w:i/>
            <w:iCs/>
          </w:rPr>
          <m:t>h</m:t>
        </m:r>
      </m:oMath>
      <w:r>
        <w:rPr>
          <w:rFonts w:ascii="Times New Roman" w:hAnsi="Times New Roman" w:eastAsia="方正仿宋_GBK"/>
          <w:b w:val="0"/>
          <w:sz w:val="24"/>
        </w:rPr>
        <w:t>时所需能量相应增加，实际工程还需计及效率、可用荷电状态和容量衰减[10,33]。本项目据此在静态模型中，以铭牌功率和峰段可持续能量共同限制储能支撑。</w:t>
      </w:r>
    </w:p>
    <w:p w14:paraId="70E4AC43">
      <w:pPr>
        <w:pStyle w:val="2"/>
        <w:widowControl/>
        <w:spacing w:before="0" w:after="0" w:line="348" w:lineRule="exact"/>
        <w:ind w:firstLine="480"/>
        <w:jc w:val="both"/>
      </w:pPr>
      <w:r>
        <w:rPr>
          <w:rFonts w:ascii="Times New Roman" w:hAnsi="Times New Roman" w:eastAsia="方正仿宋_GBK"/>
          <w:b w:val="0"/>
          <w:sz w:val="24"/>
        </w:rPr>
        <w:t>持续时间按补齐后的全年小时序列统计，数据处理见第3.1.3节。</w:t>
      </w:r>
    </w:p>
    <w:p w14:paraId="0F00691D">
      <w:pPr>
        <w:pStyle w:val="2"/>
        <w:widowControl/>
        <w:spacing w:before="0" w:after="0" w:line="348" w:lineRule="exact"/>
        <w:ind w:firstLine="480"/>
        <w:jc w:val="both"/>
      </w:pPr>
      <w:r>
        <w:rPr>
          <w:rFonts w:ascii="Times New Roman" w:hAnsi="Times New Roman" w:eastAsia="方正仿宋_GBK"/>
          <w:b w:val="0"/>
          <w:sz w:val="24"/>
        </w:rPr>
        <w:t>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14:paraId="0F75A76E">
      <w:pPr>
        <w:pStyle w:val="2"/>
        <w:widowControl/>
        <w:spacing w:before="0" w:after="0" w:line="348" w:lineRule="exact"/>
        <w:ind w:firstLine="480"/>
        <w:jc w:val="both"/>
      </w:pPr>
      <w:r>
        <w:rPr>
          <w:rFonts w:ascii="Times New Roman" w:hAnsi="Times New Roman" w:eastAsia="方正仿宋_GBK"/>
          <w:b w:val="0"/>
          <w:sz w:val="24"/>
        </w:rPr>
        <w:t>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14:paraId="3DF53F15">
      <w:pPr>
        <w:pStyle w:val="5"/>
        <w:keepNext/>
        <w:numPr>
          <w:ilvl w:val="0"/>
          <w:numId w:val="0"/>
        </w:numPr>
        <w:spacing w:before="160" w:after="120" w:line="390" w:lineRule="exact"/>
        <w:ind w:firstLine="0"/>
      </w:pPr>
      <w:bookmarkStart w:id="65" w:name="分布式电源电量渗透率与负载率的相关性"/>
      <w:r>
        <w:rPr>
          <w:rFonts w:ascii="Times New Roman" w:hAnsi="Times New Roman" w:eastAsia="方正仿宋_GBK"/>
          <w:b/>
          <w:sz w:val="26"/>
        </w:rPr>
        <w:t>2.5.4 分布式电源电量渗透率与负载率的相关性</w:t>
      </w:r>
      <w:bookmarkEnd w:id="65"/>
    </w:p>
    <w:p w14:paraId="5FAA2C38">
      <w:pPr>
        <w:pStyle w:val="115"/>
        <w:widowControl/>
        <w:spacing w:before="0" w:after="0" w:line="348" w:lineRule="exact"/>
        <w:ind w:firstLine="480"/>
        <w:jc w:val="both"/>
      </w:pPr>
      <w:r>
        <w:rPr>
          <w:rFonts w:ascii="Times New Roman" w:hAnsi="Times New Roman" w:eastAsia="方正仿宋_GBK"/>
          <w:b w:val="0"/>
          <w:sz w:val="24"/>
        </w:rPr>
        <w:t>光伏增加可能降低部分日间净负荷，而年度设备最大负载率还可能由晚间高峰或局部反送决定。两项指标的相关方向受容量配置、负荷时段和统计边界共同影响[3,4,59]。</w:t>
      </w:r>
    </w:p>
    <w:p w14:paraId="7547CCAF">
      <w:pPr>
        <w:pStyle w:val="2"/>
        <w:widowControl/>
        <w:spacing w:before="0" w:after="0" w:line="348" w:lineRule="exact"/>
        <w:ind w:firstLine="480"/>
        <w:jc w:val="both"/>
      </w:pPr>
      <w:r>
        <w:rPr>
          <w:rFonts w:ascii="Times New Roman" w:hAnsi="Times New Roman" w:eastAsia="方正仿宋_GBK"/>
          <w:b w:val="0"/>
          <w:sz w:val="24"/>
        </w:rPr>
        <w:t>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14:paraId="6843DF5C">
      <w:pPr>
        <w:pStyle w:val="2"/>
        <w:widowControl/>
        <w:spacing w:before="0" w:after="0" w:line="348" w:lineRule="exact"/>
        <w:ind w:firstLine="480"/>
        <w:jc w:val="both"/>
      </w:pPr>
      <w:r>
        <w:rPr>
          <w:rFonts w:ascii="Times New Roman" w:hAnsi="Times New Roman" w:eastAsia="方正仿宋_GBK"/>
          <w:b w:val="0"/>
          <w:sz w:val="24"/>
        </w:rPr>
        <w:t>邳州和市区的年度地区指标用于比较县域与城区的源荷相对水平。对具有月度同范围资料的地区，还可计算月度关联并说明样本内性质，为扩大实际数据样本提供依据。</w:t>
      </w:r>
    </w:p>
    <w:p w14:paraId="2346F233">
      <w:pPr>
        <w:pStyle w:val="4"/>
        <w:keepNext/>
        <w:numPr>
          <w:ilvl w:val="0"/>
          <w:numId w:val="0"/>
        </w:numPr>
        <w:spacing w:before="160" w:after="120" w:line="480" w:lineRule="exact"/>
        <w:ind w:firstLine="0"/>
      </w:pPr>
      <w:bookmarkStart w:id="66" w:name="主变联络与储能的经济替代条件"/>
      <w:bookmarkStart w:id="67" w:name="h238"/>
      <w:r>
        <w:rPr>
          <w:rFonts w:ascii="Times New Roman" w:hAnsi="Times New Roman" w:eastAsia="方正仿宋_GBK"/>
          <w:b/>
          <w:sz w:val="32"/>
        </w:rPr>
        <w:t>2.6 主变、联络与储能的经济替代条件</w:t>
      </w:r>
      <w:bookmarkEnd w:id="66"/>
      <w:bookmarkEnd w:id="67"/>
    </w:p>
    <w:p w14:paraId="4A21A3F7">
      <w:pPr>
        <w:pStyle w:val="5"/>
        <w:keepNext/>
        <w:numPr>
          <w:ilvl w:val="0"/>
          <w:numId w:val="0"/>
        </w:numPr>
        <w:spacing w:before="160" w:after="120" w:line="390" w:lineRule="exact"/>
        <w:ind w:firstLine="0"/>
      </w:pPr>
      <w:bookmarkStart w:id="68" w:name="供电能力与单位功率投资"/>
      <w:r>
        <w:rPr>
          <w:rFonts w:ascii="Times New Roman" w:hAnsi="Times New Roman" w:eastAsia="方正仿宋_GBK"/>
          <w:b/>
          <w:sz w:val="26"/>
        </w:rPr>
        <w:t>2.6.1 供电能力与单位功率投资</w:t>
      </w:r>
      <w:bookmarkEnd w:id="68"/>
    </w:p>
    <w:p w14:paraId="2EC77F07">
      <w:pPr>
        <w:pStyle w:val="115"/>
        <w:widowControl/>
        <w:spacing w:before="0" w:after="0" w:line="348" w:lineRule="exact"/>
        <w:ind w:firstLine="480"/>
        <w:jc w:val="both"/>
      </w:pPr>
      <w:r>
        <w:rPr>
          <w:rFonts w:ascii="Times New Roman" w:hAnsi="Times New Roman" w:eastAsia="方正仿宋_GBK"/>
          <w:b w:val="0"/>
          <w:sz w:val="24"/>
        </w:rPr>
        <w:t>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14:paraId="1F2FBA35">
      <w:pPr>
        <w:pStyle w:val="2"/>
        <w:widowControl/>
        <w:spacing w:before="0" w:after="0" w:line="348" w:lineRule="exact"/>
        <w:ind w:firstLine="480"/>
        <w:jc w:val="both"/>
      </w:pPr>
      <w:r>
        <w:rPr>
          <w:rFonts w:ascii="Times New Roman" w:hAnsi="Times New Roman" w:eastAsia="方正仿宋_GBK"/>
          <w:b w:val="0"/>
          <w:sz w:val="24"/>
        </w:rPr>
        <w:t>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14:paraId="6185D8B0">
      <w:pPr>
        <w:pStyle w:val="2"/>
        <w:widowControl/>
        <w:spacing w:before="0" w:after="0" w:line="348" w:lineRule="exact"/>
        <w:ind w:firstLine="480"/>
        <w:jc w:val="both"/>
      </w:pPr>
      <w:r>
        <w:rPr>
          <w:rFonts w:ascii="Times New Roman" w:hAnsi="Times New Roman" w:eastAsia="方正仿宋_GBK"/>
          <w:b w:val="0"/>
          <w:sz w:val="24"/>
        </w:rPr>
        <w:t>新增联络线的可转负荷由线路热限、负荷可分段条件和受端可用容量共同限制，因此公开线路单位造价只能提供价格参考，实际可转任务仍需由网络资料确定[7]。</w:t>
      </w:r>
    </w:p>
    <w:p w14:paraId="68F91415">
      <w:pPr>
        <w:pStyle w:val="2"/>
        <w:widowControl/>
        <w:spacing w:before="0" w:after="0" w:line="348" w:lineRule="exact"/>
        <w:ind w:firstLine="480"/>
        <w:jc w:val="both"/>
      </w:pPr>
      <w:r>
        <w:rPr>
          <w:rFonts w:ascii="Times New Roman" w:hAnsi="Times New Roman" w:eastAsia="方正仿宋_GBK"/>
          <w:b w:val="0"/>
          <w:sz w:val="24"/>
        </w:rPr>
        <w:t>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14:paraId="3FEE2030">
      <w:pPr>
        <w:pStyle w:val="2"/>
        <w:widowControl/>
        <w:spacing w:before="0" w:after="0" w:line="348" w:lineRule="exact"/>
        <w:ind w:firstLine="480"/>
        <w:jc w:val="both"/>
      </w:pPr>
      <w:r>
        <w:rPr>
          <w:rFonts w:ascii="Times New Roman" w:hAnsi="Times New Roman" w:eastAsia="方正仿宋_GBK"/>
          <w:b w:val="0"/>
          <w:sz w:val="24"/>
        </w:rPr>
        <w:t>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14:paraId="2E752056">
      <w:pPr>
        <w:pStyle w:val="2"/>
        <w:widowControl/>
        <w:spacing w:before="0" w:after="0" w:line="348" w:lineRule="exact"/>
        <w:ind w:firstLine="480"/>
        <w:jc w:val="both"/>
      </w:pPr>
      <w:r>
        <w:rPr>
          <w:rFonts w:ascii="Times New Roman" w:hAnsi="Times New Roman" w:eastAsia="方正仿宋_GBK"/>
          <w:b w:val="0"/>
          <w:sz w:val="24"/>
        </w:rPr>
        <w:t>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14:paraId="067B56AA">
      <w:pPr>
        <w:pStyle w:val="5"/>
        <w:keepNext/>
        <w:numPr>
          <w:ilvl w:val="0"/>
          <w:numId w:val="0"/>
        </w:numPr>
        <w:spacing w:before="160" w:after="120" w:line="390" w:lineRule="exact"/>
        <w:ind w:firstLine="0"/>
      </w:pPr>
      <w:bookmarkStart w:id="69" w:name="统一评价期与更新费用"/>
      <w:r>
        <w:rPr>
          <w:rFonts w:ascii="Times New Roman" w:hAnsi="Times New Roman" w:eastAsia="方正仿宋_GBK"/>
          <w:b/>
          <w:sz w:val="26"/>
        </w:rPr>
        <w:t>2.6.2 统一评价期与更新费用</w:t>
      </w:r>
      <w:bookmarkEnd w:id="69"/>
    </w:p>
    <w:p w14:paraId="2EBEEF59">
      <w:pPr>
        <w:pStyle w:val="115"/>
        <w:widowControl/>
        <w:spacing w:before="0" w:after="0" w:line="348" w:lineRule="exact"/>
        <w:ind w:firstLine="480"/>
        <w:jc w:val="both"/>
      </w:pPr>
      <w:r>
        <w:rPr>
          <w:rFonts w:ascii="Times New Roman" w:hAnsi="Times New Roman" w:eastAsia="方正仿宋_GBK"/>
          <w:b w:val="0"/>
          <w:sz w:val="24"/>
        </w:rPr>
        <w:t>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14:paraId="1919D37D">
      <w:pPr>
        <w:pStyle w:val="2"/>
        <w:widowControl/>
        <w:spacing w:before="0" w:after="0" w:line="348" w:lineRule="exact"/>
        <w:ind w:firstLine="480"/>
        <w:jc w:val="both"/>
      </w:pPr>
      <w:r>
        <w:rPr>
          <w:rFonts w:ascii="Times New Roman" w:hAnsi="Times New Roman" w:eastAsia="方正仿宋_GBK"/>
          <w:b w:val="0"/>
          <w:sz w:val="24"/>
        </w:rPr>
        <w:t>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14:paraId="799A9C0A">
      <w:pPr>
        <w:pStyle w:val="2"/>
        <w:widowControl/>
        <w:spacing w:before="0" w:after="0" w:line="348" w:lineRule="exact"/>
        <w:ind w:firstLine="480"/>
        <w:jc w:val="both"/>
      </w:pPr>
      <w:r>
        <w:rPr>
          <w:rFonts w:ascii="Times New Roman" w:hAnsi="Times New Roman" w:eastAsia="方正仿宋_GBK"/>
          <w:b w:val="0"/>
          <w:sz w:val="24"/>
        </w:rPr>
        <w:t>本项目采用固定实价和固定运维比例。线路费用按电缆与架空线路的长度占比加权，储能按统一采购价计费，在相同技术条件下比较措施费用。</w:t>
      </w:r>
    </w:p>
    <w:p w14:paraId="7D9E07DE">
      <w:pPr>
        <w:pStyle w:val="2"/>
        <w:widowControl/>
        <w:spacing w:before="0" w:after="0" w:line="348" w:lineRule="exact"/>
        <w:ind w:firstLine="480"/>
        <w:jc w:val="both"/>
      </w:pPr>
      <w:r>
        <w:rPr>
          <w:rFonts w:ascii="Times New Roman" w:hAnsi="Times New Roman" w:eastAsia="方正仿宋_GBK"/>
          <w:b w:val="0"/>
          <w:sz w:val="24"/>
        </w:rPr>
        <w:t>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14:paraId="66EF7E06">
      <w:pPr>
        <w:pStyle w:val="2"/>
        <w:widowControl/>
        <w:spacing w:before="0" w:after="0" w:line="348" w:lineRule="exact"/>
        <w:ind w:firstLine="480"/>
        <w:jc w:val="both"/>
      </w:pPr>
      <w:r>
        <w:rPr>
          <w:rFonts w:ascii="Times New Roman" w:hAnsi="Times New Roman" w:eastAsia="方正仿宋_GBK"/>
          <w:b w:val="0"/>
          <w:sz w:val="24"/>
        </w:rPr>
        <w:t>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14:paraId="6C88AA9B">
      <w:pPr>
        <w:pStyle w:val="5"/>
        <w:keepNext/>
        <w:numPr>
          <w:ilvl w:val="0"/>
          <w:numId w:val="0"/>
        </w:numPr>
        <w:spacing w:before="160" w:after="120" w:line="390" w:lineRule="exact"/>
        <w:ind w:firstLine="0"/>
      </w:pPr>
      <w:bookmarkStart w:id="70" w:name="技术约束先于经济优选"/>
      <w:r>
        <w:rPr>
          <w:rFonts w:ascii="Times New Roman" w:hAnsi="Times New Roman" w:eastAsia="方正仿宋_GBK"/>
          <w:b/>
          <w:sz w:val="26"/>
        </w:rPr>
        <w:t>2.6.3 技术约束先于经济优选</w:t>
      </w:r>
      <w:bookmarkEnd w:id="70"/>
    </w:p>
    <w:p w14:paraId="689227A4">
      <w:pPr>
        <w:pStyle w:val="115"/>
        <w:widowControl/>
        <w:spacing w:before="0" w:after="0" w:line="348" w:lineRule="exact"/>
        <w:ind w:firstLine="480"/>
        <w:jc w:val="both"/>
      </w:pPr>
      <w:r>
        <w:rPr>
          <w:rFonts w:ascii="Times New Roman" w:hAnsi="Times New Roman" w:eastAsia="方正仿宋_GBK"/>
          <w:b w:val="0"/>
          <w:sz w:val="24"/>
        </w:rPr>
        <w:t>经济模型只在技术可行集合内选择措施。首先要明确正反向供电能力及主变N-1后剩余供电能力的计算方法，再比较设备采购和投运年份。</w:t>
      </w:r>
    </w:p>
    <w:p w14:paraId="6E3015B5">
      <w:pPr>
        <w:pStyle w:val="2"/>
        <w:widowControl/>
        <w:spacing w:before="0" w:after="0" w:line="348" w:lineRule="exact"/>
        <w:ind w:firstLine="480"/>
        <w:jc w:val="both"/>
      </w:pPr>
      <w:r>
        <w:rPr>
          <w:rFonts w:ascii="Times New Roman" w:hAnsi="Times New Roman" w:eastAsia="方正仿宋_GBK"/>
          <w:b w:val="0"/>
          <w:sz w:val="24"/>
        </w:rPr>
        <w:t>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14:paraId="630A35BF">
      <w:pPr>
        <w:pStyle w:val="2"/>
        <w:widowControl/>
        <w:spacing w:before="0" w:after="0" w:line="348" w:lineRule="exact"/>
        <w:ind w:firstLine="480"/>
        <w:jc w:val="both"/>
      </w:pPr>
      <w:r>
        <w:rPr>
          <w:rFonts w:ascii="Times New Roman" w:hAnsi="Times New Roman" w:eastAsia="方正仿宋_GBK"/>
          <w:b w:val="0"/>
          <w:sz w:val="24"/>
        </w:rPr>
        <w:t>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14:paraId="0F29EF97">
      <w:pPr>
        <w:pStyle w:val="4"/>
        <w:keepNext/>
        <w:numPr>
          <w:ilvl w:val="0"/>
          <w:numId w:val="0"/>
        </w:numPr>
        <w:spacing w:before="160" w:after="120" w:line="480" w:lineRule="exact"/>
        <w:ind w:firstLine="0"/>
      </w:pPr>
      <w:bookmarkStart w:id="71" w:name="h256"/>
      <w:bookmarkStart w:id="72" w:name="规划寻优方法与本项目选型"/>
      <w:r>
        <w:rPr>
          <w:rFonts w:ascii="Times New Roman" w:hAnsi="Times New Roman" w:eastAsia="方正仿宋_GBK"/>
          <w:b/>
          <w:sz w:val="32"/>
        </w:rPr>
        <w:t>2.7 规划寻优方法与本项目选型</w:t>
      </w:r>
      <w:bookmarkEnd w:id="71"/>
      <w:bookmarkEnd w:id="72"/>
    </w:p>
    <w:p w14:paraId="2761E684">
      <w:pPr>
        <w:pStyle w:val="5"/>
        <w:keepNext/>
        <w:numPr>
          <w:ilvl w:val="0"/>
          <w:numId w:val="0"/>
        </w:numPr>
        <w:spacing w:before="160" w:after="120" w:line="390" w:lineRule="exact"/>
        <w:ind w:firstLine="0"/>
      </w:pPr>
      <w:bookmarkStart w:id="73" w:name="整数规划与工程措施选择"/>
      <w:r>
        <w:rPr>
          <w:rFonts w:ascii="Times New Roman" w:hAnsi="Times New Roman" w:eastAsia="方正仿宋_GBK"/>
          <w:b/>
          <w:sz w:val="26"/>
        </w:rPr>
        <w:t>2.7.1 整数规划与工程措施选择</w:t>
      </w:r>
      <w:bookmarkEnd w:id="73"/>
    </w:p>
    <w:p w14:paraId="074076FF">
      <w:pPr>
        <w:pStyle w:val="115"/>
        <w:widowControl/>
        <w:spacing w:before="0" w:after="0" w:line="348" w:lineRule="exact"/>
        <w:ind w:firstLine="480"/>
        <w:jc w:val="both"/>
      </w:pPr>
      <w:r>
        <w:rPr>
          <w:rFonts w:ascii="Times New Roman" w:hAnsi="Times New Roman" w:eastAsia="方正仿宋_GBK"/>
          <w:b w:val="0"/>
          <w:sz w:val="24"/>
        </w:rPr>
        <w:t>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14:paraId="7D1615AD">
      <w:pPr>
        <w:pStyle w:val="2"/>
        <w:widowControl/>
        <w:spacing w:before="0" w:after="0" w:line="348" w:lineRule="exact"/>
        <w:ind w:firstLine="480"/>
        <w:jc w:val="both"/>
      </w:pPr>
      <w:r>
        <w:rPr>
          <w:rFonts w:ascii="Times New Roman" w:hAnsi="Times New Roman" w:eastAsia="方正仿宋_GBK"/>
          <w:b w:val="0"/>
          <w:sz w:val="24"/>
        </w:rPr>
        <w:t>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14:paraId="3FCB92EF">
      <w:pPr>
        <w:pStyle w:val="2"/>
        <w:widowControl/>
        <w:spacing w:before="0" w:after="0" w:line="348" w:lineRule="exact"/>
        <w:ind w:firstLine="480"/>
        <w:jc w:val="both"/>
      </w:pPr>
      <w:r>
        <w:rPr>
          <w:rFonts w:ascii="Times New Roman" w:hAnsi="Times New Roman" w:eastAsia="方正仿宋_GBK"/>
          <w:b w:val="0"/>
          <w:sz w:val="24"/>
        </w:rPr>
        <w:t>整数规划将设备规格与工程数量直接作为决策变量，在正常运行和供电安全约束下比较措施费用，并通过连续衔接各年设备状态形成建设路径。</w:t>
      </w:r>
    </w:p>
    <w:p w14:paraId="14A5C812">
      <w:pPr>
        <w:pStyle w:val="2"/>
        <w:widowControl/>
        <w:spacing w:before="0" w:after="0" w:line="348" w:lineRule="exact"/>
        <w:ind w:firstLine="480"/>
        <w:jc w:val="both"/>
      </w:pPr>
      <w:r>
        <w:rPr>
          <w:rFonts w:ascii="Times New Roman" w:hAnsi="Times New Roman" w:eastAsia="方正仿宋_GBK"/>
          <w:b w:val="0"/>
          <w:sz w:val="24"/>
        </w:rPr>
        <w:t>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14:paraId="7F689515">
      <w:pPr>
        <w:pStyle w:val="2"/>
        <w:widowControl/>
        <w:spacing w:before="0" w:after="0" w:line="348" w:lineRule="exact"/>
        <w:ind w:firstLine="480"/>
        <w:jc w:val="both"/>
      </w:pPr>
      <w:r>
        <w:rPr>
          <w:rFonts w:ascii="Times New Roman" w:hAnsi="Times New Roman" w:eastAsia="方正仿宋_GBK"/>
          <w:b w:val="0"/>
          <w:sz w:val="24"/>
        </w:rPr>
        <w:t>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14:paraId="2CAF3F14">
      <w:pPr>
        <w:pStyle w:val="5"/>
        <w:keepNext/>
        <w:numPr>
          <w:ilvl w:val="0"/>
          <w:numId w:val="0"/>
        </w:numPr>
        <w:spacing w:before="160" w:after="120" w:line="390" w:lineRule="exact"/>
        <w:ind w:firstLine="0"/>
      </w:pPr>
      <w:bookmarkStart w:id="74" w:name="评价期费用比选与方案形成"/>
      <w:r>
        <w:rPr>
          <w:rFonts w:ascii="Times New Roman" w:hAnsi="Times New Roman" w:eastAsia="方正仿宋_GBK"/>
          <w:b/>
          <w:sz w:val="26"/>
        </w:rPr>
        <w:t>2.7.2 评价期费用比选与方案形成</w:t>
      </w:r>
      <w:bookmarkEnd w:id="74"/>
    </w:p>
    <w:p w14:paraId="21899C31">
      <w:pPr>
        <w:pStyle w:val="115"/>
        <w:widowControl/>
        <w:spacing w:before="0" w:after="0" w:line="348" w:lineRule="exact"/>
        <w:ind w:firstLine="480"/>
        <w:jc w:val="both"/>
      </w:pPr>
      <w:r>
        <w:rPr>
          <w:rFonts w:ascii="Times New Roman" w:hAnsi="Times New Roman" w:eastAsia="方正仿宋_GBK"/>
          <w:b w:val="0"/>
          <w:sz w:val="24"/>
        </w:rPr>
        <w:t>评价期费用比选在满足技术约束的可行配置中进行。主变增容、储能配置和10 kV联络采用同一评价期，建设投资、运维和设备更新按投运年份折现，设备状态与站间负荷转接共同进入规划期优化。</w:t>
      </w:r>
    </w:p>
    <w:p w14:paraId="5D40AB64">
      <w:pPr>
        <w:pStyle w:val="2"/>
        <w:widowControl/>
        <w:spacing w:before="0" w:after="0" w:line="348" w:lineRule="exact"/>
        <w:ind w:firstLine="480"/>
        <w:jc w:val="both"/>
      </w:pPr>
      <w:r>
        <w:rPr>
          <w:rFonts w:ascii="Times New Roman" w:hAnsi="Times New Roman" w:eastAsia="方正仿宋_GBK"/>
          <w:b w:val="0"/>
          <w:sz w:val="24"/>
        </w:rPr>
        <w:t>刚性与弹性方案采用相同的初始资产、负荷情景和措施集合，分别满足各自容载比范围。比较结果同时列示设备配置、负荷转接与费用，使推荐容载比能够对应到具体建设方案。</w:t>
      </w:r>
    </w:p>
    <w:p w14:paraId="7B7A3962">
      <w:pPr>
        <w:pStyle w:val="2"/>
        <w:widowControl/>
        <w:spacing w:before="0" w:after="0" w:line="348" w:lineRule="exact"/>
        <w:ind w:firstLine="480"/>
        <w:jc w:val="both"/>
      </w:pPr>
      <w:r>
        <w:rPr>
          <w:rFonts w:ascii="Times New Roman" w:hAnsi="Times New Roman" w:eastAsia="方正仿宋_GBK"/>
          <w:b w:val="0"/>
          <w:sz w:val="24"/>
        </w:rPr>
        <w:t>费用目标附近可能存在多组可行配置，因此每个费用结果均与其对应的设备和联络项目共同列示。</w:t>
      </w:r>
    </w:p>
    <w:p w14:paraId="3892DD44">
      <w:pPr>
        <w:pStyle w:val="5"/>
        <w:keepNext/>
        <w:numPr>
          <w:ilvl w:val="0"/>
          <w:numId w:val="0"/>
        </w:numPr>
        <w:spacing w:before="160" w:after="120" w:line="390" w:lineRule="exact"/>
        <w:ind w:firstLine="0"/>
      </w:pPr>
      <w:bookmarkStart w:id="75" w:name="参数矩阵的适用范围"/>
      <w:r>
        <w:rPr>
          <w:rFonts w:ascii="Times New Roman" w:hAnsi="Times New Roman" w:eastAsia="方正仿宋_GBK"/>
          <w:b/>
          <w:sz w:val="26"/>
        </w:rPr>
        <w:t>2.7.3 参数矩阵的适用范围</w:t>
      </w:r>
      <w:bookmarkEnd w:id="75"/>
    </w:p>
    <w:p w14:paraId="57B9D80B">
      <w:pPr>
        <w:pStyle w:val="115"/>
        <w:widowControl/>
        <w:spacing w:before="0" w:after="0" w:line="348" w:lineRule="exact"/>
        <w:ind w:firstLine="480"/>
        <w:jc w:val="both"/>
      </w:pPr>
      <w:r>
        <w:rPr>
          <w:rFonts w:ascii="Times New Roman" w:hAnsi="Times New Roman" w:eastAsia="方正仿宋_GBK"/>
          <w:b w:val="0"/>
          <w:sz w:val="24"/>
        </w:rPr>
        <w:t>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14:paraId="656BD4D9">
      <w:pPr>
        <w:pStyle w:val="2"/>
        <w:widowControl/>
        <w:spacing w:before="0" w:after="0" w:line="348" w:lineRule="exact"/>
        <w:ind w:firstLine="480"/>
        <w:jc w:val="both"/>
      </w:pPr>
      <w:r>
        <w:rPr>
          <w:rFonts w:ascii="Times New Roman" w:hAnsi="Times New Roman" w:eastAsia="方正仿宋_GBK"/>
          <w:b w:val="0"/>
          <w:sz w:val="24"/>
        </w:rPr>
        <w:t>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14:paraId="1B643203">
      <w:pPr>
        <w:pStyle w:val="2"/>
        <w:widowControl/>
        <w:spacing w:before="0" w:after="0" w:line="348" w:lineRule="exact"/>
        <w:ind w:firstLine="480"/>
        <w:jc w:val="both"/>
      </w:pPr>
      <w:r>
        <w:rPr>
          <w:rFonts w:ascii="Times New Roman" w:hAnsi="Times New Roman" w:eastAsia="方正仿宋_GBK"/>
          <w:b w:val="0"/>
          <w:sz w:val="24"/>
        </w:rPr>
        <w:t>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14:paraId="746E3DB1">
      <w:pPr>
        <w:pStyle w:val="2"/>
        <w:widowControl/>
        <w:spacing w:before="0" w:after="0" w:line="348" w:lineRule="exact"/>
        <w:ind w:firstLine="480"/>
        <w:jc w:val="both"/>
      </w:pPr>
      <w:r>
        <w:rPr>
          <w:rFonts w:ascii="Times New Roman" w:hAnsi="Times New Roman" w:eastAsia="方正仿宋_GBK"/>
          <w:b w:val="0"/>
          <w:sz w:val="24"/>
        </w:rPr>
        <w:t>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14:paraId="51C1D098">
      <w:pPr>
        <w:pStyle w:val="2"/>
        <w:widowControl/>
        <w:spacing w:before="0" w:after="0" w:line="348" w:lineRule="exact"/>
        <w:ind w:firstLine="480"/>
        <w:jc w:val="both"/>
      </w:pPr>
      <w:r>
        <w:rPr>
          <w:rFonts w:ascii="Times New Roman" w:hAnsi="Times New Roman" w:eastAsia="方正仿宋_GBK"/>
          <w:b w:val="0"/>
          <w:sz w:val="24"/>
        </w:rPr>
        <w:t>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14:paraId="4A883480">
      <w:pPr>
        <w:pStyle w:val="4"/>
        <w:keepNext/>
        <w:numPr>
          <w:ilvl w:val="0"/>
          <w:numId w:val="0"/>
        </w:numPr>
        <w:spacing w:before="160" w:after="120" w:line="480" w:lineRule="exact"/>
        <w:ind w:firstLine="0"/>
      </w:pPr>
      <w:bookmarkStart w:id="76" w:name="h273"/>
      <w:bookmarkStart w:id="77" w:name="本项目方法选择与工程衔接"/>
      <w:r>
        <w:rPr>
          <w:rFonts w:ascii="Times New Roman" w:hAnsi="Times New Roman" w:eastAsia="方正仿宋_GBK"/>
          <w:b/>
          <w:sz w:val="32"/>
        </w:rPr>
        <w:t>2.8 本项目方法选择与工程衔接</w:t>
      </w:r>
      <w:bookmarkEnd w:id="76"/>
      <w:bookmarkEnd w:id="77"/>
    </w:p>
    <w:p w14:paraId="4F9242C2">
      <w:pPr>
        <w:pStyle w:val="5"/>
        <w:keepNext/>
        <w:numPr>
          <w:ilvl w:val="0"/>
          <w:numId w:val="0"/>
        </w:numPr>
        <w:spacing w:before="160" w:after="120" w:line="390" w:lineRule="exact"/>
        <w:ind w:firstLine="0"/>
      </w:pPr>
      <w:bookmarkStart w:id="78" w:name="运行特征与技术约束"/>
      <w:r>
        <w:rPr>
          <w:rFonts w:ascii="Times New Roman" w:hAnsi="Times New Roman" w:eastAsia="方正仿宋_GBK"/>
          <w:b/>
          <w:sz w:val="26"/>
        </w:rPr>
        <w:t>2.8.1 运行特征与技术约束</w:t>
      </w:r>
      <w:bookmarkEnd w:id="78"/>
    </w:p>
    <w:p w14:paraId="78F2FD20">
      <w:pPr>
        <w:pStyle w:val="115"/>
        <w:widowControl/>
        <w:spacing w:before="0" w:after="0" w:line="348" w:lineRule="exact"/>
        <w:ind w:firstLine="480"/>
        <w:jc w:val="both"/>
      </w:pPr>
      <w:r>
        <w:rPr>
          <w:rFonts w:ascii="Times New Roman" w:hAnsi="Times New Roman" w:eastAsia="方正仿宋_GBK"/>
          <w:b w:val="0"/>
          <w:sz w:val="24"/>
        </w:rPr>
        <w:t>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14:paraId="04DF181E">
      <w:pPr>
        <w:pStyle w:val="5"/>
        <w:keepNext/>
        <w:numPr>
          <w:ilvl w:val="0"/>
          <w:numId w:val="0"/>
        </w:numPr>
        <w:spacing w:before="160" w:after="120" w:line="390" w:lineRule="exact"/>
        <w:ind w:firstLine="0"/>
      </w:pPr>
      <w:bookmarkStart w:id="79" w:name="工程配置与费用寻优"/>
      <w:r>
        <w:rPr>
          <w:rFonts w:ascii="Times New Roman" w:hAnsi="Times New Roman" w:eastAsia="方正仿宋_GBK"/>
          <w:b/>
          <w:sz w:val="26"/>
        </w:rPr>
        <w:t>2.8.2 工程配置与费用寻优</w:t>
      </w:r>
      <w:bookmarkEnd w:id="79"/>
    </w:p>
    <w:p w14:paraId="5BA83100">
      <w:pPr>
        <w:pStyle w:val="115"/>
        <w:widowControl/>
        <w:spacing w:before="0" w:after="0" w:line="348" w:lineRule="exact"/>
        <w:ind w:firstLine="480"/>
        <w:jc w:val="both"/>
      </w:pPr>
      <w:r>
        <w:rPr>
          <w:rFonts w:ascii="Times New Roman" w:hAnsi="Times New Roman" w:eastAsia="方正仿宋_GBK"/>
          <w:b w:val="0"/>
          <w:sz w:val="24"/>
        </w:rPr>
        <w:t>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14:paraId="50E3FAEB">
      <w:pPr>
        <w:pStyle w:val="5"/>
        <w:keepNext/>
        <w:numPr>
          <w:ilvl w:val="0"/>
          <w:numId w:val="0"/>
        </w:numPr>
        <w:spacing w:before="160" w:after="120" w:line="390" w:lineRule="exact"/>
        <w:ind w:firstLine="0"/>
      </w:pPr>
      <w:bookmarkStart w:id="80" w:name="案例分析与通用矩阵"/>
      <w:r>
        <w:rPr>
          <w:rFonts w:ascii="Times New Roman" w:hAnsi="Times New Roman" w:eastAsia="方正仿宋_GBK"/>
          <w:b/>
          <w:sz w:val="26"/>
        </w:rPr>
        <w:t>2.8.3 案例分析与通用矩阵</w:t>
      </w:r>
      <w:bookmarkEnd w:id="80"/>
    </w:p>
    <w:p w14:paraId="6D3557B6">
      <w:pPr>
        <w:pStyle w:val="115"/>
        <w:widowControl/>
        <w:spacing w:before="0" w:after="0" w:line="348" w:lineRule="exact"/>
        <w:ind w:firstLine="480"/>
        <w:jc w:val="both"/>
      </w:pPr>
      <w:r>
        <w:rPr>
          <w:rFonts w:ascii="Times New Roman" w:hAnsi="Times New Roman" w:eastAsia="方正仿宋_GBK"/>
          <w:b w:val="0"/>
          <w:sz w:val="24"/>
        </w:rPr>
        <w:t>案例按四年设备状态连续寻优，保留实际年度负荷变化。通用模板通过参数情景的相关强度和信息重叠分析确定五项推广参数，再选取转供各档均有区间响应的典型源荷条件，归纳容量推荐范围。主变、储能与联络按统一工程价格和设备候选进行费用比选。</w:t>
      </w:r>
    </w:p>
    <w:p w14:paraId="03BBE0BD">
      <w:pPr>
        <w:pStyle w:val="5"/>
        <w:keepNext/>
        <w:numPr>
          <w:ilvl w:val="0"/>
          <w:numId w:val="0"/>
        </w:numPr>
        <w:spacing w:before="160" w:after="120" w:line="390" w:lineRule="exact"/>
        <w:ind w:firstLine="0"/>
      </w:pPr>
      <w:bookmarkStart w:id="81" w:name="运行指标的统计范围与联合解释"/>
      <w:r>
        <w:rPr>
          <w:rFonts w:ascii="Times New Roman" w:hAnsi="Times New Roman" w:eastAsia="方正仿宋_GBK"/>
          <w:b/>
          <w:sz w:val="26"/>
        </w:rPr>
        <w:t>2.8.4 运行指标的统计范围与联合解释</w:t>
      </w:r>
      <w:bookmarkEnd w:id="81"/>
    </w:p>
    <w:p w14:paraId="6C6BC43E">
      <w:pPr>
        <w:pStyle w:val="115"/>
        <w:widowControl/>
        <w:spacing w:before="0" w:after="0" w:line="348" w:lineRule="exact"/>
        <w:ind w:firstLine="480"/>
        <w:jc w:val="both"/>
      </w:pPr>
      <w:r>
        <w:rPr>
          <w:rFonts w:ascii="Times New Roman" w:hAnsi="Times New Roman" w:eastAsia="方正仿宋_GBK"/>
          <w:b w:val="0"/>
          <w:sz w:val="24"/>
        </w:rPr>
        <w:t>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14:paraId="0E21CB05">
      <w:pPr>
        <w:pStyle w:val="2"/>
        <w:widowControl/>
        <w:spacing w:before="0" w:after="0" w:line="348" w:lineRule="exact"/>
        <w:ind w:firstLine="480"/>
        <w:jc w:val="both"/>
      </w:pPr>
      <w:r>
        <w:rPr>
          <w:rFonts w:ascii="Times New Roman" w:hAnsi="Times New Roman" w:eastAsia="方正仿宋_GBK"/>
          <w:b w:val="0"/>
          <w:sz w:val="24"/>
        </w:rPr>
        <w:t>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14:paraId="31BEC8D1">
      <w:pPr>
        <w:pStyle w:val="2"/>
        <w:widowControl/>
        <w:spacing w:before="0" w:after="0" w:line="348" w:lineRule="exact"/>
        <w:ind w:firstLine="480"/>
        <w:jc w:val="both"/>
      </w:pPr>
      <w:r>
        <w:rPr>
          <w:rFonts w:ascii="Times New Roman" w:hAnsi="Times New Roman" w:eastAsia="方正仿宋_GBK"/>
          <w:b w:val="0"/>
          <w:sz w:val="24"/>
        </w:rPr>
        <w:t>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14:paraId="1A254DB9">
      <w:pPr>
        <w:pStyle w:val="2"/>
        <w:widowControl/>
        <w:spacing w:before="0" w:after="0" w:line="348" w:lineRule="exact"/>
        <w:ind w:firstLine="480"/>
        <w:jc w:val="both"/>
      </w:pPr>
      <w:r>
        <w:rPr>
          <w:rFonts w:ascii="Times New Roman" w:hAnsi="Times New Roman" w:eastAsia="方正仿宋_GBK"/>
          <w:b w:val="0"/>
          <w:sz w:val="24"/>
        </w:rPr>
        <w:t>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14:paraId="15BAD25B">
      <w:pPr>
        <w:pStyle w:val="2"/>
        <w:widowControl/>
        <w:spacing w:before="0" w:after="0" w:line="348" w:lineRule="exact"/>
        <w:ind w:firstLine="480"/>
        <w:jc w:val="both"/>
      </w:pPr>
      <w:r>
        <w:rPr>
          <w:rFonts w:ascii="Times New Roman" w:hAnsi="Times New Roman" w:eastAsia="方正仿宋_GBK"/>
          <w:b w:val="0"/>
          <w:sz w:val="24"/>
        </w:rPr>
        <w:t>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14:paraId="09797E5C">
      <w:pPr>
        <w:pStyle w:val="2"/>
        <w:widowControl/>
        <w:spacing w:before="0" w:after="0" w:line="348" w:lineRule="exact"/>
        <w:ind w:firstLine="480"/>
        <w:jc w:val="both"/>
      </w:pPr>
      <w:r>
        <w:rPr>
          <w:rFonts w:ascii="Times New Roman" w:hAnsi="Times New Roman" w:eastAsia="方正仿宋_GBK"/>
          <w:b w:val="0"/>
          <w:sz w:val="24"/>
        </w:rPr>
        <w:t>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14:paraId="5D4067DD">
      <w:pPr>
        <w:pStyle w:val="5"/>
        <w:keepNext/>
        <w:numPr>
          <w:ilvl w:val="0"/>
          <w:numId w:val="0"/>
        </w:numPr>
        <w:spacing w:before="160" w:after="120" w:line="390" w:lineRule="exact"/>
        <w:ind w:firstLine="0"/>
      </w:pPr>
      <w:bookmarkStart w:id="82" w:name="参数分档与文献方法的衔接"/>
      <w:r>
        <w:rPr>
          <w:rFonts w:ascii="Times New Roman" w:hAnsi="Times New Roman" w:eastAsia="方正仿宋_GBK"/>
          <w:b/>
          <w:sz w:val="26"/>
        </w:rPr>
        <w:t>2.8.5 参数分档与文献方法的衔接</w:t>
      </w:r>
      <w:bookmarkEnd w:id="82"/>
    </w:p>
    <w:p w14:paraId="66172A1E">
      <w:pPr>
        <w:pStyle w:val="115"/>
        <w:widowControl/>
        <w:spacing w:before="0" w:after="0" w:line="348" w:lineRule="exact"/>
        <w:ind w:firstLine="480"/>
        <w:jc w:val="both"/>
      </w:pPr>
      <w:r>
        <w:rPr>
          <w:rFonts w:ascii="Times New Roman" w:hAnsi="Times New Roman" w:eastAsia="方正仿宋_GBK"/>
          <w:b w:val="0"/>
          <w:sz w:val="24"/>
        </w:rPr>
        <w:t>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14:paraId="7D9AF2E3">
      <w:pPr>
        <w:pStyle w:val="2"/>
        <w:widowControl/>
        <w:spacing w:before="0" w:after="0" w:line="348" w:lineRule="exact"/>
        <w:ind w:firstLine="480"/>
        <w:jc w:val="both"/>
      </w:pPr>
      <w:r>
        <w:rPr>
          <w:rFonts w:ascii="Times New Roman" w:hAnsi="Times New Roman" w:eastAsia="方正仿宋_GBK"/>
          <w:b w:val="0"/>
          <w:sz w:val="24"/>
        </w:rPr>
        <w:t>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14:paraId="3A14CF0C">
      <w:pPr>
        <w:pStyle w:val="2"/>
        <w:widowControl/>
        <w:spacing w:before="0" w:after="0" w:line="348" w:lineRule="exact"/>
        <w:ind w:firstLine="480"/>
        <w:jc w:val="both"/>
      </w:pPr>
      <w:r>
        <w:rPr>
          <w:rFonts w:ascii="Times New Roman" w:hAnsi="Times New Roman" w:eastAsia="方正仿宋_GBK"/>
          <w:b w:val="0"/>
          <w:sz w:val="24"/>
        </w:rPr>
        <w:t>各单元的容载比范围由已核验配置归纳，具体取值对应允许主变规格和台数形成的具体配置。规划应用先核对输入与模板条件，再将容量规模落实到设备、联络及储能方案[9,11]。</w:t>
      </w:r>
    </w:p>
    <w:p w14:paraId="3848D0A4">
      <w:pPr>
        <w:pStyle w:val="2"/>
        <w:widowControl/>
        <w:spacing w:before="0" w:after="0" w:line="348" w:lineRule="exact"/>
        <w:ind w:firstLine="480"/>
        <w:jc w:val="both"/>
      </w:pPr>
      <w:r>
        <w:rPr>
          <w:rFonts w:ascii="Times New Roman" w:hAnsi="Times New Roman" w:eastAsia="方正仿宋_GBK"/>
          <w:b w:val="0"/>
          <w:sz w:val="24"/>
        </w:rPr>
        <w:t>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14:paraId="5DB51D4C">
      <w:pPr>
        <w:pStyle w:val="2"/>
        <w:keepNext/>
        <w:spacing w:before="120" w:after="80" w:line="280" w:lineRule="exact"/>
        <w:ind w:firstLine="0"/>
        <w:jc w:val="center"/>
      </w:pPr>
      <w:r>
        <w:rPr>
          <w:rFonts w:ascii="Times New Roman" w:hAnsi="Times New Roman" w:eastAsia="宋体"/>
          <w:b w:val="0"/>
          <w:sz w:val="21"/>
        </w:rPr>
        <w:t>表2-3 五项推广参数的文献联系与工程作用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3F11EB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1464DD3">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078" w:type="dxa"/>
            <w:tcMar>
              <w:left w:w="70" w:type="dxa"/>
              <w:right w:w="70" w:type="dxa"/>
            </w:tcMar>
            <w:vAlign w:val="center"/>
          </w:tcPr>
          <w:p w14:paraId="704A655A">
            <w:pPr>
              <w:keepNext/>
              <w:spacing w:before="20" w:after="20" w:line="260" w:lineRule="exact"/>
              <w:ind w:left="0" w:leftChars="0" w:right="0" w:rightChars="0" w:firstLine="0" w:firstLineChars="0"/>
              <w:jc w:val="center"/>
            </w:pPr>
            <w:r>
              <w:rPr>
                <w:rFonts w:ascii="Times New Roman" w:hAnsi="Times New Roman" w:eastAsia="宋体"/>
                <w:b/>
                <w:sz w:val="18"/>
              </w:rPr>
              <w:t>文献依据及相关关系</w:t>
            </w:r>
          </w:p>
        </w:tc>
        <w:tc>
          <w:tcPr>
            <w:tcW w:w="2078" w:type="dxa"/>
            <w:tcMar>
              <w:left w:w="70" w:type="dxa"/>
              <w:right w:w="70" w:type="dxa"/>
            </w:tcMar>
            <w:vAlign w:val="center"/>
          </w:tcPr>
          <w:p w14:paraId="2D42B5B1">
            <w:pPr>
              <w:keepNext/>
              <w:spacing w:before="20" w:after="20" w:line="260" w:lineRule="exact"/>
              <w:ind w:left="0" w:leftChars="0" w:right="0" w:rightChars="0" w:firstLine="0" w:firstLineChars="0"/>
              <w:jc w:val="center"/>
            </w:pPr>
            <w:r>
              <w:rPr>
                <w:rFonts w:ascii="Times New Roman" w:hAnsi="Times New Roman" w:eastAsia="宋体"/>
                <w:b/>
                <w:sz w:val="18"/>
              </w:rPr>
              <w:t>进入容量比选的方式</w:t>
            </w:r>
          </w:p>
        </w:tc>
        <w:tc>
          <w:tcPr>
            <w:tcW w:w="2078" w:type="dxa"/>
            <w:tcMar>
              <w:left w:w="70" w:type="dxa"/>
              <w:right w:w="70" w:type="dxa"/>
            </w:tcMar>
            <w:vAlign w:val="center"/>
          </w:tcPr>
          <w:p w14:paraId="6452460E">
            <w:pPr>
              <w:keepNext/>
              <w:spacing w:before="20" w:after="20" w:line="260" w:lineRule="exact"/>
              <w:ind w:left="0" w:leftChars="0" w:right="0" w:rightChars="0" w:firstLine="0" w:firstLineChars="0"/>
              <w:jc w:val="center"/>
            </w:pPr>
            <w:r>
              <w:rPr>
                <w:rFonts w:ascii="Times New Roman" w:hAnsi="Times New Roman" w:eastAsia="宋体"/>
                <w:b/>
                <w:sz w:val="18"/>
              </w:rPr>
              <w:t>完整序列重点观察</w:t>
            </w:r>
          </w:p>
        </w:tc>
      </w:tr>
      <w:tr w14:paraId="6F8154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DA42583">
            <w:pPr>
              <w:keepNext/>
              <w:spacing w:before="20" w:after="20" w:line="260" w:lineRule="exact"/>
              <w:ind w:left="0" w:leftChars="0" w:right="0" w:rightChars="0" w:firstLine="0" w:firstLineChars="0"/>
              <w:jc w:val="center"/>
            </w:pPr>
            <w:r>
              <w:rPr>
                <w:rFonts w:ascii="Times New Roman" w:hAnsi="Times New Roman" w:eastAsia="宋体"/>
                <w:b w:val="0"/>
                <w:sz w:val="18"/>
              </w:rPr>
              <w:t>装机渗透率</w:t>
            </w:r>
          </w:p>
        </w:tc>
        <w:tc>
          <w:tcPr>
            <w:tcW w:w="2078" w:type="dxa"/>
            <w:tcMar>
              <w:left w:w="70" w:type="dxa"/>
              <w:right w:w="70" w:type="dxa"/>
            </w:tcMar>
            <w:vAlign w:val="center"/>
          </w:tcPr>
          <w:p w14:paraId="6675BA0A">
            <w:pPr>
              <w:keepNext/>
              <w:spacing w:before="20" w:after="20" w:line="260" w:lineRule="exact"/>
              <w:ind w:left="0" w:leftChars="0" w:right="0" w:rightChars="0" w:firstLine="0" w:firstLineChars="0"/>
              <w:jc w:val="center"/>
            </w:pPr>
            <w:r>
              <w:rPr>
                <w:rFonts w:ascii="Times New Roman" w:hAnsi="Times New Roman" w:eastAsia="宋体"/>
                <w:b w:val="0"/>
                <w:sz w:val="18"/>
              </w:rPr>
              <w:t>源荷时段关系及分层接纳能力[3,21]</w:t>
            </w:r>
          </w:p>
        </w:tc>
        <w:tc>
          <w:tcPr>
            <w:tcW w:w="2078" w:type="dxa"/>
            <w:tcMar>
              <w:left w:w="70" w:type="dxa"/>
              <w:right w:w="70" w:type="dxa"/>
            </w:tcMar>
            <w:vAlign w:val="center"/>
          </w:tcPr>
          <w:p w14:paraId="5F8F7C26">
            <w:pPr>
              <w:keepNext/>
              <w:spacing w:before="20" w:after="20" w:line="260" w:lineRule="exact"/>
              <w:ind w:left="0" w:leftChars="0" w:right="0" w:rightChars="0" w:firstLine="0" w:firstLineChars="0"/>
              <w:jc w:val="center"/>
            </w:pPr>
            <w:r>
              <w:rPr>
                <w:rFonts w:ascii="Times New Roman" w:hAnsi="Times New Roman" w:eastAsia="宋体"/>
                <w:b w:val="0"/>
                <w:sz w:val="18"/>
              </w:rPr>
              <w:t>光伏出力改变日间净负荷，形成相应反送任务</w:t>
            </w:r>
          </w:p>
        </w:tc>
        <w:tc>
          <w:tcPr>
            <w:tcW w:w="2078" w:type="dxa"/>
            <w:tcMar>
              <w:left w:w="70" w:type="dxa"/>
              <w:right w:w="70" w:type="dxa"/>
            </w:tcMar>
            <w:vAlign w:val="center"/>
          </w:tcPr>
          <w:p w14:paraId="21946DAA">
            <w:pPr>
              <w:keepNext/>
              <w:spacing w:before="20" w:after="20" w:line="260" w:lineRule="exact"/>
              <w:ind w:left="0" w:leftChars="0" w:right="0" w:rightChars="0" w:firstLine="0" w:firstLineChars="0"/>
              <w:jc w:val="center"/>
            </w:pPr>
            <w:r>
              <w:rPr>
                <w:rFonts w:ascii="Times New Roman" w:hAnsi="Times New Roman" w:eastAsia="宋体"/>
                <w:b w:val="0"/>
                <w:sz w:val="18"/>
              </w:rPr>
              <w:t>何时由原主变承担，何时新增主变或储能</w:t>
            </w:r>
          </w:p>
        </w:tc>
      </w:tr>
      <w:tr w14:paraId="3371C5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F2763E8">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3A4A95FD">
            <w:pPr>
              <w:keepNext/>
              <w:spacing w:before="20" w:after="20" w:line="260" w:lineRule="exact"/>
              <w:ind w:left="0" w:leftChars="0" w:right="0" w:rightChars="0" w:firstLine="0" w:firstLineChars="0"/>
              <w:jc w:val="center"/>
            </w:pPr>
            <w:r>
              <w:rPr>
                <w:rFonts w:ascii="Times New Roman" w:hAnsi="Times New Roman" w:eastAsia="宋体"/>
                <w:b w:val="0"/>
                <w:sz w:val="18"/>
              </w:rPr>
              <w:t>发展储备及多层级容量规划[9,20]</w:t>
            </w:r>
          </w:p>
        </w:tc>
        <w:tc>
          <w:tcPr>
            <w:tcW w:w="2078" w:type="dxa"/>
            <w:tcMar>
              <w:left w:w="70" w:type="dxa"/>
              <w:right w:w="70" w:type="dxa"/>
            </w:tcMar>
            <w:vAlign w:val="center"/>
          </w:tcPr>
          <w:p w14:paraId="0F7FE80A">
            <w:pPr>
              <w:keepNext/>
              <w:spacing w:before="20" w:after="20" w:line="260" w:lineRule="exact"/>
              <w:ind w:left="0" w:leftChars="0" w:right="0" w:rightChars="0" w:firstLine="0" w:firstLineChars="0"/>
              <w:jc w:val="center"/>
            </w:pPr>
            <w:r>
              <w:rPr>
                <w:rFonts w:ascii="Times New Roman" w:hAnsi="Times New Roman" w:eastAsia="宋体"/>
                <w:b w:val="0"/>
                <w:sz w:val="18"/>
              </w:rPr>
              <w:t>改变比选时点负荷规模，同时影响容载比分母</w:t>
            </w:r>
          </w:p>
        </w:tc>
        <w:tc>
          <w:tcPr>
            <w:tcW w:w="2078" w:type="dxa"/>
            <w:tcMar>
              <w:left w:w="70" w:type="dxa"/>
              <w:right w:w="70" w:type="dxa"/>
            </w:tcMar>
            <w:vAlign w:val="center"/>
          </w:tcPr>
          <w:p w14:paraId="38964E0B">
            <w:pPr>
              <w:keepNext/>
              <w:spacing w:before="20" w:after="20" w:line="260" w:lineRule="exact"/>
              <w:ind w:left="0" w:leftChars="0" w:right="0" w:rightChars="0" w:firstLine="0" w:firstLineChars="0"/>
              <w:jc w:val="center"/>
            </w:pPr>
            <w:r>
              <w:rPr>
                <w:rFonts w:ascii="Times New Roman" w:hAnsi="Times New Roman" w:eastAsia="宋体"/>
                <w:b w:val="0"/>
                <w:sz w:val="18"/>
              </w:rPr>
              <w:t>固定容量下储备如何消耗，在哪个节点需要设备补强</w:t>
            </w:r>
          </w:p>
        </w:tc>
      </w:tr>
      <w:tr w14:paraId="6A08ED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6821A0">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078" w:type="dxa"/>
            <w:tcMar>
              <w:left w:w="70" w:type="dxa"/>
              <w:right w:w="70" w:type="dxa"/>
            </w:tcMar>
            <w:vAlign w:val="center"/>
          </w:tcPr>
          <w:p w14:paraId="790EB761">
            <w:pPr>
              <w:keepNext/>
              <w:spacing w:before="20" w:after="20" w:line="260" w:lineRule="exact"/>
              <w:ind w:left="0" w:leftChars="0" w:right="0" w:rightChars="0" w:firstLine="0" w:firstLineChars="0"/>
              <w:jc w:val="center"/>
            </w:pPr>
            <w:r>
              <w:rPr>
                <w:rFonts w:ascii="Times New Roman" w:hAnsi="Times New Roman" w:eastAsia="宋体"/>
                <w:b w:val="0"/>
                <w:sz w:val="18"/>
              </w:rPr>
              <w:t>不同10 kV线路形式的寿命费用比较[14]</w:t>
            </w:r>
          </w:p>
        </w:tc>
        <w:tc>
          <w:tcPr>
            <w:tcW w:w="2078" w:type="dxa"/>
            <w:tcMar>
              <w:left w:w="70" w:type="dxa"/>
              <w:right w:w="70" w:type="dxa"/>
            </w:tcMar>
            <w:vAlign w:val="center"/>
          </w:tcPr>
          <w:p w14:paraId="7B9260B1">
            <w:pPr>
              <w:keepNext/>
              <w:spacing w:before="20" w:after="20" w:line="260" w:lineRule="exact"/>
              <w:ind w:left="0" w:leftChars="0" w:right="0" w:rightChars="0" w:firstLine="0" w:firstLineChars="0"/>
              <w:jc w:val="center"/>
            </w:pPr>
            <w:r>
              <w:rPr>
                <w:rFonts w:ascii="Times New Roman" w:hAnsi="Times New Roman" w:eastAsia="宋体"/>
                <w:b w:val="0"/>
                <w:sz w:val="18"/>
              </w:rPr>
              <w:t>按敷设比例折算新建联络费用，单位通道能力保持</w:t>
            </w:r>
          </w:p>
        </w:tc>
        <w:tc>
          <w:tcPr>
            <w:tcW w:w="2078" w:type="dxa"/>
            <w:tcMar>
              <w:left w:w="70" w:type="dxa"/>
              <w:right w:w="70" w:type="dxa"/>
            </w:tcMar>
            <w:vAlign w:val="center"/>
          </w:tcPr>
          <w:p w14:paraId="407060FA">
            <w:pPr>
              <w:keepNext/>
              <w:spacing w:before="20" w:after="20" w:line="260" w:lineRule="exact"/>
              <w:ind w:left="0" w:leftChars="0" w:right="0" w:rightChars="0" w:firstLine="0" w:firstLineChars="0"/>
              <w:jc w:val="center"/>
            </w:pPr>
            <w:r>
              <w:rPr>
                <w:rFonts w:ascii="Times New Roman" w:hAnsi="Times New Roman" w:eastAsia="宋体"/>
                <w:b w:val="0"/>
                <w:sz w:val="18"/>
              </w:rPr>
              <w:t>联络造价何时触发主变、储能与线路组合切换</w:t>
            </w:r>
          </w:p>
        </w:tc>
      </w:tr>
      <w:tr w14:paraId="1EACFF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37051F6">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078" w:type="dxa"/>
            <w:tcMar>
              <w:left w:w="70" w:type="dxa"/>
              <w:right w:w="70" w:type="dxa"/>
            </w:tcMar>
            <w:vAlign w:val="center"/>
          </w:tcPr>
          <w:p w14:paraId="34D77E79">
            <w:pPr>
              <w:keepNext/>
              <w:spacing w:before="20" w:after="20" w:line="260" w:lineRule="exact"/>
              <w:ind w:left="0" w:leftChars="0" w:right="0" w:rightChars="0" w:firstLine="0" w:firstLineChars="0"/>
              <w:jc w:val="center"/>
            </w:pPr>
            <w:r>
              <w:rPr>
                <w:rFonts w:ascii="Times New Roman" w:hAnsi="Times New Roman" w:eastAsia="宋体"/>
                <w:b w:val="0"/>
                <w:sz w:val="18"/>
              </w:rPr>
              <w:t>站内、站间转带及下级网络供电能力[7]</w:t>
            </w:r>
          </w:p>
        </w:tc>
        <w:tc>
          <w:tcPr>
            <w:tcW w:w="2078" w:type="dxa"/>
            <w:tcMar>
              <w:left w:w="70" w:type="dxa"/>
              <w:right w:w="70" w:type="dxa"/>
            </w:tcMar>
            <w:vAlign w:val="center"/>
          </w:tcPr>
          <w:p w14:paraId="2C6D766D">
            <w:pPr>
              <w:keepNext/>
              <w:spacing w:before="20" w:after="20" w:line="260" w:lineRule="exact"/>
              <w:ind w:left="0" w:leftChars="0" w:right="0" w:rightChars="0" w:firstLine="0" w:firstLineChars="0"/>
              <w:jc w:val="center"/>
            </w:pPr>
            <w:r>
              <w:rPr>
                <w:rFonts w:ascii="Times New Roman" w:hAnsi="Times New Roman" w:eastAsia="宋体"/>
                <w:b w:val="0"/>
                <w:sz w:val="18"/>
              </w:rPr>
              <w:t>标定既有通道能力及接收余量，实际使用由两端约束决定</w:t>
            </w:r>
          </w:p>
        </w:tc>
        <w:tc>
          <w:tcPr>
            <w:tcW w:w="2078" w:type="dxa"/>
            <w:tcMar>
              <w:left w:w="70" w:type="dxa"/>
              <w:right w:w="70" w:type="dxa"/>
            </w:tcMar>
            <w:vAlign w:val="center"/>
          </w:tcPr>
          <w:p w14:paraId="53280558">
            <w:pPr>
              <w:keepNext/>
              <w:spacing w:before="20" w:after="20" w:line="260" w:lineRule="exact"/>
              <w:ind w:left="0" w:leftChars="0" w:right="0" w:rightChars="0" w:firstLine="0" w:firstLineChars="0"/>
              <w:jc w:val="center"/>
            </w:pPr>
            <w:r>
              <w:rPr>
                <w:rFonts w:ascii="Times New Roman" w:hAnsi="Times New Roman" w:eastAsia="宋体"/>
                <w:b w:val="0"/>
                <w:sz w:val="18"/>
              </w:rPr>
              <w:t>主变规模与新增联络如何随既有支援条件改变</w:t>
            </w:r>
          </w:p>
        </w:tc>
      </w:tr>
      <w:tr w14:paraId="021768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6EF88FE">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078" w:type="dxa"/>
            <w:tcMar>
              <w:left w:w="70" w:type="dxa"/>
              <w:right w:w="70" w:type="dxa"/>
            </w:tcMar>
            <w:vAlign w:val="center"/>
          </w:tcPr>
          <w:p w14:paraId="58CA05BE">
            <w:pPr>
              <w:keepNext w:val="0"/>
              <w:spacing w:before="20" w:after="20" w:line="260" w:lineRule="exact"/>
              <w:ind w:left="0" w:leftChars="0" w:right="0" w:rightChars="0" w:firstLine="0" w:firstLineChars="0"/>
              <w:jc w:val="center"/>
            </w:pPr>
            <w:r>
              <w:rPr>
                <w:rFonts w:ascii="Times New Roman" w:hAnsi="Times New Roman" w:eastAsia="宋体"/>
                <w:b w:val="0"/>
                <w:sz w:val="18"/>
              </w:rPr>
              <w:t>同时率、负荷构成及局部峰值差异[20]</w:t>
            </w:r>
          </w:p>
        </w:tc>
        <w:tc>
          <w:tcPr>
            <w:tcW w:w="2078" w:type="dxa"/>
            <w:tcMar>
              <w:left w:w="70" w:type="dxa"/>
              <w:right w:w="70" w:type="dxa"/>
            </w:tcMar>
            <w:vAlign w:val="center"/>
          </w:tcPr>
          <w:p w14:paraId="6AD2DC63">
            <w:pPr>
              <w:keepNext w:val="0"/>
              <w:spacing w:before="20" w:after="20" w:line="260" w:lineRule="exact"/>
              <w:ind w:left="0" w:leftChars="0" w:right="0" w:rightChars="0" w:firstLine="0" w:firstLineChars="0"/>
              <w:jc w:val="center"/>
            </w:pPr>
            <w:r>
              <w:rPr>
                <w:rFonts w:ascii="Times New Roman" w:hAnsi="Times New Roman" w:eastAsia="宋体"/>
                <w:b w:val="0"/>
                <w:sz w:val="18"/>
              </w:rPr>
              <w:t>构造站级局部高峰，保持相应工况区域负荷合计</w:t>
            </w:r>
          </w:p>
        </w:tc>
        <w:tc>
          <w:tcPr>
            <w:tcW w:w="2078" w:type="dxa"/>
            <w:tcMar>
              <w:left w:w="70" w:type="dxa"/>
              <w:right w:w="70" w:type="dxa"/>
            </w:tcMar>
            <w:vAlign w:val="center"/>
          </w:tcPr>
          <w:p w14:paraId="624FB458">
            <w:pPr>
              <w:keepNext w:val="0"/>
              <w:spacing w:before="20" w:after="20" w:line="260" w:lineRule="exact"/>
              <w:ind w:left="0" w:leftChars="0" w:right="0" w:rightChars="0" w:firstLine="0" w:firstLineChars="0"/>
              <w:jc w:val="center"/>
            </w:pPr>
            <w:r>
              <w:rPr>
                <w:rFonts w:ascii="Times New Roman" w:hAnsi="Times New Roman" w:eastAsia="宋体"/>
                <w:b w:val="0"/>
                <w:sz w:val="18"/>
              </w:rPr>
              <w:t>相同区域任务下站内容量和网络支援如何重新配置</w:t>
            </w:r>
          </w:p>
        </w:tc>
      </w:tr>
    </w:tbl>
    <w:p w14:paraId="19E34600">
      <w:pPr>
        <w:pStyle w:val="2"/>
        <w:widowControl/>
        <w:spacing w:before="0" w:after="0" w:line="348" w:lineRule="exact"/>
        <w:ind w:firstLine="480"/>
        <w:jc w:val="both"/>
      </w:pPr>
      <w:r>
        <w:rPr>
          <w:rFonts w:ascii="Times New Roman" w:hAnsi="Times New Roman" w:eastAsia="方正仿宋_GBK"/>
          <w:b w:val="0"/>
          <w:sz w:val="24"/>
        </w:rPr>
        <w:t>其中，</w:t>
      </w:r>
      <w:commentRangeStart w:id="1"/>
      <w:r>
        <w:rPr>
          <w:rFonts w:ascii="Times New Roman" w:hAnsi="Times New Roman" w:eastAsia="方正仿宋_GBK"/>
          <w:b w:val="0"/>
          <w:sz w:val="24"/>
        </w:rPr>
        <w:t>Zhu</w:t>
      </w:r>
      <w:commentRangeEnd w:id="1"/>
      <w:r>
        <w:rPr>
          <w:woUserID w:val="2"/>
        </w:rPr>
        <w:commentReference w:id="1"/>
      </w:r>
      <w:r>
        <w:rPr>
          <w:rFonts w:ascii="Times New Roman" w:hAnsi="Times New Roman" w:eastAsia="方正仿宋_GBK"/>
          <w:b w:val="0"/>
          <w:sz w:val="24"/>
        </w:rPr>
        <w:t>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14:paraId="47FB2FD7">
      <w:pPr>
        <w:pStyle w:val="2"/>
        <w:widowControl/>
        <w:spacing w:before="0" w:after="0" w:line="348" w:lineRule="exact"/>
        <w:ind w:firstLine="480"/>
        <w:jc w:val="both"/>
      </w:pPr>
      <w:r>
        <w:rPr>
          <w:rFonts w:ascii="Times New Roman" w:hAnsi="Times New Roman" w:eastAsia="方正仿宋_GBK"/>
          <w:b w:val="0"/>
          <w:sz w:val="24"/>
        </w:rPr>
        <w:t>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14:paraId="18D74636">
      <w:pPr>
        <w:pStyle w:val="5"/>
        <w:keepNext/>
        <w:numPr>
          <w:ilvl w:val="0"/>
          <w:numId w:val="0"/>
        </w:numPr>
        <w:spacing w:before="160" w:after="120" w:line="390" w:lineRule="exact"/>
        <w:ind w:firstLine="0"/>
      </w:pPr>
      <w:bookmarkStart w:id="83" w:name="技术经济结论的比较层次"/>
      <w:r>
        <w:rPr>
          <w:rFonts w:ascii="Times New Roman" w:hAnsi="Times New Roman" w:eastAsia="方正仿宋_GBK"/>
          <w:b/>
          <w:sz w:val="26"/>
        </w:rPr>
        <w:t>2.8.6 技术经济结论的比较层次</w:t>
      </w:r>
      <w:bookmarkEnd w:id="83"/>
    </w:p>
    <w:p w14:paraId="2363142A">
      <w:pPr>
        <w:pStyle w:val="115"/>
        <w:widowControl/>
        <w:spacing w:before="0" w:after="0" w:line="348" w:lineRule="exact"/>
        <w:ind w:firstLine="480"/>
        <w:jc w:val="both"/>
      </w:pPr>
      <w:r>
        <w:rPr>
          <w:rFonts w:ascii="Times New Roman" w:hAnsi="Times New Roman" w:eastAsia="方正仿宋_GBK"/>
          <w:b w:val="0"/>
          <w:sz w:val="24"/>
        </w:rPr>
        <w:t>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14:paraId="171BD5E0">
      <w:pPr>
        <w:pStyle w:val="2"/>
        <w:widowControl/>
        <w:spacing w:before="0" w:after="0" w:line="348" w:lineRule="exact"/>
        <w:ind w:firstLine="480"/>
        <w:jc w:val="both"/>
      </w:pPr>
      <w:r>
        <w:rPr>
          <w:rFonts w:ascii="Times New Roman" w:hAnsi="Times New Roman" w:eastAsia="方正仿宋_GBK"/>
          <w:b w:val="0"/>
          <w:sz w:val="24"/>
        </w:rPr>
        <w:t>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14:paraId="732E77BA">
      <w:pPr>
        <w:pStyle w:val="2"/>
        <w:widowControl/>
        <w:spacing w:before="0" w:after="0" w:line="348" w:lineRule="exact"/>
        <w:ind w:firstLine="480"/>
        <w:jc w:val="both"/>
      </w:pPr>
      <w:r>
        <w:rPr>
          <w:rFonts w:ascii="Times New Roman" w:hAnsi="Times New Roman" w:eastAsia="方正仿宋_GBK"/>
          <w:b w:val="0"/>
          <w:sz w:val="24"/>
        </w:rPr>
        <w:t>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14:paraId="5357DC33">
      <w:pPr>
        <w:pStyle w:val="2"/>
        <w:keepNext/>
        <w:spacing w:before="120" w:after="80" w:line="280" w:lineRule="exact"/>
        <w:ind w:firstLine="0"/>
        <w:jc w:val="center"/>
      </w:pPr>
      <w:r>
        <w:rPr>
          <w:rFonts w:ascii="Times New Roman" w:hAnsi="Times New Roman" w:eastAsia="宋体"/>
          <w:b w:val="0"/>
          <w:sz w:val="21"/>
        </w:rPr>
        <w:t>表2-4 相关方法对源荷输入、设备配置与费用解释的支持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0B322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B2A37AA">
            <w:pPr>
              <w:keepNext/>
              <w:spacing w:before="20" w:after="20" w:line="260" w:lineRule="exact"/>
              <w:ind w:left="0" w:leftChars="0" w:right="0" w:rightChars="0" w:firstLine="0" w:firstLineChars="0"/>
              <w:jc w:val="center"/>
            </w:pPr>
            <w:r>
              <w:rPr>
                <w:rFonts w:ascii="Times New Roman" w:hAnsi="Times New Roman" w:eastAsia="宋体"/>
                <w:b/>
                <w:sz w:val="18"/>
              </w:rPr>
              <w:t>研究方法</w:t>
            </w:r>
          </w:p>
        </w:tc>
        <w:tc>
          <w:tcPr>
            <w:tcW w:w="2078" w:type="dxa"/>
            <w:tcMar>
              <w:left w:w="70" w:type="dxa"/>
              <w:right w:w="70" w:type="dxa"/>
            </w:tcMar>
            <w:vAlign w:val="center"/>
          </w:tcPr>
          <w:p w14:paraId="1D3A81CE">
            <w:pPr>
              <w:keepNext/>
              <w:spacing w:before="20" w:after="20" w:line="260" w:lineRule="exact"/>
              <w:ind w:left="0" w:leftChars="0" w:right="0" w:rightChars="0" w:firstLine="0" w:firstLineChars="0"/>
              <w:jc w:val="center"/>
            </w:pPr>
            <w:r>
              <w:rPr>
                <w:rFonts w:ascii="Times New Roman" w:hAnsi="Times New Roman" w:eastAsia="宋体"/>
                <w:b/>
                <w:sz w:val="18"/>
              </w:rPr>
              <w:t>主要输入与输出</w:t>
            </w:r>
          </w:p>
        </w:tc>
        <w:tc>
          <w:tcPr>
            <w:tcW w:w="2078" w:type="dxa"/>
            <w:tcMar>
              <w:left w:w="70" w:type="dxa"/>
              <w:right w:w="70" w:type="dxa"/>
            </w:tcMar>
            <w:vAlign w:val="center"/>
          </w:tcPr>
          <w:p w14:paraId="0F1B0782">
            <w:pPr>
              <w:keepNext/>
              <w:spacing w:before="20" w:after="20" w:line="260" w:lineRule="exact"/>
              <w:ind w:left="0" w:leftChars="0" w:right="0" w:rightChars="0" w:firstLine="0" w:firstLineChars="0"/>
              <w:jc w:val="center"/>
            </w:pPr>
            <w:r>
              <w:rPr>
                <w:rFonts w:ascii="Times New Roman" w:hAnsi="Times New Roman" w:eastAsia="宋体"/>
                <w:b/>
                <w:sz w:val="18"/>
              </w:rPr>
              <w:t>适合回答的规划问题</w:t>
            </w:r>
          </w:p>
        </w:tc>
        <w:tc>
          <w:tcPr>
            <w:tcW w:w="2078" w:type="dxa"/>
            <w:tcMar>
              <w:left w:w="70" w:type="dxa"/>
              <w:right w:w="70" w:type="dxa"/>
            </w:tcMar>
            <w:vAlign w:val="center"/>
          </w:tcPr>
          <w:p w14:paraId="3B95BCB6">
            <w:pPr>
              <w:keepNext/>
              <w:spacing w:before="20" w:after="20" w:line="260" w:lineRule="exact"/>
              <w:ind w:left="0" w:leftChars="0" w:right="0" w:rightChars="0" w:firstLine="0" w:firstLineChars="0"/>
              <w:jc w:val="center"/>
            </w:pPr>
            <w:r>
              <w:rPr>
                <w:rFonts w:ascii="Times New Roman" w:hAnsi="Times New Roman" w:eastAsia="宋体"/>
                <w:b/>
                <w:sz w:val="18"/>
              </w:rPr>
              <w:t>在本研究中的对应关系</w:t>
            </w:r>
          </w:p>
        </w:tc>
      </w:tr>
      <w:tr w14:paraId="400217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5FC8F53">
            <w:pPr>
              <w:keepNext/>
              <w:spacing w:before="20" w:after="20" w:line="260" w:lineRule="exact"/>
              <w:ind w:left="0" w:leftChars="0" w:right="0" w:rightChars="0" w:firstLine="0" w:firstLineChars="0"/>
              <w:jc w:val="center"/>
            </w:pPr>
            <w:r>
              <w:rPr>
                <w:rFonts w:ascii="Times New Roman" w:hAnsi="Times New Roman" w:eastAsia="宋体"/>
                <w:b w:val="0"/>
                <w:sz w:val="18"/>
              </w:rPr>
              <w:t>概率鸭子曲线与概率爬坡曲线[3]</w:t>
            </w:r>
          </w:p>
        </w:tc>
        <w:tc>
          <w:tcPr>
            <w:tcW w:w="2078" w:type="dxa"/>
            <w:tcMar>
              <w:left w:w="70" w:type="dxa"/>
              <w:right w:w="70" w:type="dxa"/>
            </w:tcMar>
            <w:vAlign w:val="center"/>
          </w:tcPr>
          <w:p w14:paraId="77E9C57F">
            <w:pPr>
              <w:keepNext/>
              <w:spacing w:before="20" w:after="20" w:line="260" w:lineRule="exact"/>
              <w:ind w:left="0" w:leftChars="0" w:right="0" w:rightChars="0" w:firstLine="0" w:firstLineChars="0"/>
              <w:jc w:val="center"/>
            </w:pPr>
            <w:r>
              <w:rPr>
                <w:rFonts w:ascii="Times New Roman" w:hAnsi="Times New Roman" w:eastAsia="宋体"/>
                <w:b w:val="0"/>
                <w:sz w:val="18"/>
              </w:rPr>
              <w:t>源荷边际分布及相依结构，输出净负荷与变化量的分布</w:t>
            </w:r>
          </w:p>
        </w:tc>
        <w:tc>
          <w:tcPr>
            <w:tcW w:w="2078" w:type="dxa"/>
            <w:tcMar>
              <w:left w:w="70" w:type="dxa"/>
              <w:right w:w="70" w:type="dxa"/>
            </w:tcMar>
            <w:vAlign w:val="center"/>
          </w:tcPr>
          <w:p w14:paraId="2D6D18B1">
            <w:pPr>
              <w:keepNext/>
              <w:spacing w:before="20" w:after="20" w:line="260" w:lineRule="exact"/>
              <w:ind w:left="0" w:leftChars="0" w:right="0" w:rightChars="0" w:firstLine="0" w:firstLineChars="0"/>
              <w:jc w:val="center"/>
            </w:pPr>
            <w:r>
              <w:rPr>
                <w:rFonts w:ascii="Times New Roman" w:hAnsi="Times New Roman" w:eastAsia="宋体"/>
                <w:b w:val="0"/>
                <w:sz w:val="18"/>
              </w:rPr>
              <w:t>高渗透率下低谷、峰值与调节需求如何随时段变化</w:t>
            </w:r>
          </w:p>
        </w:tc>
        <w:tc>
          <w:tcPr>
            <w:tcW w:w="2078" w:type="dxa"/>
            <w:tcMar>
              <w:left w:w="70" w:type="dxa"/>
              <w:right w:w="70" w:type="dxa"/>
            </w:tcMar>
            <w:vAlign w:val="center"/>
          </w:tcPr>
          <w:p w14:paraId="277BF3D9">
            <w:pPr>
              <w:keepNext/>
              <w:spacing w:before="20" w:after="20" w:line="260" w:lineRule="exact"/>
              <w:ind w:left="0" w:leftChars="0" w:right="0" w:rightChars="0" w:firstLine="0" w:firstLineChars="0"/>
              <w:jc w:val="center"/>
            </w:pPr>
            <w:r>
              <w:rPr>
                <w:rFonts w:ascii="Times New Roman" w:hAnsi="Times New Roman" w:eastAsia="宋体"/>
                <w:b w:val="0"/>
                <w:sz w:val="18"/>
              </w:rPr>
              <w:t>按同期源荷关系识别正反向功率，保留时段及持续特征</w:t>
            </w:r>
          </w:p>
        </w:tc>
      </w:tr>
      <w:tr w14:paraId="23BAFA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3443620">
            <w:pPr>
              <w:keepNext/>
              <w:spacing w:before="20" w:after="20" w:line="260" w:lineRule="exact"/>
              <w:ind w:left="0" w:leftChars="0" w:right="0" w:rightChars="0" w:firstLine="0" w:firstLineChars="0"/>
              <w:jc w:val="center"/>
            </w:pPr>
            <w:r>
              <w:rPr>
                <w:rFonts w:ascii="Times New Roman" w:hAnsi="Times New Roman" w:eastAsia="宋体"/>
                <w:b w:val="0"/>
                <w:sz w:val="18"/>
              </w:rPr>
              <w:t>多供电层级承载力评估[21]</w:t>
            </w:r>
          </w:p>
        </w:tc>
        <w:tc>
          <w:tcPr>
            <w:tcW w:w="2078" w:type="dxa"/>
            <w:tcMar>
              <w:left w:w="70" w:type="dxa"/>
              <w:right w:w="70" w:type="dxa"/>
            </w:tcMar>
            <w:vAlign w:val="center"/>
          </w:tcPr>
          <w:p w14:paraId="570DD5AD">
            <w:pPr>
              <w:keepNext/>
              <w:spacing w:before="20" w:after="20" w:line="260" w:lineRule="exact"/>
              <w:ind w:left="0" w:leftChars="0" w:right="0" w:rightChars="0" w:firstLine="0" w:firstLineChars="0"/>
              <w:jc w:val="center"/>
            </w:pPr>
            <w:r>
              <w:rPr>
                <w:rFonts w:ascii="Times New Roman" w:hAnsi="Times New Roman" w:eastAsia="宋体"/>
                <w:b w:val="0"/>
                <w:sz w:val="18"/>
              </w:rPr>
              <w:t>同层级装机、负荷和电量，输出消纳与接纳能力及薄弱位置</w:t>
            </w:r>
          </w:p>
        </w:tc>
        <w:tc>
          <w:tcPr>
            <w:tcW w:w="2078" w:type="dxa"/>
            <w:tcMar>
              <w:left w:w="70" w:type="dxa"/>
              <w:right w:w="70" w:type="dxa"/>
            </w:tcMar>
            <w:vAlign w:val="center"/>
          </w:tcPr>
          <w:p w14:paraId="004566E1">
            <w:pPr>
              <w:keepNext/>
              <w:spacing w:before="20" w:after="20" w:line="260" w:lineRule="exact"/>
              <w:ind w:left="0" w:leftChars="0" w:right="0" w:rightChars="0" w:firstLine="0" w:firstLineChars="0"/>
              <w:jc w:val="center"/>
            </w:pPr>
            <w:r>
              <w:rPr>
                <w:rFonts w:ascii="Times New Roman" w:hAnsi="Times New Roman" w:eastAsia="宋体"/>
                <w:b w:val="0"/>
                <w:sz w:val="18"/>
              </w:rPr>
              <w:t>哪一供电层级、哪类设备限制新增电源接入</w:t>
            </w:r>
          </w:p>
        </w:tc>
        <w:tc>
          <w:tcPr>
            <w:tcW w:w="2078" w:type="dxa"/>
            <w:tcMar>
              <w:left w:w="70" w:type="dxa"/>
              <w:right w:w="70" w:type="dxa"/>
            </w:tcMar>
            <w:vAlign w:val="center"/>
          </w:tcPr>
          <w:p w14:paraId="7C80DBF4">
            <w:pPr>
              <w:keepNext/>
              <w:spacing w:before="20" w:after="20" w:line="260" w:lineRule="exact"/>
              <w:ind w:left="0" w:leftChars="0" w:right="0" w:rightChars="0" w:firstLine="0" w:firstLineChars="0"/>
              <w:jc w:val="center"/>
            </w:pPr>
            <w:r>
              <w:rPr>
                <w:rFonts w:ascii="Times New Roman" w:hAnsi="Times New Roman" w:eastAsia="宋体"/>
                <w:b w:val="0"/>
                <w:sz w:val="18"/>
              </w:rPr>
              <w:t>区域源荷统计与站级承载校核分别组织，约束落实到设备</w:t>
            </w:r>
          </w:p>
        </w:tc>
      </w:tr>
      <w:tr w14:paraId="34E936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616AD099">
            <w:pPr>
              <w:keepNext/>
              <w:spacing w:before="20" w:after="20" w:line="260" w:lineRule="exact"/>
              <w:ind w:left="0" w:leftChars="0" w:right="0" w:rightChars="0" w:firstLine="0" w:firstLineChars="0"/>
              <w:jc w:val="center"/>
            </w:pPr>
            <w:r>
              <w:rPr>
                <w:rFonts w:ascii="Times New Roman" w:hAnsi="Times New Roman" w:eastAsia="宋体"/>
                <w:b w:val="0"/>
                <w:sz w:val="18"/>
              </w:rPr>
              <w:t>TSC及下级网络关系分析[7]</w:t>
            </w:r>
          </w:p>
        </w:tc>
        <w:tc>
          <w:tcPr>
            <w:tcW w:w="2078" w:type="dxa"/>
            <w:tcMar>
              <w:left w:w="70" w:type="dxa"/>
              <w:right w:w="70" w:type="dxa"/>
            </w:tcMar>
            <w:vAlign w:val="center"/>
          </w:tcPr>
          <w:p w14:paraId="1DC78145">
            <w:pPr>
              <w:keepNext/>
              <w:spacing w:before="20" w:after="20" w:line="260" w:lineRule="exact"/>
              <w:ind w:left="0" w:leftChars="0" w:right="0" w:rightChars="0" w:firstLine="0" w:firstLineChars="0"/>
              <w:jc w:val="center"/>
            </w:pPr>
            <w:r>
              <w:rPr>
                <w:rFonts w:ascii="Times New Roman" w:hAnsi="Times New Roman" w:eastAsia="宋体"/>
                <w:b w:val="0"/>
                <w:sz w:val="18"/>
              </w:rPr>
              <w:t>主变、馈线和联络关系，输出满足安全要求的可供负荷</w:t>
            </w:r>
          </w:p>
        </w:tc>
        <w:tc>
          <w:tcPr>
            <w:tcW w:w="2078" w:type="dxa"/>
            <w:tcMar>
              <w:left w:w="70" w:type="dxa"/>
              <w:right w:w="70" w:type="dxa"/>
            </w:tcMar>
            <w:vAlign w:val="center"/>
          </w:tcPr>
          <w:p w14:paraId="277E27A8">
            <w:pPr>
              <w:keepNext/>
              <w:spacing w:before="20" w:after="20" w:line="260" w:lineRule="exact"/>
              <w:ind w:left="0" w:leftChars="0" w:right="0" w:rightChars="0" w:firstLine="0" w:firstLineChars="0"/>
              <w:jc w:val="center"/>
            </w:pPr>
            <w:r>
              <w:rPr>
                <w:rFonts w:ascii="Times New Roman" w:hAnsi="Times New Roman" w:eastAsia="宋体"/>
                <w:b w:val="0"/>
                <w:sz w:val="18"/>
              </w:rPr>
              <w:t>既有容量能否通过站内、站间转带承担更多负荷</w:t>
            </w:r>
          </w:p>
        </w:tc>
        <w:tc>
          <w:tcPr>
            <w:tcW w:w="2078" w:type="dxa"/>
            <w:tcMar>
              <w:left w:w="70" w:type="dxa"/>
              <w:right w:w="70" w:type="dxa"/>
            </w:tcMar>
            <w:vAlign w:val="center"/>
          </w:tcPr>
          <w:p w14:paraId="1B5BD908">
            <w:pPr>
              <w:keepNext/>
              <w:spacing w:before="20" w:after="20" w:line="260" w:lineRule="exact"/>
              <w:ind w:left="0" w:leftChars="0" w:right="0" w:rightChars="0" w:firstLine="0" w:firstLineChars="0"/>
              <w:jc w:val="center"/>
            </w:pPr>
            <w:r>
              <w:rPr>
                <w:rFonts w:ascii="Times New Roman" w:hAnsi="Times New Roman" w:eastAsia="宋体"/>
                <w:b w:val="0"/>
                <w:sz w:val="18"/>
              </w:rPr>
              <w:t>校核送端负荷、通道及接收侧能力，解释联络支援</w:t>
            </w:r>
          </w:p>
        </w:tc>
      </w:tr>
      <w:tr w14:paraId="69B372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8866453">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多电压等级容载比优化[9,11]</w:t>
            </w:r>
          </w:p>
        </w:tc>
        <w:tc>
          <w:tcPr>
            <w:tcW w:w="2078" w:type="dxa"/>
            <w:tcMar>
              <w:left w:w="70" w:type="dxa"/>
              <w:right w:w="70" w:type="dxa"/>
            </w:tcMar>
            <w:vAlign w:val="center"/>
          </w:tcPr>
          <w:p w14:paraId="4B335F35">
            <w:pPr>
              <w:keepNext/>
              <w:spacing w:before="20" w:after="20" w:line="260" w:lineRule="exact"/>
              <w:ind w:left="0" w:leftChars="0" w:right="0" w:rightChars="0" w:firstLine="0" w:firstLineChars="0"/>
              <w:jc w:val="center"/>
            </w:pPr>
            <w:r>
              <w:rPr>
                <w:rFonts w:ascii="Times New Roman" w:hAnsi="Times New Roman" w:eastAsia="宋体"/>
                <w:b w:val="0"/>
                <w:sz w:val="18"/>
              </w:rPr>
              <w:t>可选设备及网络工程，输出容量配比与建设方案</w:t>
            </w:r>
          </w:p>
        </w:tc>
        <w:tc>
          <w:tcPr>
            <w:tcW w:w="2078" w:type="dxa"/>
            <w:tcMar>
              <w:left w:w="70" w:type="dxa"/>
              <w:right w:w="70" w:type="dxa"/>
            </w:tcMar>
            <w:vAlign w:val="center"/>
          </w:tcPr>
          <w:p w14:paraId="76ED7CBB">
            <w:pPr>
              <w:keepNext/>
              <w:spacing w:before="20" w:after="20" w:line="260" w:lineRule="exact"/>
              <w:ind w:left="0" w:leftChars="0" w:right="0" w:rightChars="0" w:firstLine="0" w:firstLineChars="0"/>
              <w:jc w:val="center"/>
            </w:pPr>
            <w:r>
              <w:rPr>
                <w:rFonts w:ascii="Times New Roman" w:hAnsi="Times New Roman" w:eastAsia="宋体"/>
                <w:b w:val="0"/>
                <w:sz w:val="18"/>
              </w:rPr>
              <w:t>何种容量及网架组合具有相应经济性</w:t>
            </w:r>
          </w:p>
        </w:tc>
        <w:tc>
          <w:tcPr>
            <w:tcW w:w="2078" w:type="dxa"/>
            <w:tcMar>
              <w:left w:w="70" w:type="dxa"/>
              <w:right w:w="70" w:type="dxa"/>
            </w:tcMar>
            <w:vAlign w:val="center"/>
          </w:tcPr>
          <w:p w14:paraId="0C5A0C00">
            <w:pPr>
              <w:keepNext/>
              <w:spacing w:before="20" w:after="20" w:line="260" w:lineRule="exact"/>
              <w:ind w:left="0" w:leftChars="0" w:right="0" w:rightChars="0" w:firstLine="0" w:firstLineChars="0"/>
              <w:jc w:val="center"/>
            </w:pPr>
            <w:r>
              <w:rPr>
                <w:rFonts w:ascii="Times New Roman" w:hAnsi="Times New Roman" w:eastAsia="宋体"/>
                <w:b w:val="0"/>
                <w:sz w:val="18"/>
              </w:rPr>
              <w:t>用主变规格和工程项目形成容量，比较各项建设费用</w:t>
            </w:r>
          </w:p>
        </w:tc>
      </w:tr>
      <w:tr w14:paraId="3770C2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0F0331F">
            <w:pPr>
              <w:keepNext/>
              <w:spacing w:before="20" w:after="20" w:line="260" w:lineRule="exact"/>
              <w:ind w:left="0" w:leftChars="0" w:right="0" w:rightChars="0" w:firstLine="0" w:firstLineChars="0"/>
              <w:jc w:val="center"/>
            </w:pPr>
            <w:r>
              <w:rPr>
                <w:rFonts w:ascii="Times New Roman" w:hAnsi="Times New Roman" w:eastAsia="宋体"/>
                <w:b w:val="0"/>
                <w:sz w:val="18"/>
              </w:rPr>
              <w:t>源网储分层协同规划[22]</w:t>
            </w:r>
          </w:p>
        </w:tc>
        <w:tc>
          <w:tcPr>
            <w:tcW w:w="2078" w:type="dxa"/>
            <w:tcMar>
              <w:left w:w="70" w:type="dxa"/>
              <w:right w:w="70" w:type="dxa"/>
            </w:tcMar>
            <w:vAlign w:val="center"/>
          </w:tcPr>
          <w:p w14:paraId="5DC42C6E">
            <w:pPr>
              <w:keepNext/>
              <w:spacing w:before="20" w:after="20" w:line="260" w:lineRule="exact"/>
              <w:ind w:left="0" w:leftChars="0" w:right="0" w:rightChars="0" w:firstLine="0" w:firstLineChars="0"/>
              <w:jc w:val="center"/>
            </w:pPr>
            <w:r>
              <w:rPr>
                <w:rFonts w:ascii="Times New Roman" w:hAnsi="Times New Roman" w:eastAsia="宋体"/>
                <w:b w:val="0"/>
                <w:sz w:val="18"/>
              </w:rPr>
              <w:t>网架候选、资源与运行场景，输出建设及运行方式</w:t>
            </w:r>
          </w:p>
        </w:tc>
        <w:tc>
          <w:tcPr>
            <w:tcW w:w="2078" w:type="dxa"/>
            <w:tcMar>
              <w:left w:w="70" w:type="dxa"/>
              <w:right w:w="70" w:type="dxa"/>
            </w:tcMar>
            <w:vAlign w:val="center"/>
          </w:tcPr>
          <w:p w14:paraId="36AF5B2B">
            <w:pPr>
              <w:keepNext/>
              <w:spacing w:before="20" w:after="20" w:line="260" w:lineRule="exact"/>
              <w:ind w:left="0" w:leftChars="0" w:right="0" w:rightChars="0" w:firstLine="0" w:firstLineChars="0"/>
              <w:jc w:val="center"/>
            </w:pPr>
            <w:r>
              <w:rPr>
                <w:rFonts w:ascii="Times New Roman" w:hAnsi="Times New Roman" w:eastAsia="宋体"/>
                <w:b w:val="0"/>
                <w:sz w:val="18"/>
              </w:rPr>
              <w:t>建设形成的资源能力能否在具体工况中发挥作用</w:t>
            </w:r>
          </w:p>
        </w:tc>
        <w:tc>
          <w:tcPr>
            <w:tcW w:w="2078" w:type="dxa"/>
            <w:tcMar>
              <w:left w:w="70" w:type="dxa"/>
              <w:right w:w="70" w:type="dxa"/>
            </w:tcMar>
            <w:vAlign w:val="center"/>
          </w:tcPr>
          <w:p w14:paraId="01E969C7">
            <w:pPr>
              <w:keepNext/>
              <w:spacing w:before="20" w:after="20" w:line="260" w:lineRule="exact"/>
              <w:ind w:left="0" w:leftChars="0" w:right="0" w:rightChars="0" w:firstLine="0" w:firstLineChars="0"/>
              <w:jc w:val="center"/>
            </w:pPr>
            <w:r>
              <w:rPr>
                <w:rFonts w:ascii="Times New Roman" w:hAnsi="Times New Roman" w:eastAsia="宋体"/>
                <w:b w:val="0"/>
                <w:sz w:val="18"/>
              </w:rPr>
              <w:t>多工况共享年度设备状态，转供与储能按工况使用</w:t>
            </w:r>
          </w:p>
        </w:tc>
      </w:tr>
      <w:tr w14:paraId="754010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1E6ACC9">
            <w:pPr>
              <w:keepNext w:val="0"/>
              <w:spacing w:before="20" w:after="20" w:line="260" w:lineRule="exact"/>
              <w:ind w:left="0" w:leftChars="0" w:right="0" w:rightChars="0" w:firstLine="0" w:firstLineChars="0"/>
              <w:jc w:val="center"/>
            </w:pPr>
            <w:r>
              <w:rPr>
                <w:rFonts w:ascii="Times New Roman" w:hAnsi="Times New Roman" w:eastAsia="宋体"/>
                <w:b w:val="0"/>
                <w:sz w:val="18"/>
              </w:rPr>
              <w:t>全年运行与成本效益分析[70]</w:t>
            </w:r>
          </w:p>
        </w:tc>
        <w:tc>
          <w:tcPr>
            <w:tcW w:w="2078" w:type="dxa"/>
            <w:tcMar>
              <w:left w:w="70" w:type="dxa"/>
              <w:right w:w="70" w:type="dxa"/>
            </w:tcMar>
            <w:vAlign w:val="center"/>
          </w:tcPr>
          <w:p w14:paraId="1AFC2B37">
            <w:pPr>
              <w:keepNext w:val="0"/>
              <w:spacing w:before="20" w:after="20" w:line="260" w:lineRule="exact"/>
              <w:ind w:left="0" w:leftChars="0" w:right="0" w:rightChars="0" w:firstLine="0" w:firstLineChars="0"/>
              <w:jc w:val="center"/>
            </w:pPr>
            <w:r>
              <w:rPr>
                <w:rFonts w:ascii="Times New Roman" w:hAnsi="Times New Roman" w:eastAsia="宋体"/>
                <w:b w:val="0"/>
                <w:sz w:val="18"/>
              </w:rPr>
              <w:t>逐时运行及价格，输出改造需求、运行费用与效益</w:t>
            </w:r>
          </w:p>
        </w:tc>
        <w:tc>
          <w:tcPr>
            <w:tcW w:w="2078" w:type="dxa"/>
            <w:tcMar>
              <w:left w:w="70" w:type="dxa"/>
              <w:right w:w="70" w:type="dxa"/>
            </w:tcMar>
            <w:vAlign w:val="center"/>
          </w:tcPr>
          <w:p w14:paraId="4DD5F60E">
            <w:pPr>
              <w:keepNext w:val="0"/>
              <w:spacing w:before="20" w:after="20" w:line="260" w:lineRule="exact"/>
              <w:ind w:left="0" w:leftChars="0" w:right="0" w:rightChars="0" w:firstLine="0" w:firstLineChars="0"/>
              <w:jc w:val="center"/>
            </w:pPr>
            <w:r>
              <w:rPr>
                <w:rFonts w:ascii="Times New Roman" w:hAnsi="Times New Roman" w:eastAsia="宋体"/>
                <w:b w:val="0"/>
                <w:sz w:val="18"/>
              </w:rPr>
              <w:t>运行限制在何时出现，对改造费用有何影响</w:t>
            </w:r>
          </w:p>
        </w:tc>
        <w:tc>
          <w:tcPr>
            <w:tcW w:w="2078" w:type="dxa"/>
            <w:tcMar>
              <w:left w:w="70" w:type="dxa"/>
              <w:right w:w="70" w:type="dxa"/>
            </w:tcMar>
            <w:vAlign w:val="center"/>
          </w:tcPr>
          <w:p w14:paraId="0F66F22D">
            <w:pPr>
              <w:keepNext w:val="0"/>
              <w:spacing w:before="20" w:after="20" w:line="260" w:lineRule="exact"/>
              <w:ind w:left="0" w:leftChars="0" w:right="0" w:rightChars="0" w:firstLine="0" w:firstLineChars="0"/>
              <w:jc w:val="center"/>
            </w:pPr>
            <w:r>
              <w:rPr>
                <w:rFonts w:ascii="Times New Roman" w:hAnsi="Times New Roman" w:eastAsia="宋体"/>
                <w:b w:val="0"/>
                <w:sz w:val="18"/>
              </w:rPr>
              <w:t>区分静态容量费用与全年运行分析所需的资料及任务</w:t>
            </w:r>
          </w:p>
        </w:tc>
      </w:tr>
    </w:tbl>
    <w:p w14:paraId="372316D7">
      <w:pPr>
        <w:pStyle w:val="2"/>
        <w:widowControl/>
        <w:spacing w:before="0" w:after="0" w:line="348" w:lineRule="exact"/>
        <w:ind w:firstLine="480"/>
        <w:jc w:val="both"/>
      </w:pPr>
      <w:r>
        <w:rPr>
          <w:rFonts w:ascii="Times New Roman" w:hAnsi="Times New Roman" w:eastAsia="方正仿宋_GBK"/>
          <w:b w:val="0"/>
          <w:sz w:val="24"/>
        </w:rPr>
        <w:t>上述方法的联系可以沿“源荷任务、设备可用能力、工程费用”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14:paraId="24F56D44">
      <w:pPr>
        <w:pStyle w:val="2"/>
        <w:widowControl/>
        <w:spacing w:before="0" w:after="0" w:line="348" w:lineRule="exact"/>
        <w:ind w:firstLine="480"/>
        <w:jc w:val="both"/>
      </w:pPr>
      <w:r>
        <w:rPr>
          <w:rFonts w:ascii="Times New Roman" w:hAnsi="Times New Roman" w:eastAsia="方正仿宋_GBK"/>
          <w:b w:val="0"/>
          <w:sz w:val="24"/>
        </w:rPr>
        <w:t>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14:paraId="237C76D0">
      <w:pPr>
        <w:pStyle w:val="4"/>
        <w:keepNext/>
        <w:numPr>
          <w:ilvl w:val="0"/>
          <w:numId w:val="0"/>
        </w:numPr>
        <w:spacing w:before="160" w:after="120" w:line="480" w:lineRule="exact"/>
        <w:ind w:firstLine="0"/>
      </w:pPr>
      <w:bookmarkStart w:id="84" w:name="本章小结"/>
      <w:bookmarkStart w:id="85" w:name="h302"/>
      <w:r>
        <w:rPr>
          <w:rFonts w:ascii="Times New Roman" w:hAnsi="Times New Roman" w:eastAsia="方正仿宋_GBK"/>
          <w:b/>
          <w:sz w:val="32"/>
        </w:rPr>
        <w:t>2.9 本章小结</w:t>
      </w:r>
      <w:bookmarkEnd w:id="84"/>
      <w:bookmarkEnd w:id="85"/>
    </w:p>
    <w:p w14:paraId="4F01A316">
      <w:pPr>
        <w:pStyle w:val="115"/>
        <w:widowControl/>
        <w:spacing w:before="0" w:after="0" w:line="348" w:lineRule="exact"/>
        <w:ind w:firstLine="480"/>
        <w:jc w:val="both"/>
      </w:pPr>
      <w:r>
        <w:rPr>
          <w:rFonts w:ascii="Times New Roman" w:hAnsi="Times New Roman" w:eastAsia="方正仿宋_GBK"/>
          <w:b w:val="0"/>
          <w:sz w:val="24"/>
        </w:rPr>
        <w:t>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14:paraId="63437AB4">
      <w:pPr>
        <w:pStyle w:val="3"/>
        <w:keepNext/>
        <w:pageBreakBefore/>
        <w:numPr>
          <w:ilvl w:val="0"/>
          <w:numId w:val="0"/>
        </w:numPr>
        <w:spacing w:before="0" w:after="120" w:line="540" w:lineRule="exact"/>
        <w:ind w:firstLine="0"/>
      </w:pPr>
      <w:bookmarkStart w:id="86" w:name="第三章-徐州典型地区运行特征分析"/>
      <w:bookmarkStart w:id="87" w:name="h304"/>
      <w:r>
        <w:rPr>
          <w:rFonts w:ascii="Times New Roman" w:hAnsi="Times New Roman" w:eastAsia="方正仿宋_GBK"/>
          <w:b/>
          <w:sz w:val="36"/>
        </w:rPr>
        <w:t>第三章 徐州典型地区运行特征分析</w:t>
      </w:r>
      <w:bookmarkEnd w:id="86"/>
      <w:bookmarkEnd w:id="87"/>
    </w:p>
    <w:p w14:paraId="6152279F">
      <w:pPr>
        <w:pStyle w:val="4"/>
        <w:keepNext/>
        <w:numPr>
          <w:ilvl w:val="0"/>
          <w:numId w:val="0"/>
        </w:numPr>
        <w:spacing w:before="160" w:after="120" w:line="480" w:lineRule="exact"/>
        <w:ind w:firstLine="0"/>
      </w:pPr>
      <w:bookmarkStart w:id="88" w:name="h305"/>
      <w:bookmarkStart w:id="89" w:name="研究地区与原始资料"/>
      <w:r>
        <w:rPr>
          <w:rFonts w:ascii="Times New Roman" w:hAnsi="Times New Roman" w:eastAsia="方正仿宋_GBK"/>
          <w:b/>
          <w:sz w:val="32"/>
        </w:rPr>
        <w:t>3.1 研究地区与原始资料</w:t>
      </w:r>
      <w:bookmarkEnd w:id="88"/>
      <w:bookmarkEnd w:id="89"/>
    </w:p>
    <w:p w14:paraId="1C4C656C">
      <w:pPr>
        <w:pStyle w:val="5"/>
        <w:keepNext/>
        <w:numPr>
          <w:ilvl w:val="0"/>
          <w:numId w:val="0"/>
        </w:numPr>
        <w:spacing w:before="160" w:after="120" w:line="390" w:lineRule="exact"/>
        <w:ind w:firstLine="0"/>
      </w:pPr>
      <w:bookmarkStart w:id="90" w:name="地区选择及比较范围"/>
      <w:r>
        <w:rPr>
          <w:rFonts w:ascii="Times New Roman" w:hAnsi="Times New Roman" w:eastAsia="方正仿宋_GBK"/>
          <w:b/>
          <w:sz w:val="26"/>
        </w:rPr>
        <w:t>3.1.1 地区选择及比较范围</w:t>
      </w:r>
      <w:bookmarkEnd w:id="90"/>
    </w:p>
    <w:p w14:paraId="5E13550F">
      <w:pPr>
        <w:pStyle w:val="115"/>
        <w:widowControl/>
        <w:spacing w:before="0" w:after="0" w:line="348" w:lineRule="exact"/>
        <w:ind w:firstLine="480"/>
        <w:jc w:val="both"/>
      </w:pPr>
      <w:r>
        <w:rPr>
          <w:rFonts w:ascii="Times New Roman" w:hAnsi="Times New Roman" w:eastAsia="方正仿宋_GBK"/>
          <w:b w:val="0"/>
          <w:sz w:val="24"/>
        </w:rPr>
        <w:t>本研究以邳州和市区为规划计算对象。两类规划方案在同一区县使用相同负荷及仿真起点，区县间保留各自设备结构、供电区域类别和负荷分布。</w:t>
      </w:r>
    </w:p>
    <w:p w14:paraId="7B07007C">
      <w:pPr>
        <w:pStyle w:val="2"/>
        <w:widowControl/>
        <w:spacing w:before="0" w:after="0" w:line="348" w:lineRule="exact"/>
        <w:ind w:firstLine="480"/>
        <w:jc w:val="both"/>
      </w:pPr>
      <w:r>
        <w:rPr>
          <w:rFonts w:ascii="Times New Roman" w:hAnsi="Times New Roman" w:eastAsia="方正仿宋_GBK"/>
          <w:b w:val="0"/>
          <w:sz w:val="24"/>
        </w:rPr>
        <w:t>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14:paraId="730CD48F">
      <w:pPr>
        <w:pStyle w:val="5"/>
        <w:keepNext/>
        <w:numPr>
          <w:ilvl w:val="0"/>
          <w:numId w:val="0"/>
        </w:numPr>
        <w:spacing w:before="160" w:after="120" w:line="390" w:lineRule="exact"/>
        <w:ind w:firstLine="0"/>
      </w:pPr>
      <w:bookmarkStart w:id="91" w:name="历史分析与规划参数的衔接"/>
      <w:r>
        <w:rPr>
          <w:rFonts w:ascii="Times New Roman" w:hAnsi="Times New Roman" w:eastAsia="方正仿宋_GBK"/>
          <w:b/>
          <w:sz w:val="26"/>
        </w:rPr>
        <w:t>3.1.2 历史分析与规划参数的衔接</w:t>
      </w:r>
      <w:bookmarkEnd w:id="91"/>
    </w:p>
    <w:p w14:paraId="587CC51E">
      <w:pPr>
        <w:pStyle w:val="115"/>
        <w:widowControl/>
        <w:spacing w:before="0" w:after="0" w:line="348" w:lineRule="exact"/>
        <w:ind w:firstLine="480"/>
        <w:jc w:val="both"/>
      </w:pPr>
      <w:r>
        <w:rPr>
          <w:rFonts w:ascii="Times New Roman" w:hAnsi="Times New Roman" w:eastAsia="方正仿宋_GBK"/>
          <w:b w:val="0"/>
          <w:sz w:val="24"/>
        </w:rPr>
        <w:t>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14:paraId="7DF034BB">
      <w:pPr>
        <w:pStyle w:val="2"/>
        <w:widowControl/>
        <w:spacing w:before="0" w:after="0" w:line="348" w:lineRule="exact"/>
        <w:ind w:firstLine="480"/>
        <w:jc w:val="both"/>
      </w:pPr>
      <w:r>
        <w:rPr>
          <w:rFonts w:ascii="Times New Roman" w:hAnsi="Times New Roman" w:eastAsia="方正仿宋_GBK"/>
          <w:b w:val="0"/>
          <w:sz w:val="24"/>
        </w:rPr>
        <w:t>本章以历史容量和负荷分析现状，第五章则在各地区共同初始设备和2021年实际负荷下开展规划回算，基期容载比均约为2.00，后续容量由逐年优化确定。设备统计用于设置允许规格、供电区域类别及主变扩建位置，两类方案的正常负荷调整共用相同仿真通道。</w:t>
      </w:r>
    </w:p>
    <w:p w14:paraId="4CA2A580">
      <w:pPr>
        <w:pStyle w:val="5"/>
        <w:keepNext/>
        <w:numPr>
          <w:ilvl w:val="0"/>
          <w:numId w:val="0"/>
        </w:numPr>
        <w:spacing w:before="160" w:after="120" w:line="390" w:lineRule="exact"/>
        <w:ind w:firstLine="0"/>
      </w:pPr>
      <w:bookmarkStart w:id="92" w:name="时序处理与模型适用范围"/>
      <w:r>
        <w:rPr>
          <w:rFonts w:ascii="Times New Roman" w:hAnsi="Times New Roman" w:eastAsia="方正仿宋_GBK"/>
          <w:b/>
          <w:sz w:val="26"/>
        </w:rPr>
        <w:t>3.1.3 时序处理与模型适用范围</w:t>
      </w:r>
      <w:bookmarkEnd w:id="92"/>
    </w:p>
    <w:p w14:paraId="62B1CFBB">
      <w:pPr>
        <w:pStyle w:val="115"/>
        <w:widowControl/>
        <w:spacing w:before="0" w:after="0" w:line="348" w:lineRule="exact"/>
        <w:ind w:firstLine="480"/>
        <w:jc w:val="both"/>
      </w:pPr>
      <w:r>
        <w:rPr>
          <w:rFonts w:ascii="Times New Roman" w:hAnsi="Times New Roman" w:eastAsia="方正仿宋_GBK"/>
          <w:b w:val="0"/>
          <w:sz w:val="24"/>
        </w:rPr>
        <w:t>容量、功率、电量分别使用MVA、MW、MWh，净功率受入为正、反送为负。年度电量统一在2025年非闰年8760小时轴上估计。缺失记录补齐后统一形成8760小时序列：邳州采用相邻小时均值，市区采用相邻周同星期、同时刻的观测均值。</w:t>
      </w:r>
    </w:p>
    <w:p w14:paraId="43810C10">
      <w:pPr>
        <w:pStyle w:val="2"/>
        <w:widowControl/>
        <w:spacing w:before="0" w:after="0" w:line="348" w:lineRule="exact"/>
        <w:ind w:firstLine="480"/>
        <w:jc w:val="both"/>
      </w:pPr>
      <w:r>
        <w:rPr>
          <w:rFonts w:ascii="Times New Roman" w:hAnsi="Times New Roman" w:eastAsia="方正仿宋_GBK"/>
          <w:b w:val="0"/>
          <w:sz w:val="24"/>
        </w:rPr>
        <w:t>95%峰值持续时间描述补齐后区域曲线的连续近峰事件，年度电量估计用于源荷背景分析。地区案例提取区域正向峰值、最低净负荷及各站局部极值的同期截面，市区45个、邳州26个，每个截面保留全部站点的同期功率。正向储能支撑持续时间分别取邳州2 h、市区6 h。</w:t>
      </w:r>
    </w:p>
    <w:p w14:paraId="5E00D9A3">
      <w:pPr>
        <w:pStyle w:val="4"/>
        <w:keepNext/>
        <w:numPr>
          <w:ilvl w:val="0"/>
          <w:numId w:val="0"/>
        </w:numPr>
        <w:spacing w:before="160" w:after="120" w:line="480" w:lineRule="exact"/>
        <w:ind w:firstLine="0"/>
      </w:pPr>
      <w:bookmarkStart w:id="93" w:name="h315"/>
      <w:bookmarkStart w:id="94" w:name="年度容量负荷与增长特征"/>
      <w:r>
        <w:rPr>
          <w:rFonts w:ascii="Times New Roman" w:hAnsi="Times New Roman" w:eastAsia="方正仿宋_GBK"/>
          <w:b/>
          <w:sz w:val="32"/>
        </w:rPr>
        <w:t>3.2 年度容量、负荷与增长特征</w:t>
      </w:r>
      <w:bookmarkEnd w:id="93"/>
      <w:bookmarkEnd w:id="94"/>
    </w:p>
    <w:p w14:paraId="4977557B">
      <w:pPr>
        <w:pStyle w:val="5"/>
        <w:keepNext/>
        <w:numPr>
          <w:ilvl w:val="0"/>
          <w:numId w:val="0"/>
        </w:numPr>
        <w:spacing w:before="160" w:after="120" w:line="390" w:lineRule="exact"/>
        <w:ind w:firstLine="0"/>
      </w:pPr>
      <w:bookmarkStart w:id="95" w:name="邳州年度变化"/>
      <w:r>
        <w:rPr>
          <w:rFonts w:ascii="Times New Roman" w:hAnsi="Times New Roman" w:eastAsia="方正仿宋_GBK"/>
          <w:b/>
          <w:sz w:val="26"/>
        </w:rPr>
        <w:t>3.2.1 邳州年度变化</w:t>
      </w:r>
      <w:bookmarkEnd w:id="95"/>
    </w:p>
    <w:p w14:paraId="4DCEF9E3">
      <w:pPr>
        <w:pStyle w:val="115"/>
        <w:widowControl/>
        <w:spacing w:before="0" w:after="0" w:line="348" w:lineRule="exact"/>
        <w:ind w:firstLine="480"/>
        <w:jc w:val="both"/>
      </w:pPr>
      <w:r>
        <w:rPr>
          <w:rFonts w:ascii="Times New Roman" w:hAnsi="Times New Roman" w:eastAsia="方正仿宋_GBK"/>
          <w:b w:val="0"/>
          <w:sz w:val="24"/>
        </w:rPr>
        <w:t>邳州2021年公用主变总容量为2027 MVA，年网供最大负荷按降压负荷估计为731.77 MW。2022—2025年负荷分别为825.00、761.23、862.66和956.45 MW。容量与负荷的年度变化共同影响容载比。</w:t>
      </w:r>
    </w:p>
    <w:p w14:paraId="4AE49B54">
      <w:pPr>
        <w:pStyle w:val="2"/>
        <w:widowControl/>
        <w:spacing w:before="0" w:after="0" w:line="348" w:lineRule="exact"/>
        <w:ind w:firstLine="480"/>
        <w:jc w:val="both"/>
      </w:pPr>
      <w:r>
        <w:rPr>
          <w:rFonts w:ascii="Times New Roman" w:hAnsi="Times New Roman" w:eastAsia="方正仿宋_GBK"/>
          <w:b w:val="0"/>
          <w:sz w:val="24"/>
        </w:rPr>
        <w:t>历史统计保留原始年度波动，用于计算负荷增长和解释运行特征。仿真规划的基期与后续四年负荷在第五章另行列示。</w:t>
      </w:r>
    </w:p>
    <w:p w14:paraId="18DC696B">
      <w:pPr>
        <w:pStyle w:val="2"/>
        <w:keepNext/>
        <w:spacing w:before="120" w:after="80" w:line="280" w:lineRule="exact"/>
        <w:ind w:firstLine="0"/>
        <w:jc w:val="center"/>
      </w:pPr>
      <w:r>
        <w:rPr>
          <w:rFonts w:ascii="Times New Roman" w:hAnsi="Times New Roman" w:eastAsia="宋体"/>
          <w:b w:val="0"/>
          <w:sz w:val="21"/>
        </w:rPr>
        <w:t>表3-1 邳州和市区年度主变容量与降压负荷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24E26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75150D0D">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6CA988A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3F9FCDFA">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公用主变总容量/MVA</w:t>
            </w:r>
          </w:p>
        </w:tc>
        <w:tc>
          <w:tcPr>
            <w:tcW w:w="1662" w:type="dxa"/>
            <w:tcMar>
              <w:left w:w="70" w:type="dxa"/>
              <w:right w:w="70" w:type="dxa"/>
            </w:tcMar>
            <w:vAlign w:val="center"/>
          </w:tcPr>
          <w:p w14:paraId="49DCE284">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662" w:type="dxa"/>
            <w:tcMar>
              <w:left w:w="70" w:type="dxa"/>
              <w:right w:w="70" w:type="dxa"/>
            </w:tcMar>
            <w:vAlign w:val="center"/>
          </w:tcPr>
          <w:p w14:paraId="65D064F3">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r>
      <w:tr w14:paraId="4B0C1A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C1CD6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731D542">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6EED24F1">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681B1500">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0389A7AD">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r>
      <w:tr w14:paraId="2C5F2D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D0C9D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7DE09FB">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22FBA000">
            <w:pPr>
              <w:keepNext w:val="0"/>
              <w:spacing w:before="20" w:after="20" w:line="260" w:lineRule="exact"/>
              <w:ind w:left="0" w:leftChars="0" w:right="0" w:rightChars="0" w:firstLine="0" w:firstLineChars="0"/>
              <w:jc w:val="center"/>
            </w:pPr>
            <w:r>
              <w:rPr>
                <w:rFonts w:ascii="Times New Roman" w:hAnsi="Times New Roman" w:eastAsia="宋体"/>
                <w:b w:val="0"/>
                <w:sz w:val="18"/>
              </w:rPr>
              <w:t>2045.50</w:t>
            </w:r>
          </w:p>
        </w:tc>
        <w:tc>
          <w:tcPr>
            <w:tcW w:w="1662" w:type="dxa"/>
            <w:tcMar>
              <w:left w:w="70" w:type="dxa"/>
              <w:right w:w="70" w:type="dxa"/>
            </w:tcMar>
            <w:vAlign w:val="center"/>
          </w:tcPr>
          <w:p w14:paraId="3D6709F3">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662" w:type="dxa"/>
            <w:tcMar>
              <w:left w:w="70" w:type="dxa"/>
              <w:right w:w="70" w:type="dxa"/>
            </w:tcMar>
            <w:vAlign w:val="center"/>
          </w:tcPr>
          <w:p w14:paraId="29A14CE4">
            <w:pPr>
              <w:keepNext w:val="0"/>
              <w:spacing w:before="20" w:after="20" w:line="260" w:lineRule="exact"/>
              <w:ind w:left="0" w:leftChars="0" w:right="0" w:rightChars="0" w:firstLine="0" w:firstLineChars="0"/>
              <w:jc w:val="center"/>
            </w:pPr>
            <w:r>
              <w:rPr>
                <w:rFonts w:ascii="Times New Roman" w:hAnsi="Times New Roman" w:eastAsia="宋体"/>
                <w:b w:val="0"/>
                <w:sz w:val="18"/>
              </w:rPr>
              <w:t>2.48</w:t>
            </w:r>
          </w:p>
        </w:tc>
      </w:tr>
      <w:tr w14:paraId="3E4B5E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968501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4647A71">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4E4A2C0D">
            <w:pPr>
              <w:keepNext w:val="0"/>
              <w:spacing w:before="20" w:after="20" w:line="260" w:lineRule="exact"/>
              <w:ind w:left="0" w:leftChars="0" w:right="0" w:rightChars="0" w:firstLine="0" w:firstLineChars="0"/>
              <w:jc w:val="center"/>
            </w:pPr>
            <w:r>
              <w:rPr>
                <w:rFonts w:ascii="Times New Roman" w:hAnsi="Times New Roman" w:eastAsia="宋体"/>
                <w:b w:val="0"/>
                <w:sz w:val="18"/>
              </w:rPr>
              <w:t>2151.00</w:t>
            </w:r>
          </w:p>
        </w:tc>
        <w:tc>
          <w:tcPr>
            <w:tcW w:w="1662" w:type="dxa"/>
            <w:tcMar>
              <w:left w:w="70" w:type="dxa"/>
              <w:right w:w="70" w:type="dxa"/>
            </w:tcMar>
            <w:vAlign w:val="center"/>
          </w:tcPr>
          <w:p w14:paraId="1DCE9E4F">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662" w:type="dxa"/>
            <w:tcMar>
              <w:left w:w="70" w:type="dxa"/>
              <w:right w:w="70" w:type="dxa"/>
            </w:tcMar>
            <w:vAlign w:val="center"/>
          </w:tcPr>
          <w:p w14:paraId="2D1E5868">
            <w:pPr>
              <w:keepNext w:val="0"/>
              <w:spacing w:before="20" w:after="20" w:line="260" w:lineRule="exact"/>
              <w:ind w:left="0" w:leftChars="0" w:right="0" w:rightChars="0" w:firstLine="0" w:firstLineChars="0"/>
              <w:jc w:val="center"/>
            </w:pPr>
            <w:r>
              <w:rPr>
                <w:rFonts w:ascii="Times New Roman" w:hAnsi="Times New Roman" w:eastAsia="宋体"/>
                <w:b w:val="0"/>
                <w:sz w:val="18"/>
              </w:rPr>
              <w:t>2.83</w:t>
            </w:r>
          </w:p>
        </w:tc>
      </w:tr>
      <w:tr w14:paraId="6284DF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2A1FF9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2871028">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6664F3F0">
            <w:pPr>
              <w:keepNext w:val="0"/>
              <w:spacing w:before="20" w:after="20" w:line="260" w:lineRule="exact"/>
              <w:ind w:left="0" w:leftChars="0" w:right="0" w:rightChars="0" w:firstLine="0" w:firstLineChars="0"/>
              <w:jc w:val="center"/>
            </w:pPr>
            <w:r>
              <w:rPr>
                <w:rFonts w:ascii="Times New Roman" w:hAnsi="Times New Roman" w:eastAsia="宋体"/>
                <w:b w:val="0"/>
                <w:sz w:val="18"/>
              </w:rPr>
              <w:t>2169.50</w:t>
            </w:r>
          </w:p>
        </w:tc>
        <w:tc>
          <w:tcPr>
            <w:tcW w:w="1662" w:type="dxa"/>
            <w:tcMar>
              <w:left w:w="70" w:type="dxa"/>
              <w:right w:w="70" w:type="dxa"/>
            </w:tcMar>
            <w:vAlign w:val="center"/>
          </w:tcPr>
          <w:p w14:paraId="6E880C37">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662" w:type="dxa"/>
            <w:tcMar>
              <w:left w:w="70" w:type="dxa"/>
              <w:right w:w="70" w:type="dxa"/>
            </w:tcMar>
            <w:vAlign w:val="center"/>
          </w:tcPr>
          <w:p w14:paraId="6BB8711D">
            <w:pPr>
              <w:keepNext w:val="0"/>
              <w:spacing w:before="20" w:after="20" w:line="260" w:lineRule="exact"/>
              <w:ind w:left="0" w:leftChars="0" w:right="0" w:rightChars="0" w:firstLine="0" w:firstLineChars="0"/>
              <w:jc w:val="center"/>
            </w:pPr>
            <w:r>
              <w:rPr>
                <w:rFonts w:ascii="Times New Roman" w:hAnsi="Times New Roman" w:eastAsia="宋体"/>
                <w:b w:val="0"/>
                <w:sz w:val="18"/>
              </w:rPr>
              <w:t>2.51</w:t>
            </w:r>
          </w:p>
        </w:tc>
      </w:tr>
      <w:tr w14:paraId="71D079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E572AC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51C7A76">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5A05F1CD">
            <w:pPr>
              <w:keepNext w:val="0"/>
              <w:spacing w:before="20" w:after="20" w:line="260" w:lineRule="exact"/>
              <w:ind w:left="0" w:leftChars="0" w:right="0" w:rightChars="0" w:firstLine="0" w:firstLineChars="0"/>
              <w:jc w:val="center"/>
            </w:pPr>
            <w:r>
              <w:rPr>
                <w:rFonts w:ascii="Times New Roman" w:hAnsi="Times New Roman" w:eastAsia="宋体"/>
                <w:b w:val="0"/>
                <w:sz w:val="18"/>
              </w:rPr>
              <w:t>2139.50</w:t>
            </w:r>
          </w:p>
        </w:tc>
        <w:tc>
          <w:tcPr>
            <w:tcW w:w="1662" w:type="dxa"/>
            <w:tcMar>
              <w:left w:w="70" w:type="dxa"/>
              <w:right w:w="70" w:type="dxa"/>
            </w:tcMar>
            <w:vAlign w:val="center"/>
          </w:tcPr>
          <w:p w14:paraId="2A4CF440">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662" w:type="dxa"/>
            <w:tcMar>
              <w:left w:w="70" w:type="dxa"/>
              <w:right w:w="70" w:type="dxa"/>
            </w:tcMar>
            <w:vAlign w:val="center"/>
          </w:tcPr>
          <w:p w14:paraId="2E92BAF4">
            <w:pPr>
              <w:keepNext w:val="0"/>
              <w:spacing w:before="20" w:after="20" w:line="260" w:lineRule="exact"/>
              <w:ind w:left="0" w:leftChars="0" w:right="0" w:rightChars="0" w:firstLine="0" w:firstLineChars="0"/>
              <w:jc w:val="center"/>
            </w:pPr>
            <w:r>
              <w:rPr>
                <w:rFonts w:ascii="Times New Roman" w:hAnsi="Times New Roman" w:eastAsia="宋体"/>
                <w:b w:val="0"/>
                <w:sz w:val="18"/>
              </w:rPr>
              <w:t>2.24</w:t>
            </w:r>
          </w:p>
        </w:tc>
      </w:tr>
      <w:tr w14:paraId="342F53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2677B9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96F41A4">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61BC50A6">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0FD66F85">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0EF0C5FD">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r>
      <w:tr w14:paraId="73BDB5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0F6A50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7C01D36">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6CDDBD11">
            <w:pPr>
              <w:keepNext w:val="0"/>
              <w:spacing w:before="20" w:after="20" w:line="260" w:lineRule="exact"/>
              <w:ind w:left="0" w:leftChars="0" w:right="0" w:rightChars="0" w:firstLine="0" w:firstLineChars="0"/>
              <w:jc w:val="center"/>
            </w:pPr>
            <w:r>
              <w:rPr>
                <w:rFonts w:ascii="Times New Roman" w:hAnsi="Times New Roman" w:eastAsia="宋体"/>
                <w:b w:val="0"/>
                <w:sz w:val="18"/>
              </w:rPr>
              <w:t>3345.00</w:t>
            </w:r>
          </w:p>
        </w:tc>
        <w:tc>
          <w:tcPr>
            <w:tcW w:w="1662" w:type="dxa"/>
            <w:tcMar>
              <w:left w:w="70" w:type="dxa"/>
              <w:right w:w="70" w:type="dxa"/>
            </w:tcMar>
            <w:vAlign w:val="center"/>
          </w:tcPr>
          <w:p w14:paraId="2A384509">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662" w:type="dxa"/>
            <w:tcMar>
              <w:left w:w="70" w:type="dxa"/>
              <w:right w:w="70" w:type="dxa"/>
            </w:tcMar>
            <w:vAlign w:val="center"/>
          </w:tcPr>
          <w:p w14:paraId="4D670EBB">
            <w:pPr>
              <w:keepNext w:val="0"/>
              <w:spacing w:before="20" w:after="20" w:line="260" w:lineRule="exact"/>
              <w:ind w:left="0" w:leftChars="0" w:right="0" w:rightChars="0" w:firstLine="0" w:firstLineChars="0"/>
              <w:jc w:val="center"/>
            </w:pPr>
            <w:r>
              <w:rPr>
                <w:rFonts w:ascii="Times New Roman" w:hAnsi="Times New Roman" w:eastAsia="宋体"/>
                <w:b w:val="0"/>
                <w:sz w:val="18"/>
              </w:rPr>
              <w:t>2.34</w:t>
            </w:r>
          </w:p>
        </w:tc>
      </w:tr>
      <w:tr w14:paraId="3C2EFB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DC0655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88262DC">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79A06499">
            <w:pPr>
              <w:keepNext w:val="0"/>
              <w:spacing w:before="20" w:after="20" w:line="260" w:lineRule="exact"/>
              <w:ind w:left="0" w:leftChars="0" w:right="0" w:rightChars="0" w:firstLine="0" w:firstLineChars="0"/>
              <w:jc w:val="center"/>
            </w:pPr>
            <w:r>
              <w:rPr>
                <w:rFonts w:ascii="Times New Roman" w:hAnsi="Times New Roman" w:eastAsia="宋体"/>
                <w:b w:val="0"/>
                <w:sz w:val="18"/>
              </w:rPr>
              <w:t>3575.00</w:t>
            </w:r>
          </w:p>
        </w:tc>
        <w:tc>
          <w:tcPr>
            <w:tcW w:w="1662" w:type="dxa"/>
            <w:tcMar>
              <w:left w:w="70" w:type="dxa"/>
              <w:right w:w="70" w:type="dxa"/>
            </w:tcMar>
            <w:vAlign w:val="center"/>
          </w:tcPr>
          <w:p w14:paraId="44B716D5">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662" w:type="dxa"/>
            <w:tcMar>
              <w:left w:w="70" w:type="dxa"/>
              <w:right w:w="70" w:type="dxa"/>
            </w:tcMar>
            <w:vAlign w:val="center"/>
          </w:tcPr>
          <w:p w14:paraId="475A8DA4">
            <w:pPr>
              <w:keepNext w:val="0"/>
              <w:spacing w:before="20" w:after="20" w:line="260" w:lineRule="exact"/>
              <w:ind w:left="0" w:leftChars="0" w:right="0" w:rightChars="0" w:firstLine="0" w:firstLineChars="0"/>
              <w:jc w:val="center"/>
            </w:pPr>
            <w:r>
              <w:rPr>
                <w:rFonts w:ascii="Times New Roman" w:hAnsi="Times New Roman" w:eastAsia="宋体"/>
                <w:b w:val="0"/>
                <w:sz w:val="18"/>
              </w:rPr>
              <w:t>2.32</w:t>
            </w:r>
          </w:p>
        </w:tc>
      </w:tr>
      <w:tr w14:paraId="2C5112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59BC6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496E5D9">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56AF9A0E">
            <w:pPr>
              <w:keepNext w:val="0"/>
              <w:spacing w:before="20" w:after="20" w:line="260" w:lineRule="exact"/>
              <w:ind w:left="0" w:leftChars="0" w:right="0" w:rightChars="0" w:firstLine="0" w:firstLineChars="0"/>
              <w:jc w:val="center"/>
            </w:pPr>
            <w:r>
              <w:rPr>
                <w:rFonts w:ascii="Times New Roman" w:hAnsi="Times New Roman" w:eastAsia="宋体"/>
                <w:b w:val="0"/>
                <w:sz w:val="18"/>
              </w:rPr>
              <w:t>3675.00</w:t>
            </w:r>
          </w:p>
        </w:tc>
        <w:tc>
          <w:tcPr>
            <w:tcW w:w="1662" w:type="dxa"/>
            <w:tcMar>
              <w:left w:w="70" w:type="dxa"/>
              <w:right w:w="70" w:type="dxa"/>
            </w:tcMar>
            <w:vAlign w:val="center"/>
          </w:tcPr>
          <w:p w14:paraId="577A2300">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662" w:type="dxa"/>
            <w:tcMar>
              <w:left w:w="70" w:type="dxa"/>
              <w:right w:w="70" w:type="dxa"/>
            </w:tcMar>
            <w:vAlign w:val="center"/>
          </w:tcPr>
          <w:p w14:paraId="001738E4">
            <w:pPr>
              <w:keepNext w:val="0"/>
              <w:spacing w:before="20" w:after="20" w:line="260" w:lineRule="exact"/>
              <w:ind w:left="0" w:leftChars="0" w:right="0" w:rightChars="0" w:firstLine="0" w:firstLineChars="0"/>
              <w:jc w:val="center"/>
            </w:pPr>
            <w:r>
              <w:rPr>
                <w:rFonts w:ascii="Times New Roman" w:hAnsi="Times New Roman" w:eastAsia="宋体"/>
                <w:b w:val="0"/>
                <w:sz w:val="18"/>
              </w:rPr>
              <w:t>2.54</w:t>
            </w:r>
          </w:p>
        </w:tc>
      </w:tr>
      <w:tr w14:paraId="684579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EC33CB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4E0977D">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05A5AC00">
            <w:pPr>
              <w:keepNext w:val="0"/>
              <w:spacing w:before="20" w:after="20" w:line="260" w:lineRule="exact"/>
              <w:ind w:left="0" w:leftChars="0" w:right="0" w:rightChars="0" w:firstLine="0" w:firstLineChars="0"/>
              <w:jc w:val="center"/>
            </w:pPr>
            <w:r>
              <w:rPr>
                <w:rFonts w:ascii="Times New Roman" w:hAnsi="Times New Roman" w:eastAsia="宋体"/>
                <w:b w:val="0"/>
                <w:sz w:val="18"/>
              </w:rPr>
              <w:t>3701.00</w:t>
            </w:r>
          </w:p>
        </w:tc>
        <w:tc>
          <w:tcPr>
            <w:tcW w:w="1662" w:type="dxa"/>
            <w:tcMar>
              <w:left w:w="70" w:type="dxa"/>
              <w:right w:w="70" w:type="dxa"/>
            </w:tcMar>
            <w:vAlign w:val="center"/>
          </w:tcPr>
          <w:p w14:paraId="27931A24">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774F7B21">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r>
    </w:tbl>
    <w:p w14:paraId="5FAA34B9">
      <w:pPr>
        <w:pStyle w:val="5"/>
        <w:keepNext/>
        <w:numPr>
          <w:ilvl w:val="0"/>
          <w:numId w:val="0"/>
        </w:numPr>
        <w:spacing w:before="160" w:after="120" w:line="390" w:lineRule="exact"/>
        <w:ind w:firstLine="0"/>
      </w:pPr>
      <w:bookmarkStart w:id="96" w:name="市区年度变化"/>
      <w:r>
        <w:rPr>
          <w:rFonts w:ascii="Times New Roman" w:hAnsi="Times New Roman" w:eastAsia="方正仿宋_GBK"/>
          <w:b/>
          <w:sz w:val="26"/>
        </w:rPr>
        <w:t>3.2.2 市区年度变化</w:t>
      </w:r>
      <w:bookmarkEnd w:id="96"/>
    </w:p>
    <w:p w14:paraId="68ED2FCA">
      <w:pPr>
        <w:pStyle w:val="115"/>
        <w:widowControl/>
        <w:spacing w:before="0" w:after="0" w:line="348" w:lineRule="exact"/>
        <w:ind w:firstLine="480"/>
        <w:jc w:val="both"/>
      </w:pPr>
      <w:r>
        <w:rPr>
          <w:rFonts w:ascii="Times New Roman" w:hAnsi="Times New Roman" w:eastAsia="方正仿宋_GBK"/>
          <w:b w:val="0"/>
          <w:sz w:val="24"/>
        </w:rPr>
        <w:t>市区2021年公用主变总容量为3113.50 MVA，年网供最大负荷估计为1449.77 MW。2022—2025年负荷分别为1432.37、1542.22、1449.40和1528.82 MW。该序列在2022年和2024年出现回落，体现了年际波动。</w:t>
      </w:r>
    </w:p>
    <w:p w14:paraId="722FF77E">
      <w:pPr>
        <w:pStyle w:val="2"/>
        <w:widowControl/>
        <w:spacing w:before="0" w:after="0" w:line="348" w:lineRule="exact"/>
        <w:ind w:firstLine="480"/>
        <w:jc w:val="both"/>
      </w:pPr>
      <w:r>
        <w:rPr>
          <w:rFonts w:ascii="Times New Roman" w:hAnsi="Times New Roman" w:eastAsia="方正仿宋_GBK"/>
          <w:b w:val="0"/>
          <w:sz w:val="24"/>
        </w:rPr>
        <w:t>市区案例保留样本负荷的空间分布，设备候选按站级资料及研究假设设置。第五章保留统一仿真起点，采用2022—2025年实际年度负荷进行方案比较。</w:t>
      </w:r>
    </w:p>
    <w:p w14:paraId="0F0E665F">
      <w:pPr>
        <w:pStyle w:val="2"/>
        <w:keepNext/>
        <w:spacing w:before="120" w:after="0" w:line="240" w:lineRule="auto"/>
        <w:ind w:left="0" w:leftChars="0" w:right="0" w:rightChars="0" w:firstLine="0" w:firstLineChars="0"/>
        <w:jc w:val="center"/>
      </w:pPr>
      <w:r>
        <w:drawing>
          <wp:inline distT="0" distB="0" distL="114300" distR="114300">
            <wp:extent cx="5120640" cy="278765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4"/>
                    <a:stretch>
                      <a:fillRect/>
                    </a:stretch>
                  </pic:blipFill>
                  <pic:spPr>
                    <a:xfrm>
                      <a:off x="0" y="0"/>
                      <a:ext cx="5120640" cy="2787963"/>
                    </a:xfrm>
                    <a:prstGeom prst="rect">
                      <a:avLst/>
                    </a:prstGeom>
                    <a:noFill/>
                    <a:ln w="9525">
                      <a:noFill/>
                    </a:ln>
                  </pic:spPr>
                </pic:pic>
              </a:graphicData>
            </a:graphic>
          </wp:inline>
        </w:drawing>
      </w:r>
    </w:p>
    <w:p w14:paraId="6CAEEA78">
      <w:pPr>
        <w:pStyle w:val="2"/>
        <w:spacing w:before="60" w:after="120" w:line="280" w:lineRule="exact"/>
        <w:ind w:left="0" w:leftChars="0" w:right="0" w:rightChars="0" w:firstLine="0" w:firstLineChars="0"/>
        <w:jc w:val="center"/>
      </w:pPr>
      <w:r>
        <w:rPr>
          <w:rFonts w:ascii="Times New Roman" w:hAnsi="Times New Roman" w:eastAsia="宋体"/>
          <w:b w:val="0"/>
          <w:sz w:val="21"/>
        </w:rPr>
        <w:t>图3-1 邳州和市区年网供最大负荷</w:t>
      </w:r>
    </w:p>
    <w:p w14:paraId="16943F62">
      <w:pPr>
        <w:pStyle w:val="2"/>
        <w:widowControl/>
        <w:spacing w:before="0" w:after="0" w:line="348" w:lineRule="exact"/>
        <w:ind w:firstLine="480"/>
        <w:jc w:val="both"/>
      </w:pPr>
      <w:r>
        <w:rPr>
          <w:rFonts w:ascii="Times New Roman" w:hAnsi="Times New Roman" w:eastAsia="方正仿宋_GBK"/>
          <w:b w:val="0"/>
          <w:sz w:val="24"/>
        </w:rPr>
        <w:t>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14:paraId="2D347F59">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5"/>
                    <a:stretch>
                      <a:fillRect/>
                    </a:stretch>
                  </pic:blipFill>
                  <pic:spPr>
                    <a:xfrm>
                      <a:off x="0" y="0"/>
                      <a:ext cx="5120640" cy="5120640"/>
                    </a:xfrm>
                    <a:prstGeom prst="rect">
                      <a:avLst/>
                    </a:prstGeom>
                    <a:noFill/>
                    <a:ln w="9525">
                      <a:noFill/>
                    </a:ln>
                  </pic:spPr>
                </pic:pic>
              </a:graphicData>
            </a:graphic>
          </wp:inline>
        </w:drawing>
      </w:r>
    </w:p>
    <w:p w14:paraId="456AA969">
      <w:pPr>
        <w:pStyle w:val="2"/>
        <w:spacing w:before="60" w:after="120" w:line="280" w:lineRule="exact"/>
        <w:ind w:left="0" w:leftChars="0" w:right="0" w:rightChars="0" w:firstLine="0" w:firstLineChars="0"/>
        <w:jc w:val="center"/>
      </w:pPr>
      <w:r>
        <w:rPr>
          <w:rFonts w:ascii="Times New Roman" w:hAnsi="Times New Roman" w:eastAsia="宋体"/>
          <w:b w:val="0"/>
          <w:sz w:val="21"/>
        </w:rPr>
        <w:t>图3-2 两地区年度主变容量与网供最大负荷</w:t>
      </w:r>
    </w:p>
    <w:p w14:paraId="51B37702">
      <w:pPr>
        <w:pStyle w:val="5"/>
        <w:keepNext/>
        <w:numPr>
          <w:ilvl w:val="0"/>
          <w:numId w:val="0"/>
        </w:numPr>
        <w:spacing w:before="160" w:after="120" w:line="390" w:lineRule="exact"/>
        <w:ind w:firstLine="0"/>
      </w:pPr>
      <w:bookmarkStart w:id="97" w:name="年最大净负荷平均增长率"/>
      <w:r>
        <w:rPr>
          <w:rFonts w:ascii="Times New Roman" w:hAnsi="Times New Roman" w:eastAsia="方正仿宋_GBK"/>
          <w:b/>
          <w:sz w:val="26"/>
        </w:rPr>
        <w:t>3.2.3 年最大净负荷平均增长率</w:t>
      </w:r>
      <w:bookmarkEnd w:id="97"/>
    </w:p>
    <w:p w14:paraId="345CC77E">
      <w:pPr>
        <w:pStyle w:val="115"/>
        <w:widowControl/>
        <w:spacing w:before="0" w:after="0" w:line="348" w:lineRule="exact"/>
        <w:ind w:firstLine="480"/>
        <w:jc w:val="both"/>
      </w:pPr>
      <w:r>
        <w:rPr>
          <w:rFonts w:ascii="Times New Roman" w:hAnsi="Times New Roman" w:eastAsia="方正仿宋_GBK"/>
          <w:b w:val="0"/>
          <w:sz w:val="24"/>
        </w:rPr>
        <w:t>年最大净负荷平均增长率[8]由同范围起止年度负荷按复合增长形式计算。2021—2025年包含四个年度间隔，增长分档采用2025年4月《配电网规划设计技术导则（修订稿）》第6.2.2.1条及表2[8]。</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F86F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4FB9C24D">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1F4FE1E">
            <w:pPr>
              <w:keepNext/>
              <w:spacing w:before="100" w:after="100" w:line="276" w:lineRule="auto"/>
              <w:ind w:left="0" w:leftChars="0" w:right="0" w:rightChars="0" w:firstLine="0" w:firstLineChars="0"/>
              <w:jc w:val="center"/>
            </w:pPr>
            <m:oMathPara>
              <m:oMath>
                <m:acc>
                  <m:accPr>
                    <m:chr m:val="‾"/>
                  </m:accPr>
                  <m:e>
                    <m:r>
                      <m:rPr>
                        <m:nor/>
                      </m:rPr>
                      <w:rPr>
                        <w:rFonts w:ascii="Times New Roman" w:hAnsi="Times New Roman" w:eastAsia="方正仿宋_GBK" w:cs="Times New Roman"/>
                        <w:i/>
                        <w:iCs/>
                      </w:rPr>
                      <m:t>g</m:t>
                    </m:r>
                  </m:e>
                </m:acc>
                <m:r>
                  <m:rPr>
                    <m:nor/>
                    <m:sty m:val="p"/>
                  </m:rPr>
                  <w:rPr>
                    <w:rFonts w:ascii="Times New Roman" w:hAnsi="Times New Roman" w:eastAsia="方正仿宋_GBK" w:cs="Times New Roman"/>
                    <w:b w:val="0"/>
                    <w:i w:val="0"/>
                    <w:iCs w:val="0"/>
                  </w:rPr>
                  <m:t>=</m:t>
                </m:r>
                <m:sSup>
                  <m:sSupPr/>
                  <m:e>
                    <m:d>
                      <m:dPr/>
                      <m:e>
                        <m:f>
                          <m:fPr/>
                          <m:num>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2025</m:t>
                                </m:r>
                              </m:sub>
                            </m:sSub>
                          </m:num>
                          <m:den>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2021</m:t>
                                </m:r>
                              </m:sub>
                            </m:sSub>
                          </m:den>
                        </m:f>
                      </m:e>
                    </m:d>
                  </m:e>
                  <m:sup>
                    <m:r>
                      <m:rPr>
                        <m:nor/>
                        <m:sty m:val="p"/>
                      </m:rPr>
                      <w:rPr>
                        <w:rFonts w:ascii="Times New Roman" w:hAnsi="Times New Roman" w:eastAsia="方正仿宋_GBK" w:cs="Times New Roman"/>
                        <w:b w:val="0"/>
                        <w:i w:val="0"/>
                        <w:iCs w:val="0"/>
                      </w:rPr>
                      <m:t>1/4</m:t>
                    </m:r>
                  </m:sup>
                </m:sSup>
                <m:r>
                  <m:rPr>
                    <m:nor/>
                    <m:sty m:val="p"/>
                  </m:rPr>
                  <w:rPr>
                    <w:rFonts w:ascii="Times New Roman" w:hAnsi="Times New Roman" w:eastAsia="方正仿宋_GBK" w:cs="Times New Roman"/>
                    <w:b w:val="0"/>
                    <w:i w:val="0"/>
                    <w:iCs w:val="0"/>
                  </w:rPr>
                  <m:t>−1.</m:t>
                </m:r>
              </m:oMath>
            </m:oMathPara>
          </w:p>
        </w:tc>
        <w:tc>
          <w:tcPr>
            <w:tcW w:w="737" w:type="dxa"/>
            <w:tcMar>
              <w:top w:w="0" w:type="dxa"/>
              <w:left w:w="0" w:type="dxa"/>
              <w:bottom w:w="0" w:type="dxa"/>
              <w:right w:w="0" w:type="dxa"/>
            </w:tcMar>
            <w:vAlign w:val="center"/>
          </w:tcPr>
          <w:p w14:paraId="2E628AC5">
            <w:pPr>
              <w:keepNext/>
              <w:spacing w:before="0" w:after="0"/>
              <w:ind w:left="0" w:leftChars="0" w:right="0" w:rightChars="0" w:firstLine="0" w:firstLineChars="0"/>
              <w:jc w:val="right"/>
            </w:pPr>
            <w:r>
              <w:rPr>
                <w:rFonts w:ascii="Times New Roman" w:hAnsi="Times New Roman" w:eastAsia="方正仿宋_GBK"/>
                <w:b w:val="0"/>
                <w:sz w:val="18"/>
              </w:rPr>
              <w:t>（3-1）</w:t>
            </w:r>
          </w:p>
        </w:tc>
      </w:tr>
    </w:tbl>
    <w:p w14:paraId="5CEC486B">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年网供最大负荷估计值，单位MW；</w:t>
      </w:r>
      <m:oMath>
        <m:acc>
          <m:accPr>
            <m:chr m:val="‾"/>
          </m:accPr>
          <m:e>
            <m:r>
              <m:rPr>
                <m:nor/>
              </m:rPr>
              <w:rPr>
                <w:rFonts w:ascii="Times New Roman" w:hAnsi="Times New Roman" w:eastAsia="方正仿宋_GBK" w:cs="Times New Roman"/>
                <w:i/>
                <w:iCs/>
              </w:rPr>
              <m:t>g</m:t>
            </m:r>
          </m:e>
        </m:acc>
      </m:oMath>
      <w:r>
        <w:rPr>
          <w:rFonts w:ascii="Times New Roman" w:hAnsi="Times New Roman" w:eastAsia="方正仿宋_GBK"/>
          <w:b w:val="0"/>
          <w:sz w:val="24"/>
        </w:rPr>
        <w:t>为年最大净负荷平均增长率。</w:t>
      </w:r>
    </w:p>
    <w:p w14:paraId="281BE092">
      <w:pPr>
        <w:pStyle w:val="2"/>
        <w:keepNext/>
        <w:spacing w:before="120" w:after="80" w:line="280" w:lineRule="exact"/>
        <w:ind w:firstLine="0"/>
        <w:jc w:val="center"/>
      </w:pPr>
      <w:r>
        <w:rPr>
          <w:rFonts w:ascii="Times New Roman" w:hAnsi="Times New Roman" w:eastAsia="宋体"/>
          <w:b w:val="0"/>
          <w:sz w:val="21"/>
        </w:rPr>
        <w:t>表3-2 年最大净负荷平均增长率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8CF02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7BC1492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3E3C2D56">
            <w:pPr>
              <w:keepNext/>
              <w:spacing w:before="20" w:after="20" w:line="260" w:lineRule="exact"/>
              <w:ind w:left="0" w:leftChars="0" w:right="0" w:rightChars="0" w:firstLine="0" w:firstLineChars="0"/>
              <w:jc w:val="center"/>
            </w:pPr>
            <w:r>
              <w:rPr>
                <w:rFonts w:ascii="Times New Roman" w:hAnsi="Times New Roman" w:eastAsia="宋体"/>
                <w:b/>
                <w:sz w:val="18"/>
              </w:rPr>
              <w:t>2021年年网供最大负荷/MW</w:t>
            </w:r>
          </w:p>
        </w:tc>
        <w:tc>
          <w:tcPr>
            <w:tcW w:w="1187" w:type="dxa"/>
            <w:tcMar>
              <w:left w:w="70" w:type="dxa"/>
              <w:right w:w="70" w:type="dxa"/>
            </w:tcMar>
            <w:vAlign w:val="center"/>
          </w:tcPr>
          <w:p w14:paraId="643C7592">
            <w:pPr>
              <w:keepNext/>
              <w:spacing w:before="20" w:after="20" w:line="260" w:lineRule="exact"/>
              <w:ind w:left="0" w:leftChars="0" w:right="0" w:rightChars="0" w:firstLine="0" w:firstLineChars="0"/>
              <w:jc w:val="center"/>
            </w:pPr>
            <w:r>
              <w:rPr>
                <w:rFonts w:ascii="Times New Roman" w:hAnsi="Times New Roman" w:eastAsia="宋体"/>
                <w:b/>
                <w:sz w:val="18"/>
              </w:rPr>
              <w:t>2025年年网供最大负荷/MW</w:t>
            </w:r>
          </w:p>
        </w:tc>
        <w:tc>
          <w:tcPr>
            <w:tcW w:w="1187" w:type="dxa"/>
            <w:tcMar>
              <w:left w:w="70" w:type="dxa"/>
              <w:right w:w="70" w:type="dxa"/>
            </w:tcMar>
            <w:vAlign w:val="center"/>
          </w:tcPr>
          <w:p w14:paraId="2768ABC9">
            <w:pPr>
              <w:keepNext/>
              <w:spacing w:before="20" w:after="20" w:line="260" w:lineRule="exact"/>
              <w:ind w:left="0" w:leftChars="0" w:right="0" w:rightChars="0" w:firstLine="0" w:firstLineChars="0"/>
              <w:jc w:val="center"/>
            </w:pPr>
            <w:r>
              <w:rPr>
                <w:rFonts w:ascii="Times New Roman" w:hAnsi="Times New Roman" w:eastAsia="宋体"/>
                <w:b/>
                <w:sz w:val="18"/>
              </w:rPr>
              <w:t>间隔/年</w:t>
            </w:r>
          </w:p>
        </w:tc>
        <w:tc>
          <w:tcPr>
            <w:tcW w:w="1187" w:type="dxa"/>
            <w:tcMar>
              <w:left w:w="70" w:type="dxa"/>
              <w:right w:w="70" w:type="dxa"/>
            </w:tcMar>
            <w:vAlign w:val="center"/>
          </w:tcPr>
          <w:p w14:paraId="731E8029">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34FFAF41">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年最大净负荷平均增长率所属区间</w:t>
            </w:r>
          </w:p>
        </w:tc>
        <w:tc>
          <w:tcPr>
            <w:tcW w:w="1187" w:type="dxa"/>
            <w:tcMar>
              <w:left w:w="70" w:type="dxa"/>
              <w:right w:w="70" w:type="dxa"/>
            </w:tcMar>
            <w:vAlign w:val="center"/>
          </w:tcPr>
          <w:p w14:paraId="2FB6C9CB">
            <w:pPr>
              <w:keepNext/>
              <w:spacing w:before="20" w:after="20" w:line="260" w:lineRule="exact"/>
              <w:ind w:left="0" w:leftChars="0" w:right="0" w:rightChars="0" w:firstLine="0" w:firstLineChars="0"/>
              <w:jc w:val="center"/>
            </w:pPr>
            <w:r>
              <w:rPr>
                <w:rFonts w:ascii="Times New Roman" w:hAnsi="Times New Roman" w:eastAsia="宋体"/>
                <w:b/>
                <w:sz w:val="18"/>
              </w:rPr>
              <w:t>导则参考容载比</w:t>
            </w:r>
          </w:p>
        </w:tc>
      </w:tr>
      <w:tr w14:paraId="3E3155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7119742">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4547BCD">
            <w:pPr>
              <w:keepNext/>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23B39F34">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64DCBE7F">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0626B8B7">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187" w:type="dxa"/>
            <w:tcMar>
              <w:left w:w="70" w:type="dxa"/>
              <w:right w:w="70" w:type="dxa"/>
            </w:tcMar>
            <w:vAlign w:val="center"/>
          </w:tcPr>
          <w:p w14:paraId="41A23D9B">
            <w:pPr>
              <w:keepNext/>
              <w:spacing w:before="20" w:after="20" w:line="260" w:lineRule="exact"/>
              <w:ind w:left="0" w:leftChars="0" w:right="0" w:rightChars="0" w:firstLine="0" w:firstLineChars="0"/>
              <w:jc w:val="center"/>
            </w:pPr>
            <w:r>
              <w:rPr>
                <w:rFonts w:ascii="Times New Roman" w:hAnsi="Times New Roman" w:eastAsia="宋体"/>
                <w:b w:val="0"/>
                <w:sz w:val="18"/>
              </w:rPr>
              <w:t>(4%, 7%]</w:t>
            </w:r>
          </w:p>
        </w:tc>
        <w:tc>
          <w:tcPr>
            <w:tcW w:w="1187" w:type="dxa"/>
            <w:tcMar>
              <w:left w:w="70" w:type="dxa"/>
              <w:right w:w="70" w:type="dxa"/>
            </w:tcMar>
            <w:vAlign w:val="center"/>
          </w:tcPr>
          <w:p w14:paraId="4BD46ABA">
            <w:pPr>
              <w:keepNext/>
              <w:spacing w:before="20" w:after="20" w:line="260" w:lineRule="exact"/>
              <w:ind w:left="0" w:leftChars="0" w:right="0" w:rightChars="0" w:firstLine="0" w:firstLineChars="0"/>
              <w:jc w:val="center"/>
            </w:pPr>
            <w:r>
              <w:rPr>
                <w:rFonts w:ascii="Times New Roman" w:hAnsi="Times New Roman" w:eastAsia="宋体"/>
                <w:b w:val="0"/>
                <w:sz w:val="18"/>
              </w:rPr>
              <w:t>1.70～1.90</w:t>
            </w:r>
          </w:p>
        </w:tc>
      </w:tr>
      <w:tr w14:paraId="216B8E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6714DA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B729B83">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3E9B9FB6">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2916473B">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0C36870F">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6E34B6F4">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01B6A131">
            <w:pPr>
              <w:keepNext w:val="0"/>
              <w:spacing w:before="20" w:after="20" w:line="260" w:lineRule="exact"/>
              <w:ind w:left="0" w:leftChars="0" w:right="0" w:rightChars="0" w:firstLine="0" w:firstLineChars="0"/>
              <w:jc w:val="center"/>
            </w:pPr>
            <w:r>
              <w:rPr>
                <w:rFonts w:ascii="Times New Roman" w:hAnsi="Times New Roman" w:eastAsia="宋体"/>
                <w:b w:val="0"/>
                <w:sz w:val="18"/>
              </w:rPr>
              <w:t>1.50～1.70</w:t>
            </w:r>
          </w:p>
        </w:tc>
      </w:tr>
    </w:tbl>
    <w:p w14:paraId="2FA49CFA">
      <w:pPr>
        <w:pStyle w:val="2"/>
        <w:widowControl/>
        <w:spacing w:before="0" w:after="0" w:line="348" w:lineRule="exact"/>
        <w:ind w:firstLine="480"/>
        <w:jc w:val="both"/>
      </w:pPr>
      <w:r>
        <w:rPr>
          <w:rFonts w:ascii="Times New Roman" w:hAnsi="Times New Roman" w:eastAsia="方正仿宋_GBK"/>
          <w:b w:val="0"/>
          <w:sz w:val="24"/>
        </w:rPr>
        <w:t>邳州对应的容载比参考范围为1.70～1.90，市区为1.50～1.70。</w:t>
      </w:r>
    </w:p>
    <w:p w14:paraId="203982CF">
      <w:pPr>
        <w:pStyle w:val="5"/>
        <w:keepNext/>
        <w:numPr>
          <w:ilvl w:val="0"/>
          <w:numId w:val="0"/>
        </w:numPr>
        <w:spacing w:before="160" w:after="120" w:line="390" w:lineRule="exact"/>
        <w:ind w:firstLine="0"/>
      </w:pPr>
      <w:bookmarkStart w:id="98" w:name="历史统计与规划仿真的衔接"/>
      <w:r>
        <w:rPr>
          <w:rFonts w:ascii="Times New Roman" w:hAnsi="Times New Roman" w:eastAsia="方正仿宋_GBK"/>
          <w:b/>
          <w:sz w:val="26"/>
        </w:rPr>
        <w:t>3.2.4 历史统计与规划仿真的衔接</w:t>
      </w:r>
      <w:bookmarkEnd w:id="98"/>
    </w:p>
    <w:p w14:paraId="1313B978">
      <w:pPr>
        <w:pStyle w:val="115"/>
        <w:widowControl/>
        <w:spacing w:before="0" w:after="0" w:line="348" w:lineRule="exact"/>
        <w:ind w:firstLine="480"/>
        <w:jc w:val="both"/>
      </w:pPr>
      <w:r>
        <w:rPr>
          <w:rFonts w:ascii="Times New Roman" w:hAnsi="Times New Roman" w:eastAsia="方正仿宋_GBK"/>
          <w:b w:val="0"/>
          <w:sz w:val="24"/>
        </w:rPr>
        <w:t>2021—2025年实际容量与负荷用于现状分析，2022—2025年已知年度负荷直接进入地区案例。仿真保留市区2900.00 MVA、邳州1463.50 MVA的初始设备容量，基期及后续各年负荷均采用实际年度统计值，基期容载比按两位小数均为2.00。主变增容由逐年优化确定，实际在役容量与仿真容量分别列示。</w:t>
      </w:r>
    </w:p>
    <w:p w14:paraId="3E52E9DA">
      <w:pPr>
        <w:pStyle w:val="2"/>
        <w:widowControl/>
        <w:spacing w:before="0" w:after="0" w:line="348" w:lineRule="exact"/>
        <w:ind w:firstLine="480"/>
        <w:jc w:val="both"/>
      </w:pPr>
      <w:r>
        <w:rPr>
          <w:rFonts w:ascii="Times New Roman" w:hAnsi="Times New Roman" w:eastAsia="方正仿宋_GBK"/>
          <w:b w:val="0"/>
          <w:sz w:val="24"/>
        </w:rPr>
        <w:t>通用参数推广需要构造不同发展水平，采用基期峰值乘以</w:t>
      </w:r>
      <m:oMath>
        <m:r>
          <m:rPr>
            <m:nor/>
            <m:sty m:val="p"/>
          </m:rPr>
          <w:rPr>
            <w:rFonts w:ascii="Times New Roman" w:hAnsi="Times New Roman" w:eastAsia="方正仿宋_GBK" w:cs="Times New Roman"/>
            <w:b w:val="0"/>
            <w:i w:val="0"/>
            <w:iCs w:val="0"/>
          </w:rPr>
          <m:t>(1+</m:t>
        </m:r>
        <m:acc>
          <m:accPr>
            <m:chr m:val="‾"/>
          </m:accPr>
          <m:e>
            <m:r>
              <m:rPr>
                <m:nor/>
              </m:rPr>
              <w:rPr>
                <w:rFonts w:ascii="Times New Roman" w:hAnsi="Times New Roman" w:eastAsia="方正仿宋_GBK" w:cs="Times New Roman"/>
                <w:i/>
                <w:iCs/>
              </w:rPr>
              <m:t>g</m:t>
            </m:r>
          </m:e>
        </m:acc>
        <m:sSup>
          <m:sSupPr/>
          <m:e>
            <m:r>
              <m:rPr>
                <m:nor/>
                <m:sty m:val="p"/>
              </m:rPr>
              <w:rPr>
                <w:rFonts w:ascii="Times New Roman" w:hAnsi="Times New Roman" w:eastAsia="方正仿宋_GBK" w:cs="Times New Roman"/>
                <w:b w:val="0"/>
                <w:i w:val="0"/>
                <w:iCs w:val="0"/>
              </w:rPr>
              <m:t>)</m:t>
            </m:r>
          </m:e>
          <m:sup>
            <m:r>
              <m:rPr>
                <m:nor/>
                <m:sty m:val="p"/>
              </m:rPr>
              <w:rPr>
                <w:rFonts w:ascii="Times New Roman" w:hAnsi="Times New Roman" w:eastAsia="方正仿宋_GBK" w:cs="Times New Roman"/>
                <w:b w:val="0"/>
                <w:i w:val="0"/>
                <w:iCs w:val="0"/>
              </w:rPr>
              <m:t>4</m:t>
            </m:r>
          </m:sup>
        </m:sSup>
      </m:oMath>
      <w:r>
        <w:rPr>
          <w:rFonts w:ascii="Times New Roman" w:hAnsi="Times New Roman" w:eastAsia="方正仿宋_GBK"/>
          <w:b w:val="0"/>
          <w:sz w:val="24"/>
        </w:rPr>
        <w:t>确定目标年负荷。地区案例与通用模板的用途不同，分别保留其负荷来源和计算条件。</w:t>
      </w:r>
    </w:p>
    <w:p w14:paraId="5EEBCEAE">
      <w:pPr>
        <w:pStyle w:val="4"/>
        <w:keepNext/>
        <w:numPr>
          <w:ilvl w:val="0"/>
          <w:numId w:val="0"/>
        </w:numPr>
        <w:spacing w:before="160" w:after="120" w:line="480" w:lineRule="exact"/>
        <w:ind w:firstLine="0"/>
      </w:pPr>
      <w:bookmarkStart w:id="99" w:name="分布式光伏装机与电量"/>
      <w:bookmarkStart w:id="100" w:name="h336"/>
      <w:r>
        <w:rPr>
          <w:rFonts w:ascii="Times New Roman" w:hAnsi="Times New Roman" w:eastAsia="方正仿宋_GBK"/>
          <w:b/>
          <w:sz w:val="32"/>
        </w:rPr>
        <w:t>3.3 分布式光伏装机与电量</w:t>
      </w:r>
      <w:bookmarkEnd w:id="99"/>
      <w:bookmarkEnd w:id="100"/>
    </w:p>
    <w:p w14:paraId="7551DC90">
      <w:pPr>
        <w:pStyle w:val="5"/>
        <w:keepNext/>
        <w:numPr>
          <w:ilvl w:val="0"/>
          <w:numId w:val="0"/>
        </w:numPr>
        <w:spacing w:before="160" w:after="120" w:line="390" w:lineRule="exact"/>
        <w:ind w:firstLine="0"/>
      </w:pPr>
      <w:bookmarkStart w:id="101" w:name="装机规模与月度变化"/>
      <w:r>
        <w:rPr>
          <w:rFonts w:ascii="Times New Roman" w:hAnsi="Times New Roman" w:eastAsia="方正仿宋_GBK"/>
          <w:b/>
          <w:sz w:val="26"/>
        </w:rPr>
        <w:t>3.3.1 装机规模与月度变化</w:t>
      </w:r>
      <w:bookmarkEnd w:id="101"/>
    </w:p>
    <w:p w14:paraId="4A5CC9E8">
      <w:pPr>
        <w:pStyle w:val="115"/>
        <w:widowControl/>
        <w:spacing w:before="0" w:after="0" w:line="348" w:lineRule="exact"/>
        <w:ind w:firstLine="480"/>
        <w:jc w:val="both"/>
      </w:pPr>
      <w:r>
        <w:rPr>
          <w:rFonts w:ascii="Times New Roman" w:hAnsi="Times New Roman" w:eastAsia="方正仿宋_GBK"/>
          <w:b w:val="0"/>
          <w:sz w:val="24"/>
        </w:rPr>
        <w:t>邳州年末分布式光伏装机容量由2023年564.70 MW增加到2024年1126.58 MW、2025年1559.64 MW，市区同期为253.68、362.44和491.18 MW。图中以虚线区分2021—2022年估计结果与2023年起的月末统计记录。</w:t>
      </w:r>
    </w:p>
    <w:p w14:paraId="7A7E68A4">
      <w:pPr>
        <w:pStyle w:val="2"/>
        <w:widowControl/>
        <w:spacing w:before="0" w:after="0" w:line="348" w:lineRule="exact"/>
        <w:ind w:firstLine="480"/>
        <w:jc w:val="both"/>
      </w:pPr>
      <w:r>
        <w:rPr>
          <w:rFonts w:ascii="Times New Roman" w:hAnsi="Times New Roman" w:eastAsia="方正仿宋_GBK"/>
          <w:b w:val="0"/>
          <w:sz w:val="24"/>
        </w:rPr>
        <w:t>年度发电量采用相邻月末容量的平均值乘逐时出力系数累加，计入年内容量投运变化。</w:t>
      </w:r>
    </w:p>
    <w:p w14:paraId="08E450FD">
      <w:pPr>
        <w:pStyle w:val="2"/>
        <w:widowControl/>
        <w:spacing w:before="0" w:after="0" w:line="348" w:lineRule="exact"/>
        <w:ind w:firstLine="480"/>
        <w:jc w:val="both"/>
      </w:pPr>
      <w:r>
        <w:rPr>
          <w:rFonts w:ascii="Times New Roman" w:hAnsi="Times New Roman" w:eastAsia="方正仿宋_GBK"/>
          <w:b w:val="0"/>
          <w:sz w:val="24"/>
        </w:rPr>
        <w:t>现有资料未提供2021—2022年的逐月末光伏装机记录，模型按同月2023、2024年的规模关系几何回推。先固定月份，再沿年份回推，可以保留年内季节性投运差异。月末装机回推按式（3-2）计算，结果用于分析装机发展条件。</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23BB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8209AD6">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7308D87">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acc>
                            <m:accPr/>
                            <m:e>
                              <m:r>
                                <m:rPr>
                                  <m:nor/>
                                </m:rPr>
                                <w:rPr>
                                  <w:rFonts w:ascii="Times New Roman" w:hAnsi="Times New Roman" w:eastAsia="方正仿宋_GBK" w:cs="Times New Roman"/>
                                  <w:i/>
                                  <w:iCs/>
                                </w:rPr>
                                <m:t>C</m:t>
                              </m:r>
                            </m:e>
                          </m:acc>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m</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m</m:t>
                          </m:r>
                        </m:sub>
                      </m:sSub>
                      <m:sSup>
                        <m:sSupPr/>
                        <m:e>
                          <m:d>
                            <m:dPr/>
                            <m:e>
                              <m:f>
                                <m:fPr/>
                                <m:num>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m</m:t>
                                      </m:r>
                                    </m:sub>
                                  </m:sSub>
                                </m:num>
                                <m:den>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2024,</m:t>
                                      </m:r>
                                      <m:r>
                                        <m:rPr>
                                          <m:nor/>
                                        </m:rPr>
                                        <w:rPr>
                                          <w:rFonts w:ascii="Times New Roman" w:hAnsi="Times New Roman" w:eastAsia="方正仿宋_GBK" w:cs="Times New Roman"/>
                                          <w:i/>
                                          <w:iCs/>
                                        </w:rPr>
                                        <m:t>m</m:t>
                                      </m:r>
                                    </m:sub>
                                  </m:sSub>
                                </m:den>
                              </m:f>
                            </m:e>
                          </m:d>
                        </m:e>
                        <m:sup>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y</m:t>
                          </m:r>
                        </m:sup>
                      </m:sSup>
                    </m:e>
                  </m:mr>
                  <m:mr>
                    <m:e>
                      <m:r>
                        <m:rPr>
                          <m:nor/>
                        </m:rPr>
                        <w:rPr>
                          <w:rFonts w:ascii="Times New Roman" w:hAnsi="Times New Roman" w:eastAsia="方正仿宋_GBK" w:cs="Times New Roman"/>
                          <w:i/>
                          <w:iCs/>
                        </w:rPr>
                        <m:t>y</m:t>
                      </m:r>
                    </m:e>
                    <m:e>
                      <m:r>
                        <m:rPr>
                          <m:nor/>
                          <m:sty m:val="p"/>
                        </m:rPr>
                        <w:rPr>
                          <w:rFonts w:ascii="Times New Roman" w:hAnsi="Times New Roman" w:eastAsia="方正仿宋_GBK" w:cs="Times New Roman"/>
                          <w:b w:val="0"/>
                          <w:i w:val="0"/>
                          <w:iCs w:val="0"/>
                        </w:rPr>
                        <m:t>=2021,2022.</m:t>
                      </m:r>
                    </m:e>
                  </m:mr>
                </m:m>
              </m:oMath>
            </m:oMathPara>
          </w:p>
        </w:tc>
        <w:tc>
          <w:tcPr>
            <w:tcW w:w="737" w:type="dxa"/>
            <w:tcMar>
              <w:top w:w="0" w:type="dxa"/>
              <w:left w:w="0" w:type="dxa"/>
              <w:bottom w:w="0" w:type="dxa"/>
              <w:right w:w="0" w:type="dxa"/>
            </w:tcMar>
            <w:vAlign w:val="center"/>
          </w:tcPr>
          <w:p w14:paraId="65630BC4">
            <w:pPr>
              <w:keepNext/>
              <w:spacing w:before="0" w:after="0"/>
              <w:ind w:left="0" w:leftChars="0" w:right="0" w:rightChars="0" w:firstLine="0" w:firstLineChars="0"/>
              <w:jc w:val="right"/>
            </w:pPr>
            <w:r>
              <w:rPr>
                <w:rFonts w:ascii="Times New Roman" w:hAnsi="Times New Roman" w:eastAsia="方正仿宋_GBK"/>
                <w:b w:val="0"/>
                <w:sz w:val="18"/>
              </w:rPr>
              <w:t>（3-2）</w:t>
            </w:r>
          </w:p>
        </w:tc>
      </w:tr>
    </w:tbl>
    <w:p w14:paraId="43998F23">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C</m:t>
                </m:r>
              </m:e>
            </m:acc>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m</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年第</w:t>
      </w:r>
      <m:oMath>
        <m:r>
          <m:rPr>
            <m:nor/>
          </m:rPr>
          <w:rPr>
            <w:rFonts w:ascii="Times New Roman" w:hAnsi="Times New Roman" w:eastAsia="方正仿宋_GBK" w:cs="Times New Roman"/>
            <w:i/>
            <w:iCs/>
          </w:rPr>
          <m:t>m</m:t>
        </m:r>
      </m:oMath>
      <w:r>
        <w:rPr>
          <w:rFonts w:ascii="Times New Roman" w:hAnsi="Times New Roman" w:eastAsia="方正仿宋_GBK"/>
          <w:b w:val="0"/>
          <w:sz w:val="24"/>
        </w:rPr>
        <w:t>月末光伏装机容量估计值，</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m</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2024,</m:t>
            </m:r>
            <m:r>
              <m:rPr>
                <m:nor/>
              </m:rPr>
              <w:rPr>
                <w:rFonts w:ascii="Times New Roman" w:hAnsi="Times New Roman" w:eastAsia="方正仿宋_GBK" w:cs="Times New Roman"/>
                <w:i/>
                <w:iCs/>
              </w:rPr>
              <m:t>m</m:t>
            </m:r>
          </m:sub>
        </m:sSub>
      </m:oMath>
      <w:r>
        <w:rPr>
          <w:rFonts w:ascii="Times New Roman" w:hAnsi="Times New Roman" w:eastAsia="方正仿宋_GBK"/>
          <w:b w:val="0"/>
          <w:sz w:val="24"/>
        </w:rPr>
        <w:t>为对应月份记录，单位MW；</w:t>
      </w:r>
      <m:oMath>
        <m:r>
          <m:rPr>
            <m:nor/>
          </m:rPr>
          <w:rPr>
            <w:rFonts w:ascii="Times New Roman" w:hAnsi="Times New Roman" w:eastAsia="方正仿宋_GBK" w:cs="Times New Roman"/>
            <w:i/>
            <w:iCs/>
          </w:rPr>
          <m:t>y</m:t>
        </m:r>
      </m:oMath>
      <w:r>
        <w:rPr>
          <w:rFonts w:ascii="Times New Roman" w:hAnsi="Times New Roman" w:eastAsia="方正仿宋_GBK"/>
          <w:b w:val="0"/>
          <w:sz w:val="24"/>
        </w:rPr>
        <w:t>为年份，</w:t>
      </w:r>
      <m:oMath>
        <m:r>
          <m:rPr>
            <m:nor/>
          </m:rPr>
          <w:rPr>
            <w:rFonts w:ascii="Times New Roman" w:hAnsi="Times New Roman" w:eastAsia="方正仿宋_GBK" w:cs="Times New Roman"/>
            <w:i/>
            <w:iCs/>
          </w:rPr>
          <m:t>m</m:t>
        </m:r>
      </m:oMath>
      <w:r>
        <w:rPr>
          <w:rFonts w:ascii="Times New Roman" w:hAnsi="Times New Roman" w:eastAsia="方正仿宋_GBK"/>
          <w:b w:val="0"/>
          <w:sz w:val="24"/>
        </w:rPr>
        <w:t>为月份。</w:t>
      </w:r>
    </w:p>
    <w:p w14:paraId="0A6FA4CD">
      <w:pPr>
        <w:pStyle w:val="2"/>
        <w:keepNext/>
        <w:spacing w:before="120" w:after="80" w:line="280" w:lineRule="exact"/>
        <w:ind w:firstLine="0"/>
        <w:jc w:val="center"/>
      </w:pPr>
      <w:r>
        <w:rPr>
          <w:rFonts w:ascii="Times New Roman" w:hAnsi="Times New Roman" w:eastAsia="宋体"/>
          <w:b w:val="0"/>
          <w:sz w:val="21"/>
        </w:rPr>
        <w:t>表3-3 年末分布式光伏装机容量</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F7169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E74D171">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1C9D0470">
            <w:pPr>
              <w:keepNext/>
              <w:spacing w:before="20" w:after="20" w:line="260" w:lineRule="exact"/>
              <w:ind w:left="0" w:leftChars="0" w:right="0" w:rightChars="0" w:firstLine="0" w:firstLineChars="0"/>
              <w:jc w:val="center"/>
            </w:pPr>
            <w:r>
              <w:rPr>
                <w:rFonts w:ascii="Times New Roman" w:hAnsi="Times New Roman" w:eastAsia="宋体"/>
                <w:b/>
                <w:sz w:val="18"/>
              </w:rPr>
              <w:t>2021年/MW</w:t>
            </w:r>
          </w:p>
        </w:tc>
        <w:tc>
          <w:tcPr>
            <w:tcW w:w="1385" w:type="dxa"/>
            <w:tcMar>
              <w:left w:w="70" w:type="dxa"/>
              <w:right w:w="70" w:type="dxa"/>
            </w:tcMar>
            <w:vAlign w:val="center"/>
          </w:tcPr>
          <w:p w14:paraId="14499A3E">
            <w:pPr>
              <w:keepNext/>
              <w:spacing w:before="20" w:after="20" w:line="260" w:lineRule="exact"/>
              <w:ind w:left="0" w:leftChars="0" w:right="0" w:rightChars="0" w:firstLine="0" w:firstLineChars="0"/>
              <w:jc w:val="center"/>
            </w:pPr>
            <w:r>
              <w:rPr>
                <w:rFonts w:ascii="Times New Roman" w:hAnsi="Times New Roman" w:eastAsia="宋体"/>
                <w:b/>
                <w:sz w:val="18"/>
              </w:rPr>
              <w:t>2022年/MW</w:t>
            </w:r>
          </w:p>
        </w:tc>
        <w:tc>
          <w:tcPr>
            <w:tcW w:w="1385" w:type="dxa"/>
            <w:tcMar>
              <w:left w:w="70" w:type="dxa"/>
              <w:right w:w="70" w:type="dxa"/>
            </w:tcMar>
            <w:vAlign w:val="center"/>
          </w:tcPr>
          <w:p w14:paraId="66A1D87A">
            <w:pPr>
              <w:keepNext/>
              <w:spacing w:before="20" w:after="20" w:line="260" w:lineRule="exact"/>
              <w:ind w:left="0" w:leftChars="0" w:right="0" w:rightChars="0" w:firstLine="0" w:firstLineChars="0"/>
              <w:jc w:val="center"/>
            </w:pPr>
            <w:r>
              <w:rPr>
                <w:rFonts w:ascii="Times New Roman" w:hAnsi="Times New Roman" w:eastAsia="宋体"/>
                <w:b/>
                <w:sz w:val="18"/>
              </w:rPr>
              <w:t>2023年/MW</w:t>
            </w:r>
          </w:p>
        </w:tc>
        <w:tc>
          <w:tcPr>
            <w:tcW w:w="1385" w:type="dxa"/>
            <w:tcMar>
              <w:left w:w="70" w:type="dxa"/>
              <w:right w:w="70" w:type="dxa"/>
            </w:tcMar>
            <w:vAlign w:val="center"/>
          </w:tcPr>
          <w:p w14:paraId="11475C2C">
            <w:pPr>
              <w:keepNext/>
              <w:spacing w:before="20" w:after="20" w:line="260" w:lineRule="exact"/>
              <w:ind w:left="0" w:leftChars="0" w:right="0" w:rightChars="0" w:firstLine="0" w:firstLineChars="0"/>
              <w:jc w:val="center"/>
            </w:pPr>
            <w:r>
              <w:rPr>
                <w:rFonts w:ascii="Times New Roman" w:hAnsi="Times New Roman" w:eastAsia="宋体"/>
                <w:b/>
                <w:sz w:val="18"/>
              </w:rPr>
              <w:t>2024年/MW</w:t>
            </w:r>
          </w:p>
        </w:tc>
        <w:tc>
          <w:tcPr>
            <w:tcW w:w="1385" w:type="dxa"/>
            <w:tcMar>
              <w:left w:w="70" w:type="dxa"/>
              <w:right w:w="70" w:type="dxa"/>
            </w:tcMar>
            <w:vAlign w:val="center"/>
          </w:tcPr>
          <w:p w14:paraId="30E9D86A">
            <w:pPr>
              <w:keepNext/>
              <w:spacing w:before="20" w:after="20" w:line="260" w:lineRule="exact"/>
              <w:ind w:left="0" w:leftChars="0" w:right="0" w:rightChars="0" w:firstLine="0" w:firstLineChars="0"/>
              <w:jc w:val="center"/>
            </w:pPr>
            <w:r>
              <w:rPr>
                <w:rFonts w:ascii="Times New Roman" w:hAnsi="Times New Roman" w:eastAsia="宋体"/>
                <w:b/>
                <w:sz w:val="18"/>
              </w:rPr>
              <w:t>2025年/MW</w:t>
            </w:r>
          </w:p>
        </w:tc>
      </w:tr>
      <w:tr w14:paraId="188913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FA869A">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38A10DC3">
            <w:pPr>
              <w:keepNext/>
              <w:spacing w:before="20" w:after="20" w:line="260" w:lineRule="exact"/>
              <w:ind w:left="0" w:leftChars="0" w:right="0" w:rightChars="0" w:firstLine="0" w:firstLineChars="0"/>
              <w:jc w:val="center"/>
            </w:pPr>
            <w:r>
              <w:rPr>
                <w:rFonts w:ascii="Times New Roman" w:hAnsi="Times New Roman" w:eastAsia="宋体"/>
                <w:b w:val="0"/>
                <w:sz w:val="18"/>
              </w:rPr>
              <w:t>141.89</w:t>
            </w:r>
          </w:p>
        </w:tc>
        <w:tc>
          <w:tcPr>
            <w:tcW w:w="1385" w:type="dxa"/>
            <w:tcMar>
              <w:left w:w="70" w:type="dxa"/>
              <w:right w:w="70" w:type="dxa"/>
            </w:tcMar>
            <w:vAlign w:val="center"/>
          </w:tcPr>
          <w:p w14:paraId="4E018BBC">
            <w:pPr>
              <w:keepNext/>
              <w:spacing w:before="20" w:after="20" w:line="260" w:lineRule="exact"/>
              <w:ind w:left="0" w:leftChars="0" w:right="0" w:rightChars="0" w:firstLine="0" w:firstLineChars="0"/>
              <w:jc w:val="center"/>
            </w:pPr>
            <w:r>
              <w:rPr>
                <w:rFonts w:ascii="Times New Roman" w:hAnsi="Times New Roman" w:eastAsia="宋体"/>
                <w:b w:val="0"/>
                <w:sz w:val="18"/>
              </w:rPr>
              <w:t>283.06</w:t>
            </w:r>
          </w:p>
        </w:tc>
        <w:tc>
          <w:tcPr>
            <w:tcW w:w="1385" w:type="dxa"/>
            <w:tcMar>
              <w:left w:w="70" w:type="dxa"/>
              <w:right w:w="70" w:type="dxa"/>
            </w:tcMar>
            <w:vAlign w:val="center"/>
          </w:tcPr>
          <w:p w14:paraId="447EDB76">
            <w:pPr>
              <w:keepNext/>
              <w:spacing w:before="20" w:after="20" w:line="260" w:lineRule="exact"/>
              <w:ind w:left="0" w:leftChars="0" w:right="0" w:rightChars="0" w:firstLine="0" w:firstLineChars="0"/>
              <w:jc w:val="center"/>
            </w:pPr>
            <w:r>
              <w:rPr>
                <w:rFonts w:ascii="Times New Roman" w:hAnsi="Times New Roman" w:eastAsia="宋体"/>
                <w:b w:val="0"/>
                <w:sz w:val="18"/>
              </w:rPr>
              <w:t>564.70</w:t>
            </w:r>
          </w:p>
        </w:tc>
        <w:tc>
          <w:tcPr>
            <w:tcW w:w="1385" w:type="dxa"/>
            <w:tcMar>
              <w:left w:w="70" w:type="dxa"/>
              <w:right w:w="70" w:type="dxa"/>
            </w:tcMar>
            <w:vAlign w:val="center"/>
          </w:tcPr>
          <w:p w14:paraId="7B8425FF">
            <w:pPr>
              <w:keepNext/>
              <w:spacing w:before="20" w:after="20" w:line="260" w:lineRule="exact"/>
              <w:ind w:left="0" w:leftChars="0" w:right="0" w:rightChars="0" w:firstLine="0" w:firstLineChars="0"/>
              <w:jc w:val="center"/>
            </w:pPr>
            <w:r>
              <w:rPr>
                <w:rFonts w:ascii="Times New Roman" w:hAnsi="Times New Roman" w:eastAsia="宋体"/>
                <w:b w:val="0"/>
                <w:sz w:val="18"/>
              </w:rPr>
              <w:t>1126.58</w:t>
            </w:r>
          </w:p>
        </w:tc>
        <w:tc>
          <w:tcPr>
            <w:tcW w:w="1385" w:type="dxa"/>
            <w:tcMar>
              <w:left w:w="70" w:type="dxa"/>
              <w:right w:w="70" w:type="dxa"/>
            </w:tcMar>
            <w:vAlign w:val="center"/>
          </w:tcPr>
          <w:p w14:paraId="5B8D1E06">
            <w:pPr>
              <w:keepNext/>
              <w:spacing w:before="20" w:after="20" w:line="260" w:lineRule="exact"/>
              <w:ind w:left="0" w:leftChars="0" w:right="0" w:rightChars="0" w:firstLine="0" w:firstLineChars="0"/>
              <w:jc w:val="center"/>
            </w:pPr>
            <w:r>
              <w:rPr>
                <w:rFonts w:ascii="Times New Roman" w:hAnsi="Times New Roman" w:eastAsia="宋体"/>
                <w:b w:val="0"/>
                <w:sz w:val="18"/>
              </w:rPr>
              <w:t>1559.64</w:t>
            </w:r>
          </w:p>
        </w:tc>
      </w:tr>
      <w:tr w14:paraId="094BD1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42826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5B615BD0">
            <w:pPr>
              <w:keepNext w:val="0"/>
              <w:spacing w:before="20" w:after="20" w:line="260" w:lineRule="exact"/>
              <w:ind w:left="0" w:leftChars="0" w:right="0" w:rightChars="0" w:firstLine="0" w:firstLineChars="0"/>
              <w:jc w:val="center"/>
            </w:pPr>
            <w:r>
              <w:rPr>
                <w:rFonts w:ascii="Times New Roman" w:hAnsi="Times New Roman" w:eastAsia="宋体"/>
                <w:b w:val="0"/>
                <w:sz w:val="18"/>
              </w:rPr>
              <w:t>124.28</w:t>
            </w:r>
          </w:p>
        </w:tc>
        <w:tc>
          <w:tcPr>
            <w:tcW w:w="1385" w:type="dxa"/>
            <w:tcMar>
              <w:left w:w="70" w:type="dxa"/>
              <w:right w:w="70" w:type="dxa"/>
            </w:tcMar>
            <w:vAlign w:val="center"/>
          </w:tcPr>
          <w:p w14:paraId="58106CD9">
            <w:pPr>
              <w:keepNext w:val="0"/>
              <w:spacing w:before="20" w:after="20" w:line="260" w:lineRule="exact"/>
              <w:ind w:left="0" w:leftChars="0" w:right="0" w:rightChars="0" w:firstLine="0" w:firstLineChars="0"/>
              <w:jc w:val="center"/>
            </w:pPr>
            <w:r>
              <w:rPr>
                <w:rFonts w:ascii="Times New Roman" w:hAnsi="Times New Roman" w:eastAsia="宋体"/>
                <w:b w:val="0"/>
                <w:sz w:val="18"/>
              </w:rPr>
              <w:t>177.56</w:t>
            </w:r>
          </w:p>
        </w:tc>
        <w:tc>
          <w:tcPr>
            <w:tcW w:w="1385" w:type="dxa"/>
            <w:tcMar>
              <w:left w:w="70" w:type="dxa"/>
              <w:right w:w="70" w:type="dxa"/>
            </w:tcMar>
            <w:vAlign w:val="center"/>
          </w:tcPr>
          <w:p w14:paraId="0117263F">
            <w:pPr>
              <w:keepNext w:val="0"/>
              <w:spacing w:before="20" w:after="20" w:line="260" w:lineRule="exact"/>
              <w:ind w:left="0" w:leftChars="0" w:right="0" w:rightChars="0" w:firstLine="0" w:firstLineChars="0"/>
              <w:jc w:val="center"/>
            </w:pPr>
            <w:r>
              <w:rPr>
                <w:rFonts w:ascii="Times New Roman" w:hAnsi="Times New Roman" w:eastAsia="宋体"/>
                <w:b w:val="0"/>
                <w:sz w:val="18"/>
              </w:rPr>
              <w:t>253.68</w:t>
            </w:r>
          </w:p>
        </w:tc>
        <w:tc>
          <w:tcPr>
            <w:tcW w:w="1385" w:type="dxa"/>
            <w:tcMar>
              <w:left w:w="70" w:type="dxa"/>
              <w:right w:w="70" w:type="dxa"/>
            </w:tcMar>
            <w:vAlign w:val="center"/>
          </w:tcPr>
          <w:p w14:paraId="3240804E">
            <w:pPr>
              <w:keepNext w:val="0"/>
              <w:spacing w:before="20" w:after="20" w:line="260" w:lineRule="exact"/>
              <w:ind w:left="0" w:leftChars="0" w:right="0" w:rightChars="0" w:firstLine="0" w:firstLineChars="0"/>
              <w:jc w:val="center"/>
            </w:pPr>
            <w:r>
              <w:rPr>
                <w:rFonts w:ascii="Times New Roman" w:hAnsi="Times New Roman" w:eastAsia="宋体"/>
                <w:b w:val="0"/>
                <w:sz w:val="18"/>
              </w:rPr>
              <w:t>362.44</w:t>
            </w:r>
          </w:p>
        </w:tc>
        <w:tc>
          <w:tcPr>
            <w:tcW w:w="1385" w:type="dxa"/>
            <w:tcMar>
              <w:left w:w="70" w:type="dxa"/>
              <w:right w:w="70" w:type="dxa"/>
            </w:tcMar>
            <w:vAlign w:val="center"/>
          </w:tcPr>
          <w:p w14:paraId="6EB69C52">
            <w:pPr>
              <w:keepNext w:val="0"/>
              <w:spacing w:before="20" w:after="20" w:line="260" w:lineRule="exact"/>
              <w:ind w:left="0" w:leftChars="0" w:right="0" w:rightChars="0" w:firstLine="0" w:firstLineChars="0"/>
              <w:jc w:val="center"/>
            </w:pPr>
            <w:r>
              <w:rPr>
                <w:rFonts w:ascii="Times New Roman" w:hAnsi="Times New Roman" w:eastAsia="宋体"/>
                <w:b w:val="0"/>
                <w:sz w:val="18"/>
              </w:rPr>
              <w:t>491.18</w:t>
            </w:r>
          </w:p>
        </w:tc>
      </w:tr>
    </w:tbl>
    <w:p w14:paraId="3AE0522A">
      <w:pPr>
        <w:pStyle w:val="2"/>
        <w:widowControl/>
        <w:spacing w:before="0" w:after="0" w:line="348" w:lineRule="exact"/>
        <w:ind w:firstLine="480"/>
        <w:jc w:val="both"/>
      </w:pPr>
      <w:r>
        <w:rPr>
          <w:rFonts w:ascii="Times New Roman" w:hAnsi="Times New Roman" w:eastAsia="方正仿宋_GBK"/>
          <w:b w:val="0"/>
          <w:sz w:val="24"/>
        </w:rPr>
        <w:t>注：2021—2022年为几何回推估计，2023—2025年采用月末装机统计，统一以MW列示。</w:t>
      </w:r>
    </w:p>
    <w:p w14:paraId="6F6DF669">
      <w:pPr>
        <w:pStyle w:val="2"/>
        <w:keepNext/>
        <w:spacing w:before="120" w:after="0" w:line="240" w:lineRule="auto"/>
        <w:ind w:left="0" w:leftChars="0" w:right="0" w:rightChars="0" w:firstLine="0" w:firstLineChars="0"/>
        <w:jc w:val="center"/>
      </w:pPr>
      <w:r>
        <w:drawing>
          <wp:inline distT="0" distB="0" distL="114300" distR="114300">
            <wp:extent cx="5120640" cy="364553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6"/>
                    <a:stretch>
                      <a:fillRect/>
                    </a:stretch>
                  </pic:blipFill>
                  <pic:spPr>
                    <a:xfrm>
                      <a:off x="0" y="0"/>
                      <a:ext cx="5120640" cy="3646082"/>
                    </a:xfrm>
                    <a:prstGeom prst="rect">
                      <a:avLst/>
                    </a:prstGeom>
                    <a:noFill/>
                    <a:ln w="9525">
                      <a:noFill/>
                    </a:ln>
                  </pic:spPr>
                </pic:pic>
              </a:graphicData>
            </a:graphic>
          </wp:inline>
        </w:drawing>
      </w:r>
    </w:p>
    <w:p w14:paraId="7BB326E6">
      <w:pPr>
        <w:pStyle w:val="2"/>
        <w:spacing w:before="60" w:after="120" w:line="280" w:lineRule="exact"/>
        <w:ind w:left="0" w:leftChars="0" w:right="0" w:rightChars="0" w:firstLine="0" w:firstLineChars="0"/>
        <w:jc w:val="center"/>
      </w:pPr>
      <w:r>
        <w:rPr>
          <w:rFonts w:ascii="Times New Roman" w:hAnsi="Times New Roman" w:eastAsia="宋体"/>
          <w:b w:val="0"/>
          <w:sz w:val="21"/>
        </w:rPr>
        <w:t>图3-3 2021—2025年月末分布式光伏装机容量</w:t>
      </w:r>
    </w:p>
    <w:p w14:paraId="3181F0BD">
      <w:pPr>
        <w:pStyle w:val="5"/>
        <w:keepNext/>
        <w:numPr>
          <w:ilvl w:val="0"/>
          <w:numId w:val="0"/>
        </w:numPr>
        <w:spacing w:before="160" w:after="120" w:line="390" w:lineRule="exact"/>
        <w:ind w:firstLine="0"/>
      </w:pPr>
      <w:bookmarkStart w:id="102" w:name="年发电量估计方法"/>
      <w:r>
        <w:rPr>
          <w:rFonts w:ascii="Times New Roman" w:hAnsi="Times New Roman" w:eastAsia="方正仿宋_GBK"/>
          <w:b/>
          <w:sz w:val="26"/>
        </w:rPr>
        <w:t>3.3.2 年发电量估计方法</w:t>
      </w:r>
      <w:bookmarkEnd w:id="102"/>
    </w:p>
    <w:p w14:paraId="376293B2">
      <w:pPr>
        <w:pStyle w:val="115"/>
        <w:widowControl/>
        <w:spacing w:before="0" w:after="0" w:line="348" w:lineRule="exact"/>
        <w:ind w:firstLine="480"/>
        <w:jc w:val="both"/>
      </w:pPr>
      <w:r>
        <w:rPr>
          <w:rFonts w:ascii="Times New Roman" w:hAnsi="Times New Roman" w:eastAsia="方正仿宋_GBK"/>
          <w:b w:val="0"/>
          <w:sz w:val="24"/>
        </w:rPr>
        <w:t>光伏发电量由月度装机与统一典型出力曲线估计。对月份</w:t>
      </w:r>
      <m:oMath>
        <m:r>
          <m:rPr>
            <m:nor/>
          </m:rPr>
          <w:rPr>
            <w:rFonts w:ascii="Times New Roman" w:hAnsi="Times New Roman" w:eastAsia="方正仿宋_GBK" w:cs="Times New Roman"/>
            <w:i/>
            <w:iCs/>
          </w:rPr>
          <m:t>m</m:t>
        </m:r>
      </m:oMath>
      <w:r>
        <w:rPr>
          <w:rFonts w:ascii="Times New Roman" w:hAnsi="Times New Roman" w:eastAsia="方正仿宋_GBK"/>
          <w:b w:val="0"/>
          <w:sz w:val="24"/>
        </w:rPr>
        <w:t>，使用本月末和前月末容量均值；1月前月取2024年12月。式（3-3）为本研究积分估计方法，典型出力系数来自原始光伏曲线。</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1F76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2DA5F53">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70936C4">
            <w:pPr>
              <w:keepNext/>
              <w:spacing w:before="100" w:after="100" w:line="276" w:lineRule="auto"/>
              <w:ind w:left="0" w:leftChars="0" w:right="0" w:rightChars="0" w:firstLine="0" w:firstLineChars="0"/>
              <w:jc w:val="center"/>
            </w:pPr>
            <m:oMathPara>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r>
                  <m:rPr>
                    <m:nor/>
                    <m:sty m:val="p"/>
                  </m:rPr>
                  <w:rPr>
                    <w:rFonts w:ascii="Times New Roman" w:hAnsi="Times New Roman" w:eastAsia="方正仿宋_GBK" w:cs="Times New Roman"/>
                    <w:b w:val="0"/>
                    <w:i w:val="0"/>
                    <w:iCs w:val="0"/>
                  </w:rPr>
                  <m:t>=</m:t>
                </m:r>
                <m:nary>
                  <m:naryPr>
                    <m:chr m:val="∑"/>
                    <m:limLoc m:val="undOvr"/>
                  </m:naryPr>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b w:val="0"/>
                        <w:i w:val="0"/>
                        <w:iCs w:val="0"/>
                      </w:rPr>
                      <m:t>=1</m:t>
                    </m:r>
                  </m:sub>
                  <m:sup>
                    <m:r>
                      <m:rPr>
                        <m:nor/>
                        <m:sty m:val="p"/>
                      </m:rPr>
                      <w:rPr>
                        <w:rFonts w:ascii="Times New Roman" w:hAnsi="Times New Roman" w:eastAsia="方正仿宋_GBK" w:cs="Times New Roman"/>
                        <w:b w:val="0"/>
                        <w:i w:val="0"/>
                        <w:iCs w:val="0"/>
                      </w:rPr>
                      <m:t>12</m:t>
                    </m:r>
                  </m:sup>
                  <m:e>
                    <m:nary>
                      <m:naryPr>
                        <m:chr m:val="∑"/>
                        <m:limLoc m:val="undOvr"/>
                        <m:supHide m:val="1"/>
                      </m:naryPr>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m</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ϕ</m:t>
                            </m:r>
                          </m:e>
                          <m:sub>
                            <m:r>
                              <m:rPr>
                                <m:nor/>
                              </m:rPr>
                              <w:rPr>
                                <w:rFonts w:ascii="Times New Roman" w:hAnsi="Times New Roman" w:eastAsia="方正仿宋_GBK" w:cs="Times New Roman"/>
                                <w:i/>
                                <w:iCs/>
                              </w:rPr>
                              <m:t>t</m:t>
                            </m:r>
                          </m:sub>
                        </m:sSub>
                      </m:e>
                    </m:nary>
                  </m:e>
                </m:nary>
                <m:f>
                  <m:fPr/>
                  <m:num>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b w:val="0"/>
                            <w:i w:val="0"/>
                            <w:iCs w:val="0"/>
                          </w:rPr>
                          <m:t>−1</m:t>
                        </m:r>
                      </m:sub>
                    </m:sSub>
                  </m:num>
                  <m:den>
                    <m:r>
                      <m:rPr>
                        <m:nor/>
                        <m:sty m:val="p"/>
                      </m:rPr>
                      <w:rPr>
                        <w:rFonts w:ascii="Times New Roman" w:hAnsi="Times New Roman" w:eastAsia="方正仿宋_GBK" w:cs="Times New Roman"/>
                        <w:b w:val="0"/>
                        <w:i w:val="0"/>
                        <w:iCs w:val="0"/>
                      </w:rPr>
                      <m:t>2</m:t>
                    </m:r>
                  </m:den>
                </m:f>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1B65DBD2">
            <w:pPr>
              <w:keepNext/>
              <w:spacing w:before="0" w:after="0"/>
              <w:ind w:left="0" w:leftChars="0" w:right="0" w:rightChars="0" w:firstLine="0" w:firstLineChars="0"/>
              <w:jc w:val="right"/>
            </w:pPr>
            <w:r>
              <w:rPr>
                <w:rFonts w:ascii="Times New Roman" w:hAnsi="Times New Roman" w:eastAsia="方正仿宋_GBK"/>
                <w:b w:val="0"/>
                <w:sz w:val="18"/>
              </w:rPr>
              <w:t>（3-3）</w:t>
            </w:r>
          </w:p>
        </w:tc>
      </w:tr>
    </w:tbl>
    <w:p w14:paraId="082574F8">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oMath>
      <w:r>
        <w:rPr>
          <w:rFonts w:ascii="Times New Roman" w:hAnsi="Times New Roman" w:eastAsia="方正仿宋_GBK"/>
          <w:b w:val="0"/>
          <w:sz w:val="24"/>
        </w:rPr>
        <w:t>为估计光伏年发电量，单位MWh；</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分别为本月及前月末光伏装机，单位MW；</w:t>
      </w:r>
      <m:oMath>
        <m:sSub>
          <m:sSubPr/>
          <m:e>
            <m:r>
              <m:rPr>
                <m:nor/>
              </m:rPr>
              <w:rPr>
                <w:rFonts w:ascii="Times New Roman" w:hAnsi="Times New Roman" w:eastAsia="方正仿宋_GBK" w:cs="Times New Roman"/>
                <w:i/>
                <w:iCs/>
              </w:rPr>
              <m:t>ϕ</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的典型光伏出力系数，</w:t>
      </w:r>
      <m:oMath>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oMath>
      <w:r>
        <w:rPr>
          <w:rFonts w:ascii="Times New Roman" w:hAnsi="Times New Roman" w:eastAsia="方正仿宋_GBK"/>
          <w:b w:val="0"/>
          <w:sz w:val="24"/>
        </w:rPr>
        <w:t xml:space="preserve">为1 </w:t>
      </w:r>
      <m:oMath>
        <m:r>
          <m:rPr>
            <m:nor/>
          </m:rPr>
          <w:rPr>
            <w:rFonts w:ascii="Times New Roman" w:hAnsi="Times New Roman" w:eastAsia="方正仿宋_GBK" w:cs="Times New Roman"/>
            <w:i/>
            <w:iCs/>
          </w:rPr>
          <m:t>h</m:t>
        </m:r>
      </m:oMath>
      <w:r>
        <w:rPr>
          <w:rFonts w:ascii="Times New Roman" w:hAnsi="Times New Roman" w:eastAsia="方正仿宋_GBK"/>
          <w:b w:val="0"/>
          <w:sz w:val="24"/>
        </w:rPr>
        <w:t>，</w:t>
      </w:r>
      <m:oMath>
        <m:r>
          <m:rPr>
            <m:nor/>
          </m:rPr>
          <w:rPr>
            <w:rFonts w:ascii="Times New Roman" w:hAnsi="Times New Roman" w:eastAsia="方正仿宋_GBK" w:cs="Times New Roman"/>
            <w:i/>
            <w:iCs/>
          </w:rPr>
          <m:t>m</m:t>
        </m:r>
      </m:oMath>
      <w:r>
        <w:rPr>
          <w:rFonts w:ascii="Times New Roman" w:hAnsi="Times New Roman" w:eastAsia="方正仿宋_GBK"/>
          <w:b w:val="0"/>
          <w:sz w:val="24"/>
        </w:rPr>
        <w:t>为月份。典型出力曲线采用项目系统光伏资料，计算值用于区县光伏电量估计。</w:t>
      </w:r>
    </w:p>
    <w:p w14:paraId="6A8FFFD1">
      <w:pPr>
        <w:pStyle w:val="2"/>
        <w:widowControl/>
        <w:spacing w:before="0" w:after="0" w:line="348" w:lineRule="exact"/>
        <w:ind w:firstLine="480"/>
        <w:jc w:val="both"/>
      </w:pPr>
      <w:r>
        <w:rPr>
          <w:rFonts w:ascii="Times New Roman" w:hAnsi="Times New Roman" w:eastAsia="方正仿宋_GBK"/>
          <w:b w:val="0"/>
          <w:sz w:val="24"/>
        </w:rPr>
        <w:t>按该方法，邳州2025年发电量估计为1698270.73 MWh，市区为590451.12 MWh。不同地区的年内投运速度和月末装机差异均进入计算。</w:t>
      </w:r>
    </w:p>
    <w:p w14:paraId="53B27795">
      <w:pPr>
        <w:pStyle w:val="5"/>
        <w:keepNext/>
        <w:numPr>
          <w:ilvl w:val="0"/>
          <w:numId w:val="0"/>
        </w:numPr>
        <w:spacing w:before="160" w:after="120" w:line="390" w:lineRule="exact"/>
        <w:ind w:firstLine="0"/>
      </w:pPr>
      <w:bookmarkStart w:id="103" w:name="用户最大负荷与分布式电源装机渗透率"/>
      <w:r>
        <w:rPr>
          <w:rFonts w:ascii="Times New Roman" w:hAnsi="Times New Roman" w:eastAsia="方正仿宋_GBK"/>
          <w:b/>
          <w:sz w:val="26"/>
        </w:rPr>
        <w:t>3.3.3 用户最大负荷与分布式电源装机渗透率</w:t>
      </w:r>
      <w:bookmarkEnd w:id="103"/>
    </w:p>
    <w:p w14:paraId="2FC11013">
      <w:pPr>
        <w:pStyle w:val="115"/>
        <w:widowControl/>
        <w:spacing w:before="0" w:after="0" w:line="348" w:lineRule="exact"/>
        <w:ind w:firstLine="480"/>
        <w:jc w:val="both"/>
      </w:pPr>
      <w:r>
        <w:rPr>
          <w:rFonts w:ascii="Times New Roman" w:hAnsi="Times New Roman" w:eastAsia="方正仿宋_GBK"/>
          <w:b w:val="0"/>
          <w:sz w:val="24"/>
        </w:rPr>
        <w:t>分布式电源装机渗透率采用《配电网规划设计技术导则》的指标定义，作为描述源荷条件的研究参数[8]。</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038A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4CEF0C0D">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43C152D2">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r>
                  <m:rPr>
                    <m:nor/>
                    <m:sty m:val="p"/>
                  </m:rPr>
                  <w:rPr>
                    <w:rFonts w:ascii="Times New Roman" w:hAnsi="Times New Roman" w:eastAsia="方正仿宋_GBK" w:cs="Times New Roman"/>
                    <w:b w:val="0"/>
                    <w:i w:val="0"/>
                    <w:iCs w:val="0"/>
                  </w:rPr>
                  <m:t>=</m:t>
                </m:r>
                <m:f>
                  <m:fPr/>
                  <m:num>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DG</m:t>
                        </m:r>
                      </m:sub>
                    </m:sSub>
                  </m:num>
                  <m:den>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user,max</m:t>
                        </m:r>
                      </m:sub>
                    </m:sSub>
                  </m:den>
                </m:f>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32D980F7">
            <w:pPr>
              <w:keepNext/>
              <w:spacing w:before="0" w:after="0"/>
              <w:ind w:left="0" w:leftChars="0" w:right="0" w:rightChars="0" w:firstLine="0" w:firstLineChars="0"/>
              <w:jc w:val="right"/>
            </w:pPr>
            <w:r>
              <w:rPr>
                <w:rFonts w:ascii="Times New Roman" w:hAnsi="Times New Roman" w:eastAsia="方正仿宋_GBK"/>
                <w:b w:val="0"/>
                <w:sz w:val="18"/>
              </w:rPr>
              <w:t>（3-4）</w:t>
            </w:r>
          </w:p>
        </w:tc>
      </w:tr>
    </w:tbl>
    <w:p w14:paraId="36DF8F3C">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为分布式电源装机渗透率，无量纲；</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DG</m:t>
            </m:r>
          </m:sub>
        </m:sSub>
      </m:oMath>
      <w:r>
        <w:rPr>
          <w:rFonts w:ascii="Times New Roman" w:hAnsi="Times New Roman" w:eastAsia="方正仿宋_GBK"/>
          <w:b w:val="0"/>
          <w:sz w:val="24"/>
        </w:rPr>
        <w:t>为同范围分布式电源并网装机容量，单位MW；</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user,max</m:t>
            </m:r>
          </m:sub>
        </m:sSub>
      </m:oMath>
      <w:r>
        <w:rPr>
          <w:rFonts w:ascii="Times New Roman" w:hAnsi="Times New Roman" w:eastAsia="方正仿宋_GBK"/>
          <w:b w:val="0"/>
          <w:sz w:val="24"/>
        </w:rPr>
        <w:t>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14:paraId="46176FD4">
      <w:pPr>
        <w:pStyle w:val="2"/>
        <w:widowControl/>
        <w:spacing w:before="0" w:after="0" w:line="348" w:lineRule="exact"/>
        <w:ind w:firstLine="480"/>
        <w:jc w:val="both"/>
      </w:pPr>
      <w:r>
        <w:rPr>
          <w:rFonts w:ascii="Times New Roman" w:hAnsi="Times New Roman" w:eastAsia="方正仿宋_GBK"/>
          <w:b w:val="0"/>
          <w:sz w:val="24"/>
        </w:rPr>
        <w:t>邳州估计用户最大负荷为956.45 MW，分布式电源装机渗透率为1.63，市区估计用户最大负荷为1545.20 MW，分布式电源装机渗透率为0.32。</w:t>
      </w:r>
    </w:p>
    <w:p w14:paraId="27C05F3D">
      <w:pPr>
        <w:pStyle w:val="5"/>
        <w:keepNext/>
        <w:numPr>
          <w:ilvl w:val="0"/>
          <w:numId w:val="0"/>
        </w:numPr>
        <w:spacing w:before="160" w:after="120" w:line="390" w:lineRule="exact"/>
        <w:ind w:firstLine="0"/>
      </w:pPr>
      <w:bookmarkStart w:id="104" w:name="用户电量与分布式电源电量渗透率"/>
      <w:r>
        <w:rPr>
          <w:rFonts w:ascii="Times New Roman" w:hAnsi="Times New Roman" w:eastAsia="方正仿宋_GBK"/>
          <w:b/>
          <w:sz w:val="26"/>
        </w:rPr>
        <w:t>3.3.4 用户电量与分布式电源电量渗透率</w:t>
      </w:r>
      <w:bookmarkEnd w:id="104"/>
    </w:p>
    <w:p w14:paraId="13C01A4E">
      <w:pPr>
        <w:pStyle w:val="115"/>
        <w:widowControl/>
        <w:spacing w:before="0" w:after="0" w:line="348" w:lineRule="exact"/>
        <w:ind w:firstLine="480"/>
        <w:jc w:val="both"/>
      </w:pPr>
      <w:r>
        <w:rPr>
          <w:rFonts w:ascii="Times New Roman" w:hAnsi="Times New Roman" w:eastAsia="方正仿宋_GBK"/>
          <w:b w:val="0"/>
          <w:sz w:val="24"/>
        </w:rPr>
        <w:t>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-5）估计。</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77BF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7DBCA42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503BC5A">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e>
                    <m:e>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nary>
                        <m:naryPr>
                          <m:chr m:val="∑"/>
                          <m:limLoc m:val="undOvr"/>
                          <m:supHide m:val="1"/>
                        </m:naryPr>
                        <m:sub>
                          <m:r>
                            <m:rPr>
                              <m:nor/>
                            </m:rPr>
                            <w:rPr>
                              <w:rFonts w:ascii="Times New Roman" w:hAnsi="Times New Roman" w:eastAsia="方正仿宋_GBK" w:cs="Times New Roman"/>
                              <w:i/>
                              <w:iCs/>
                            </w:rPr>
                            <m:t>t</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net,</m:t>
                              </m:r>
                              <m:r>
                                <m:rPr>
                                  <m:nor/>
                                </m:rPr>
                                <w:rPr>
                                  <w:rFonts w:ascii="Times New Roman" w:hAnsi="Times New Roman" w:eastAsia="方正仿宋_GBK" w:cs="Times New Roman"/>
                                  <w:i/>
                                  <w:iCs/>
                                </w:rPr>
                                <m:t>t</m:t>
                              </m:r>
                            </m:sub>
                          </m:sSub>
                        </m:e>
                      </m:nary>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e>
                  </m:mr>
                  <m:mr>
                    <m:e>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E</m:t>
                          </m:r>
                        </m:sub>
                      </m:sSub>
                    </m:e>
                    <m:e>
                      <m:r>
                        <m:rPr>
                          <m:nor/>
                          <m:sty m:val="p"/>
                        </m:rPr>
                        <w:rPr>
                          <w:rFonts w:ascii="Times New Roman" w:hAnsi="Times New Roman" w:eastAsia="方正仿宋_GBK" w:cs="Times New Roman"/>
                          <w:b w:val="0"/>
                          <w:i w:val="0"/>
                          <w:iCs w:val="0"/>
                        </w:rPr>
                        <m:t>=</m:t>
                      </m:r>
                      <m:f>
                        <m:fPr/>
                        <m:num>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num>
                        <m:den>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den>
                      </m:f>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096075CE">
            <w:pPr>
              <w:keepNext/>
              <w:spacing w:before="0" w:after="0"/>
              <w:ind w:left="0" w:leftChars="0" w:right="0" w:rightChars="0" w:firstLine="0" w:firstLineChars="0"/>
              <w:jc w:val="right"/>
            </w:pPr>
            <w:r>
              <w:rPr>
                <w:rFonts w:ascii="Times New Roman" w:hAnsi="Times New Roman" w:eastAsia="方正仿宋_GBK"/>
                <w:b w:val="0"/>
                <w:sz w:val="18"/>
              </w:rPr>
              <w:t>（3-5）</w:t>
            </w:r>
          </w:p>
        </w:tc>
      </w:tr>
    </w:tbl>
    <w:p w14:paraId="57A37BDB">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oMath>
      <w:r>
        <w:rPr>
          <w:rFonts w:ascii="Times New Roman" w:hAnsi="Times New Roman" w:eastAsia="方正仿宋_GBK"/>
          <w:b w:val="0"/>
          <w:sz w:val="24"/>
        </w:rPr>
        <w:t>为用户年用电量估计值，</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oMath>
      <w:r>
        <w:rPr>
          <w:rFonts w:ascii="Times New Roman" w:hAnsi="Times New Roman" w:eastAsia="方正仿宋_GBK"/>
          <w:b w:val="0"/>
          <w:sz w:val="24"/>
        </w:rPr>
        <w:t>为光伏年发电量估计值，单位MWh；</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为分布式电源电量渗透率；</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net,</m:t>
            </m:r>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的样本净交换功率，单位MW，</w:t>
      </w:r>
      <m:oMath>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oMath>
      <w:r>
        <w:rPr>
          <w:rFonts w:ascii="Times New Roman" w:hAnsi="Times New Roman" w:eastAsia="方正仿宋_GBK"/>
          <w:b w:val="0"/>
          <w:sz w:val="24"/>
        </w:rPr>
        <w:t>为1 h。</w:t>
      </w:r>
      <m:oMath>
        <m:r>
          <m:rPr>
            <m:nor/>
          </m:rPr>
          <w:rPr>
            <w:rFonts w:ascii="Times New Roman" w:hAnsi="Times New Roman" w:eastAsia="方正仿宋_GBK" w:cs="Times New Roman"/>
            <w:i/>
            <w:iCs/>
          </w:rPr>
          <m:t>a</m:t>
        </m:r>
      </m:oMath>
      <w:r>
        <w:rPr>
          <w:rFonts w:ascii="Times New Roman" w:hAnsi="Times New Roman" w:eastAsia="方正仿宋_GBK"/>
          <w:b w:val="0"/>
          <w:sz w:val="24"/>
        </w:rPr>
        <w:t>为按设备典型夜间负荷与样本最大净负荷构造的覆盖外推系数，邳州为1.01、市区为1.17。该参数按区县分布式光伏装机与110 kV样本净负荷估计。</w:t>
      </w:r>
    </w:p>
    <w:p w14:paraId="2E16D215">
      <w:pPr>
        <w:pStyle w:val="2"/>
        <w:widowControl/>
        <w:spacing w:before="0" w:after="0" w:line="348" w:lineRule="exact"/>
        <w:ind w:firstLine="480"/>
        <w:jc w:val="both"/>
      </w:pPr>
      <w:r>
        <w:rPr>
          <w:rFonts w:ascii="Times New Roman" w:hAnsi="Times New Roman" w:eastAsia="方正仿宋_GBK"/>
          <w:b w:val="0"/>
          <w:sz w:val="24"/>
        </w:rPr>
        <w:t>邳州估计用户年电量为4216392.40 MWh，分布式电源电量渗透率为40%，市区为6791485.10 MWh和9%。上述估计值用于源荷背景分析，费用目标采用第四章规定的新增措施支出。</w:t>
      </w:r>
    </w:p>
    <w:p w14:paraId="7F552F67">
      <w:pPr>
        <w:pStyle w:val="4"/>
        <w:keepNext/>
        <w:numPr>
          <w:ilvl w:val="0"/>
          <w:numId w:val="0"/>
        </w:numPr>
        <w:spacing w:before="160" w:after="120" w:line="480" w:lineRule="exact"/>
        <w:ind w:firstLine="0"/>
      </w:pPr>
      <w:bookmarkStart w:id="105" w:name="h358"/>
      <w:bookmarkStart w:id="106" w:name="主变负载率与双向净负荷"/>
      <w:r>
        <w:rPr>
          <w:rFonts w:ascii="Times New Roman" w:hAnsi="Times New Roman" w:eastAsia="方正仿宋_GBK"/>
          <w:b/>
          <w:sz w:val="32"/>
        </w:rPr>
        <w:t>3.4 主变负载率与双向净负荷</w:t>
      </w:r>
      <w:bookmarkEnd w:id="105"/>
      <w:bookmarkEnd w:id="106"/>
    </w:p>
    <w:p w14:paraId="5CFFC0DF">
      <w:pPr>
        <w:pStyle w:val="5"/>
        <w:keepNext/>
        <w:numPr>
          <w:ilvl w:val="0"/>
          <w:numId w:val="0"/>
        </w:numPr>
        <w:spacing w:before="160" w:after="120" w:line="390" w:lineRule="exact"/>
        <w:ind w:firstLine="0"/>
      </w:pPr>
      <w:bookmarkStart w:id="107" w:name="主变年最大负载率统计"/>
      <w:r>
        <w:rPr>
          <w:rFonts w:ascii="Times New Roman" w:hAnsi="Times New Roman" w:eastAsia="方正仿宋_GBK"/>
          <w:b/>
          <w:sz w:val="26"/>
        </w:rPr>
        <w:t>3.4.1 主变年最大负载率统计</w:t>
      </w:r>
      <w:bookmarkEnd w:id="107"/>
    </w:p>
    <w:p w14:paraId="4C0705BF">
      <w:pPr>
        <w:pStyle w:val="115"/>
        <w:widowControl/>
        <w:spacing w:before="0" w:after="0" w:line="348" w:lineRule="exact"/>
        <w:ind w:firstLine="480"/>
        <w:jc w:val="both"/>
      </w:pPr>
      <w:r>
        <w:rPr>
          <w:rFonts w:ascii="Times New Roman" w:hAnsi="Times New Roman" w:eastAsia="方正仿宋_GBK"/>
          <w:b w:val="0"/>
          <w:sz w:val="24"/>
        </w:rPr>
        <w:t>设备统计表记录逐台主变年最大负载率。按110 kV及区县筛选，计算样本均值、中位数及较高负载设备数量。分布统计采用各台设备的年度极值，各自最大时刻可能不同。</w:t>
      </w:r>
    </w:p>
    <w:p w14:paraId="61E8B089">
      <w:pPr>
        <w:pStyle w:val="2"/>
        <w:keepNext/>
        <w:spacing w:before="120" w:after="80" w:line="280" w:lineRule="exact"/>
        <w:ind w:firstLine="0"/>
        <w:jc w:val="center"/>
      </w:pPr>
      <w:r>
        <w:rPr>
          <w:rFonts w:ascii="Times New Roman" w:hAnsi="Times New Roman" w:eastAsia="宋体"/>
          <w:b w:val="0"/>
          <w:sz w:val="21"/>
        </w:rPr>
        <w:t>表3-4 逐台110 kV主变年最大负载率统计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AA9F3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8E581A0">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3257369E">
            <w:pPr>
              <w:keepNext/>
              <w:spacing w:before="20" w:after="20" w:line="260" w:lineRule="exact"/>
              <w:ind w:left="0" w:leftChars="0" w:right="0" w:rightChars="0" w:firstLine="0" w:firstLineChars="0"/>
              <w:jc w:val="center"/>
            </w:pPr>
            <w:r>
              <w:rPr>
                <w:rFonts w:ascii="Times New Roman" w:hAnsi="Times New Roman" w:eastAsia="宋体"/>
                <w:b/>
                <w:sz w:val="18"/>
              </w:rPr>
              <w:t>样本台数</w:t>
            </w:r>
          </w:p>
        </w:tc>
        <w:tc>
          <w:tcPr>
            <w:tcW w:w="1385" w:type="dxa"/>
            <w:tcMar>
              <w:left w:w="70" w:type="dxa"/>
              <w:right w:w="70" w:type="dxa"/>
            </w:tcMar>
            <w:vAlign w:val="center"/>
          </w:tcPr>
          <w:p w14:paraId="09D9521A">
            <w:pPr>
              <w:keepNext/>
              <w:spacing w:before="20" w:after="20" w:line="260" w:lineRule="exact"/>
              <w:ind w:left="0" w:leftChars="0" w:right="0" w:rightChars="0" w:firstLine="0" w:firstLineChars="0"/>
              <w:jc w:val="center"/>
            </w:pPr>
            <w:r>
              <w:rPr>
                <w:rFonts w:ascii="Times New Roman" w:hAnsi="Times New Roman" w:eastAsia="宋体"/>
                <w:b/>
                <w:sz w:val="18"/>
              </w:rPr>
              <w:t>均值/%</w:t>
            </w:r>
          </w:p>
        </w:tc>
        <w:tc>
          <w:tcPr>
            <w:tcW w:w="1385" w:type="dxa"/>
            <w:tcMar>
              <w:left w:w="70" w:type="dxa"/>
              <w:right w:w="70" w:type="dxa"/>
            </w:tcMar>
            <w:vAlign w:val="center"/>
          </w:tcPr>
          <w:p w14:paraId="721F5A6A">
            <w:pPr>
              <w:keepNext/>
              <w:spacing w:before="20" w:after="20" w:line="260" w:lineRule="exact"/>
              <w:ind w:left="0" w:leftChars="0" w:right="0" w:rightChars="0" w:firstLine="0" w:firstLineChars="0"/>
              <w:jc w:val="center"/>
            </w:pPr>
            <w:r>
              <w:rPr>
                <w:rFonts w:ascii="Times New Roman" w:hAnsi="Times New Roman" w:eastAsia="宋体"/>
                <w:b/>
                <w:sz w:val="18"/>
              </w:rPr>
              <w:t>中位数/%</w:t>
            </w:r>
          </w:p>
        </w:tc>
        <w:tc>
          <w:tcPr>
            <w:tcW w:w="1385" w:type="dxa"/>
            <w:tcMar>
              <w:left w:w="70" w:type="dxa"/>
              <w:right w:w="70" w:type="dxa"/>
            </w:tcMar>
            <w:vAlign w:val="center"/>
          </w:tcPr>
          <w:p w14:paraId="567F2108">
            <w:pPr>
              <w:keepNext/>
              <w:spacing w:before="20" w:after="20" w:line="260" w:lineRule="exact"/>
              <w:ind w:left="0" w:leftChars="0" w:right="0" w:rightChars="0" w:firstLine="0" w:firstLineChars="0"/>
              <w:jc w:val="center"/>
            </w:pPr>
            <w:r>
              <w:rPr>
                <w:rFonts w:ascii="Times New Roman" w:hAnsi="Times New Roman" w:eastAsia="宋体"/>
                <w:b/>
                <w:sz w:val="18"/>
              </w:rPr>
              <w:t>≥80%台数</w:t>
            </w:r>
          </w:p>
        </w:tc>
        <w:tc>
          <w:tcPr>
            <w:tcW w:w="1385" w:type="dxa"/>
            <w:tcMar>
              <w:left w:w="70" w:type="dxa"/>
              <w:right w:w="70" w:type="dxa"/>
            </w:tcMar>
            <w:vAlign w:val="center"/>
          </w:tcPr>
          <w:p w14:paraId="0C1F2276">
            <w:pPr>
              <w:keepNext/>
              <w:spacing w:before="20" w:after="20" w:line="260" w:lineRule="exact"/>
              <w:ind w:left="0" w:leftChars="0" w:right="0" w:rightChars="0" w:firstLine="0" w:firstLineChars="0"/>
              <w:jc w:val="center"/>
            </w:pPr>
            <w:r>
              <w:rPr>
                <w:rFonts w:ascii="Times New Roman" w:hAnsi="Times New Roman" w:eastAsia="宋体"/>
                <w:b/>
                <w:sz w:val="18"/>
              </w:rPr>
              <w:t>最大值/%</w:t>
            </w:r>
          </w:p>
        </w:tc>
      </w:tr>
      <w:tr w14:paraId="46CB06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48C2CA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D8250A9">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37525489">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748E47C4">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5CE1E445">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2706F38C">
            <w:pPr>
              <w:keepNext/>
              <w:spacing w:before="20" w:after="20" w:line="260" w:lineRule="exact"/>
              <w:ind w:left="0" w:leftChars="0" w:right="0" w:rightChars="0" w:firstLine="0" w:firstLineChars="0"/>
              <w:jc w:val="center"/>
            </w:pPr>
            <w:r>
              <w:rPr>
                <w:rFonts w:ascii="Times New Roman" w:hAnsi="Times New Roman" w:eastAsia="宋体"/>
                <w:b w:val="0"/>
                <w:sz w:val="18"/>
              </w:rPr>
              <w:t>92</w:t>
            </w:r>
          </w:p>
        </w:tc>
      </w:tr>
      <w:tr w14:paraId="7BB155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6D3300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0B1A46B">
            <w:pPr>
              <w:keepNext w:val="0"/>
              <w:spacing w:before="20" w:after="20" w:line="260" w:lineRule="exact"/>
              <w:ind w:left="0" w:leftChars="0" w:right="0" w:rightChars="0" w:firstLine="0" w:firstLineChars="0"/>
              <w:jc w:val="center"/>
            </w:pPr>
            <w:r>
              <w:rPr>
                <w:rFonts w:ascii="Times New Roman" w:hAnsi="Times New Roman" w:eastAsia="宋体"/>
                <w:b w:val="0"/>
                <w:sz w:val="18"/>
              </w:rPr>
              <w:t>61</w:t>
            </w:r>
          </w:p>
        </w:tc>
        <w:tc>
          <w:tcPr>
            <w:tcW w:w="1385" w:type="dxa"/>
            <w:tcMar>
              <w:left w:w="70" w:type="dxa"/>
              <w:right w:w="70" w:type="dxa"/>
            </w:tcMar>
            <w:vAlign w:val="center"/>
          </w:tcPr>
          <w:p w14:paraId="60C6BB59">
            <w:pPr>
              <w:keepNext w:val="0"/>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5C081F04">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400F5EBB">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7AF8494D">
            <w:pPr>
              <w:keepNext w:val="0"/>
              <w:spacing w:before="20" w:after="20" w:line="260" w:lineRule="exact"/>
              <w:ind w:left="0" w:leftChars="0" w:right="0" w:rightChars="0" w:firstLine="0" w:firstLineChars="0"/>
              <w:jc w:val="center"/>
            </w:pPr>
            <w:r>
              <w:rPr>
                <w:rFonts w:ascii="Times New Roman" w:hAnsi="Times New Roman" w:eastAsia="宋体"/>
                <w:b w:val="0"/>
                <w:sz w:val="18"/>
              </w:rPr>
              <w:t>97</w:t>
            </w:r>
          </w:p>
        </w:tc>
      </w:tr>
    </w:tbl>
    <w:p w14:paraId="1A37E3A6">
      <w:pPr>
        <w:pStyle w:val="2"/>
        <w:widowControl/>
        <w:spacing w:before="0" w:after="0" w:line="348" w:lineRule="exact"/>
        <w:ind w:firstLine="480"/>
        <w:jc w:val="both"/>
      </w:pPr>
      <w:r>
        <w:rPr>
          <w:rFonts w:ascii="Times New Roman" w:hAnsi="Times New Roman" w:eastAsia="方正仿宋_GBK"/>
          <w:b w:val="0"/>
          <w:sz w:val="24"/>
        </w:rPr>
        <w:t>邳州逐台主变年最大负载率中位数为53%，市区为55%，两地区均有设备达到80%及以上。中位水平与较高负载设备并存，表明容量需求在设备之间存在差异，建设措施需落实到具体站点。</w:t>
      </w:r>
    </w:p>
    <w:p w14:paraId="74721377">
      <w:pPr>
        <w:pStyle w:val="2"/>
        <w:keepNext/>
        <w:spacing w:before="120" w:after="0" w:line="240" w:lineRule="auto"/>
        <w:ind w:left="0" w:leftChars="0" w:right="0" w:rightChars="0" w:firstLine="0" w:firstLineChars="0"/>
        <w:jc w:val="center"/>
      </w:pPr>
      <w:r>
        <w:drawing>
          <wp:inline distT="0" distB="0" distL="114300" distR="114300">
            <wp:extent cx="5120640" cy="2926080"/>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7"/>
                    <a:stretch>
                      <a:fillRect/>
                    </a:stretch>
                  </pic:blipFill>
                  <pic:spPr>
                    <a:xfrm>
                      <a:off x="0" y="0"/>
                      <a:ext cx="5120640" cy="2926080"/>
                    </a:xfrm>
                    <a:prstGeom prst="rect">
                      <a:avLst/>
                    </a:prstGeom>
                    <a:noFill/>
                    <a:ln w="9525">
                      <a:noFill/>
                    </a:ln>
                  </pic:spPr>
                </pic:pic>
              </a:graphicData>
            </a:graphic>
          </wp:inline>
        </w:drawing>
      </w:r>
    </w:p>
    <w:p w14:paraId="105D0AE6">
      <w:pPr>
        <w:pStyle w:val="2"/>
        <w:spacing w:before="60" w:after="120" w:line="280" w:lineRule="exact"/>
        <w:ind w:left="0" w:leftChars="0" w:right="0" w:rightChars="0" w:firstLine="0" w:firstLineChars="0"/>
        <w:jc w:val="center"/>
      </w:pPr>
      <w:r>
        <w:rPr>
          <w:rFonts w:ascii="Times New Roman" w:hAnsi="Times New Roman" w:eastAsia="宋体"/>
          <w:b w:val="0"/>
          <w:sz w:val="21"/>
        </w:rPr>
        <w:t>图3-4 邳州和市区逐台主变最大负载率分布</w:t>
      </w:r>
    </w:p>
    <w:p w14:paraId="1F99B020">
      <w:pPr>
        <w:pStyle w:val="5"/>
        <w:keepNext/>
        <w:numPr>
          <w:ilvl w:val="0"/>
          <w:numId w:val="0"/>
        </w:numPr>
        <w:spacing w:before="160" w:after="120" w:line="390" w:lineRule="exact"/>
        <w:ind w:firstLine="0"/>
      </w:pPr>
      <w:bookmarkStart w:id="108" w:name="最大正向反向净负荷"/>
      <w:r>
        <w:rPr>
          <w:rFonts w:ascii="Times New Roman" w:hAnsi="Times New Roman" w:eastAsia="方正仿宋_GBK"/>
          <w:b/>
          <w:sz w:val="26"/>
        </w:rPr>
        <w:t>3.4.2 最大正向、反向净负荷</w:t>
      </w:r>
      <w:bookmarkEnd w:id="108"/>
    </w:p>
    <w:p w14:paraId="6EF1FB06">
      <w:pPr>
        <w:pStyle w:val="115"/>
        <w:widowControl/>
        <w:spacing w:before="0" w:after="0" w:line="348" w:lineRule="exact"/>
        <w:ind w:firstLine="480"/>
        <w:jc w:val="both"/>
      </w:pPr>
      <w:r>
        <w:rPr>
          <w:rFonts w:ascii="Times New Roman" w:hAnsi="Times New Roman" w:eastAsia="方正仿宋_GBK"/>
          <w:b w:val="0"/>
          <w:sz w:val="24"/>
        </w:rPr>
        <w:t>净负荷序列以受电为正、反送为负。容量压力采用最大绝对值，同时列示正向和反向极值用于容量校核。由带符号序列分别提取方向峰值：</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4B64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D0A6883">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79E5F76">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e>
                    <m:e>
                      <m:r>
                        <m:rPr>
                          <m:nor/>
                          <m:sty m:val="p"/>
                        </m:rPr>
                        <w:rPr>
                          <w:rFonts w:ascii="Times New Roman" w:hAnsi="Times New Roman" w:eastAsia="方正仿宋_GBK" w:cs="Times New Roman"/>
                          <w:b w:val="0"/>
                          <w:i w:val="0"/>
                          <w:iCs w:val="0"/>
                        </w:rPr>
                        <m:t>=</m:t>
                      </m:r>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t</m:t>
                          </m:r>
                        </m:lim>
                      </m:limLow>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,0), </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r>
                        <m:rPr>
                          <m:nor/>
                          <m:sty m:val="p"/>
                        </m:rPr>
                        <w:rPr>
                          <w:rFonts w:ascii="Times New Roman" w:hAnsi="Times New Roman" w:eastAsia="方正仿宋_GBK" w:cs="Times New Roman"/>
                          <w:b w:val="0"/>
                          <w:i w:val="0"/>
                          <w:iCs w:val="0"/>
                        </w:rPr>
                        <m:t>=</m:t>
                      </m:r>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t</m:t>
                          </m:r>
                        </m:lim>
                      </m:limLow>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m:t>
                      </m:r>
                    </m:e>
                  </m:mr>
                  <m:mr>
                    <m:e>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e>
                    <m:e>
                      <m:r>
                        <m:rPr>
                          <m:nor/>
                          <m:sty m:val="p"/>
                        </m:rPr>
                        <w:rPr>
                          <w:rFonts w:ascii="Times New Roman" w:hAnsi="Times New Roman" w:eastAsia="方正仿宋_GBK" w:cs="Times New Roman"/>
                          <w:b w:val="0"/>
                          <w:i w:val="0"/>
                          <w:iCs w:val="0"/>
                        </w:rPr>
                        <m:t>=max(</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r>
                        <m:rPr>
                          <m:nor/>
                          <m:sty m:val="p"/>
                        </m:rPr>
                        <w:rPr>
                          <w:rFonts w:ascii="Times New Roman" w:hAnsi="Times New Roman" w:eastAsia="方正仿宋_GBK" w:cs="Times New Roman"/>
                          <w:b w:val="0"/>
                          <w:i w:val="0"/>
                          <w:iCs w:val="0"/>
                        </w:rPr>
                        <m:t>,</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0BAC2933">
            <w:pPr>
              <w:keepNext/>
              <w:spacing w:before="0" w:after="0"/>
              <w:ind w:left="0" w:leftChars="0" w:right="0" w:rightChars="0" w:firstLine="0" w:firstLineChars="0"/>
              <w:jc w:val="right"/>
            </w:pPr>
            <w:r>
              <w:rPr>
                <w:rFonts w:ascii="Times New Roman" w:hAnsi="Times New Roman" w:eastAsia="方正仿宋_GBK"/>
                <w:b w:val="0"/>
                <w:sz w:val="18"/>
              </w:rPr>
              <w:t>（3-6）</w:t>
            </w:r>
          </w:p>
        </w:tc>
      </w:tr>
    </w:tbl>
    <w:p w14:paraId="781E54E4">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的净负荷，受电为正、反送为负；</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oMath>
      <w:r>
        <w:rPr>
          <w:rFonts w:ascii="Times New Roman" w:hAnsi="Times New Roman" w:eastAsia="方正仿宋_GBK"/>
          <w:b w:val="0"/>
          <w:sz w:val="24"/>
        </w:rPr>
        <w:t>和</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oMath>
      <w:r>
        <w:rPr>
          <w:rFonts w:ascii="Times New Roman" w:hAnsi="Times New Roman" w:eastAsia="方正仿宋_GBK"/>
          <w:b w:val="0"/>
          <w:sz w:val="24"/>
        </w:rPr>
        <w:t>分别为最大正向、反向净负荷，</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oMath>
      <w:r>
        <w:rPr>
          <w:rFonts w:ascii="Times New Roman" w:hAnsi="Times New Roman" w:eastAsia="方正仿宋_GBK"/>
          <w:b w:val="0"/>
          <w:sz w:val="24"/>
        </w:rPr>
        <w:t>为净负荷最大绝对值，单位均为MW。站级负载率按</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计算，</w:t>
      </w:r>
      <m:oMath>
        <m:r>
          <m:rPr>
            <m:nor/>
          </m:rPr>
          <w:rPr>
            <w:rFonts w:ascii="Times New Roman" w:hAnsi="Times New Roman" w:eastAsia="方正仿宋_GBK" w:cs="Times New Roman"/>
            <w:i/>
            <w:iCs/>
          </w:rPr>
          <m:t>S</m:t>
        </m:r>
      </m:oMath>
      <w:r>
        <w:rPr>
          <w:rFonts w:ascii="Times New Roman" w:hAnsi="Times New Roman" w:eastAsia="方正仿宋_GBK"/>
          <w:b w:val="0"/>
          <w:sz w:val="24"/>
        </w:rPr>
        <w:t>为本站主变总容量，功率因数取0.95。本章采用初始容量和所设静态工况，第五章采用方案配置容量；均为按视在功率折算的站级计算值。正反向运行分别校核网络、电压及保护条件[4,5]。</w:t>
      </w:r>
    </w:p>
    <w:p w14:paraId="5DCDC63E">
      <w:pPr>
        <w:pStyle w:val="2"/>
        <w:keepNext/>
        <w:spacing w:before="120" w:after="80" w:line="280" w:lineRule="exact"/>
        <w:ind w:firstLine="0"/>
        <w:jc w:val="center"/>
      </w:pPr>
      <w:r>
        <w:rPr>
          <w:rFonts w:ascii="Times New Roman" w:hAnsi="Times New Roman" w:eastAsia="宋体"/>
          <w:b w:val="0"/>
          <w:sz w:val="21"/>
        </w:rPr>
        <w:t>表3-5 2025年站级样本最大正向、反向净负荷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2145A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20965DFF">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51538F10">
            <w:pPr>
              <w:keepNext/>
              <w:spacing w:before="20" w:after="20" w:line="260" w:lineRule="exact"/>
              <w:ind w:left="0" w:leftChars="0" w:right="0" w:rightChars="0" w:firstLine="0" w:firstLineChars="0"/>
              <w:jc w:val="center"/>
            </w:pPr>
            <w:commentRangeStart w:id="2"/>
            <w:commentRangeStart w:id="3"/>
            <w:r>
              <w:rPr>
                <w:rFonts w:ascii="Times New Roman" w:hAnsi="Times New Roman" w:eastAsia="宋体"/>
                <w:b/>
                <w:sz w:val="18"/>
              </w:rPr>
              <w:t>变电站</w:t>
            </w:r>
            <w:commentRangeEnd w:id="2"/>
            <w:r>
              <w:rPr>
                <w:woUserID w:val="2"/>
              </w:rPr>
              <w:commentReference w:id="2"/>
            </w:r>
            <w:commentRangeEnd w:id="3"/>
            <w:r>
              <w:rPr>
                <w:woUserID w:val="2"/>
              </w:rPr>
              <w:commentReference w:id="3"/>
            </w:r>
          </w:p>
        </w:tc>
        <w:tc>
          <w:tcPr>
            <w:tcW w:w="1662" w:type="dxa"/>
            <w:tcMar>
              <w:left w:w="70" w:type="dxa"/>
              <w:right w:w="70" w:type="dxa"/>
            </w:tcMar>
            <w:vAlign w:val="center"/>
          </w:tcPr>
          <w:p w14:paraId="59D7B5C5">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c>
          <w:tcPr>
            <w:tcW w:w="1662" w:type="dxa"/>
            <w:tcMar>
              <w:left w:w="70" w:type="dxa"/>
              <w:right w:w="70" w:type="dxa"/>
            </w:tcMar>
            <w:vAlign w:val="center"/>
          </w:tcPr>
          <w:p w14:paraId="6191E334">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最大反向净负荷/MW</w:t>
            </w:r>
          </w:p>
        </w:tc>
        <w:tc>
          <w:tcPr>
            <w:tcW w:w="1662" w:type="dxa"/>
            <w:tcMar>
              <w:left w:w="70" w:type="dxa"/>
              <w:right w:w="70" w:type="dxa"/>
            </w:tcMar>
            <w:vAlign w:val="center"/>
          </w:tcPr>
          <w:p w14:paraId="329DF555">
            <w:pPr>
              <w:keepNext/>
              <w:spacing w:before="20" w:after="20" w:line="260" w:lineRule="exact"/>
              <w:ind w:left="0" w:leftChars="0" w:right="0" w:rightChars="0" w:firstLine="0" w:firstLineChars="0"/>
              <w:jc w:val="center"/>
            </w:pPr>
            <w:r>
              <w:rPr>
                <w:rFonts w:ascii="Times New Roman" w:hAnsi="Times New Roman" w:eastAsia="宋体"/>
                <w:b/>
                <w:sz w:val="18"/>
              </w:rPr>
              <w:t>净负荷最大绝对值/MW</w:t>
            </w:r>
          </w:p>
        </w:tc>
      </w:tr>
      <w:tr w14:paraId="1E06F1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B6B5BF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13EB50D">
            <w:pPr>
              <w:keepNext w:val="0"/>
              <w:spacing w:before="20" w:after="20" w:line="260" w:lineRule="exact"/>
              <w:ind w:left="0" w:leftChars="0" w:right="0" w:rightChars="0" w:firstLine="0" w:firstLineChars="0"/>
              <w:jc w:val="center"/>
            </w:pPr>
            <w:r>
              <w:rPr>
                <w:rFonts w:ascii="Times New Roman" w:hAnsi="Times New Roman" w:eastAsia="宋体"/>
                <w:b w:val="0"/>
                <w:sz w:val="18"/>
              </w:rPr>
              <w:t>110千伏八义集变</w:t>
            </w:r>
          </w:p>
        </w:tc>
        <w:tc>
          <w:tcPr>
            <w:tcW w:w="1662" w:type="dxa"/>
            <w:tcMar>
              <w:left w:w="70" w:type="dxa"/>
              <w:right w:w="70" w:type="dxa"/>
            </w:tcMar>
            <w:vAlign w:val="center"/>
          </w:tcPr>
          <w:p w14:paraId="241C30DD">
            <w:pPr>
              <w:keepNext w:val="0"/>
              <w:spacing w:before="20" w:after="20" w:line="260" w:lineRule="exact"/>
              <w:ind w:left="0" w:leftChars="0" w:right="0" w:rightChars="0" w:firstLine="0" w:firstLineChars="0"/>
              <w:jc w:val="center"/>
            </w:pPr>
            <w:r>
              <w:rPr>
                <w:rFonts w:ascii="Times New Roman" w:hAnsi="Times New Roman" w:eastAsia="宋体"/>
                <w:b w:val="0"/>
                <w:sz w:val="18"/>
              </w:rPr>
              <w:t>37.04</w:t>
            </w:r>
          </w:p>
        </w:tc>
        <w:tc>
          <w:tcPr>
            <w:tcW w:w="1662" w:type="dxa"/>
            <w:tcMar>
              <w:left w:w="70" w:type="dxa"/>
              <w:right w:w="70" w:type="dxa"/>
            </w:tcMar>
            <w:vAlign w:val="center"/>
          </w:tcPr>
          <w:p w14:paraId="549194FC">
            <w:pPr>
              <w:keepNext w:val="0"/>
              <w:spacing w:before="20" w:after="20" w:line="260" w:lineRule="exact"/>
              <w:ind w:left="0" w:leftChars="0" w:right="0" w:rightChars="0" w:firstLine="0" w:firstLineChars="0"/>
              <w:jc w:val="center"/>
            </w:pPr>
            <w:r>
              <w:rPr>
                <w:rFonts w:ascii="Times New Roman" w:hAnsi="Times New Roman" w:eastAsia="宋体"/>
                <w:b w:val="0"/>
                <w:sz w:val="18"/>
              </w:rPr>
              <w:t>19.02</w:t>
            </w:r>
          </w:p>
        </w:tc>
        <w:tc>
          <w:tcPr>
            <w:tcW w:w="1662" w:type="dxa"/>
            <w:tcMar>
              <w:left w:w="70" w:type="dxa"/>
              <w:right w:w="70" w:type="dxa"/>
            </w:tcMar>
            <w:vAlign w:val="center"/>
          </w:tcPr>
          <w:p w14:paraId="7E207DF8">
            <w:pPr>
              <w:keepNext w:val="0"/>
              <w:spacing w:before="20" w:after="20" w:line="260" w:lineRule="exact"/>
              <w:ind w:left="0" w:leftChars="0" w:right="0" w:rightChars="0" w:firstLine="0" w:firstLineChars="0"/>
              <w:jc w:val="center"/>
            </w:pPr>
            <w:r>
              <w:rPr>
                <w:rFonts w:ascii="Times New Roman" w:hAnsi="Times New Roman" w:eastAsia="宋体"/>
                <w:b w:val="0"/>
                <w:sz w:val="18"/>
              </w:rPr>
              <w:t>37.04</w:t>
            </w:r>
          </w:p>
        </w:tc>
      </w:tr>
      <w:tr w14:paraId="78055B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2CF776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321C25E">
            <w:pPr>
              <w:keepNext w:val="0"/>
              <w:spacing w:before="20" w:after="20" w:line="260" w:lineRule="exact"/>
              <w:ind w:left="0" w:leftChars="0" w:right="0" w:rightChars="0" w:firstLine="0" w:firstLineChars="0"/>
              <w:jc w:val="center"/>
            </w:pPr>
            <w:r>
              <w:rPr>
                <w:rFonts w:ascii="Times New Roman" w:hAnsi="Times New Roman" w:eastAsia="宋体"/>
                <w:b w:val="0"/>
                <w:sz w:val="18"/>
              </w:rPr>
              <w:t>大宋变</w:t>
            </w:r>
          </w:p>
        </w:tc>
        <w:tc>
          <w:tcPr>
            <w:tcW w:w="1662" w:type="dxa"/>
            <w:tcMar>
              <w:left w:w="70" w:type="dxa"/>
              <w:right w:w="70" w:type="dxa"/>
            </w:tcMar>
            <w:vAlign w:val="center"/>
          </w:tcPr>
          <w:p w14:paraId="06DB244A">
            <w:pPr>
              <w:keepNext w:val="0"/>
              <w:spacing w:before="20" w:after="20" w:line="260" w:lineRule="exact"/>
              <w:ind w:left="0" w:leftChars="0" w:right="0" w:rightChars="0" w:firstLine="0" w:firstLineChars="0"/>
              <w:jc w:val="center"/>
            </w:pPr>
            <w:r>
              <w:rPr>
                <w:rFonts w:ascii="Times New Roman" w:hAnsi="Times New Roman" w:eastAsia="宋体"/>
                <w:b w:val="0"/>
                <w:sz w:val="18"/>
              </w:rPr>
              <w:t>69.09</w:t>
            </w:r>
          </w:p>
        </w:tc>
        <w:tc>
          <w:tcPr>
            <w:tcW w:w="1662" w:type="dxa"/>
            <w:tcMar>
              <w:left w:w="70" w:type="dxa"/>
              <w:right w:w="70" w:type="dxa"/>
            </w:tcMar>
            <w:vAlign w:val="center"/>
          </w:tcPr>
          <w:p w14:paraId="0051DBBE">
            <w:pPr>
              <w:keepNext w:val="0"/>
              <w:spacing w:before="20" w:after="20" w:line="260" w:lineRule="exact"/>
              <w:ind w:left="0" w:leftChars="0" w:right="0" w:rightChars="0" w:firstLine="0" w:firstLineChars="0"/>
              <w:jc w:val="center"/>
            </w:pPr>
            <w:r>
              <w:rPr>
                <w:rFonts w:ascii="Times New Roman" w:hAnsi="Times New Roman" w:eastAsia="宋体"/>
                <w:b w:val="0"/>
                <w:sz w:val="18"/>
              </w:rPr>
              <w:t>31.61</w:t>
            </w:r>
          </w:p>
        </w:tc>
        <w:tc>
          <w:tcPr>
            <w:tcW w:w="1662" w:type="dxa"/>
            <w:tcMar>
              <w:left w:w="70" w:type="dxa"/>
              <w:right w:w="70" w:type="dxa"/>
            </w:tcMar>
            <w:vAlign w:val="center"/>
          </w:tcPr>
          <w:p w14:paraId="5476199D">
            <w:pPr>
              <w:keepNext w:val="0"/>
              <w:spacing w:before="20" w:after="20" w:line="260" w:lineRule="exact"/>
              <w:ind w:left="0" w:leftChars="0" w:right="0" w:rightChars="0" w:firstLine="0" w:firstLineChars="0"/>
              <w:jc w:val="center"/>
            </w:pPr>
            <w:r>
              <w:rPr>
                <w:rFonts w:ascii="Times New Roman" w:hAnsi="Times New Roman" w:eastAsia="宋体"/>
                <w:b w:val="0"/>
                <w:sz w:val="18"/>
              </w:rPr>
              <w:t>69.09</w:t>
            </w:r>
          </w:p>
        </w:tc>
      </w:tr>
      <w:tr w14:paraId="7CCF5E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6E6B5A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C3FF809">
            <w:pPr>
              <w:keepNext w:val="0"/>
              <w:spacing w:before="20" w:after="20" w:line="260" w:lineRule="exact"/>
              <w:ind w:left="0" w:leftChars="0" w:right="0" w:rightChars="0" w:firstLine="0" w:firstLineChars="0"/>
              <w:jc w:val="center"/>
            </w:pPr>
            <w:r>
              <w:rPr>
                <w:rFonts w:ascii="Times New Roman" w:hAnsi="Times New Roman" w:eastAsia="宋体"/>
                <w:b w:val="0"/>
                <w:sz w:val="18"/>
              </w:rPr>
              <w:t>戴圩变</w:t>
            </w:r>
          </w:p>
        </w:tc>
        <w:tc>
          <w:tcPr>
            <w:tcW w:w="1662" w:type="dxa"/>
            <w:tcMar>
              <w:left w:w="70" w:type="dxa"/>
              <w:right w:w="70" w:type="dxa"/>
            </w:tcMar>
            <w:vAlign w:val="center"/>
          </w:tcPr>
          <w:p w14:paraId="1EB281C4">
            <w:pPr>
              <w:keepNext w:val="0"/>
              <w:spacing w:before="20" w:after="20" w:line="260" w:lineRule="exact"/>
              <w:ind w:left="0" w:leftChars="0" w:right="0" w:rightChars="0" w:firstLine="0" w:firstLineChars="0"/>
              <w:jc w:val="center"/>
            </w:pPr>
            <w:r>
              <w:rPr>
                <w:rFonts w:ascii="Times New Roman" w:hAnsi="Times New Roman" w:eastAsia="宋体"/>
                <w:b w:val="0"/>
                <w:sz w:val="18"/>
              </w:rPr>
              <w:t>30.15</w:t>
            </w:r>
          </w:p>
        </w:tc>
        <w:tc>
          <w:tcPr>
            <w:tcW w:w="1662" w:type="dxa"/>
            <w:tcMar>
              <w:left w:w="70" w:type="dxa"/>
              <w:right w:w="70" w:type="dxa"/>
            </w:tcMar>
            <w:vAlign w:val="center"/>
          </w:tcPr>
          <w:p w14:paraId="296B2F76">
            <w:pPr>
              <w:keepNext w:val="0"/>
              <w:spacing w:before="20" w:after="20" w:line="260" w:lineRule="exact"/>
              <w:ind w:left="0" w:leftChars="0" w:right="0" w:rightChars="0" w:firstLine="0" w:firstLineChars="0"/>
              <w:jc w:val="center"/>
            </w:pPr>
            <w:r>
              <w:rPr>
                <w:rFonts w:ascii="Times New Roman" w:hAnsi="Times New Roman" w:eastAsia="宋体"/>
                <w:b w:val="0"/>
                <w:sz w:val="18"/>
              </w:rPr>
              <w:t>24.34</w:t>
            </w:r>
          </w:p>
        </w:tc>
        <w:tc>
          <w:tcPr>
            <w:tcW w:w="1662" w:type="dxa"/>
            <w:tcMar>
              <w:left w:w="70" w:type="dxa"/>
              <w:right w:w="70" w:type="dxa"/>
            </w:tcMar>
            <w:vAlign w:val="center"/>
          </w:tcPr>
          <w:p w14:paraId="3A04C3FB">
            <w:pPr>
              <w:keepNext w:val="0"/>
              <w:spacing w:before="20" w:after="20" w:line="260" w:lineRule="exact"/>
              <w:ind w:left="0" w:leftChars="0" w:right="0" w:rightChars="0" w:firstLine="0" w:firstLineChars="0"/>
              <w:jc w:val="center"/>
            </w:pPr>
            <w:r>
              <w:rPr>
                <w:rFonts w:ascii="Times New Roman" w:hAnsi="Times New Roman" w:eastAsia="宋体"/>
                <w:b w:val="0"/>
                <w:sz w:val="18"/>
              </w:rPr>
              <w:t>30.15</w:t>
            </w:r>
          </w:p>
        </w:tc>
      </w:tr>
      <w:tr w14:paraId="7BA169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7A8772">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AFCCBD4">
            <w:pPr>
              <w:keepNext w:val="0"/>
              <w:spacing w:before="20" w:after="20" w:line="260" w:lineRule="exact"/>
              <w:ind w:left="0" w:leftChars="0" w:right="0" w:rightChars="0" w:firstLine="0" w:firstLineChars="0"/>
              <w:jc w:val="center"/>
            </w:pPr>
            <w:r>
              <w:rPr>
                <w:rFonts w:ascii="Times New Roman" w:hAnsi="Times New Roman" w:eastAsia="宋体"/>
                <w:b w:val="0"/>
                <w:sz w:val="18"/>
              </w:rPr>
              <w:t>戴庄变</w:t>
            </w:r>
          </w:p>
        </w:tc>
        <w:tc>
          <w:tcPr>
            <w:tcW w:w="1662" w:type="dxa"/>
            <w:tcMar>
              <w:left w:w="70" w:type="dxa"/>
              <w:right w:w="70" w:type="dxa"/>
            </w:tcMar>
            <w:vAlign w:val="center"/>
          </w:tcPr>
          <w:p w14:paraId="02C19A9E">
            <w:pPr>
              <w:keepNext w:val="0"/>
              <w:spacing w:before="20" w:after="20" w:line="260" w:lineRule="exact"/>
              <w:ind w:left="0" w:leftChars="0" w:right="0" w:rightChars="0" w:firstLine="0" w:firstLineChars="0"/>
              <w:jc w:val="center"/>
            </w:pPr>
            <w:r>
              <w:rPr>
                <w:rFonts w:ascii="Times New Roman" w:hAnsi="Times New Roman" w:eastAsia="宋体"/>
                <w:b w:val="0"/>
                <w:sz w:val="18"/>
              </w:rPr>
              <w:t>30.44</w:t>
            </w:r>
          </w:p>
        </w:tc>
        <w:tc>
          <w:tcPr>
            <w:tcW w:w="1662" w:type="dxa"/>
            <w:tcMar>
              <w:left w:w="70" w:type="dxa"/>
              <w:right w:w="70" w:type="dxa"/>
            </w:tcMar>
            <w:vAlign w:val="center"/>
          </w:tcPr>
          <w:p w14:paraId="24A7C078">
            <w:pPr>
              <w:keepNext w:val="0"/>
              <w:spacing w:before="20" w:after="20" w:line="260" w:lineRule="exact"/>
              <w:ind w:left="0" w:leftChars="0" w:right="0" w:rightChars="0" w:firstLine="0" w:firstLineChars="0"/>
              <w:jc w:val="center"/>
            </w:pPr>
            <w:r>
              <w:rPr>
                <w:rFonts w:ascii="Times New Roman" w:hAnsi="Times New Roman" w:eastAsia="宋体"/>
                <w:b w:val="0"/>
                <w:sz w:val="18"/>
              </w:rPr>
              <w:t>47.23</w:t>
            </w:r>
          </w:p>
        </w:tc>
        <w:tc>
          <w:tcPr>
            <w:tcW w:w="1662" w:type="dxa"/>
            <w:tcMar>
              <w:left w:w="70" w:type="dxa"/>
              <w:right w:w="70" w:type="dxa"/>
            </w:tcMar>
            <w:vAlign w:val="center"/>
          </w:tcPr>
          <w:p w14:paraId="037939F7">
            <w:pPr>
              <w:keepNext w:val="0"/>
              <w:spacing w:before="20" w:after="20" w:line="260" w:lineRule="exact"/>
              <w:ind w:left="0" w:leftChars="0" w:right="0" w:rightChars="0" w:firstLine="0" w:firstLineChars="0"/>
              <w:jc w:val="center"/>
            </w:pPr>
            <w:r>
              <w:rPr>
                <w:rFonts w:ascii="Times New Roman" w:hAnsi="Times New Roman" w:eastAsia="宋体"/>
                <w:b w:val="0"/>
                <w:sz w:val="18"/>
              </w:rPr>
              <w:t>47.23</w:t>
            </w:r>
          </w:p>
        </w:tc>
      </w:tr>
      <w:tr w14:paraId="16B4C2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B16250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B1876D8">
            <w:pPr>
              <w:keepNext w:val="0"/>
              <w:spacing w:before="20" w:after="20" w:line="260" w:lineRule="exact"/>
              <w:ind w:left="0" w:leftChars="0" w:right="0" w:rightChars="0" w:firstLine="0" w:firstLineChars="0"/>
              <w:jc w:val="center"/>
            </w:pPr>
            <w:r>
              <w:rPr>
                <w:rFonts w:ascii="Times New Roman" w:hAnsi="Times New Roman" w:eastAsia="宋体"/>
                <w:b w:val="0"/>
                <w:sz w:val="18"/>
              </w:rPr>
              <w:t>杜村变</w:t>
            </w:r>
          </w:p>
        </w:tc>
        <w:tc>
          <w:tcPr>
            <w:tcW w:w="1662" w:type="dxa"/>
            <w:tcMar>
              <w:left w:w="70" w:type="dxa"/>
              <w:right w:w="70" w:type="dxa"/>
            </w:tcMar>
            <w:vAlign w:val="center"/>
          </w:tcPr>
          <w:p w14:paraId="23C9128B">
            <w:pPr>
              <w:keepNext w:val="0"/>
              <w:spacing w:before="20" w:after="20" w:line="260" w:lineRule="exact"/>
              <w:ind w:left="0" w:leftChars="0" w:right="0" w:rightChars="0" w:firstLine="0" w:firstLineChars="0"/>
              <w:jc w:val="center"/>
            </w:pPr>
            <w:r>
              <w:rPr>
                <w:rFonts w:ascii="Times New Roman" w:hAnsi="Times New Roman" w:eastAsia="宋体"/>
                <w:b w:val="0"/>
                <w:sz w:val="18"/>
              </w:rPr>
              <w:t>91.60</w:t>
            </w:r>
          </w:p>
        </w:tc>
        <w:tc>
          <w:tcPr>
            <w:tcW w:w="1662" w:type="dxa"/>
            <w:tcMar>
              <w:left w:w="70" w:type="dxa"/>
              <w:right w:w="70" w:type="dxa"/>
            </w:tcMar>
            <w:vAlign w:val="center"/>
          </w:tcPr>
          <w:p w14:paraId="6F54266F">
            <w:pPr>
              <w:keepNext w:val="0"/>
              <w:spacing w:before="20" w:after="20" w:line="260" w:lineRule="exact"/>
              <w:ind w:left="0" w:leftChars="0" w:right="0" w:rightChars="0" w:firstLine="0" w:firstLineChars="0"/>
              <w:jc w:val="center"/>
            </w:pPr>
            <w:r>
              <w:rPr>
                <w:rFonts w:ascii="Times New Roman" w:hAnsi="Times New Roman" w:eastAsia="宋体"/>
                <w:b w:val="0"/>
                <w:sz w:val="18"/>
              </w:rPr>
              <w:t>18.04</w:t>
            </w:r>
          </w:p>
        </w:tc>
        <w:tc>
          <w:tcPr>
            <w:tcW w:w="1662" w:type="dxa"/>
            <w:tcMar>
              <w:left w:w="70" w:type="dxa"/>
              <w:right w:w="70" w:type="dxa"/>
            </w:tcMar>
            <w:vAlign w:val="center"/>
          </w:tcPr>
          <w:p w14:paraId="3666D195">
            <w:pPr>
              <w:keepNext w:val="0"/>
              <w:spacing w:before="20" w:after="20" w:line="260" w:lineRule="exact"/>
              <w:ind w:left="0" w:leftChars="0" w:right="0" w:rightChars="0" w:firstLine="0" w:firstLineChars="0"/>
              <w:jc w:val="center"/>
            </w:pPr>
            <w:r>
              <w:rPr>
                <w:rFonts w:ascii="Times New Roman" w:hAnsi="Times New Roman" w:eastAsia="宋体"/>
                <w:b w:val="0"/>
                <w:sz w:val="18"/>
              </w:rPr>
              <w:t>91.60</w:t>
            </w:r>
          </w:p>
        </w:tc>
      </w:tr>
      <w:tr w14:paraId="6AF178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FCA10B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72BB1CA">
            <w:pPr>
              <w:keepNext w:val="0"/>
              <w:spacing w:before="20" w:after="20" w:line="260" w:lineRule="exact"/>
              <w:ind w:left="0" w:leftChars="0" w:right="0" w:rightChars="0" w:firstLine="0" w:firstLineChars="0"/>
              <w:jc w:val="center"/>
            </w:pPr>
            <w:r>
              <w:rPr>
                <w:rFonts w:ascii="Times New Roman" w:hAnsi="Times New Roman" w:eastAsia="宋体"/>
                <w:b w:val="0"/>
                <w:sz w:val="18"/>
              </w:rPr>
              <w:t>墩集变</w:t>
            </w:r>
          </w:p>
        </w:tc>
        <w:tc>
          <w:tcPr>
            <w:tcW w:w="1662" w:type="dxa"/>
            <w:tcMar>
              <w:left w:w="70" w:type="dxa"/>
              <w:right w:w="70" w:type="dxa"/>
            </w:tcMar>
            <w:vAlign w:val="center"/>
          </w:tcPr>
          <w:p w14:paraId="0DFD888A">
            <w:pPr>
              <w:keepNext w:val="0"/>
              <w:spacing w:before="20" w:after="20" w:line="260" w:lineRule="exact"/>
              <w:ind w:left="0" w:leftChars="0" w:right="0" w:rightChars="0" w:firstLine="0" w:firstLineChars="0"/>
              <w:jc w:val="center"/>
            </w:pPr>
            <w:r>
              <w:rPr>
                <w:rFonts w:ascii="Times New Roman" w:hAnsi="Times New Roman" w:eastAsia="宋体"/>
                <w:b w:val="0"/>
                <w:sz w:val="18"/>
              </w:rPr>
              <w:t>59.22</w:t>
            </w:r>
          </w:p>
        </w:tc>
        <w:tc>
          <w:tcPr>
            <w:tcW w:w="1662" w:type="dxa"/>
            <w:tcMar>
              <w:left w:w="70" w:type="dxa"/>
              <w:right w:w="70" w:type="dxa"/>
            </w:tcMar>
            <w:vAlign w:val="center"/>
          </w:tcPr>
          <w:p w14:paraId="10A152F0">
            <w:pPr>
              <w:keepNext w:val="0"/>
              <w:spacing w:before="20" w:after="20" w:line="260" w:lineRule="exact"/>
              <w:ind w:left="0" w:leftChars="0" w:right="0" w:rightChars="0" w:firstLine="0" w:firstLineChars="0"/>
              <w:jc w:val="center"/>
            </w:pPr>
            <w:r>
              <w:rPr>
                <w:rFonts w:ascii="Times New Roman" w:hAnsi="Times New Roman" w:eastAsia="宋体"/>
                <w:b w:val="0"/>
                <w:sz w:val="18"/>
              </w:rPr>
              <w:t>35.27</w:t>
            </w:r>
          </w:p>
        </w:tc>
        <w:tc>
          <w:tcPr>
            <w:tcW w:w="1662" w:type="dxa"/>
            <w:tcMar>
              <w:left w:w="70" w:type="dxa"/>
              <w:right w:w="70" w:type="dxa"/>
            </w:tcMar>
            <w:vAlign w:val="center"/>
          </w:tcPr>
          <w:p w14:paraId="694CD8F0">
            <w:pPr>
              <w:keepNext w:val="0"/>
              <w:spacing w:before="20" w:after="20" w:line="260" w:lineRule="exact"/>
              <w:ind w:left="0" w:leftChars="0" w:right="0" w:rightChars="0" w:firstLine="0" w:firstLineChars="0"/>
              <w:jc w:val="center"/>
            </w:pPr>
            <w:r>
              <w:rPr>
                <w:rFonts w:ascii="Times New Roman" w:hAnsi="Times New Roman" w:eastAsia="宋体"/>
                <w:b w:val="0"/>
                <w:sz w:val="18"/>
              </w:rPr>
              <w:t>59.22</w:t>
            </w:r>
          </w:p>
        </w:tc>
      </w:tr>
      <w:tr w14:paraId="04F6AC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DB7F30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2FADFA5">
            <w:pPr>
              <w:keepNext w:val="0"/>
              <w:spacing w:before="20" w:after="20" w:line="260" w:lineRule="exact"/>
              <w:ind w:left="0" w:leftChars="0" w:right="0" w:rightChars="0" w:firstLine="0" w:firstLineChars="0"/>
              <w:jc w:val="center"/>
            </w:pPr>
            <w:r>
              <w:rPr>
                <w:rFonts w:ascii="Times New Roman" w:hAnsi="Times New Roman" w:eastAsia="宋体"/>
                <w:b w:val="0"/>
                <w:sz w:val="18"/>
              </w:rPr>
              <w:t>二庙变</w:t>
            </w:r>
          </w:p>
        </w:tc>
        <w:tc>
          <w:tcPr>
            <w:tcW w:w="1662" w:type="dxa"/>
            <w:tcMar>
              <w:left w:w="70" w:type="dxa"/>
              <w:right w:w="70" w:type="dxa"/>
            </w:tcMar>
            <w:vAlign w:val="center"/>
          </w:tcPr>
          <w:p w14:paraId="7C22D57B">
            <w:pPr>
              <w:keepNext w:val="0"/>
              <w:spacing w:before="20" w:after="20" w:line="260" w:lineRule="exact"/>
              <w:ind w:left="0" w:leftChars="0" w:right="0" w:rightChars="0" w:firstLine="0" w:firstLineChars="0"/>
              <w:jc w:val="center"/>
            </w:pPr>
            <w:r>
              <w:rPr>
                <w:rFonts w:ascii="Times New Roman" w:hAnsi="Times New Roman" w:eastAsia="宋体"/>
                <w:b w:val="0"/>
                <w:sz w:val="18"/>
              </w:rPr>
              <w:t>103.04</w:t>
            </w:r>
          </w:p>
        </w:tc>
        <w:tc>
          <w:tcPr>
            <w:tcW w:w="1662" w:type="dxa"/>
            <w:tcMar>
              <w:left w:w="70" w:type="dxa"/>
              <w:right w:w="70" w:type="dxa"/>
            </w:tcMar>
            <w:vAlign w:val="center"/>
          </w:tcPr>
          <w:p w14:paraId="105E097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5EA1CB72">
            <w:pPr>
              <w:keepNext w:val="0"/>
              <w:spacing w:before="20" w:after="20" w:line="260" w:lineRule="exact"/>
              <w:ind w:left="0" w:leftChars="0" w:right="0" w:rightChars="0" w:firstLine="0" w:firstLineChars="0"/>
              <w:jc w:val="center"/>
            </w:pPr>
            <w:r>
              <w:rPr>
                <w:rFonts w:ascii="Times New Roman" w:hAnsi="Times New Roman" w:eastAsia="宋体"/>
                <w:b w:val="0"/>
                <w:sz w:val="18"/>
              </w:rPr>
              <w:t>103.04</w:t>
            </w:r>
          </w:p>
        </w:tc>
      </w:tr>
      <w:tr w14:paraId="0F08E6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6C46F0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47170C1">
            <w:pPr>
              <w:keepNext w:val="0"/>
              <w:spacing w:before="20" w:after="20" w:line="260" w:lineRule="exact"/>
              <w:ind w:left="0" w:leftChars="0" w:right="0" w:rightChars="0" w:firstLine="0" w:firstLineChars="0"/>
              <w:jc w:val="center"/>
            </w:pPr>
            <w:r>
              <w:rPr>
                <w:rFonts w:ascii="Times New Roman" w:hAnsi="Times New Roman" w:eastAsia="宋体"/>
                <w:b w:val="0"/>
                <w:sz w:val="18"/>
              </w:rPr>
              <w:t>坊上变</w:t>
            </w:r>
          </w:p>
        </w:tc>
        <w:tc>
          <w:tcPr>
            <w:tcW w:w="1662" w:type="dxa"/>
            <w:tcMar>
              <w:left w:w="70" w:type="dxa"/>
              <w:right w:w="70" w:type="dxa"/>
            </w:tcMar>
            <w:vAlign w:val="center"/>
          </w:tcPr>
          <w:p w14:paraId="38F36568">
            <w:pPr>
              <w:keepNext w:val="0"/>
              <w:spacing w:before="20" w:after="20" w:line="260" w:lineRule="exact"/>
              <w:ind w:left="0" w:leftChars="0" w:right="0" w:rightChars="0" w:firstLine="0" w:firstLineChars="0"/>
              <w:jc w:val="center"/>
            </w:pPr>
            <w:r>
              <w:rPr>
                <w:rFonts w:ascii="Times New Roman" w:hAnsi="Times New Roman" w:eastAsia="宋体"/>
                <w:b w:val="0"/>
                <w:sz w:val="18"/>
              </w:rPr>
              <w:t>39.69</w:t>
            </w:r>
          </w:p>
        </w:tc>
        <w:tc>
          <w:tcPr>
            <w:tcW w:w="1662" w:type="dxa"/>
            <w:tcMar>
              <w:left w:w="70" w:type="dxa"/>
              <w:right w:w="70" w:type="dxa"/>
            </w:tcMar>
            <w:vAlign w:val="center"/>
          </w:tcPr>
          <w:p w14:paraId="01B59334">
            <w:pPr>
              <w:keepNext w:val="0"/>
              <w:spacing w:before="20" w:after="20" w:line="260" w:lineRule="exact"/>
              <w:ind w:left="0" w:leftChars="0" w:right="0" w:rightChars="0" w:firstLine="0" w:firstLineChars="0"/>
              <w:jc w:val="center"/>
            </w:pPr>
            <w:r>
              <w:rPr>
                <w:rFonts w:ascii="Times New Roman" w:hAnsi="Times New Roman" w:eastAsia="宋体"/>
                <w:b w:val="0"/>
                <w:sz w:val="18"/>
              </w:rPr>
              <w:t>29.53</w:t>
            </w:r>
          </w:p>
        </w:tc>
        <w:tc>
          <w:tcPr>
            <w:tcW w:w="1662" w:type="dxa"/>
            <w:tcMar>
              <w:left w:w="70" w:type="dxa"/>
              <w:right w:w="70" w:type="dxa"/>
            </w:tcMar>
            <w:vAlign w:val="center"/>
          </w:tcPr>
          <w:p w14:paraId="538C5501">
            <w:pPr>
              <w:keepNext w:val="0"/>
              <w:spacing w:before="20" w:after="20" w:line="260" w:lineRule="exact"/>
              <w:ind w:left="0" w:leftChars="0" w:right="0" w:rightChars="0" w:firstLine="0" w:firstLineChars="0"/>
              <w:jc w:val="center"/>
            </w:pPr>
            <w:r>
              <w:rPr>
                <w:rFonts w:ascii="Times New Roman" w:hAnsi="Times New Roman" w:eastAsia="宋体"/>
                <w:b w:val="0"/>
                <w:sz w:val="18"/>
              </w:rPr>
              <w:t>39.69</w:t>
            </w:r>
          </w:p>
        </w:tc>
      </w:tr>
      <w:tr w14:paraId="0D4E07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21A133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702E70F">
            <w:pPr>
              <w:keepNext w:val="0"/>
              <w:spacing w:before="20" w:after="20" w:line="260" w:lineRule="exact"/>
              <w:ind w:left="0" w:leftChars="0" w:right="0" w:rightChars="0" w:firstLine="0" w:firstLineChars="0"/>
              <w:jc w:val="center"/>
            </w:pPr>
            <w:r>
              <w:rPr>
                <w:rFonts w:ascii="Times New Roman" w:hAnsi="Times New Roman" w:eastAsia="宋体"/>
                <w:b w:val="0"/>
                <w:sz w:val="18"/>
              </w:rPr>
              <w:t>富山变</w:t>
            </w:r>
          </w:p>
        </w:tc>
        <w:tc>
          <w:tcPr>
            <w:tcW w:w="1662" w:type="dxa"/>
            <w:tcMar>
              <w:left w:w="70" w:type="dxa"/>
              <w:right w:w="70" w:type="dxa"/>
            </w:tcMar>
            <w:vAlign w:val="center"/>
          </w:tcPr>
          <w:p w14:paraId="16E5C28D">
            <w:pPr>
              <w:keepNext w:val="0"/>
              <w:spacing w:before="20" w:after="20" w:line="260" w:lineRule="exact"/>
              <w:ind w:left="0" w:leftChars="0" w:right="0" w:rightChars="0" w:firstLine="0" w:firstLineChars="0"/>
              <w:jc w:val="center"/>
            </w:pPr>
            <w:r>
              <w:rPr>
                <w:rFonts w:ascii="Times New Roman" w:hAnsi="Times New Roman" w:eastAsia="宋体"/>
                <w:b w:val="0"/>
                <w:sz w:val="18"/>
              </w:rPr>
              <w:t>27.40</w:t>
            </w:r>
          </w:p>
        </w:tc>
        <w:tc>
          <w:tcPr>
            <w:tcW w:w="1662" w:type="dxa"/>
            <w:tcMar>
              <w:left w:w="70" w:type="dxa"/>
              <w:right w:w="70" w:type="dxa"/>
            </w:tcMar>
            <w:vAlign w:val="center"/>
          </w:tcPr>
          <w:p w14:paraId="10C90523">
            <w:pPr>
              <w:keepNext w:val="0"/>
              <w:spacing w:before="20" w:after="20" w:line="260" w:lineRule="exact"/>
              <w:ind w:left="0" w:leftChars="0" w:right="0" w:rightChars="0" w:firstLine="0" w:firstLineChars="0"/>
              <w:jc w:val="center"/>
            </w:pPr>
            <w:r>
              <w:rPr>
                <w:rFonts w:ascii="Times New Roman" w:hAnsi="Times New Roman" w:eastAsia="宋体"/>
                <w:b w:val="0"/>
                <w:sz w:val="18"/>
              </w:rPr>
              <w:t>26.86</w:t>
            </w:r>
          </w:p>
        </w:tc>
        <w:tc>
          <w:tcPr>
            <w:tcW w:w="1662" w:type="dxa"/>
            <w:tcMar>
              <w:left w:w="70" w:type="dxa"/>
              <w:right w:w="70" w:type="dxa"/>
            </w:tcMar>
            <w:vAlign w:val="center"/>
          </w:tcPr>
          <w:p w14:paraId="103F3094">
            <w:pPr>
              <w:keepNext w:val="0"/>
              <w:spacing w:before="20" w:after="20" w:line="260" w:lineRule="exact"/>
              <w:ind w:left="0" w:leftChars="0" w:right="0" w:rightChars="0" w:firstLine="0" w:firstLineChars="0"/>
              <w:jc w:val="center"/>
            </w:pPr>
            <w:r>
              <w:rPr>
                <w:rFonts w:ascii="Times New Roman" w:hAnsi="Times New Roman" w:eastAsia="宋体"/>
                <w:b w:val="0"/>
                <w:sz w:val="18"/>
              </w:rPr>
              <w:t>27.40</w:t>
            </w:r>
          </w:p>
        </w:tc>
      </w:tr>
      <w:tr w14:paraId="0D98B5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1C6D4B2">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29DAC5F">
            <w:pPr>
              <w:keepNext w:val="0"/>
              <w:spacing w:before="20" w:after="20" w:line="260" w:lineRule="exact"/>
              <w:ind w:left="0" w:leftChars="0" w:right="0" w:rightChars="0" w:firstLine="0" w:firstLineChars="0"/>
              <w:jc w:val="center"/>
            </w:pPr>
            <w:r>
              <w:rPr>
                <w:rFonts w:ascii="Times New Roman" w:hAnsi="Times New Roman" w:eastAsia="宋体"/>
                <w:b w:val="0"/>
                <w:sz w:val="18"/>
              </w:rPr>
              <w:t>河湾变</w:t>
            </w:r>
          </w:p>
        </w:tc>
        <w:tc>
          <w:tcPr>
            <w:tcW w:w="1662" w:type="dxa"/>
            <w:tcMar>
              <w:left w:w="70" w:type="dxa"/>
              <w:right w:w="70" w:type="dxa"/>
            </w:tcMar>
            <w:vAlign w:val="center"/>
          </w:tcPr>
          <w:p w14:paraId="2B773872">
            <w:pPr>
              <w:keepNext w:val="0"/>
              <w:spacing w:before="20" w:after="20" w:line="260" w:lineRule="exact"/>
              <w:ind w:left="0" w:leftChars="0" w:right="0" w:rightChars="0" w:firstLine="0" w:firstLineChars="0"/>
              <w:jc w:val="center"/>
            </w:pPr>
            <w:r>
              <w:rPr>
                <w:rFonts w:ascii="Times New Roman" w:hAnsi="Times New Roman" w:eastAsia="宋体"/>
                <w:b w:val="0"/>
                <w:sz w:val="18"/>
              </w:rPr>
              <w:t>72.74</w:t>
            </w:r>
          </w:p>
        </w:tc>
        <w:tc>
          <w:tcPr>
            <w:tcW w:w="1662" w:type="dxa"/>
            <w:tcMar>
              <w:left w:w="70" w:type="dxa"/>
              <w:right w:w="70" w:type="dxa"/>
            </w:tcMar>
            <w:vAlign w:val="center"/>
          </w:tcPr>
          <w:p w14:paraId="59FC39C4">
            <w:pPr>
              <w:keepNext w:val="0"/>
              <w:spacing w:before="20" w:after="20" w:line="260" w:lineRule="exact"/>
              <w:ind w:left="0" w:leftChars="0" w:right="0" w:rightChars="0" w:firstLine="0" w:firstLineChars="0"/>
              <w:jc w:val="center"/>
            </w:pPr>
            <w:r>
              <w:rPr>
                <w:rFonts w:ascii="Times New Roman" w:hAnsi="Times New Roman" w:eastAsia="宋体"/>
                <w:b w:val="0"/>
                <w:sz w:val="18"/>
              </w:rPr>
              <w:t>4.56</w:t>
            </w:r>
          </w:p>
        </w:tc>
        <w:tc>
          <w:tcPr>
            <w:tcW w:w="1662" w:type="dxa"/>
            <w:tcMar>
              <w:left w:w="70" w:type="dxa"/>
              <w:right w:w="70" w:type="dxa"/>
            </w:tcMar>
            <w:vAlign w:val="center"/>
          </w:tcPr>
          <w:p w14:paraId="6B76664F">
            <w:pPr>
              <w:keepNext w:val="0"/>
              <w:spacing w:before="20" w:after="20" w:line="260" w:lineRule="exact"/>
              <w:ind w:left="0" w:leftChars="0" w:right="0" w:rightChars="0" w:firstLine="0" w:firstLineChars="0"/>
              <w:jc w:val="center"/>
            </w:pPr>
            <w:r>
              <w:rPr>
                <w:rFonts w:ascii="Times New Roman" w:hAnsi="Times New Roman" w:eastAsia="宋体"/>
                <w:b w:val="0"/>
                <w:sz w:val="18"/>
              </w:rPr>
              <w:t>72.74</w:t>
            </w:r>
          </w:p>
        </w:tc>
      </w:tr>
      <w:tr w14:paraId="3FFA80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D2E99D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0AA512A">
            <w:pPr>
              <w:keepNext w:val="0"/>
              <w:spacing w:before="20" w:after="20" w:line="260" w:lineRule="exact"/>
              <w:ind w:left="0" w:leftChars="0" w:right="0" w:rightChars="0" w:firstLine="0" w:firstLineChars="0"/>
              <w:jc w:val="center"/>
            </w:pPr>
            <w:r>
              <w:rPr>
                <w:rFonts w:ascii="Times New Roman" w:hAnsi="Times New Roman" w:eastAsia="宋体"/>
                <w:b w:val="0"/>
                <w:sz w:val="18"/>
              </w:rPr>
              <w:t>邳城变</w:t>
            </w:r>
          </w:p>
        </w:tc>
        <w:tc>
          <w:tcPr>
            <w:tcW w:w="1662" w:type="dxa"/>
            <w:tcMar>
              <w:left w:w="70" w:type="dxa"/>
              <w:right w:w="70" w:type="dxa"/>
            </w:tcMar>
            <w:vAlign w:val="center"/>
          </w:tcPr>
          <w:p w14:paraId="248C0E1A">
            <w:pPr>
              <w:keepNext w:val="0"/>
              <w:spacing w:before="20" w:after="20" w:line="260" w:lineRule="exact"/>
              <w:ind w:left="0" w:leftChars="0" w:right="0" w:rightChars="0" w:firstLine="0" w:firstLineChars="0"/>
              <w:jc w:val="center"/>
            </w:pPr>
            <w:r>
              <w:rPr>
                <w:rFonts w:ascii="Times New Roman" w:hAnsi="Times New Roman" w:eastAsia="宋体"/>
                <w:b w:val="0"/>
                <w:sz w:val="18"/>
              </w:rPr>
              <w:t>22.79</w:t>
            </w:r>
          </w:p>
        </w:tc>
        <w:tc>
          <w:tcPr>
            <w:tcW w:w="1662" w:type="dxa"/>
            <w:tcMar>
              <w:left w:w="70" w:type="dxa"/>
              <w:right w:w="70" w:type="dxa"/>
            </w:tcMar>
            <w:vAlign w:val="center"/>
          </w:tcPr>
          <w:p w14:paraId="6A2F2188">
            <w:pPr>
              <w:keepNext w:val="0"/>
              <w:spacing w:before="20" w:after="20" w:line="260" w:lineRule="exact"/>
              <w:ind w:left="0" w:leftChars="0" w:right="0" w:rightChars="0" w:firstLine="0" w:firstLineChars="0"/>
              <w:jc w:val="center"/>
            </w:pPr>
            <w:r>
              <w:rPr>
                <w:rFonts w:ascii="Times New Roman" w:hAnsi="Times New Roman" w:eastAsia="宋体"/>
                <w:b w:val="0"/>
                <w:sz w:val="18"/>
              </w:rPr>
              <w:t>30.81</w:t>
            </w:r>
          </w:p>
        </w:tc>
        <w:tc>
          <w:tcPr>
            <w:tcW w:w="1662" w:type="dxa"/>
            <w:tcMar>
              <w:left w:w="70" w:type="dxa"/>
              <w:right w:w="70" w:type="dxa"/>
            </w:tcMar>
            <w:vAlign w:val="center"/>
          </w:tcPr>
          <w:p w14:paraId="2C700917">
            <w:pPr>
              <w:keepNext w:val="0"/>
              <w:spacing w:before="20" w:after="20" w:line="260" w:lineRule="exact"/>
              <w:ind w:left="0" w:leftChars="0" w:right="0" w:rightChars="0" w:firstLine="0" w:firstLineChars="0"/>
              <w:jc w:val="center"/>
            </w:pPr>
            <w:r>
              <w:rPr>
                <w:rFonts w:ascii="Times New Roman" w:hAnsi="Times New Roman" w:eastAsia="宋体"/>
                <w:b w:val="0"/>
                <w:sz w:val="18"/>
              </w:rPr>
              <w:t>30.81</w:t>
            </w:r>
          </w:p>
        </w:tc>
      </w:tr>
      <w:tr w14:paraId="6E5CBB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FF29B9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F2A59AA">
            <w:pPr>
              <w:keepNext w:val="0"/>
              <w:spacing w:before="20" w:after="20" w:line="260" w:lineRule="exact"/>
              <w:ind w:left="0" w:leftChars="0" w:right="0" w:rightChars="0" w:firstLine="0" w:firstLineChars="0"/>
              <w:jc w:val="center"/>
            </w:pPr>
            <w:r>
              <w:rPr>
                <w:rFonts w:ascii="Times New Roman" w:hAnsi="Times New Roman" w:eastAsia="宋体"/>
                <w:b w:val="0"/>
                <w:sz w:val="18"/>
              </w:rPr>
              <w:t>邳州变</w:t>
            </w:r>
          </w:p>
        </w:tc>
        <w:tc>
          <w:tcPr>
            <w:tcW w:w="1662" w:type="dxa"/>
            <w:tcMar>
              <w:left w:w="70" w:type="dxa"/>
              <w:right w:w="70" w:type="dxa"/>
            </w:tcMar>
            <w:vAlign w:val="center"/>
          </w:tcPr>
          <w:p w14:paraId="1D8DBDFF">
            <w:pPr>
              <w:keepNext w:val="0"/>
              <w:spacing w:before="20" w:after="20" w:line="260" w:lineRule="exact"/>
              <w:ind w:left="0" w:leftChars="0" w:right="0" w:rightChars="0" w:firstLine="0" w:firstLineChars="0"/>
              <w:jc w:val="center"/>
            </w:pPr>
            <w:r>
              <w:rPr>
                <w:rFonts w:ascii="Times New Roman" w:hAnsi="Times New Roman" w:eastAsia="宋体"/>
                <w:b w:val="0"/>
                <w:sz w:val="18"/>
              </w:rPr>
              <w:t>69.04</w:t>
            </w:r>
          </w:p>
        </w:tc>
        <w:tc>
          <w:tcPr>
            <w:tcW w:w="1662" w:type="dxa"/>
            <w:tcMar>
              <w:left w:w="70" w:type="dxa"/>
              <w:right w:w="70" w:type="dxa"/>
            </w:tcMar>
            <w:vAlign w:val="center"/>
          </w:tcPr>
          <w:p w14:paraId="05F25DB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6D44A96">
            <w:pPr>
              <w:keepNext w:val="0"/>
              <w:spacing w:before="20" w:after="20" w:line="260" w:lineRule="exact"/>
              <w:ind w:left="0" w:leftChars="0" w:right="0" w:rightChars="0" w:firstLine="0" w:firstLineChars="0"/>
              <w:jc w:val="center"/>
            </w:pPr>
            <w:r>
              <w:rPr>
                <w:rFonts w:ascii="Times New Roman" w:hAnsi="Times New Roman" w:eastAsia="宋体"/>
                <w:b w:val="0"/>
                <w:sz w:val="18"/>
              </w:rPr>
              <w:t>69.04</w:t>
            </w:r>
          </w:p>
        </w:tc>
      </w:tr>
      <w:tr w14:paraId="395F53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7D98CA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1EB5D3A">
            <w:pPr>
              <w:keepNext w:val="0"/>
              <w:spacing w:before="20" w:after="20" w:line="260" w:lineRule="exact"/>
              <w:ind w:left="0" w:leftChars="0" w:right="0" w:rightChars="0" w:firstLine="0" w:firstLineChars="0"/>
              <w:jc w:val="center"/>
            </w:pPr>
            <w:r>
              <w:rPr>
                <w:rFonts w:ascii="Times New Roman" w:hAnsi="Times New Roman" w:eastAsia="宋体"/>
                <w:b w:val="0"/>
                <w:sz w:val="18"/>
              </w:rPr>
              <w:t>宿羊山变</w:t>
            </w:r>
          </w:p>
        </w:tc>
        <w:tc>
          <w:tcPr>
            <w:tcW w:w="1662" w:type="dxa"/>
            <w:tcMar>
              <w:left w:w="70" w:type="dxa"/>
              <w:right w:w="70" w:type="dxa"/>
            </w:tcMar>
            <w:vAlign w:val="center"/>
          </w:tcPr>
          <w:p w14:paraId="70CCCE97">
            <w:pPr>
              <w:keepNext w:val="0"/>
              <w:spacing w:before="20" w:after="20" w:line="260" w:lineRule="exact"/>
              <w:ind w:left="0" w:leftChars="0" w:right="0" w:rightChars="0" w:firstLine="0" w:firstLineChars="0"/>
              <w:jc w:val="center"/>
            </w:pPr>
            <w:r>
              <w:rPr>
                <w:rFonts w:ascii="Times New Roman" w:hAnsi="Times New Roman" w:eastAsia="宋体"/>
                <w:b w:val="0"/>
                <w:sz w:val="18"/>
              </w:rPr>
              <w:t>61.12</w:t>
            </w:r>
          </w:p>
        </w:tc>
        <w:tc>
          <w:tcPr>
            <w:tcW w:w="1662" w:type="dxa"/>
            <w:tcMar>
              <w:left w:w="70" w:type="dxa"/>
              <w:right w:w="70" w:type="dxa"/>
            </w:tcMar>
            <w:vAlign w:val="center"/>
          </w:tcPr>
          <w:p w14:paraId="536046E4">
            <w:pPr>
              <w:keepNext w:val="0"/>
              <w:spacing w:before="20" w:after="20" w:line="260" w:lineRule="exact"/>
              <w:ind w:left="0" w:leftChars="0" w:right="0" w:rightChars="0" w:firstLine="0" w:firstLineChars="0"/>
              <w:jc w:val="center"/>
            </w:pPr>
            <w:r>
              <w:rPr>
                <w:rFonts w:ascii="Times New Roman" w:hAnsi="Times New Roman" w:eastAsia="宋体"/>
                <w:b w:val="0"/>
                <w:sz w:val="18"/>
              </w:rPr>
              <w:t>30.65</w:t>
            </w:r>
          </w:p>
        </w:tc>
        <w:tc>
          <w:tcPr>
            <w:tcW w:w="1662" w:type="dxa"/>
            <w:tcMar>
              <w:left w:w="70" w:type="dxa"/>
              <w:right w:w="70" w:type="dxa"/>
            </w:tcMar>
            <w:vAlign w:val="center"/>
          </w:tcPr>
          <w:p w14:paraId="24C198C9">
            <w:pPr>
              <w:keepNext w:val="0"/>
              <w:spacing w:before="20" w:after="20" w:line="260" w:lineRule="exact"/>
              <w:ind w:left="0" w:leftChars="0" w:right="0" w:rightChars="0" w:firstLine="0" w:firstLineChars="0"/>
              <w:jc w:val="center"/>
            </w:pPr>
            <w:r>
              <w:rPr>
                <w:rFonts w:ascii="Times New Roman" w:hAnsi="Times New Roman" w:eastAsia="宋体"/>
                <w:b w:val="0"/>
                <w:sz w:val="18"/>
              </w:rPr>
              <w:t>61.12</w:t>
            </w:r>
          </w:p>
        </w:tc>
      </w:tr>
      <w:tr w14:paraId="721448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71C4F9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F9379DE">
            <w:pPr>
              <w:keepNext w:val="0"/>
              <w:spacing w:before="20" w:after="20" w:line="260" w:lineRule="exact"/>
              <w:ind w:left="0" w:leftChars="0" w:right="0" w:rightChars="0" w:firstLine="0" w:firstLineChars="0"/>
              <w:jc w:val="center"/>
            </w:pPr>
            <w:r>
              <w:rPr>
                <w:rFonts w:ascii="Times New Roman" w:hAnsi="Times New Roman" w:eastAsia="宋体"/>
                <w:b w:val="0"/>
                <w:sz w:val="18"/>
              </w:rPr>
              <w:t>110千伏铁富变</w:t>
            </w:r>
          </w:p>
        </w:tc>
        <w:tc>
          <w:tcPr>
            <w:tcW w:w="1662" w:type="dxa"/>
            <w:tcMar>
              <w:left w:w="70" w:type="dxa"/>
              <w:right w:w="70" w:type="dxa"/>
            </w:tcMar>
            <w:vAlign w:val="center"/>
          </w:tcPr>
          <w:p w14:paraId="6A3506B8">
            <w:pPr>
              <w:keepNext w:val="0"/>
              <w:spacing w:before="20" w:after="20" w:line="260" w:lineRule="exact"/>
              <w:ind w:left="0" w:leftChars="0" w:right="0" w:rightChars="0" w:firstLine="0" w:firstLineChars="0"/>
              <w:jc w:val="center"/>
            </w:pPr>
            <w:r>
              <w:rPr>
                <w:rFonts w:ascii="Times New Roman" w:hAnsi="Times New Roman" w:eastAsia="宋体"/>
                <w:b w:val="0"/>
                <w:sz w:val="18"/>
              </w:rPr>
              <w:t>84.40</w:t>
            </w:r>
          </w:p>
        </w:tc>
        <w:tc>
          <w:tcPr>
            <w:tcW w:w="1662" w:type="dxa"/>
            <w:tcMar>
              <w:left w:w="70" w:type="dxa"/>
              <w:right w:w="70" w:type="dxa"/>
            </w:tcMar>
            <w:vAlign w:val="center"/>
          </w:tcPr>
          <w:p w14:paraId="10394BDC">
            <w:pPr>
              <w:keepNext w:val="0"/>
              <w:spacing w:before="20" w:after="20" w:line="260" w:lineRule="exact"/>
              <w:ind w:left="0" w:leftChars="0" w:right="0" w:rightChars="0" w:firstLine="0" w:firstLineChars="0"/>
              <w:jc w:val="center"/>
            </w:pPr>
            <w:r>
              <w:rPr>
                <w:rFonts w:ascii="Times New Roman" w:hAnsi="Times New Roman" w:eastAsia="宋体"/>
                <w:b w:val="0"/>
                <w:sz w:val="18"/>
              </w:rPr>
              <w:t>56.92</w:t>
            </w:r>
          </w:p>
        </w:tc>
        <w:tc>
          <w:tcPr>
            <w:tcW w:w="1662" w:type="dxa"/>
            <w:tcMar>
              <w:left w:w="70" w:type="dxa"/>
              <w:right w:w="70" w:type="dxa"/>
            </w:tcMar>
            <w:vAlign w:val="center"/>
          </w:tcPr>
          <w:p w14:paraId="0EF1C6A3">
            <w:pPr>
              <w:keepNext w:val="0"/>
              <w:spacing w:before="20" w:after="20" w:line="260" w:lineRule="exact"/>
              <w:ind w:left="0" w:leftChars="0" w:right="0" w:rightChars="0" w:firstLine="0" w:firstLineChars="0"/>
              <w:jc w:val="center"/>
            </w:pPr>
            <w:r>
              <w:rPr>
                <w:rFonts w:ascii="Times New Roman" w:hAnsi="Times New Roman" w:eastAsia="宋体"/>
                <w:b w:val="0"/>
                <w:sz w:val="18"/>
              </w:rPr>
              <w:t>84.40</w:t>
            </w:r>
          </w:p>
        </w:tc>
      </w:tr>
      <w:tr w14:paraId="1B9F90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F38D5B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9689062">
            <w:pPr>
              <w:keepNext w:val="0"/>
              <w:spacing w:before="20" w:after="20" w:line="260" w:lineRule="exact"/>
              <w:ind w:left="0" w:leftChars="0" w:right="0" w:rightChars="0" w:firstLine="0" w:firstLineChars="0"/>
              <w:jc w:val="center"/>
            </w:pPr>
            <w:r>
              <w:rPr>
                <w:rFonts w:ascii="Times New Roman" w:hAnsi="Times New Roman" w:eastAsia="宋体"/>
                <w:b w:val="0"/>
                <w:sz w:val="18"/>
              </w:rPr>
              <w:t>土山变</w:t>
            </w:r>
          </w:p>
        </w:tc>
        <w:tc>
          <w:tcPr>
            <w:tcW w:w="1662" w:type="dxa"/>
            <w:tcMar>
              <w:left w:w="70" w:type="dxa"/>
              <w:right w:w="70" w:type="dxa"/>
            </w:tcMar>
            <w:vAlign w:val="center"/>
          </w:tcPr>
          <w:p w14:paraId="0D525185">
            <w:pPr>
              <w:keepNext w:val="0"/>
              <w:spacing w:before="20" w:after="20" w:line="260" w:lineRule="exact"/>
              <w:ind w:left="0" w:leftChars="0" w:right="0" w:rightChars="0" w:firstLine="0" w:firstLineChars="0"/>
              <w:jc w:val="center"/>
            </w:pPr>
            <w:r>
              <w:rPr>
                <w:rFonts w:ascii="Times New Roman" w:hAnsi="Times New Roman" w:eastAsia="宋体"/>
                <w:b w:val="0"/>
                <w:sz w:val="18"/>
              </w:rPr>
              <w:t>39.67</w:t>
            </w:r>
          </w:p>
        </w:tc>
        <w:tc>
          <w:tcPr>
            <w:tcW w:w="1662" w:type="dxa"/>
            <w:tcMar>
              <w:left w:w="70" w:type="dxa"/>
              <w:right w:w="70" w:type="dxa"/>
            </w:tcMar>
            <w:vAlign w:val="center"/>
          </w:tcPr>
          <w:p w14:paraId="0ACC4B4E">
            <w:pPr>
              <w:keepNext w:val="0"/>
              <w:spacing w:before="20" w:after="20" w:line="260" w:lineRule="exact"/>
              <w:ind w:left="0" w:leftChars="0" w:right="0" w:rightChars="0" w:firstLine="0" w:firstLineChars="0"/>
              <w:jc w:val="center"/>
            </w:pPr>
            <w:r>
              <w:rPr>
                <w:rFonts w:ascii="Times New Roman" w:hAnsi="Times New Roman" w:eastAsia="宋体"/>
                <w:b w:val="0"/>
                <w:sz w:val="18"/>
              </w:rPr>
              <w:t>37.46</w:t>
            </w:r>
          </w:p>
        </w:tc>
        <w:tc>
          <w:tcPr>
            <w:tcW w:w="1662" w:type="dxa"/>
            <w:tcMar>
              <w:left w:w="70" w:type="dxa"/>
              <w:right w:w="70" w:type="dxa"/>
            </w:tcMar>
            <w:vAlign w:val="center"/>
          </w:tcPr>
          <w:p w14:paraId="18F5201A">
            <w:pPr>
              <w:keepNext w:val="0"/>
              <w:spacing w:before="20" w:after="20" w:line="260" w:lineRule="exact"/>
              <w:ind w:left="0" w:leftChars="0" w:right="0" w:rightChars="0" w:firstLine="0" w:firstLineChars="0"/>
              <w:jc w:val="center"/>
            </w:pPr>
            <w:r>
              <w:rPr>
                <w:rFonts w:ascii="Times New Roman" w:hAnsi="Times New Roman" w:eastAsia="宋体"/>
                <w:b w:val="0"/>
                <w:sz w:val="18"/>
              </w:rPr>
              <w:t>39.67</w:t>
            </w:r>
          </w:p>
        </w:tc>
      </w:tr>
      <w:tr w14:paraId="12E825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C1A296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FBE0BB0">
            <w:pPr>
              <w:keepNext w:val="0"/>
              <w:spacing w:before="20" w:after="20" w:line="260" w:lineRule="exact"/>
              <w:ind w:left="0" w:leftChars="0" w:right="0" w:rightChars="0" w:firstLine="0" w:firstLineChars="0"/>
              <w:jc w:val="center"/>
            </w:pPr>
            <w:r>
              <w:rPr>
                <w:rFonts w:ascii="Times New Roman" w:hAnsi="Times New Roman" w:eastAsia="宋体"/>
                <w:b w:val="0"/>
                <w:sz w:val="18"/>
              </w:rPr>
              <w:t>汶河变</w:t>
            </w:r>
          </w:p>
        </w:tc>
        <w:tc>
          <w:tcPr>
            <w:tcW w:w="1662" w:type="dxa"/>
            <w:tcMar>
              <w:left w:w="70" w:type="dxa"/>
              <w:right w:w="70" w:type="dxa"/>
            </w:tcMar>
            <w:vAlign w:val="center"/>
          </w:tcPr>
          <w:p w14:paraId="52630FED">
            <w:pPr>
              <w:keepNext w:val="0"/>
              <w:spacing w:before="20" w:after="20" w:line="260" w:lineRule="exact"/>
              <w:ind w:left="0" w:leftChars="0" w:right="0" w:rightChars="0" w:firstLine="0" w:firstLineChars="0"/>
              <w:jc w:val="center"/>
            </w:pPr>
            <w:r>
              <w:rPr>
                <w:rFonts w:ascii="Times New Roman" w:hAnsi="Times New Roman" w:eastAsia="宋体"/>
                <w:b w:val="0"/>
                <w:sz w:val="18"/>
              </w:rPr>
              <w:t>25.80</w:t>
            </w:r>
          </w:p>
        </w:tc>
        <w:tc>
          <w:tcPr>
            <w:tcW w:w="1662" w:type="dxa"/>
            <w:tcMar>
              <w:left w:w="70" w:type="dxa"/>
              <w:right w:w="70" w:type="dxa"/>
            </w:tcMar>
            <w:vAlign w:val="center"/>
          </w:tcPr>
          <w:p w14:paraId="72F0DEC8">
            <w:pPr>
              <w:keepNext w:val="0"/>
              <w:spacing w:before="20" w:after="20" w:line="260" w:lineRule="exact"/>
              <w:ind w:left="0" w:leftChars="0" w:right="0" w:rightChars="0" w:firstLine="0" w:firstLineChars="0"/>
              <w:jc w:val="center"/>
            </w:pPr>
            <w:r>
              <w:rPr>
                <w:rFonts w:ascii="Times New Roman" w:hAnsi="Times New Roman" w:eastAsia="宋体"/>
                <w:b w:val="0"/>
                <w:sz w:val="18"/>
              </w:rPr>
              <w:t>28.80</w:t>
            </w:r>
          </w:p>
        </w:tc>
        <w:tc>
          <w:tcPr>
            <w:tcW w:w="1662" w:type="dxa"/>
            <w:tcMar>
              <w:left w:w="70" w:type="dxa"/>
              <w:right w:w="70" w:type="dxa"/>
            </w:tcMar>
            <w:vAlign w:val="center"/>
          </w:tcPr>
          <w:p w14:paraId="3EA04BE5">
            <w:pPr>
              <w:keepNext w:val="0"/>
              <w:spacing w:before="20" w:after="20" w:line="260" w:lineRule="exact"/>
              <w:ind w:left="0" w:leftChars="0" w:right="0" w:rightChars="0" w:firstLine="0" w:firstLineChars="0"/>
              <w:jc w:val="center"/>
            </w:pPr>
            <w:r>
              <w:rPr>
                <w:rFonts w:ascii="Times New Roman" w:hAnsi="Times New Roman" w:eastAsia="宋体"/>
                <w:b w:val="0"/>
                <w:sz w:val="18"/>
              </w:rPr>
              <w:t>28.80</w:t>
            </w:r>
          </w:p>
        </w:tc>
      </w:tr>
      <w:tr w14:paraId="58DB93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945364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8F1909C">
            <w:pPr>
              <w:keepNext w:val="0"/>
              <w:spacing w:before="20" w:after="20" w:line="260" w:lineRule="exact"/>
              <w:ind w:left="0" w:leftChars="0" w:right="0" w:rightChars="0" w:firstLine="0" w:firstLineChars="0"/>
              <w:jc w:val="center"/>
            </w:pPr>
            <w:r>
              <w:rPr>
                <w:rFonts w:ascii="Times New Roman" w:hAnsi="Times New Roman" w:eastAsia="宋体"/>
                <w:b w:val="0"/>
                <w:sz w:val="18"/>
              </w:rPr>
              <w:t>吴闸变</w:t>
            </w:r>
          </w:p>
        </w:tc>
        <w:tc>
          <w:tcPr>
            <w:tcW w:w="1662" w:type="dxa"/>
            <w:tcMar>
              <w:left w:w="70" w:type="dxa"/>
              <w:right w:w="70" w:type="dxa"/>
            </w:tcMar>
            <w:vAlign w:val="center"/>
          </w:tcPr>
          <w:p w14:paraId="48570861">
            <w:pPr>
              <w:keepNext w:val="0"/>
              <w:spacing w:before="20" w:after="20" w:line="260" w:lineRule="exact"/>
              <w:ind w:left="0" w:leftChars="0" w:right="0" w:rightChars="0" w:firstLine="0" w:firstLineChars="0"/>
              <w:jc w:val="center"/>
            </w:pPr>
            <w:r>
              <w:rPr>
                <w:rFonts w:ascii="Times New Roman" w:hAnsi="Times New Roman" w:eastAsia="宋体"/>
                <w:b w:val="0"/>
                <w:sz w:val="18"/>
              </w:rPr>
              <w:t>49.96</w:t>
            </w:r>
          </w:p>
        </w:tc>
        <w:tc>
          <w:tcPr>
            <w:tcW w:w="1662" w:type="dxa"/>
            <w:tcMar>
              <w:left w:w="70" w:type="dxa"/>
              <w:right w:w="70" w:type="dxa"/>
            </w:tcMar>
            <w:vAlign w:val="center"/>
          </w:tcPr>
          <w:p w14:paraId="77EB7E3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CA26D96">
            <w:pPr>
              <w:keepNext w:val="0"/>
              <w:spacing w:before="20" w:after="20" w:line="260" w:lineRule="exact"/>
              <w:ind w:left="0" w:leftChars="0" w:right="0" w:rightChars="0" w:firstLine="0" w:firstLineChars="0"/>
              <w:jc w:val="center"/>
            </w:pPr>
            <w:r>
              <w:rPr>
                <w:rFonts w:ascii="Times New Roman" w:hAnsi="Times New Roman" w:eastAsia="宋体"/>
                <w:b w:val="0"/>
                <w:sz w:val="18"/>
              </w:rPr>
              <w:t>49.96</w:t>
            </w:r>
          </w:p>
        </w:tc>
      </w:tr>
      <w:tr w14:paraId="237728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84447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D2D4098">
            <w:pPr>
              <w:keepNext w:val="0"/>
              <w:spacing w:before="20" w:after="20" w:line="260" w:lineRule="exact"/>
              <w:ind w:left="0" w:leftChars="0" w:right="0" w:rightChars="0" w:firstLine="0" w:firstLineChars="0"/>
              <w:jc w:val="center"/>
            </w:pPr>
            <w:r>
              <w:rPr>
                <w:rFonts w:ascii="Times New Roman" w:hAnsi="Times New Roman" w:eastAsia="宋体"/>
                <w:b w:val="0"/>
                <w:sz w:val="18"/>
              </w:rPr>
              <w:t>邢楼变</w:t>
            </w:r>
          </w:p>
        </w:tc>
        <w:tc>
          <w:tcPr>
            <w:tcW w:w="1662" w:type="dxa"/>
            <w:tcMar>
              <w:left w:w="70" w:type="dxa"/>
              <w:right w:w="70" w:type="dxa"/>
            </w:tcMar>
            <w:vAlign w:val="center"/>
          </w:tcPr>
          <w:p w14:paraId="16B72496">
            <w:pPr>
              <w:keepNext w:val="0"/>
              <w:spacing w:before="20" w:after="20" w:line="260" w:lineRule="exact"/>
              <w:ind w:left="0" w:leftChars="0" w:right="0" w:rightChars="0" w:firstLine="0" w:firstLineChars="0"/>
              <w:jc w:val="center"/>
            </w:pPr>
            <w:r>
              <w:rPr>
                <w:rFonts w:ascii="Times New Roman" w:hAnsi="Times New Roman" w:eastAsia="宋体"/>
                <w:b w:val="0"/>
                <w:sz w:val="18"/>
              </w:rPr>
              <w:t>19.10</w:t>
            </w:r>
          </w:p>
        </w:tc>
        <w:tc>
          <w:tcPr>
            <w:tcW w:w="1662" w:type="dxa"/>
            <w:tcMar>
              <w:left w:w="70" w:type="dxa"/>
              <w:right w:w="70" w:type="dxa"/>
            </w:tcMar>
            <w:vAlign w:val="center"/>
          </w:tcPr>
          <w:p w14:paraId="7D012C12">
            <w:pPr>
              <w:keepNext w:val="0"/>
              <w:spacing w:before="20" w:after="20" w:line="260" w:lineRule="exact"/>
              <w:ind w:left="0" w:leftChars="0" w:right="0" w:rightChars="0" w:firstLine="0" w:firstLineChars="0"/>
              <w:jc w:val="center"/>
            </w:pPr>
            <w:r>
              <w:rPr>
                <w:rFonts w:ascii="Times New Roman" w:hAnsi="Times New Roman" w:eastAsia="宋体"/>
                <w:b w:val="0"/>
                <w:sz w:val="18"/>
              </w:rPr>
              <w:t>35.20</w:t>
            </w:r>
          </w:p>
        </w:tc>
        <w:tc>
          <w:tcPr>
            <w:tcW w:w="1662" w:type="dxa"/>
            <w:tcMar>
              <w:left w:w="70" w:type="dxa"/>
              <w:right w:w="70" w:type="dxa"/>
            </w:tcMar>
            <w:vAlign w:val="center"/>
          </w:tcPr>
          <w:p w14:paraId="416BEE67">
            <w:pPr>
              <w:keepNext w:val="0"/>
              <w:spacing w:before="20" w:after="20" w:line="260" w:lineRule="exact"/>
              <w:ind w:left="0" w:leftChars="0" w:right="0" w:rightChars="0" w:firstLine="0" w:firstLineChars="0"/>
              <w:jc w:val="center"/>
            </w:pPr>
            <w:r>
              <w:rPr>
                <w:rFonts w:ascii="Times New Roman" w:hAnsi="Times New Roman" w:eastAsia="宋体"/>
                <w:b w:val="0"/>
                <w:sz w:val="18"/>
              </w:rPr>
              <w:t>35.20</w:t>
            </w:r>
          </w:p>
        </w:tc>
      </w:tr>
      <w:tr w14:paraId="298A61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F3DDAE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3D88057">
            <w:pPr>
              <w:keepNext w:val="0"/>
              <w:spacing w:before="20" w:after="20" w:line="260" w:lineRule="exact"/>
              <w:ind w:left="0" w:leftChars="0" w:right="0" w:rightChars="0" w:firstLine="0" w:firstLineChars="0"/>
              <w:jc w:val="center"/>
            </w:pPr>
            <w:r>
              <w:rPr>
                <w:rFonts w:ascii="Times New Roman" w:hAnsi="Times New Roman" w:eastAsia="宋体"/>
                <w:b w:val="0"/>
                <w:sz w:val="18"/>
              </w:rPr>
              <w:t>兴塘变</w:t>
            </w:r>
          </w:p>
        </w:tc>
        <w:tc>
          <w:tcPr>
            <w:tcW w:w="1662" w:type="dxa"/>
            <w:tcMar>
              <w:left w:w="70" w:type="dxa"/>
              <w:right w:w="70" w:type="dxa"/>
            </w:tcMar>
            <w:vAlign w:val="center"/>
          </w:tcPr>
          <w:p w14:paraId="333FDAFE">
            <w:pPr>
              <w:keepNext w:val="0"/>
              <w:spacing w:before="20" w:after="20" w:line="260" w:lineRule="exact"/>
              <w:ind w:left="0" w:leftChars="0" w:right="0" w:rightChars="0" w:firstLine="0" w:firstLineChars="0"/>
              <w:jc w:val="center"/>
            </w:pPr>
            <w:r>
              <w:rPr>
                <w:rFonts w:ascii="Times New Roman" w:hAnsi="Times New Roman" w:eastAsia="宋体"/>
                <w:b w:val="0"/>
                <w:sz w:val="18"/>
              </w:rPr>
              <w:t>38.95</w:t>
            </w:r>
          </w:p>
        </w:tc>
        <w:tc>
          <w:tcPr>
            <w:tcW w:w="1662" w:type="dxa"/>
            <w:tcMar>
              <w:left w:w="70" w:type="dxa"/>
              <w:right w:w="70" w:type="dxa"/>
            </w:tcMar>
            <w:vAlign w:val="center"/>
          </w:tcPr>
          <w:p w14:paraId="3BFF2289">
            <w:pPr>
              <w:keepNext w:val="0"/>
              <w:spacing w:before="20" w:after="20" w:line="260" w:lineRule="exact"/>
              <w:ind w:left="0" w:leftChars="0" w:right="0" w:rightChars="0" w:firstLine="0" w:firstLineChars="0"/>
              <w:jc w:val="center"/>
            </w:pPr>
            <w:r>
              <w:rPr>
                <w:rFonts w:ascii="Times New Roman" w:hAnsi="Times New Roman" w:eastAsia="宋体"/>
                <w:b w:val="0"/>
                <w:sz w:val="18"/>
              </w:rPr>
              <w:t>30.51</w:t>
            </w:r>
          </w:p>
        </w:tc>
        <w:tc>
          <w:tcPr>
            <w:tcW w:w="1662" w:type="dxa"/>
            <w:tcMar>
              <w:left w:w="70" w:type="dxa"/>
              <w:right w:w="70" w:type="dxa"/>
            </w:tcMar>
            <w:vAlign w:val="center"/>
          </w:tcPr>
          <w:p w14:paraId="044B7A41">
            <w:pPr>
              <w:keepNext w:val="0"/>
              <w:spacing w:before="20" w:after="20" w:line="260" w:lineRule="exact"/>
              <w:ind w:left="0" w:leftChars="0" w:right="0" w:rightChars="0" w:firstLine="0" w:firstLineChars="0"/>
              <w:jc w:val="center"/>
            </w:pPr>
            <w:r>
              <w:rPr>
                <w:rFonts w:ascii="Times New Roman" w:hAnsi="Times New Roman" w:eastAsia="宋体"/>
                <w:b w:val="0"/>
                <w:sz w:val="18"/>
              </w:rPr>
              <w:t>38.95</w:t>
            </w:r>
          </w:p>
        </w:tc>
      </w:tr>
      <w:tr w14:paraId="36407C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6B4B44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E7EE48A">
            <w:pPr>
              <w:keepNext w:val="0"/>
              <w:spacing w:before="20" w:after="20" w:line="260" w:lineRule="exact"/>
              <w:ind w:left="0" w:leftChars="0" w:right="0" w:rightChars="0" w:firstLine="0" w:firstLineChars="0"/>
              <w:jc w:val="center"/>
            </w:pPr>
            <w:r>
              <w:rPr>
                <w:rFonts w:ascii="Times New Roman" w:hAnsi="Times New Roman" w:eastAsia="宋体"/>
                <w:b w:val="0"/>
                <w:sz w:val="18"/>
              </w:rPr>
              <w:t>议堂变</w:t>
            </w:r>
          </w:p>
        </w:tc>
        <w:tc>
          <w:tcPr>
            <w:tcW w:w="1662" w:type="dxa"/>
            <w:tcMar>
              <w:left w:w="70" w:type="dxa"/>
              <w:right w:w="70" w:type="dxa"/>
            </w:tcMar>
            <w:vAlign w:val="center"/>
          </w:tcPr>
          <w:p w14:paraId="200DCB62">
            <w:pPr>
              <w:keepNext w:val="0"/>
              <w:spacing w:before="20" w:after="20" w:line="260" w:lineRule="exact"/>
              <w:ind w:left="0" w:leftChars="0" w:right="0" w:rightChars="0" w:firstLine="0" w:firstLineChars="0"/>
              <w:jc w:val="center"/>
            </w:pPr>
            <w:r>
              <w:rPr>
                <w:rFonts w:ascii="Times New Roman" w:hAnsi="Times New Roman" w:eastAsia="宋体"/>
                <w:b w:val="0"/>
                <w:sz w:val="18"/>
              </w:rPr>
              <w:t>34.26</w:t>
            </w:r>
          </w:p>
        </w:tc>
        <w:tc>
          <w:tcPr>
            <w:tcW w:w="1662" w:type="dxa"/>
            <w:tcMar>
              <w:left w:w="70" w:type="dxa"/>
              <w:right w:w="70" w:type="dxa"/>
            </w:tcMar>
            <w:vAlign w:val="center"/>
          </w:tcPr>
          <w:p w14:paraId="667A3E8C">
            <w:pPr>
              <w:keepNext w:val="0"/>
              <w:spacing w:before="20" w:after="20" w:line="260" w:lineRule="exact"/>
              <w:ind w:left="0" w:leftChars="0" w:right="0" w:rightChars="0" w:firstLine="0" w:firstLineChars="0"/>
              <w:jc w:val="center"/>
            </w:pPr>
            <w:r>
              <w:rPr>
                <w:rFonts w:ascii="Times New Roman" w:hAnsi="Times New Roman" w:eastAsia="宋体"/>
                <w:b w:val="0"/>
                <w:sz w:val="18"/>
              </w:rPr>
              <w:t>22.78</w:t>
            </w:r>
          </w:p>
        </w:tc>
        <w:tc>
          <w:tcPr>
            <w:tcW w:w="1662" w:type="dxa"/>
            <w:tcMar>
              <w:left w:w="70" w:type="dxa"/>
              <w:right w:w="70" w:type="dxa"/>
            </w:tcMar>
            <w:vAlign w:val="center"/>
          </w:tcPr>
          <w:p w14:paraId="3822774D">
            <w:pPr>
              <w:keepNext w:val="0"/>
              <w:spacing w:before="20" w:after="20" w:line="260" w:lineRule="exact"/>
              <w:ind w:left="0" w:leftChars="0" w:right="0" w:rightChars="0" w:firstLine="0" w:firstLineChars="0"/>
              <w:jc w:val="center"/>
            </w:pPr>
            <w:r>
              <w:rPr>
                <w:rFonts w:ascii="Times New Roman" w:hAnsi="Times New Roman" w:eastAsia="宋体"/>
                <w:b w:val="0"/>
                <w:sz w:val="18"/>
              </w:rPr>
              <w:t>34.26</w:t>
            </w:r>
          </w:p>
        </w:tc>
      </w:tr>
      <w:tr w14:paraId="401EF1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3A83AA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AC6B72E">
            <w:pPr>
              <w:keepNext w:val="0"/>
              <w:spacing w:before="20" w:after="20" w:line="260" w:lineRule="exact"/>
              <w:ind w:left="0" w:leftChars="0" w:right="0" w:rightChars="0" w:firstLine="0" w:firstLineChars="0"/>
              <w:jc w:val="center"/>
            </w:pPr>
            <w:r>
              <w:rPr>
                <w:rFonts w:ascii="Times New Roman" w:hAnsi="Times New Roman" w:eastAsia="宋体"/>
                <w:b w:val="0"/>
                <w:sz w:val="18"/>
              </w:rPr>
              <w:t>堤北变</w:t>
            </w:r>
          </w:p>
        </w:tc>
        <w:tc>
          <w:tcPr>
            <w:tcW w:w="1662" w:type="dxa"/>
            <w:tcMar>
              <w:left w:w="70" w:type="dxa"/>
              <w:right w:w="70" w:type="dxa"/>
            </w:tcMar>
            <w:vAlign w:val="center"/>
          </w:tcPr>
          <w:p w14:paraId="022CEE8C">
            <w:pPr>
              <w:keepNext w:val="0"/>
              <w:spacing w:before="20" w:after="20" w:line="260" w:lineRule="exact"/>
              <w:ind w:left="0" w:leftChars="0" w:right="0" w:rightChars="0" w:firstLine="0" w:firstLineChars="0"/>
              <w:jc w:val="center"/>
            </w:pPr>
            <w:r>
              <w:rPr>
                <w:rFonts w:ascii="Times New Roman" w:hAnsi="Times New Roman" w:eastAsia="宋体"/>
                <w:b w:val="0"/>
                <w:sz w:val="18"/>
              </w:rPr>
              <w:t>88.01</w:t>
            </w:r>
          </w:p>
        </w:tc>
        <w:tc>
          <w:tcPr>
            <w:tcW w:w="1662" w:type="dxa"/>
            <w:tcMar>
              <w:left w:w="70" w:type="dxa"/>
              <w:right w:w="70" w:type="dxa"/>
            </w:tcMar>
            <w:vAlign w:val="center"/>
          </w:tcPr>
          <w:p w14:paraId="72DB57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36326567">
            <w:pPr>
              <w:keepNext w:val="0"/>
              <w:spacing w:before="20" w:after="20" w:line="260" w:lineRule="exact"/>
              <w:ind w:left="0" w:leftChars="0" w:right="0" w:rightChars="0" w:firstLine="0" w:firstLineChars="0"/>
              <w:jc w:val="center"/>
            </w:pPr>
            <w:r>
              <w:rPr>
                <w:rFonts w:ascii="Times New Roman" w:hAnsi="Times New Roman" w:eastAsia="宋体"/>
                <w:b w:val="0"/>
                <w:sz w:val="18"/>
              </w:rPr>
              <w:t>88.01</w:t>
            </w:r>
          </w:p>
        </w:tc>
      </w:tr>
      <w:tr w14:paraId="3935F4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ADDC29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32EEB4A">
            <w:pPr>
              <w:keepNext w:val="0"/>
              <w:spacing w:before="20" w:after="20" w:line="260" w:lineRule="exact"/>
              <w:ind w:left="0" w:leftChars="0" w:right="0" w:rightChars="0" w:firstLine="0" w:firstLineChars="0"/>
              <w:jc w:val="center"/>
            </w:pPr>
            <w:r>
              <w:rPr>
                <w:rFonts w:ascii="Times New Roman" w:hAnsi="Times New Roman" w:eastAsia="宋体"/>
                <w:b w:val="0"/>
                <w:sz w:val="18"/>
              </w:rPr>
              <w:t>大黄山变</w:t>
            </w:r>
          </w:p>
        </w:tc>
        <w:tc>
          <w:tcPr>
            <w:tcW w:w="1662" w:type="dxa"/>
            <w:tcMar>
              <w:left w:w="70" w:type="dxa"/>
              <w:right w:w="70" w:type="dxa"/>
            </w:tcMar>
            <w:vAlign w:val="center"/>
          </w:tcPr>
          <w:p w14:paraId="7F7F44BF">
            <w:pPr>
              <w:keepNext w:val="0"/>
              <w:spacing w:before="20" w:after="20" w:line="260" w:lineRule="exact"/>
              <w:ind w:left="0" w:leftChars="0" w:right="0" w:rightChars="0" w:firstLine="0" w:firstLineChars="0"/>
              <w:jc w:val="center"/>
            </w:pPr>
            <w:r>
              <w:rPr>
                <w:rFonts w:ascii="Times New Roman" w:hAnsi="Times New Roman" w:eastAsia="宋体"/>
                <w:b w:val="0"/>
                <w:sz w:val="18"/>
              </w:rPr>
              <w:t>27.61</w:t>
            </w:r>
          </w:p>
        </w:tc>
        <w:tc>
          <w:tcPr>
            <w:tcW w:w="1662" w:type="dxa"/>
            <w:tcMar>
              <w:left w:w="70" w:type="dxa"/>
              <w:right w:w="70" w:type="dxa"/>
            </w:tcMar>
            <w:vAlign w:val="center"/>
          </w:tcPr>
          <w:p w14:paraId="1D728A7A">
            <w:pPr>
              <w:keepNext w:val="0"/>
              <w:spacing w:before="20" w:after="20" w:line="260" w:lineRule="exact"/>
              <w:ind w:left="0" w:leftChars="0" w:right="0" w:rightChars="0" w:firstLine="0" w:firstLineChars="0"/>
              <w:jc w:val="center"/>
            </w:pPr>
            <w:r>
              <w:rPr>
                <w:rFonts w:ascii="Times New Roman" w:hAnsi="Times New Roman" w:eastAsia="宋体"/>
                <w:b w:val="0"/>
                <w:sz w:val="18"/>
              </w:rPr>
              <w:t>30.56</w:t>
            </w:r>
          </w:p>
        </w:tc>
        <w:tc>
          <w:tcPr>
            <w:tcW w:w="1662" w:type="dxa"/>
            <w:tcMar>
              <w:left w:w="70" w:type="dxa"/>
              <w:right w:w="70" w:type="dxa"/>
            </w:tcMar>
            <w:vAlign w:val="center"/>
          </w:tcPr>
          <w:p w14:paraId="5B36EB75">
            <w:pPr>
              <w:keepNext w:val="0"/>
              <w:spacing w:before="20" w:after="20" w:line="260" w:lineRule="exact"/>
              <w:ind w:left="0" w:leftChars="0" w:right="0" w:rightChars="0" w:firstLine="0" w:firstLineChars="0"/>
              <w:jc w:val="center"/>
            </w:pPr>
            <w:r>
              <w:rPr>
                <w:rFonts w:ascii="Times New Roman" w:hAnsi="Times New Roman" w:eastAsia="宋体"/>
                <w:b w:val="0"/>
                <w:sz w:val="18"/>
              </w:rPr>
              <w:t>30.56</w:t>
            </w:r>
          </w:p>
        </w:tc>
      </w:tr>
      <w:tr w14:paraId="5C4820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EF9C76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CBC3E13">
            <w:pPr>
              <w:keepNext w:val="0"/>
              <w:spacing w:before="20" w:after="20" w:line="260" w:lineRule="exact"/>
              <w:ind w:left="0" w:leftChars="0" w:right="0" w:rightChars="0" w:firstLine="0" w:firstLineChars="0"/>
              <w:jc w:val="center"/>
            </w:pPr>
            <w:r>
              <w:rPr>
                <w:rFonts w:ascii="Times New Roman" w:hAnsi="Times New Roman" w:eastAsia="宋体"/>
                <w:b w:val="0"/>
                <w:sz w:val="18"/>
              </w:rPr>
              <w:t>大庙变</w:t>
            </w:r>
          </w:p>
        </w:tc>
        <w:tc>
          <w:tcPr>
            <w:tcW w:w="1662" w:type="dxa"/>
            <w:tcMar>
              <w:left w:w="70" w:type="dxa"/>
              <w:right w:w="70" w:type="dxa"/>
            </w:tcMar>
            <w:vAlign w:val="center"/>
          </w:tcPr>
          <w:p w14:paraId="47D1451A">
            <w:pPr>
              <w:keepNext w:val="0"/>
              <w:spacing w:before="20" w:after="20" w:line="260" w:lineRule="exact"/>
              <w:ind w:left="0" w:leftChars="0" w:right="0" w:rightChars="0" w:firstLine="0" w:firstLineChars="0"/>
              <w:jc w:val="center"/>
            </w:pPr>
            <w:r>
              <w:rPr>
                <w:rFonts w:ascii="Times New Roman" w:hAnsi="Times New Roman" w:eastAsia="宋体"/>
                <w:b w:val="0"/>
                <w:sz w:val="18"/>
              </w:rPr>
              <w:t>60.13</w:t>
            </w:r>
          </w:p>
        </w:tc>
        <w:tc>
          <w:tcPr>
            <w:tcW w:w="1662" w:type="dxa"/>
            <w:tcMar>
              <w:left w:w="70" w:type="dxa"/>
              <w:right w:w="70" w:type="dxa"/>
            </w:tcMar>
            <w:vAlign w:val="center"/>
          </w:tcPr>
          <w:p w14:paraId="6698E3E6">
            <w:pPr>
              <w:keepNext w:val="0"/>
              <w:spacing w:before="20" w:after="20" w:line="260" w:lineRule="exact"/>
              <w:ind w:left="0" w:leftChars="0" w:right="0" w:rightChars="0" w:firstLine="0" w:firstLineChars="0"/>
              <w:jc w:val="center"/>
            </w:pPr>
            <w:r>
              <w:rPr>
                <w:rFonts w:ascii="Times New Roman" w:hAnsi="Times New Roman" w:eastAsia="宋体"/>
                <w:b w:val="0"/>
                <w:sz w:val="18"/>
              </w:rPr>
              <w:t>7.44</w:t>
            </w:r>
          </w:p>
        </w:tc>
        <w:tc>
          <w:tcPr>
            <w:tcW w:w="1662" w:type="dxa"/>
            <w:tcMar>
              <w:left w:w="70" w:type="dxa"/>
              <w:right w:w="70" w:type="dxa"/>
            </w:tcMar>
            <w:vAlign w:val="center"/>
          </w:tcPr>
          <w:p w14:paraId="222090F8">
            <w:pPr>
              <w:keepNext w:val="0"/>
              <w:spacing w:before="20" w:after="20" w:line="260" w:lineRule="exact"/>
              <w:ind w:left="0" w:leftChars="0" w:right="0" w:rightChars="0" w:firstLine="0" w:firstLineChars="0"/>
              <w:jc w:val="center"/>
            </w:pPr>
            <w:r>
              <w:rPr>
                <w:rFonts w:ascii="Times New Roman" w:hAnsi="Times New Roman" w:eastAsia="宋体"/>
                <w:b w:val="0"/>
                <w:sz w:val="18"/>
              </w:rPr>
              <w:t>60.13</w:t>
            </w:r>
          </w:p>
        </w:tc>
      </w:tr>
      <w:tr w14:paraId="2F7E38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0DE67C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6287FB2">
            <w:pPr>
              <w:keepNext w:val="0"/>
              <w:spacing w:before="20" w:after="20" w:line="260" w:lineRule="exact"/>
              <w:ind w:left="0" w:leftChars="0" w:right="0" w:rightChars="0" w:firstLine="0" w:firstLineChars="0"/>
              <w:jc w:val="center"/>
            </w:pPr>
            <w:r>
              <w:rPr>
                <w:rFonts w:ascii="Times New Roman" w:hAnsi="Times New Roman" w:eastAsia="宋体"/>
                <w:b w:val="0"/>
                <w:sz w:val="18"/>
              </w:rPr>
              <w:t>古彭变</w:t>
            </w:r>
          </w:p>
        </w:tc>
        <w:tc>
          <w:tcPr>
            <w:tcW w:w="1662" w:type="dxa"/>
            <w:tcMar>
              <w:left w:w="70" w:type="dxa"/>
              <w:right w:w="70" w:type="dxa"/>
            </w:tcMar>
            <w:vAlign w:val="center"/>
          </w:tcPr>
          <w:p w14:paraId="43EC555E">
            <w:pPr>
              <w:keepNext w:val="0"/>
              <w:spacing w:before="20" w:after="20" w:line="260" w:lineRule="exact"/>
              <w:ind w:left="0" w:leftChars="0" w:right="0" w:rightChars="0" w:firstLine="0" w:firstLineChars="0"/>
              <w:jc w:val="center"/>
            </w:pPr>
            <w:r>
              <w:rPr>
                <w:rFonts w:ascii="Times New Roman" w:hAnsi="Times New Roman" w:eastAsia="宋体"/>
                <w:b w:val="0"/>
                <w:sz w:val="18"/>
              </w:rPr>
              <w:t>71.91</w:t>
            </w:r>
          </w:p>
        </w:tc>
        <w:tc>
          <w:tcPr>
            <w:tcW w:w="1662" w:type="dxa"/>
            <w:tcMar>
              <w:left w:w="70" w:type="dxa"/>
              <w:right w:w="70" w:type="dxa"/>
            </w:tcMar>
            <w:vAlign w:val="center"/>
          </w:tcPr>
          <w:p w14:paraId="01B8818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7A2FBC32">
            <w:pPr>
              <w:keepNext w:val="0"/>
              <w:spacing w:before="20" w:after="20" w:line="260" w:lineRule="exact"/>
              <w:ind w:left="0" w:leftChars="0" w:right="0" w:rightChars="0" w:firstLine="0" w:firstLineChars="0"/>
              <w:jc w:val="center"/>
            </w:pPr>
            <w:r>
              <w:rPr>
                <w:rFonts w:ascii="Times New Roman" w:hAnsi="Times New Roman" w:eastAsia="宋体"/>
                <w:b w:val="0"/>
                <w:sz w:val="18"/>
              </w:rPr>
              <w:t>71.91</w:t>
            </w:r>
          </w:p>
        </w:tc>
      </w:tr>
      <w:tr w14:paraId="341E2C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03B38E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7E608A8">
            <w:pPr>
              <w:keepNext w:val="0"/>
              <w:spacing w:before="20" w:after="20" w:line="260" w:lineRule="exact"/>
              <w:ind w:left="0" w:leftChars="0" w:right="0" w:rightChars="0" w:firstLine="0" w:firstLineChars="0"/>
              <w:jc w:val="center"/>
            </w:pPr>
            <w:r>
              <w:rPr>
                <w:rFonts w:ascii="Times New Roman" w:hAnsi="Times New Roman" w:eastAsia="宋体"/>
                <w:b w:val="0"/>
                <w:sz w:val="18"/>
              </w:rPr>
              <w:t>惠民变</w:t>
            </w:r>
          </w:p>
        </w:tc>
        <w:tc>
          <w:tcPr>
            <w:tcW w:w="1662" w:type="dxa"/>
            <w:tcMar>
              <w:left w:w="70" w:type="dxa"/>
              <w:right w:w="70" w:type="dxa"/>
            </w:tcMar>
            <w:vAlign w:val="center"/>
          </w:tcPr>
          <w:p w14:paraId="4CA254A6">
            <w:pPr>
              <w:keepNext w:val="0"/>
              <w:spacing w:before="20" w:after="20" w:line="260" w:lineRule="exact"/>
              <w:ind w:left="0" w:leftChars="0" w:right="0" w:rightChars="0" w:firstLine="0" w:firstLineChars="0"/>
              <w:jc w:val="center"/>
            </w:pPr>
            <w:r>
              <w:rPr>
                <w:rFonts w:ascii="Times New Roman" w:hAnsi="Times New Roman" w:eastAsia="宋体"/>
                <w:b w:val="0"/>
                <w:sz w:val="18"/>
              </w:rPr>
              <w:t>72.93</w:t>
            </w:r>
          </w:p>
        </w:tc>
        <w:tc>
          <w:tcPr>
            <w:tcW w:w="1662" w:type="dxa"/>
            <w:tcMar>
              <w:left w:w="70" w:type="dxa"/>
              <w:right w:w="70" w:type="dxa"/>
            </w:tcMar>
            <w:vAlign w:val="center"/>
          </w:tcPr>
          <w:p w14:paraId="74961E3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3300215E">
            <w:pPr>
              <w:keepNext w:val="0"/>
              <w:spacing w:before="20" w:after="20" w:line="260" w:lineRule="exact"/>
              <w:ind w:left="0" w:leftChars="0" w:right="0" w:rightChars="0" w:firstLine="0" w:firstLineChars="0"/>
              <w:jc w:val="center"/>
            </w:pPr>
            <w:r>
              <w:rPr>
                <w:rFonts w:ascii="Times New Roman" w:hAnsi="Times New Roman" w:eastAsia="宋体"/>
                <w:b w:val="0"/>
                <w:sz w:val="18"/>
              </w:rPr>
              <w:t>72.93</w:t>
            </w:r>
          </w:p>
        </w:tc>
      </w:tr>
      <w:tr w14:paraId="421CDA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E85AF3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8BB3D92">
            <w:pPr>
              <w:keepNext w:val="0"/>
              <w:spacing w:before="20" w:after="20" w:line="260" w:lineRule="exact"/>
              <w:ind w:left="0" w:leftChars="0" w:right="0" w:rightChars="0" w:firstLine="0" w:firstLineChars="0"/>
              <w:jc w:val="center"/>
            </w:pPr>
            <w:r>
              <w:rPr>
                <w:rFonts w:ascii="Times New Roman" w:hAnsi="Times New Roman" w:eastAsia="宋体"/>
                <w:b w:val="0"/>
                <w:sz w:val="18"/>
              </w:rPr>
              <w:t>花园变</w:t>
            </w:r>
          </w:p>
        </w:tc>
        <w:tc>
          <w:tcPr>
            <w:tcW w:w="1662" w:type="dxa"/>
            <w:tcMar>
              <w:left w:w="70" w:type="dxa"/>
              <w:right w:w="70" w:type="dxa"/>
            </w:tcMar>
            <w:vAlign w:val="center"/>
          </w:tcPr>
          <w:p w14:paraId="063C6DD3">
            <w:pPr>
              <w:keepNext w:val="0"/>
              <w:spacing w:before="20" w:after="20" w:line="260" w:lineRule="exact"/>
              <w:ind w:left="0" w:leftChars="0" w:right="0" w:rightChars="0" w:firstLine="0" w:firstLineChars="0"/>
              <w:jc w:val="center"/>
            </w:pPr>
            <w:r>
              <w:rPr>
                <w:rFonts w:ascii="Times New Roman" w:hAnsi="Times New Roman" w:eastAsia="宋体"/>
                <w:b w:val="0"/>
                <w:sz w:val="18"/>
              </w:rPr>
              <w:t>54.36</w:t>
            </w:r>
          </w:p>
        </w:tc>
        <w:tc>
          <w:tcPr>
            <w:tcW w:w="1662" w:type="dxa"/>
            <w:tcMar>
              <w:left w:w="70" w:type="dxa"/>
              <w:right w:w="70" w:type="dxa"/>
            </w:tcMar>
            <w:vAlign w:val="center"/>
          </w:tcPr>
          <w:p w14:paraId="39F3BEE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C963228">
            <w:pPr>
              <w:keepNext w:val="0"/>
              <w:spacing w:before="20" w:after="20" w:line="260" w:lineRule="exact"/>
              <w:ind w:left="0" w:leftChars="0" w:right="0" w:rightChars="0" w:firstLine="0" w:firstLineChars="0"/>
              <w:jc w:val="center"/>
            </w:pPr>
            <w:r>
              <w:rPr>
                <w:rFonts w:ascii="Times New Roman" w:hAnsi="Times New Roman" w:eastAsia="宋体"/>
                <w:b w:val="0"/>
                <w:sz w:val="18"/>
              </w:rPr>
              <w:t>54.36</w:t>
            </w:r>
          </w:p>
        </w:tc>
      </w:tr>
      <w:tr w14:paraId="1DBE1D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202BC1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027BAEA">
            <w:pPr>
              <w:keepNext w:val="0"/>
              <w:spacing w:before="20" w:after="20" w:line="260" w:lineRule="exact"/>
              <w:ind w:left="0" w:leftChars="0" w:right="0" w:rightChars="0" w:firstLine="0" w:firstLineChars="0"/>
              <w:jc w:val="center"/>
            </w:pPr>
            <w:r>
              <w:rPr>
                <w:rFonts w:ascii="Times New Roman" w:hAnsi="Times New Roman" w:eastAsia="宋体"/>
                <w:b w:val="0"/>
                <w:sz w:val="18"/>
              </w:rPr>
              <w:t>夹河变</w:t>
            </w:r>
          </w:p>
        </w:tc>
        <w:tc>
          <w:tcPr>
            <w:tcW w:w="1662" w:type="dxa"/>
            <w:tcMar>
              <w:left w:w="70" w:type="dxa"/>
              <w:right w:w="70" w:type="dxa"/>
            </w:tcMar>
            <w:vAlign w:val="center"/>
          </w:tcPr>
          <w:p w14:paraId="727C5229">
            <w:pPr>
              <w:keepNext w:val="0"/>
              <w:spacing w:before="20" w:after="20" w:line="260" w:lineRule="exact"/>
              <w:ind w:left="0" w:leftChars="0" w:right="0" w:rightChars="0" w:firstLine="0" w:firstLineChars="0"/>
              <w:jc w:val="center"/>
            </w:pPr>
            <w:r>
              <w:rPr>
                <w:rFonts w:ascii="Times New Roman" w:hAnsi="Times New Roman" w:eastAsia="宋体"/>
                <w:b w:val="0"/>
                <w:sz w:val="18"/>
              </w:rPr>
              <w:t>39.39</w:t>
            </w:r>
          </w:p>
        </w:tc>
        <w:tc>
          <w:tcPr>
            <w:tcW w:w="1662" w:type="dxa"/>
            <w:tcMar>
              <w:left w:w="70" w:type="dxa"/>
              <w:right w:w="70" w:type="dxa"/>
            </w:tcMar>
            <w:vAlign w:val="center"/>
          </w:tcPr>
          <w:p w14:paraId="29E6B829">
            <w:pPr>
              <w:keepNext w:val="0"/>
              <w:spacing w:before="20" w:after="20" w:line="260" w:lineRule="exact"/>
              <w:ind w:left="0" w:leftChars="0" w:right="0" w:rightChars="0" w:firstLine="0" w:firstLineChars="0"/>
              <w:jc w:val="center"/>
            </w:pPr>
            <w:r>
              <w:rPr>
                <w:rFonts w:ascii="Times New Roman" w:hAnsi="Times New Roman" w:eastAsia="宋体"/>
                <w:b w:val="0"/>
                <w:sz w:val="18"/>
              </w:rPr>
              <w:t>5.82</w:t>
            </w:r>
          </w:p>
        </w:tc>
        <w:tc>
          <w:tcPr>
            <w:tcW w:w="1662" w:type="dxa"/>
            <w:tcMar>
              <w:left w:w="70" w:type="dxa"/>
              <w:right w:w="70" w:type="dxa"/>
            </w:tcMar>
            <w:vAlign w:val="center"/>
          </w:tcPr>
          <w:p w14:paraId="4F22C945">
            <w:pPr>
              <w:keepNext w:val="0"/>
              <w:spacing w:before="20" w:after="20" w:line="260" w:lineRule="exact"/>
              <w:ind w:left="0" w:leftChars="0" w:right="0" w:rightChars="0" w:firstLine="0" w:firstLineChars="0"/>
              <w:jc w:val="center"/>
            </w:pPr>
            <w:r>
              <w:rPr>
                <w:rFonts w:ascii="Times New Roman" w:hAnsi="Times New Roman" w:eastAsia="宋体"/>
                <w:b w:val="0"/>
                <w:sz w:val="18"/>
              </w:rPr>
              <w:t>39.39</w:t>
            </w:r>
          </w:p>
        </w:tc>
      </w:tr>
      <w:tr w14:paraId="2DFBDA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CFEA9F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3665E79">
            <w:pPr>
              <w:keepNext w:val="0"/>
              <w:spacing w:before="20" w:after="20" w:line="260" w:lineRule="exact"/>
              <w:ind w:left="0" w:leftChars="0" w:right="0" w:rightChars="0" w:firstLine="0" w:firstLineChars="0"/>
              <w:jc w:val="center"/>
            </w:pPr>
            <w:r>
              <w:rPr>
                <w:rFonts w:ascii="Times New Roman" w:hAnsi="Times New Roman" w:eastAsia="宋体"/>
                <w:b w:val="0"/>
                <w:sz w:val="18"/>
              </w:rPr>
              <w:t>奎山变</w:t>
            </w:r>
          </w:p>
        </w:tc>
        <w:tc>
          <w:tcPr>
            <w:tcW w:w="1662" w:type="dxa"/>
            <w:tcMar>
              <w:left w:w="70" w:type="dxa"/>
              <w:right w:w="70" w:type="dxa"/>
            </w:tcMar>
            <w:vAlign w:val="center"/>
          </w:tcPr>
          <w:p w14:paraId="54E4B948">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c>
          <w:tcPr>
            <w:tcW w:w="1662" w:type="dxa"/>
            <w:tcMar>
              <w:left w:w="70" w:type="dxa"/>
              <w:right w:w="70" w:type="dxa"/>
            </w:tcMar>
            <w:vAlign w:val="center"/>
          </w:tcPr>
          <w:p w14:paraId="3E07168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DD705D8">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r>
      <w:tr w14:paraId="603B81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F90B17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50ABE9F">
            <w:pPr>
              <w:keepNext w:val="0"/>
              <w:spacing w:before="20" w:after="20" w:line="260" w:lineRule="exact"/>
              <w:ind w:left="0" w:leftChars="0" w:right="0" w:rightChars="0" w:firstLine="0" w:firstLineChars="0"/>
              <w:jc w:val="center"/>
            </w:pPr>
            <w:r>
              <w:rPr>
                <w:rFonts w:ascii="Times New Roman" w:hAnsi="Times New Roman" w:eastAsia="宋体"/>
                <w:b w:val="0"/>
                <w:sz w:val="18"/>
              </w:rPr>
              <w:t>开元变</w:t>
            </w:r>
          </w:p>
        </w:tc>
        <w:tc>
          <w:tcPr>
            <w:tcW w:w="1662" w:type="dxa"/>
            <w:tcMar>
              <w:left w:w="70" w:type="dxa"/>
              <w:right w:w="70" w:type="dxa"/>
            </w:tcMar>
            <w:vAlign w:val="center"/>
          </w:tcPr>
          <w:p w14:paraId="3F764EAD">
            <w:pPr>
              <w:keepNext w:val="0"/>
              <w:spacing w:before="20" w:after="20" w:line="260" w:lineRule="exact"/>
              <w:ind w:left="0" w:leftChars="0" w:right="0" w:rightChars="0" w:firstLine="0" w:firstLineChars="0"/>
              <w:jc w:val="center"/>
            </w:pPr>
            <w:r>
              <w:rPr>
                <w:rFonts w:ascii="Times New Roman" w:hAnsi="Times New Roman" w:eastAsia="宋体"/>
                <w:b w:val="0"/>
                <w:sz w:val="18"/>
              </w:rPr>
              <w:t>48.09</w:t>
            </w:r>
          </w:p>
        </w:tc>
        <w:tc>
          <w:tcPr>
            <w:tcW w:w="1662" w:type="dxa"/>
            <w:tcMar>
              <w:left w:w="70" w:type="dxa"/>
              <w:right w:w="70" w:type="dxa"/>
            </w:tcMar>
            <w:vAlign w:val="center"/>
          </w:tcPr>
          <w:p w14:paraId="7481F0C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A613883">
            <w:pPr>
              <w:keepNext w:val="0"/>
              <w:spacing w:before="20" w:after="20" w:line="260" w:lineRule="exact"/>
              <w:ind w:left="0" w:leftChars="0" w:right="0" w:rightChars="0" w:firstLine="0" w:firstLineChars="0"/>
              <w:jc w:val="center"/>
            </w:pPr>
            <w:r>
              <w:rPr>
                <w:rFonts w:ascii="Times New Roman" w:hAnsi="Times New Roman" w:eastAsia="宋体"/>
                <w:b w:val="0"/>
                <w:sz w:val="18"/>
              </w:rPr>
              <w:t>48.09</w:t>
            </w:r>
          </w:p>
        </w:tc>
      </w:tr>
      <w:tr w14:paraId="32AF31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5A1511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4A7B057">
            <w:pPr>
              <w:keepNext w:val="0"/>
              <w:spacing w:before="20" w:after="20" w:line="260" w:lineRule="exact"/>
              <w:ind w:left="0" w:leftChars="0" w:right="0" w:rightChars="0" w:firstLine="0" w:firstLineChars="0"/>
              <w:jc w:val="center"/>
            </w:pPr>
            <w:r>
              <w:rPr>
                <w:rFonts w:ascii="Times New Roman" w:hAnsi="Times New Roman" w:eastAsia="宋体"/>
                <w:b w:val="0"/>
                <w:sz w:val="18"/>
              </w:rPr>
              <w:t>龙湖变</w:t>
            </w:r>
          </w:p>
        </w:tc>
        <w:tc>
          <w:tcPr>
            <w:tcW w:w="1662" w:type="dxa"/>
            <w:tcMar>
              <w:left w:w="70" w:type="dxa"/>
              <w:right w:w="70" w:type="dxa"/>
            </w:tcMar>
            <w:vAlign w:val="center"/>
          </w:tcPr>
          <w:p w14:paraId="0BB83830">
            <w:pPr>
              <w:keepNext w:val="0"/>
              <w:spacing w:before="20" w:after="20" w:line="260" w:lineRule="exact"/>
              <w:ind w:left="0" w:leftChars="0" w:right="0" w:rightChars="0" w:firstLine="0" w:firstLineChars="0"/>
              <w:jc w:val="center"/>
            </w:pPr>
            <w:r>
              <w:rPr>
                <w:rFonts w:ascii="Times New Roman" w:hAnsi="Times New Roman" w:eastAsia="宋体"/>
                <w:b w:val="0"/>
                <w:sz w:val="18"/>
              </w:rPr>
              <w:t>27.22</w:t>
            </w:r>
          </w:p>
        </w:tc>
        <w:tc>
          <w:tcPr>
            <w:tcW w:w="1662" w:type="dxa"/>
            <w:tcMar>
              <w:left w:w="70" w:type="dxa"/>
              <w:right w:w="70" w:type="dxa"/>
            </w:tcMar>
            <w:vAlign w:val="center"/>
          </w:tcPr>
          <w:p w14:paraId="606E73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360B7929">
            <w:pPr>
              <w:keepNext w:val="0"/>
              <w:spacing w:before="20" w:after="20" w:line="260" w:lineRule="exact"/>
              <w:ind w:left="0" w:leftChars="0" w:right="0" w:rightChars="0" w:firstLine="0" w:firstLineChars="0"/>
              <w:jc w:val="center"/>
            </w:pPr>
            <w:r>
              <w:rPr>
                <w:rFonts w:ascii="Times New Roman" w:hAnsi="Times New Roman" w:eastAsia="宋体"/>
                <w:b w:val="0"/>
                <w:sz w:val="18"/>
              </w:rPr>
              <w:t>27.22</w:t>
            </w:r>
          </w:p>
        </w:tc>
      </w:tr>
      <w:tr w14:paraId="095FB9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2B73F3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AE69ED2">
            <w:pPr>
              <w:keepNext w:val="0"/>
              <w:spacing w:before="20" w:after="20" w:line="260" w:lineRule="exact"/>
              <w:ind w:left="0" w:leftChars="0" w:right="0" w:rightChars="0" w:firstLine="0" w:firstLineChars="0"/>
              <w:jc w:val="center"/>
            </w:pPr>
            <w:r>
              <w:rPr>
                <w:rFonts w:ascii="Times New Roman" w:hAnsi="Times New Roman" w:eastAsia="宋体"/>
                <w:b w:val="0"/>
                <w:sz w:val="18"/>
              </w:rPr>
              <w:t>刘湾变</w:t>
            </w:r>
          </w:p>
        </w:tc>
        <w:tc>
          <w:tcPr>
            <w:tcW w:w="1662" w:type="dxa"/>
            <w:tcMar>
              <w:left w:w="70" w:type="dxa"/>
              <w:right w:w="70" w:type="dxa"/>
            </w:tcMar>
            <w:vAlign w:val="center"/>
          </w:tcPr>
          <w:p w14:paraId="217905C6">
            <w:pPr>
              <w:keepNext w:val="0"/>
              <w:spacing w:before="20" w:after="20" w:line="260" w:lineRule="exact"/>
              <w:ind w:left="0" w:leftChars="0" w:right="0" w:rightChars="0" w:firstLine="0" w:firstLineChars="0"/>
              <w:jc w:val="center"/>
            </w:pPr>
            <w:r>
              <w:rPr>
                <w:rFonts w:ascii="Times New Roman" w:hAnsi="Times New Roman" w:eastAsia="宋体"/>
                <w:b w:val="0"/>
                <w:sz w:val="18"/>
              </w:rPr>
              <w:t>60.90</w:t>
            </w:r>
          </w:p>
        </w:tc>
        <w:tc>
          <w:tcPr>
            <w:tcW w:w="1662" w:type="dxa"/>
            <w:tcMar>
              <w:left w:w="70" w:type="dxa"/>
              <w:right w:w="70" w:type="dxa"/>
            </w:tcMar>
            <w:vAlign w:val="center"/>
          </w:tcPr>
          <w:p w14:paraId="012984CA">
            <w:pPr>
              <w:keepNext w:val="0"/>
              <w:spacing w:before="20" w:after="20" w:line="260" w:lineRule="exact"/>
              <w:ind w:left="0" w:leftChars="0" w:right="0" w:rightChars="0" w:firstLine="0" w:firstLineChars="0"/>
              <w:jc w:val="center"/>
            </w:pPr>
            <w:r>
              <w:rPr>
                <w:rFonts w:ascii="Times New Roman" w:hAnsi="Times New Roman" w:eastAsia="宋体"/>
                <w:b w:val="0"/>
                <w:sz w:val="18"/>
              </w:rPr>
              <w:t>11.38</w:t>
            </w:r>
          </w:p>
        </w:tc>
        <w:tc>
          <w:tcPr>
            <w:tcW w:w="1662" w:type="dxa"/>
            <w:tcMar>
              <w:left w:w="70" w:type="dxa"/>
              <w:right w:w="70" w:type="dxa"/>
            </w:tcMar>
            <w:vAlign w:val="center"/>
          </w:tcPr>
          <w:p w14:paraId="3A07E14C">
            <w:pPr>
              <w:keepNext w:val="0"/>
              <w:spacing w:before="20" w:after="20" w:line="260" w:lineRule="exact"/>
              <w:ind w:left="0" w:leftChars="0" w:right="0" w:rightChars="0" w:firstLine="0" w:firstLineChars="0"/>
              <w:jc w:val="center"/>
            </w:pPr>
            <w:r>
              <w:rPr>
                <w:rFonts w:ascii="Times New Roman" w:hAnsi="Times New Roman" w:eastAsia="宋体"/>
                <w:b w:val="0"/>
                <w:sz w:val="18"/>
              </w:rPr>
              <w:t>60.90</w:t>
            </w:r>
          </w:p>
        </w:tc>
      </w:tr>
      <w:tr w14:paraId="4B1BD8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91631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0A58428">
            <w:pPr>
              <w:keepNext w:val="0"/>
              <w:spacing w:before="20" w:after="20" w:line="260" w:lineRule="exact"/>
              <w:ind w:left="0" w:leftChars="0" w:right="0" w:rightChars="0" w:firstLine="0" w:firstLineChars="0"/>
              <w:jc w:val="center"/>
            </w:pPr>
            <w:r>
              <w:rPr>
                <w:rFonts w:ascii="Times New Roman" w:hAnsi="Times New Roman" w:eastAsia="宋体"/>
                <w:b w:val="0"/>
                <w:sz w:val="18"/>
              </w:rPr>
              <w:t>彭场变</w:t>
            </w:r>
          </w:p>
        </w:tc>
        <w:tc>
          <w:tcPr>
            <w:tcW w:w="1662" w:type="dxa"/>
            <w:tcMar>
              <w:left w:w="70" w:type="dxa"/>
              <w:right w:w="70" w:type="dxa"/>
            </w:tcMar>
            <w:vAlign w:val="center"/>
          </w:tcPr>
          <w:p w14:paraId="5C89F5F4">
            <w:pPr>
              <w:keepNext w:val="0"/>
              <w:spacing w:before="20" w:after="20" w:line="260" w:lineRule="exact"/>
              <w:ind w:left="0" w:leftChars="0" w:right="0" w:rightChars="0" w:firstLine="0" w:firstLineChars="0"/>
              <w:jc w:val="center"/>
            </w:pPr>
            <w:r>
              <w:rPr>
                <w:rFonts w:ascii="Times New Roman" w:hAnsi="Times New Roman" w:eastAsia="宋体"/>
                <w:b w:val="0"/>
                <w:sz w:val="18"/>
              </w:rPr>
              <w:t>55.51</w:t>
            </w:r>
          </w:p>
        </w:tc>
        <w:tc>
          <w:tcPr>
            <w:tcW w:w="1662" w:type="dxa"/>
            <w:tcMar>
              <w:left w:w="70" w:type="dxa"/>
              <w:right w:w="70" w:type="dxa"/>
            </w:tcMar>
            <w:vAlign w:val="center"/>
          </w:tcPr>
          <w:p w14:paraId="2911D3E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D02C522">
            <w:pPr>
              <w:keepNext w:val="0"/>
              <w:spacing w:before="20" w:after="20" w:line="260" w:lineRule="exact"/>
              <w:ind w:left="0" w:leftChars="0" w:right="0" w:rightChars="0" w:firstLine="0" w:firstLineChars="0"/>
              <w:jc w:val="center"/>
            </w:pPr>
            <w:r>
              <w:rPr>
                <w:rFonts w:ascii="Times New Roman" w:hAnsi="Times New Roman" w:eastAsia="宋体"/>
                <w:b w:val="0"/>
                <w:sz w:val="18"/>
              </w:rPr>
              <w:t>55.51</w:t>
            </w:r>
          </w:p>
        </w:tc>
      </w:tr>
      <w:tr w14:paraId="5DF43C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62D328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105BFFE">
            <w:pPr>
              <w:keepNext w:val="0"/>
              <w:spacing w:before="20" w:after="20" w:line="260" w:lineRule="exact"/>
              <w:ind w:left="0" w:leftChars="0" w:right="0" w:rightChars="0" w:firstLine="0" w:firstLineChars="0"/>
              <w:jc w:val="center"/>
            </w:pPr>
            <w:r>
              <w:rPr>
                <w:rFonts w:ascii="Times New Roman" w:hAnsi="Times New Roman" w:eastAsia="宋体"/>
                <w:b w:val="0"/>
                <w:sz w:val="18"/>
              </w:rPr>
              <w:t>110千伏庞庄变</w:t>
            </w:r>
          </w:p>
        </w:tc>
        <w:tc>
          <w:tcPr>
            <w:tcW w:w="1662" w:type="dxa"/>
            <w:tcMar>
              <w:left w:w="70" w:type="dxa"/>
              <w:right w:w="70" w:type="dxa"/>
            </w:tcMar>
            <w:vAlign w:val="center"/>
          </w:tcPr>
          <w:p w14:paraId="555BBD88">
            <w:pPr>
              <w:keepNext w:val="0"/>
              <w:spacing w:before="20" w:after="20" w:line="260" w:lineRule="exact"/>
              <w:ind w:left="0" w:leftChars="0" w:right="0" w:rightChars="0" w:firstLine="0" w:firstLineChars="0"/>
              <w:jc w:val="center"/>
            </w:pPr>
            <w:r>
              <w:rPr>
                <w:rFonts w:ascii="Times New Roman" w:hAnsi="Times New Roman" w:eastAsia="宋体"/>
                <w:b w:val="0"/>
                <w:sz w:val="18"/>
              </w:rPr>
              <w:t>9.58</w:t>
            </w:r>
          </w:p>
        </w:tc>
        <w:tc>
          <w:tcPr>
            <w:tcW w:w="1662" w:type="dxa"/>
            <w:tcMar>
              <w:left w:w="70" w:type="dxa"/>
              <w:right w:w="70" w:type="dxa"/>
            </w:tcMar>
            <w:vAlign w:val="center"/>
          </w:tcPr>
          <w:p w14:paraId="4D959153">
            <w:pPr>
              <w:keepNext w:val="0"/>
              <w:spacing w:before="20" w:after="20" w:line="260" w:lineRule="exact"/>
              <w:ind w:left="0" w:leftChars="0" w:right="0" w:rightChars="0" w:firstLine="0" w:firstLineChars="0"/>
              <w:jc w:val="center"/>
            </w:pPr>
            <w:r>
              <w:rPr>
                <w:rFonts w:ascii="Times New Roman" w:hAnsi="Times New Roman" w:eastAsia="宋体"/>
                <w:b w:val="0"/>
                <w:sz w:val="18"/>
              </w:rPr>
              <w:t>6.06</w:t>
            </w:r>
          </w:p>
        </w:tc>
        <w:tc>
          <w:tcPr>
            <w:tcW w:w="1662" w:type="dxa"/>
            <w:tcMar>
              <w:left w:w="70" w:type="dxa"/>
              <w:right w:w="70" w:type="dxa"/>
            </w:tcMar>
            <w:vAlign w:val="center"/>
          </w:tcPr>
          <w:p w14:paraId="02BEFAA0">
            <w:pPr>
              <w:keepNext w:val="0"/>
              <w:spacing w:before="20" w:after="20" w:line="260" w:lineRule="exact"/>
              <w:ind w:left="0" w:leftChars="0" w:right="0" w:rightChars="0" w:firstLine="0" w:firstLineChars="0"/>
              <w:jc w:val="center"/>
            </w:pPr>
            <w:r>
              <w:rPr>
                <w:rFonts w:ascii="Times New Roman" w:hAnsi="Times New Roman" w:eastAsia="宋体"/>
                <w:b w:val="0"/>
                <w:sz w:val="18"/>
              </w:rPr>
              <w:t>9.58</w:t>
            </w:r>
          </w:p>
        </w:tc>
      </w:tr>
      <w:tr w14:paraId="546F6A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EBC290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70F97D9">
            <w:pPr>
              <w:keepNext w:val="0"/>
              <w:spacing w:before="20" w:after="20" w:line="260" w:lineRule="exact"/>
              <w:ind w:left="0" w:leftChars="0" w:right="0" w:rightChars="0" w:firstLine="0" w:firstLineChars="0"/>
              <w:jc w:val="center"/>
            </w:pPr>
            <w:r>
              <w:rPr>
                <w:rFonts w:ascii="Times New Roman" w:hAnsi="Times New Roman" w:eastAsia="宋体"/>
                <w:b w:val="0"/>
                <w:sz w:val="18"/>
              </w:rPr>
              <w:t>庆云桥变</w:t>
            </w:r>
          </w:p>
        </w:tc>
        <w:tc>
          <w:tcPr>
            <w:tcW w:w="1662" w:type="dxa"/>
            <w:tcMar>
              <w:left w:w="70" w:type="dxa"/>
              <w:right w:w="70" w:type="dxa"/>
            </w:tcMar>
            <w:vAlign w:val="center"/>
          </w:tcPr>
          <w:p w14:paraId="5C68AC85">
            <w:pPr>
              <w:keepNext w:val="0"/>
              <w:spacing w:before="20" w:after="20" w:line="260" w:lineRule="exact"/>
              <w:ind w:left="0" w:leftChars="0" w:right="0" w:rightChars="0" w:firstLine="0" w:firstLineChars="0"/>
              <w:jc w:val="center"/>
            </w:pPr>
            <w:r>
              <w:rPr>
                <w:rFonts w:ascii="Times New Roman" w:hAnsi="Times New Roman" w:eastAsia="宋体"/>
                <w:b w:val="0"/>
                <w:sz w:val="18"/>
              </w:rPr>
              <w:t>56.23</w:t>
            </w:r>
          </w:p>
        </w:tc>
        <w:tc>
          <w:tcPr>
            <w:tcW w:w="1662" w:type="dxa"/>
            <w:tcMar>
              <w:left w:w="70" w:type="dxa"/>
              <w:right w:w="70" w:type="dxa"/>
            </w:tcMar>
            <w:vAlign w:val="center"/>
          </w:tcPr>
          <w:p w14:paraId="600054B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52F0A17">
            <w:pPr>
              <w:keepNext w:val="0"/>
              <w:spacing w:before="20" w:after="20" w:line="260" w:lineRule="exact"/>
              <w:ind w:left="0" w:leftChars="0" w:right="0" w:rightChars="0" w:firstLine="0" w:firstLineChars="0"/>
              <w:jc w:val="center"/>
            </w:pPr>
            <w:r>
              <w:rPr>
                <w:rFonts w:ascii="Times New Roman" w:hAnsi="Times New Roman" w:eastAsia="宋体"/>
                <w:b w:val="0"/>
                <w:sz w:val="18"/>
              </w:rPr>
              <w:t>56.23</w:t>
            </w:r>
          </w:p>
        </w:tc>
      </w:tr>
      <w:tr w14:paraId="60D561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D738FC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9767343">
            <w:pPr>
              <w:keepNext w:val="0"/>
              <w:spacing w:before="20" w:after="20" w:line="260" w:lineRule="exact"/>
              <w:ind w:left="0" w:leftChars="0" w:right="0" w:rightChars="0" w:firstLine="0" w:firstLineChars="0"/>
              <w:jc w:val="center"/>
            </w:pPr>
            <w:r>
              <w:rPr>
                <w:rFonts w:ascii="Times New Roman" w:hAnsi="Times New Roman" w:eastAsia="宋体"/>
                <w:b w:val="0"/>
                <w:sz w:val="18"/>
              </w:rPr>
              <w:t>升辉变</w:t>
            </w:r>
          </w:p>
        </w:tc>
        <w:tc>
          <w:tcPr>
            <w:tcW w:w="1662" w:type="dxa"/>
            <w:tcMar>
              <w:left w:w="70" w:type="dxa"/>
              <w:right w:w="70" w:type="dxa"/>
            </w:tcMar>
            <w:vAlign w:val="center"/>
          </w:tcPr>
          <w:p w14:paraId="78497E5D">
            <w:pPr>
              <w:keepNext w:val="0"/>
              <w:spacing w:before="20" w:after="20" w:line="260" w:lineRule="exact"/>
              <w:ind w:left="0" w:leftChars="0" w:right="0" w:rightChars="0" w:firstLine="0" w:firstLineChars="0"/>
              <w:jc w:val="center"/>
            </w:pPr>
            <w:r>
              <w:rPr>
                <w:rFonts w:ascii="Times New Roman" w:hAnsi="Times New Roman" w:eastAsia="宋体"/>
                <w:b w:val="0"/>
                <w:sz w:val="18"/>
              </w:rPr>
              <w:t>32.79</w:t>
            </w:r>
          </w:p>
        </w:tc>
        <w:tc>
          <w:tcPr>
            <w:tcW w:w="1662" w:type="dxa"/>
            <w:tcMar>
              <w:left w:w="70" w:type="dxa"/>
              <w:right w:w="70" w:type="dxa"/>
            </w:tcMar>
            <w:vAlign w:val="center"/>
          </w:tcPr>
          <w:p w14:paraId="1DBDF3E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43F01E6">
            <w:pPr>
              <w:keepNext w:val="0"/>
              <w:spacing w:before="20" w:after="20" w:line="260" w:lineRule="exact"/>
              <w:ind w:left="0" w:leftChars="0" w:right="0" w:rightChars="0" w:firstLine="0" w:firstLineChars="0"/>
              <w:jc w:val="center"/>
            </w:pPr>
            <w:r>
              <w:rPr>
                <w:rFonts w:ascii="Times New Roman" w:hAnsi="Times New Roman" w:eastAsia="宋体"/>
                <w:b w:val="0"/>
                <w:sz w:val="18"/>
              </w:rPr>
              <w:t>32.79</w:t>
            </w:r>
          </w:p>
        </w:tc>
      </w:tr>
      <w:tr w14:paraId="77E840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8BFDCF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07334F9">
            <w:pPr>
              <w:keepNext w:val="0"/>
              <w:spacing w:before="20" w:after="20" w:line="260" w:lineRule="exact"/>
              <w:ind w:left="0" w:leftChars="0" w:right="0" w:rightChars="0" w:firstLine="0" w:firstLineChars="0"/>
              <w:jc w:val="center"/>
            </w:pPr>
            <w:r>
              <w:rPr>
                <w:rFonts w:ascii="Times New Roman" w:hAnsi="Times New Roman" w:eastAsia="宋体"/>
                <w:b w:val="0"/>
                <w:sz w:val="18"/>
              </w:rPr>
              <w:t>山南变</w:t>
            </w:r>
          </w:p>
        </w:tc>
        <w:tc>
          <w:tcPr>
            <w:tcW w:w="1662" w:type="dxa"/>
            <w:tcMar>
              <w:left w:w="70" w:type="dxa"/>
              <w:right w:w="70" w:type="dxa"/>
            </w:tcMar>
            <w:vAlign w:val="center"/>
          </w:tcPr>
          <w:p w14:paraId="40ABF30F">
            <w:pPr>
              <w:keepNext w:val="0"/>
              <w:spacing w:before="20" w:after="20" w:line="260" w:lineRule="exact"/>
              <w:ind w:left="0" w:leftChars="0" w:right="0" w:rightChars="0" w:firstLine="0" w:firstLineChars="0"/>
              <w:jc w:val="center"/>
            </w:pPr>
            <w:r>
              <w:rPr>
                <w:rFonts w:ascii="Times New Roman" w:hAnsi="Times New Roman" w:eastAsia="宋体"/>
                <w:b w:val="0"/>
                <w:sz w:val="18"/>
              </w:rPr>
              <w:t>4.96</w:t>
            </w:r>
          </w:p>
        </w:tc>
        <w:tc>
          <w:tcPr>
            <w:tcW w:w="1662" w:type="dxa"/>
            <w:tcMar>
              <w:left w:w="70" w:type="dxa"/>
              <w:right w:w="70" w:type="dxa"/>
            </w:tcMar>
            <w:vAlign w:val="center"/>
          </w:tcPr>
          <w:p w14:paraId="0881F85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E69FCB6">
            <w:pPr>
              <w:keepNext w:val="0"/>
              <w:spacing w:before="20" w:after="20" w:line="260" w:lineRule="exact"/>
              <w:ind w:left="0" w:leftChars="0" w:right="0" w:rightChars="0" w:firstLine="0" w:firstLineChars="0"/>
              <w:jc w:val="center"/>
            </w:pPr>
            <w:r>
              <w:rPr>
                <w:rFonts w:ascii="Times New Roman" w:hAnsi="Times New Roman" w:eastAsia="宋体"/>
                <w:b w:val="0"/>
                <w:sz w:val="18"/>
              </w:rPr>
              <w:t>4.96</w:t>
            </w:r>
          </w:p>
        </w:tc>
      </w:tr>
      <w:tr w14:paraId="751DA1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7E1D75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C579B97">
            <w:pPr>
              <w:keepNext w:val="0"/>
              <w:spacing w:before="20" w:after="20" w:line="260" w:lineRule="exact"/>
              <w:ind w:left="0" w:leftChars="0" w:right="0" w:rightChars="0" w:firstLine="0" w:firstLineChars="0"/>
              <w:jc w:val="center"/>
            </w:pPr>
            <w:r>
              <w:rPr>
                <w:rFonts w:ascii="Times New Roman" w:hAnsi="Times New Roman" w:eastAsia="宋体"/>
                <w:b w:val="0"/>
                <w:sz w:val="18"/>
              </w:rPr>
              <w:t>石桥变</w:t>
            </w:r>
          </w:p>
        </w:tc>
        <w:tc>
          <w:tcPr>
            <w:tcW w:w="1662" w:type="dxa"/>
            <w:tcMar>
              <w:left w:w="70" w:type="dxa"/>
              <w:right w:w="70" w:type="dxa"/>
            </w:tcMar>
            <w:vAlign w:val="center"/>
          </w:tcPr>
          <w:p w14:paraId="5926EE3F">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c>
          <w:tcPr>
            <w:tcW w:w="1662" w:type="dxa"/>
            <w:tcMar>
              <w:left w:w="70" w:type="dxa"/>
              <w:right w:w="70" w:type="dxa"/>
            </w:tcMar>
            <w:vAlign w:val="center"/>
          </w:tcPr>
          <w:p w14:paraId="2268B6F2">
            <w:pPr>
              <w:keepNext w:val="0"/>
              <w:spacing w:before="20" w:after="20" w:line="260" w:lineRule="exact"/>
              <w:ind w:left="0" w:leftChars="0" w:right="0" w:rightChars="0" w:firstLine="0" w:firstLineChars="0"/>
              <w:jc w:val="center"/>
            </w:pPr>
            <w:r>
              <w:rPr>
                <w:rFonts w:ascii="Times New Roman" w:hAnsi="Times New Roman" w:eastAsia="宋体"/>
                <w:b w:val="0"/>
                <w:sz w:val="18"/>
              </w:rPr>
              <w:t>9.36</w:t>
            </w:r>
          </w:p>
        </w:tc>
        <w:tc>
          <w:tcPr>
            <w:tcW w:w="1662" w:type="dxa"/>
            <w:tcMar>
              <w:left w:w="70" w:type="dxa"/>
              <w:right w:w="70" w:type="dxa"/>
            </w:tcMar>
            <w:vAlign w:val="center"/>
          </w:tcPr>
          <w:p w14:paraId="2D6E6B5D">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r>
      <w:tr w14:paraId="05A73F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7CF00C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A51ED4F">
            <w:pPr>
              <w:keepNext w:val="0"/>
              <w:spacing w:before="20" w:after="20" w:line="260" w:lineRule="exact"/>
              <w:ind w:left="0" w:leftChars="0" w:right="0" w:rightChars="0" w:firstLine="0" w:firstLineChars="0"/>
              <w:jc w:val="center"/>
            </w:pPr>
            <w:r>
              <w:rPr>
                <w:rFonts w:ascii="Times New Roman" w:hAnsi="Times New Roman" w:eastAsia="宋体"/>
                <w:b w:val="0"/>
                <w:sz w:val="18"/>
              </w:rPr>
              <w:t>拾屯变</w:t>
            </w:r>
          </w:p>
        </w:tc>
        <w:tc>
          <w:tcPr>
            <w:tcW w:w="1662" w:type="dxa"/>
            <w:tcMar>
              <w:left w:w="70" w:type="dxa"/>
              <w:right w:w="70" w:type="dxa"/>
            </w:tcMar>
            <w:vAlign w:val="center"/>
          </w:tcPr>
          <w:p w14:paraId="2E969CD1">
            <w:pPr>
              <w:keepNext w:val="0"/>
              <w:spacing w:before="20" w:after="20" w:line="260" w:lineRule="exact"/>
              <w:ind w:left="0" w:leftChars="0" w:right="0" w:rightChars="0" w:firstLine="0" w:firstLineChars="0"/>
              <w:jc w:val="center"/>
            </w:pPr>
            <w:r>
              <w:rPr>
                <w:rFonts w:ascii="Times New Roman" w:hAnsi="Times New Roman" w:eastAsia="宋体"/>
                <w:b w:val="0"/>
                <w:sz w:val="18"/>
              </w:rPr>
              <w:t>62.83</w:t>
            </w:r>
          </w:p>
        </w:tc>
        <w:tc>
          <w:tcPr>
            <w:tcW w:w="1662" w:type="dxa"/>
            <w:tcMar>
              <w:left w:w="70" w:type="dxa"/>
              <w:right w:w="70" w:type="dxa"/>
            </w:tcMar>
            <w:vAlign w:val="center"/>
          </w:tcPr>
          <w:p w14:paraId="3CD29A0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AAC58F8">
            <w:pPr>
              <w:keepNext w:val="0"/>
              <w:spacing w:before="20" w:after="20" w:line="260" w:lineRule="exact"/>
              <w:ind w:left="0" w:leftChars="0" w:right="0" w:rightChars="0" w:firstLine="0" w:firstLineChars="0"/>
              <w:jc w:val="center"/>
            </w:pPr>
            <w:r>
              <w:rPr>
                <w:rFonts w:ascii="Times New Roman" w:hAnsi="Times New Roman" w:eastAsia="宋体"/>
                <w:b w:val="0"/>
                <w:sz w:val="18"/>
              </w:rPr>
              <w:t>62.83</w:t>
            </w:r>
          </w:p>
        </w:tc>
      </w:tr>
      <w:tr w14:paraId="5538F8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8CE0E3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15C27A4">
            <w:pPr>
              <w:keepNext w:val="0"/>
              <w:spacing w:before="20" w:after="20" w:line="260" w:lineRule="exact"/>
              <w:ind w:left="0" w:leftChars="0" w:right="0" w:rightChars="0" w:firstLine="0" w:firstLineChars="0"/>
              <w:jc w:val="center"/>
            </w:pPr>
            <w:r>
              <w:rPr>
                <w:rFonts w:ascii="Times New Roman" w:hAnsi="Times New Roman" w:eastAsia="宋体"/>
                <w:b w:val="0"/>
                <w:sz w:val="18"/>
              </w:rPr>
              <w:t>统一变</w:t>
            </w:r>
          </w:p>
        </w:tc>
        <w:tc>
          <w:tcPr>
            <w:tcW w:w="1662" w:type="dxa"/>
            <w:tcMar>
              <w:left w:w="70" w:type="dxa"/>
              <w:right w:w="70" w:type="dxa"/>
            </w:tcMar>
            <w:vAlign w:val="center"/>
          </w:tcPr>
          <w:p w14:paraId="27F94FC8">
            <w:pPr>
              <w:keepNext w:val="0"/>
              <w:spacing w:before="20" w:after="20" w:line="260" w:lineRule="exact"/>
              <w:ind w:left="0" w:leftChars="0" w:right="0" w:rightChars="0" w:firstLine="0" w:firstLineChars="0"/>
              <w:jc w:val="center"/>
            </w:pPr>
            <w:r>
              <w:rPr>
                <w:rFonts w:ascii="Times New Roman" w:hAnsi="Times New Roman" w:eastAsia="宋体"/>
                <w:b w:val="0"/>
                <w:sz w:val="18"/>
              </w:rPr>
              <w:t>79.48</w:t>
            </w:r>
          </w:p>
        </w:tc>
        <w:tc>
          <w:tcPr>
            <w:tcW w:w="1662" w:type="dxa"/>
            <w:tcMar>
              <w:left w:w="70" w:type="dxa"/>
              <w:right w:w="70" w:type="dxa"/>
            </w:tcMar>
            <w:vAlign w:val="center"/>
          </w:tcPr>
          <w:p w14:paraId="5BA92E2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42BD2EF">
            <w:pPr>
              <w:keepNext w:val="0"/>
              <w:spacing w:before="20" w:after="20" w:line="260" w:lineRule="exact"/>
              <w:ind w:left="0" w:leftChars="0" w:right="0" w:rightChars="0" w:firstLine="0" w:firstLineChars="0"/>
              <w:jc w:val="center"/>
            </w:pPr>
            <w:r>
              <w:rPr>
                <w:rFonts w:ascii="Times New Roman" w:hAnsi="Times New Roman" w:eastAsia="宋体"/>
                <w:b w:val="0"/>
                <w:sz w:val="18"/>
              </w:rPr>
              <w:t>79.48</w:t>
            </w:r>
          </w:p>
        </w:tc>
      </w:tr>
      <w:tr w14:paraId="457772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77DD5A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D65D1A9">
            <w:pPr>
              <w:keepNext w:val="0"/>
              <w:spacing w:before="20" w:after="20" w:line="260" w:lineRule="exact"/>
              <w:ind w:left="0" w:leftChars="0" w:right="0" w:rightChars="0" w:firstLine="0" w:firstLineChars="0"/>
              <w:jc w:val="center"/>
            </w:pPr>
            <w:r>
              <w:rPr>
                <w:rFonts w:ascii="Times New Roman" w:hAnsi="Times New Roman" w:eastAsia="宋体"/>
                <w:b w:val="0"/>
                <w:sz w:val="18"/>
              </w:rPr>
              <w:t>吴庄变</w:t>
            </w:r>
          </w:p>
        </w:tc>
        <w:tc>
          <w:tcPr>
            <w:tcW w:w="1662" w:type="dxa"/>
            <w:tcMar>
              <w:left w:w="70" w:type="dxa"/>
              <w:right w:w="70" w:type="dxa"/>
            </w:tcMar>
            <w:vAlign w:val="center"/>
          </w:tcPr>
          <w:p w14:paraId="179285D2">
            <w:pPr>
              <w:keepNext w:val="0"/>
              <w:spacing w:before="20" w:after="20" w:line="260" w:lineRule="exact"/>
              <w:ind w:left="0" w:leftChars="0" w:right="0" w:rightChars="0" w:firstLine="0" w:firstLineChars="0"/>
              <w:jc w:val="center"/>
            </w:pPr>
            <w:r>
              <w:rPr>
                <w:rFonts w:ascii="Times New Roman" w:hAnsi="Times New Roman" w:eastAsia="宋体"/>
                <w:b w:val="0"/>
                <w:sz w:val="18"/>
              </w:rPr>
              <w:t>88.09</w:t>
            </w:r>
          </w:p>
        </w:tc>
        <w:tc>
          <w:tcPr>
            <w:tcW w:w="1662" w:type="dxa"/>
            <w:tcMar>
              <w:left w:w="70" w:type="dxa"/>
              <w:right w:w="70" w:type="dxa"/>
            </w:tcMar>
            <w:vAlign w:val="center"/>
          </w:tcPr>
          <w:p w14:paraId="1779306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6CC5B9C">
            <w:pPr>
              <w:keepNext w:val="0"/>
              <w:spacing w:before="20" w:after="20" w:line="260" w:lineRule="exact"/>
              <w:ind w:left="0" w:leftChars="0" w:right="0" w:rightChars="0" w:firstLine="0" w:firstLineChars="0"/>
              <w:jc w:val="center"/>
            </w:pPr>
            <w:r>
              <w:rPr>
                <w:rFonts w:ascii="Times New Roman" w:hAnsi="Times New Roman" w:eastAsia="宋体"/>
                <w:b w:val="0"/>
                <w:sz w:val="18"/>
              </w:rPr>
              <w:t>88.09</w:t>
            </w:r>
          </w:p>
        </w:tc>
      </w:tr>
      <w:tr w14:paraId="68E974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454959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51BC488">
            <w:pPr>
              <w:keepNext w:val="0"/>
              <w:spacing w:before="20" w:after="20" w:line="260" w:lineRule="exact"/>
              <w:ind w:left="0" w:leftChars="0" w:right="0" w:rightChars="0" w:firstLine="0" w:firstLineChars="0"/>
              <w:jc w:val="center"/>
            </w:pPr>
            <w:r>
              <w:rPr>
                <w:rFonts w:ascii="Times New Roman" w:hAnsi="Times New Roman" w:eastAsia="宋体"/>
                <w:b w:val="0"/>
                <w:sz w:val="18"/>
              </w:rPr>
              <w:t>祥和变</w:t>
            </w:r>
          </w:p>
        </w:tc>
        <w:tc>
          <w:tcPr>
            <w:tcW w:w="1662" w:type="dxa"/>
            <w:tcMar>
              <w:left w:w="70" w:type="dxa"/>
              <w:right w:w="70" w:type="dxa"/>
            </w:tcMar>
            <w:vAlign w:val="center"/>
          </w:tcPr>
          <w:p w14:paraId="714F2DDF">
            <w:pPr>
              <w:keepNext w:val="0"/>
              <w:spacing w:before="20" w:after="20" w:line="260" w:lineRule="exact"/>
              <w:ind w:left="0" w:leftChars="0" w:right="0" w:rightChars="0" w:firstLine="0" w:firstLineChars="0"/>
              <w:jc w:val="center"/>
            </w:pPr>
            <w:r>
              <w:rPr>
                <w:rFonts w:ascii="Times New Roman" w:hAnsi="Times New Roman" w:eastAsia="宋体"/>
                <w:b w:val="0"/>
                <w:sz w:val="18"/>
              </w:rPr>
              <w:t>16.56</w:t>
            </w:r>
          </w:p>
        </w:tc>
        <w:tc>
          <w:tcPr>
            <w:tcW w:w="1662" w:type="dxa"/>
            <w:tcMar>
              <w:left w:w="70" w:type="dxa"/>
              <w:right w:w="70" w:type="dxa"/>
            </w:tcMar>
            <w:vAlign w:val="center"/>
          </w:tcPr>
          <w:p w14:paraId="09901C4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A17FD71">
            <w:pPr>
              <w:keepNext w:val="0"/>
              <w:spacing w:before="20" w:after="20" w:line="260" w:lineRule="exact"/>
              <w:ind w:left="0" w:leftChars="0" w:right="0" w:rightChars="0" w:firstLine="0" w:firstLineChars="0"/>
              <w:jc w:val="center"/>
            </w:pPr>
            <w:r>
              <w:rPr>
                <w:rFonts w:ascii="Times New Roman" w:hAnsi="Times New Roman" w:eastAsia="宋体"/>
                <w:b w:val="0"/>
                <w:sz w:val="18"/>
              </w:rPr>
              <w:t>16.56</w:t>
            </w:r>
          </w:p>
        </w:tc>
      </w:tr>
      <w:tr w14:paraId="45F7FD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E372CE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ECBCCFA">
            <w:pPr>
              <w:keepNext w:val="0"/>
              <w:spacing w:before="20" w:after="20" w:line="260" w:lineRule="exact"/>
              <w:ind w:left="0" w:leftChars="0" w:right="0" w:rightChars="0" w:firstLine="0" w:firstLineChars="0"/>
              <w:jc w:val="center"/>
            </w:pPr>
            <w:r>
              <w:rPr>
                <w:rFonts w:ascii="Times New Roman" w:hAnsi="Times New Roman" w:eastAsia="宋体"/>
                <w:b w:val="0"/>
                <w:sz w:val="18"/>
              </w:rPr>
              <w:t>西郊变</w:t>
            </w:r>
          </w:p>
        </w:tc>
        <w:tc>
          <w:tcPr>
            <w:tcW w:w="1662" w:type="dxa"/>
            <w:tcMar>
              <w:left w:w="70" w:type="dxa"/>
              <w:right w:w="70" w:type="dxa"/>
            </w:tcMar>
            <w:vAlign w:val="center"/>
          </w:tcPr>
          <w:p w14:paraId="76B6DAB1">
            <w:pPr>
              <w:keepNext w:val="0"/>
              <w:spacing w:before="20" w:after="20" w:line="260" w:lineRule="exact"/>
              <w:ind w:left="0" w:leftChars="0" w:right="0" w:rightChars="0" w:firstLine="0" w:firstLineChars="0"/>
              <w:jc w:val="center"/>
            </w:pPr>
            <w:r>
              <w:rPr>
                <w:rFonts w:ascii="Times New Roman" w:hAnsi="Times New Roman" w:eastAsia="宋体"/>
                <w:b w:val="0"/>
                <w:sz w:val="18"/>
              </w:rPr>
              <w:t>109.68</w:t>
            </w:r>
          </w:p>
        </w:tc>
        <w:tc>
          <w:tcPr>
            <w:tcW w:w="1662" w:type="dxa"/>
            <w:tcMar>
              <w:left w:w="70" w:type="dxa"/>
              <w:right w:w="70" w:type="dxa"/>
            </w:tcMar>
            <w:vAlign w:val="center"/>
          </w:tcPr>
          <w:p w14:paraId="64739D7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47EF847">
            <w:pPr>
              <w:keepNext w:val="0"/>
              <w:spacing w:before="20" w:after="20" w:line="260" w:lineRule="exact"/>
              <w:ind w:left="0" w:leftChars="0" w:right="0" w:rightChars="0" w:firstLine="0" w:firstLineChars="0"/>
              <w:jc w:val="center"/>
            </w:pPr>
            <w:r>
              <w:rPr>
                <w:rFonts w:ascii="Times New Roman" w:hAnsi="Times New Roman" w:eastAsia="宋体"/>
                <w:b w:val="0"/>
                <w:sz w:val="18"/>
              </w:rPr>
              <w:t>109.68</w:t>
            </w:r>
          </w:p>
        </w:tc>
      </w:tr>
      <w:tr w14:paraId="404FF1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5DA2E8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03B670E">
            <w:pPr>
              <w:keepNext w:val="0"/>
              <w:spacing w:before="20" w:after="20" w:line="260" w:lineRule="exact"/>
              <w:ind w:left="0" w:leftChars="0" w:right="0" w:rightChars="0" w:firstLine="0" w:firstLineChars="0"/>
              <w:jc w:val="center"/>
            </w:pPr>
            <w:r>
              <w:rPr>
                <w:rFonts w:ascii="Times New Roman" w:hAnsi="Times New Roman" w:eastAsia="宋体"/>
                <w:b w:val="0"/>
                <w:sz w:val="18"/>
              </w:rPr>
              <w:t>响山变</w:t>
            </w:r>
          </w:p>
        </w:tc>
        <w:tc>
          <w:tcPr>
            <w:tcW w:w="1662" w:type="dxa"/>
            <w:tcMar>
              <w:left w:w="70" w:type="dxa"/>
              <w:right w:w="70" w:type="dxa"/>
            </w:tcMar>
            <w:vAlign w:val="center"/>
          </w:tcPr>
          <w:p w14:paraId="0BBF0CAA">
            <w:pPr>
              <w:keepNext w:val="0"/>
              <w:spacing w:before="20" w:after="20" w:line="260" w:lineRule="exact"/>
              <w:ind w:left="0" w:leftChars="0" w:right="0" w:rightChars="0" w:firstLine="0" w:firstLineChars="0"/>
              <w:jc w:val="center"/>
            </w:pPr>
            <w:r>
              <w:rPr>
                <w:rFonts w:ascii="Times New Roman" w:hAnsi="Times New Roman" w:eastAsia="宋体"/>
                <w:b w:val="0"/>
                <w:sz w:val="18"/>
              </w:rPr>
              <w:t>45.42</w:t>
            </w:r>
          </w:p>
        </w:tc>
        <w:tc>
          <w:tcPr>
            <w:tcW w:w="1662" w:type="dxa"/>
            <w:tcMar>
              <w:left w:w="70" w:type="dxa"/>
              <w:right w:w="70" w:type="dxa"/>
            </w:tcMar>
            <w:vAlign w:val="center"/>
          </w:tcPr>
          <w:p w14:paraId="190B4D5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7C50A7D">
            <w:pPr>
              <w:keepNext w:val="0"/>
              <w:spacing w:before="20" w:after="20" w:line="260" w:lineRule="exact"/>
              <w:ind w:left="0" w:leftChars="0" w:right="0" w:rightChars="0" w:firstLine="0" w:firstLineChars="0"/>
              <w:jc w:val="center"/>
            </w:pPr>
            <w:r>
              <w:rPr>
                <w:rFonts w:ascii="Times New Roman" w:hAnsi="Times New Roman" w:eastAsia="宋体"/>
                <w:b w:val="0"/>
                <w:sz w:val="18"/>
              </w:rPr>
              <w:t>45.42</w:t>
            </w:r>
          </w:p>
        </w:tc>
      </w:tr>
      <w:tr w14:paraId="5C7516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61433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864B8A1">
            <w:pPr>
              <w:keepNext w:val="0"/>
              <w:spacing w:before="20" w:after="20" w:line="260" w:lineRule="exact"/>
              <w:ind w:left="0" w:leftChars="0" w:right="0" w:rightChars="0" w:firstLine="0" w:firstLineChars="0"/>
              <w:jc w:val="center"/>
            </w:pPr>
            <w:r>
              <w:rPr>
                <w:rFonts w:ascii="Times New Roman" w:hAnsi="Times New Roman" w:eastAsia="宋体"/>
                <w:b w:val="0"/>
                <w:sz w:val="18"/>
              </w:rPr>
              <w:t>玉潭变</w:t>
            </w:r>
          </w:p>
        </w:tc>
        <w:tc>
          <w:tcPr>
            <w:tcW w:w="1662" w:type="dxa"/>
            <w:tcMar>
              <w:left w:w="70" w:type="dxa"/>
              <w:right w:w="70" w:type="dxa"/>
            </w:tcMar>
            <w:vAlign w:val="center"/>
          </w:tcPr>
          <w:p w14:paraId="0931FA42">
            <w:pPr>
              <w:keepNext w:val="0"/>
              <w:spacing w:before="20" w:after="20" w:line="260" w:lineRule="exact"/>
              <w:ind w:left="0" w:leftChars="0" w:right="0" w:rightChars="0" w:firstLine="0" w:firstLineChars="0"/>
              <w:jc w:val="center"/>
            </w:pPr>
            <w:r>
              <w:rPr>
                <w:rFonts w:ascii="Times New Roman" w:hAnsi="Times New Roman" w:eastAsia="宋体"/>
                <w:b w:val="0"/>
                <w:sz w:val="18"/>
              </w:rPr>
              <w:t>38.50</w:t>
            </w:r>
          </w:p>
        </w:tc>
        <w:tc>
          <w:tcPr>
            <w:tcW w:w="1662" w:type="dxa"/>
            <w:tcMar>
              <w:left w:w="70" w:type="dxa"/>
              <w:right w:w="70" w:type="dxa"/>
            </w:tcMar>
            <w:vAlign w:val="center"/>
          </w:tcPr>
          <w:p w14:paraId="098D7F8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F56B0EB">
            <w:pPr>
              <w:keepNext w:val="0"/>
              <w:spacing w:before="20" w:after="20" w:line="260" w:lineRule="exact"/>
              <w:ind w:left="0" w:leftChars="0" w:right="0" w:rightChars="0" w:firstLine="0" w:firstLineChars="0"/>
              <w:jc w:val="center"/>
            </w:pPr>
            <w:r>
              <w:rPr>
                <w:rFonts w:ascii="Times New Roman" w:hAnsi="Times New Roman" w:eastAsia="宋体"/>
                <w:b w:val="0"/>
                <w:sz w:val="18"/>
              </w:rPr>
              <w:t>38.50</w:t>
            </w:r>
          </w:p>
        </w:tc>
      </w:tr>
      <w:tr w14:paraId="6725EC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8B9530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DC19D62">
            <w:pPr>
              <w:keepNext w:val="0"/>
              <w:spacing w:before="20" w:after="20" w:line="260" w:lineRule="exact"/>
              <w:ind w:left="0" w:leftChars="0" w:right="0" w:rightChars="0" w:firstLine="0" w:firstLineChars="0"/>
              <w:jc w:val="center"/>
            </w:pPr>
            <w:r>
              <w:rPr>
                <w:rFonts w:ascii="Times New Roman" w:hAnsi="Times New Roman" w:eastAsia="宋体"/>
                <w:b w:val="0"/>
                <w:sz w:val="18"/>
              </w:rPr>
              <w:t>翟山变</w:t>
            </w:r>
          </w:p>
        </w:tc>
        <w:tc>
          <w:tcPr>
            <w:tcW w:w="1662" w:type="dxa"/>
            <w:tcMar>
              <w:left w:w="70" w:type="dxa"/>
              <w:right w:w="70" w:type="dxa"/>
            </w:tcMar>
            <w:vAlign w:val="center"/>
          </w:tcPr>
          <w:p w14:paraId="71A5E2BD">
            <w:pPr>
              <w:keepNext w:val="0"/>
              <w:spacing w:before="20" w:after="20" w:line="260" w:lineRule="exact"/>
              <w:ind w:left="0" w:leftChars="0" w:right="0" w:rightChars="0" w:firstLine="0" w:firstLineChars="0"/>
              <w:jc w:val="center"/>
            </w:pPr>
            <w:r>
              <w:rPr>
                <w:rFonts w:ascii="Times New Roman" w:hAnsi="Times New Roman" w:eastAsia="宋体"/>
                <w:b w:val="0"/>
                <w:sz w:val="18"/>
              </w:rPr>
              <w:t>81.77</w:t>
            </w:r>
          </w:p>
        </w:tc>
        <w:tc>
          <w:tcPr>
            <w:tcW w:w="1662" w:type="dxa"/>
            <w:tcMar>
              <w:left w:w="70" w:type="dxa"/>
              <w:right w:w="70" w:type="dxa"/>
            </w:tcMar>
            <w:vAlign w:val="center"/>
          </w:tcPr>
          <w:p w14:paraId="17E6EA9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B77ADBD">
            <w:pPr>
              <w:keepNext w:val="0"/>
              <w:spacing w:before="20" w:after="20" w:line="260" w:lineRule="exact"/>
              <w:ind w:left="0" w:leftChars="0" w:right="0" w:rightChars="0" w:firstLine="0" w:firstLineChars="0"/>
              <w:jc w:val="center"/>
            </w:pPr>
            <w:r>
              <w:rPr>
                <w:rFonts w:ascii="Times New Roman" w:hAnsi="Times New Roman" w:eastAsia="宋体"/>
                <w:b w:val="0"/>
                <w:sz w:val="18"/>
              </w:rPr>
              <w:t>81.77</w:t>
            </w:r>
          </w:p>
        </w:tc>
      </w:tr>
      <w:tr w14:paraId="7AA39C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6B814B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436D9D6">
            <w:pPr>
              <w:keepNext w:val="0"/>
              <w:spacing w:before="20" w:after="20" w:line="260" w:lineRule="exact"/>
              <w:ind w:left="0" w:leftChars="0" w:right="0" w:rightChars="0" w:firstLine="0" w:firstLineChars="0"/>
              <w:jc w:val="center"/>
            </w:pPr>
            <w:r>
              <w:rPr>
                <w:rFonts w:ascii="Times New Roman" w:hAnsi="Times New Roman" w:eastAsia="宋体"/>
                <w:b w:val="0"/>
                <w:sz w:val="18"/>
              </w:rPr>
              <w:t>茱萸变</w:t>
            </w:r>
          </w:p>
        </w:tc>
        <w:tc>
          <w:tcPr>
            <w:tcW w:w="1662" w:type="dxa"/>
            <w:tcMar>
              <w:left w:w="70" w:type="dxa"/>
              <w:right w:w="70" w:type="dxa"/>
            </w:tcMar>
            <w:vAlign w:val="center"/>
          </w:tcPr>
          <w:p w14:paraId="527B0815">
            <w:pPr>
              <w:keepNext w:val="0"/>
              <w:spacing w:before="20" w:after="20" w:line="260" w:lineRule="exact"/>
              <w:ind w:left="0" w:leftChars="0" w:right="0" w:rightChars="0" w:firstLine="0" w:firstLineChars="0"/>
              <w:jc w:val="center"/>
            </w:pPr>
            <w:r>
              <w:rPr>
                <w:rFonts w:ascii="Times New Roman" w:hAnsi="Times New Roman" w:eastAsia="宋体"/>
                <w:b w:val="0"/>
                <w:sz w:val="18"/>
              </w:rPr>
              <w:t>14.08</w:t>
            </w:r>
          </w:p>
        </w:tc>
        <w:tc>
          <w:tcPr>
            <w:tcW w:w="1662" w:type="dxa"/>
            <w:tcMar>
              <w:left w:w="70" w:type="dxa"/>
              <w:right w:w="70" w:type="dxa"/>
            </w:tcMar>
            <w:vAlign w:val="center"/>
          </w:tcPr>
          <w:p w14:paraId="2BECE9D4">
            <w:pPr>
              <w:keepNext w:val="0"/>
              <w:spacing w:before="20" w:after="20" w:line="260" w:lineRule="exact"/>
              <w:ind w:left="0" w:leftChars="0" w:right="0" w:rightChars="0" w:firstLine="0" w:firstLineChars="0"/>
              <w:jc w:val="center"/>
            </w:pPr>
            <w:r>
              <w:rPr>
                <w:rFonts w:ascii="Times New Roman" w:hAnsi="Times New Roman" w:eastAsia="宋体"/>
                <w:b w:val="0"/>
                <w:sz w:val="18"/>
              </w:rPr>
              <w:t>4.80</w:t>
            </w:r>
          </w:p>
        </w:tc>
        <w:tc>
          <w:tcPr>
            <w:tcW w:w="1662" w:type="dxa"/>
            <w:tcMar>
              <w:left w:w="70" w:type="dxa"/>
              <w:right w:w="70" w:type="dxa"/>
            </w:tcMar>
            <w:vAlign w:val="center"/>
          </w:tcPr>
          <w:p w14:paraId="325457F6">
            <w:pPr>
              <w:keepNext w:val="0"/>
              <w:spacing w:before="20" w:after="20" w:line="260" w:lineRule="exact"/>
              <w:ind w:left="0" w:leftChars="0" w:right="0" w:rightChars="0" w:firstLine="0" w:firstLineChars="0"/>
              <w:jc w:val="center"/>
            </w:pPr>
            <w:r>
              <w:rPr>
                <w:rFonts w:ascii="Times New Roman" w:hAnsi="Times New Roman" w:eastAsia="宋体"/>
                <w:b w:val="0"/>
                <w:sz w:val="18"/>
              </w:rPr>
              <w:t>14.08</w:t>
            </w:r>
          </w:p>
        </w:tc>
      </w:tr>
    </w:tbl>
    <w:p w14:paraId="00674831">
      <w:pPr>
        <w:pStyle w:val="2"/>
        <w:widowControl/>
        <w:spacing w:before="0" w:after="0" w:line="348" w:lineRule="exact"/>
        <w:ind w:firstLine="480"/>
        <w:jc w:val="both"/>
      </w:pPr>
      <w:r>
        <w:rPr>
          <w:rFonts w:ascii="Times New Roman" w:hAnsi="Times New Roman" w:eastAsia="方正仿宋_GBK"/>
          <w:b w:val="0"/>
          <w:sz w:val="24"/>
        </w:rPr>
        <w:t>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14:paraId="09366722">
      <w:pPr>
        <w:pStyle w:val="2"/>
        <w:keepNext/>
        <w:spacing w:before="120" w:after="0" w:line="240" w:lineRule="auto"/>
        <w:ind w:left="0" w:leftChars="0" w:right="0" w:rightChars="0" w:firstLine="0" w:firstLineChars="0"/>
        <w:jc w:val="center"/>
      </w:pPr>
      <w:r>
        <w:drawing>
          <wp:inline distT="0" distB="0" distL="114300" distR="114300">
            <wp:extent cx="5120640" cy="4518025"/>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18"/>
                    <a:stretch>
                      <a:fillRect/>
                    </a:stretch>
                  </pic:blipFill>
                  <pic:spPr>
                    <a:xfrm>
                      <a:off x="0" y="0"/>
                      <a:ext cx="5120640" cy="4518211"/>
                    </a:xfrm>
                    <a:prstGeom prst="rect">
                      <a:avLst/>
                    </a:prstGeom>
                    <a:noFill/>
                    <a:ln w="9525">
                      <a:noFill/>
                    </a:ln>
                  </pic:spPr>
                </pic:pic>
              </a:graphicData>
            </a:graphic>
          </wp:inline>
        </w:drawing>
      </w:r>
    </w:p>
    <w:p w14:paraId="46A8E4EB">
      <w:pPr>
        <w:pStyle w:val="2"/>
        <w:spacing w:before="60" w:after="120" w:line="280" w:lineRule="exact"/>
        <w:ind w:left="0" w:leftChars="0" w:right="0" w:rightChars="0" w:firstLine="0" w:firstLineChars="0"/>
        <w:jc w:val="center"/>
      </w:pPr>
      <w:r>
        <w:rPr>
          <w:rFonts w:ascii="Times New Roman" w:hAnsi="Times New Roman" w:eastAsia="宋体"/>
          <w:b w:val="0"/>
          <w:sz w:val="21"/>
        </w:rPr>
        <w:t>图3-5 邳州2025年逐站正反向净负荷极值</w:t>
      </w:r>
    </w:p>
    <w:p w14:paraId="1040BE5A">
      <w:pPr>
        <w:pStyle w:val="2"/>
        <w:keepNext/>
        <w:spacing w:before="120" w:after="0" w:line="240" w:lineRule="auto"/>
        <w:ind w:left="0" w:leftChars="0" w:right="0" w:rightChars="0" w:firstLine="0" w:firstLineChars="0"/>
        <w:jc w:val="center"/>
      </w:pPr>
      <w:r>
        <w:drawing>
          <wp:inline distT="0" distB="0" distL="114300" distR="114300">
            <wp:extent cx="5120640" cy="479615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19"/>
                    <a:stretch>
                      <a:fillRect/>
                    </a:stretch>
                  </pic:blipFill>
                  <pic:spPr>
                    <a:xfrm>
                      <a:off x="0" y="0"/>
                      <a:ext cx="5120640" cy="4796416"/>
                    </a:xfrm>
                    <a:prstGeom prst="rect">
                      <a:avLst/>
                    </a:prstGeom>
                    <a:noFill/>
                    <a:ln w="9525">
                      <a:noFill/>
                    </a:ln>
                  </pic:spPr>
                </pic:pic>
              </a:graphicData>
            </a:graphic>
          </wp:inline>
        </w:drawing>
      </w:r>
    </w:p>
    <w:p w14:paraId="59953002">
      <w:pPr>
        <w:pStyle w:val="2"/>
        <w:spacing w:before="60" w:after="120" w:line="280" w:lineRule="exact"/>
        <w:ind w:left="0" w:leftChars="0" w:right="0" w:rightChars="0" w:firstLine="0" w:firstLineChars="0"/>
        <w:jc w:val="center"/>
      </w:pPr>
      <w:r>
        <w:rPr>
          <w:rFonts w:ascii="Times New Roman" w:hAnsi="Times New Roman" w:eastAsia="宋体"/>
          <w:b w:val="0"/>
          <w:sz w:val="21"/>
        </w:rPr>
        <w:t>图3-6 市区2025年逐站正反向净负荷极值</w:t>
      </w:r>
    </w:p>
    <w:p w14:paraId="26289010">
      <w:pPr>
        <w:pStyle w:val="2"/>
        <w:keepNext/>
        <w:spacing w:before="120" w:after="80" w:line="280" w:lineRule="exact"/>
        <w:ind w:firstLine="0"/>
        <w:jc w:val="center"/>
      </w:pPr>
      <w:r>
        <w:rPr>
          <w:rFonts w:ascii="Times New Roman" w:hAnsi="Times New Roman" w:eastAsia="宋体"/>
          <w:b w:val="0"/>
          <w:sz w:val="21"/>
        </w:rPr>
        <w:t>表3-6 两地区站级负载率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798347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6FD65B34">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0BD63B4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2078" w:type="dxa"/>
            <w:tcMar>
              <w:left w:w="70" w:type="dxa"/>
              <w:right w:w="70" w:type="dxa"/>
            </w:tcMar>
            <w:vAlign w:val="center"/>
          </w:tcPr>
          <w:p w14:paraId="492B4415">
            <w:pPr>
              <w:keepNext/>
              <w:spacing w:before="20" w:after="20" w:line="260" w:lineRule="exact"/>
              <w:ind w:left="0" w:leftChars="0" w:right="0" w:rightChars="0" w:firstLine="0" w:firstLineChars="0"/>
              <w:jc w:val="center"/>
            </w:pPr>
            <w:r>
              <w:rPr>
                <w:rFonts w:ascii="Times New Roman" w:hAnsi="Times New Roman" w:eastAsia="宋体"/>
                <w:b/>
                <w:sz w:val="18"/>
              </w:rPr>
              <w:t>中位数/%</w:t>
            </w:r>
          </w:p>
        </w:tc>
        <w:tc>
          <w:tcPr>
            <w:tcW w:w="2078" w:type="dxa"/>
            <w:tcMar>
              <w:left w:w="70" w:type="dxa"/>
              <w:right w:w="70" w:type="dxa"/>
            </w:tcMar>
            <w:vAlign w:val="center"/>
          </w:tcPr>
          <w:p w14:paraId="06F2450A">
            <w:pPr>
              <w:keepNext/>
              <w:spacing w:before="20" w:after="20" w:line="260" w:lineRule="exact"/>
              <w:ind w:left="0" w:leftChars="0" w:right="0" w:rightChars="0" w:firstLine="0" w:firstLineChars="0"/>
              <w:jc w:val="center"/>
            </w:pPr>
            <w:r>
              <w:rPr>
                <w:rFonts w:ascii="Times New Roman" w:hAnsi="Times New Roman" w:eastAsia="宋体"/>
                <w:b/>
                <w:sz w:val="18"/>
              </w:rPr>
              <w:t>最大值/%</w:t>
            </w:r>
          </w:p>
        </w:tc>
      </w:tr>
      <w:tr w14:paraId="450C3E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E1B39D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7EE68B9B">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53439472">
            <w:pPr>
              <w:keepNext/>
              <w:spacing w:before="20" w:after="20" w:line="260" w:lineRule="exact"/>
              <w:ind w:left="0" w:leftChars="0" w:right="0" w:rightChars="0" w:firstLine="0" w:firstLineChars="0"/>
              <w:jc w:val="center"/>
            </w:pPr>
            <w:r>
              <w:rPr>
                <w:rFonts w:ascii="Times New Roman" w:hAnsi="Times New Roman" w:eastAsia="宋体"/>
                <w:b w:val="0"/>
                <w:sz w:val="18"/>
              </w:rPr>
              <w:t>63</w:t>
            </w:r>
          </w:p>
        </w:tc>
        <w:tc>
          <w:tcPr>
            <w:tcW w:w="2078" w:type="dxa"/>
            <w:tcMar>
              <w:left w:w="70" w:type="dxa"/>
              <w:right w:w="70" w:type="dxa"/>
            </w:tcMar>
            <w:vAlign w:val="center"/>
          </w:tcPr>
          <w:p w14:paraId="4090968A">
            <w:pPr>
              <w:keepNext/>
              <w:spacing w:before="20" w:after="20" w:line="260" w:lineRule="exact"/>
              <w:ind w:left="0" w:leftChars="0" w:right="0" w:rightChars="0" w:firstLine="0" w:firstLineChars="0"/>
              <w:jc w:val="center"/>
            </w:pPr>
            <w:r>
              <w:rPr>
                <w:rFonts w:ascii="Times New Roman" w:hAnsi="Times New Roman" w:eastAsia="宋体"/>
                <w:b w:val="0"/>
                <w:sz w:val="18"/>
              </w:rPr>
              <w:t>108</w:t>
            </w:r>
          </w:p>
        </w:tc>
      </w:tr>
      <w:tr w14:paraId="27BBEF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53F087B">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051D0AA6">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74DBE10D">
            <w:pPr>
              <w:keepNext/>
              <w:spacing w:before="20" w:after="20" w:line="260" w:lineRule="exact"/>
              <w:ind w:left="0" w:leftChars="0" w:right="0" w:rightChars="0" w:firstLine="0" w:firstLineChars="0"/>
              <w:jc w:val="center"/>
            </w:pPr>
            <w:r>
              <w:rPr>
                <w:rFonts w:ascii="Times New Roman" w:hAnsi="Times New Roman" w:eastAsia="宋体"/>
                <w:b w:val="0"/>
                <w:sz w:val="18"/>
              </w:rPr>
              <w:t>58</w:t>
            </w:r>
          </w:p>
        </w:tc>
        <w:tc>
          <w:tcPr>
            <w:tcW w:w="2078" w:type="dxa"/>
            <w:tcMar>
              <w:left w:w="70" w:type="dxa"/>
              <w:right w:w="70" w:type="dxa"/>
            </w:tcMar>
            <w:vAlign w:val="center"/>
          </w:tcPr>
          <w:p w14:paraId="77804E43">
            <w:pPr>
              <w:keepNext/>
              <w:spacing w:before="20" w:after="20" w:line="260" w:lineRule="exact"/>
              <w:ind w:left="0" w:leftChars="0" w:right="0" w:rightChars="0" w:firstLine="0" w:firstLineChars="0"/>
              <w:jc w:val="center"/>
            </w:pPr>
            <w:r>
              <w:rPr>
                <w:rFonts w:ascii="Times New Roman" w:hAnsi="Times New Roman" w:eastAsia="宋体"/>
                <w:b w:val="0"/>
                <w:sz w:val="18"/>
              </w:rPr>
              <w:t>99</w:t>
            </w:r>
          </w:p>
        </w:tc>
      </w:tr>
      <w:tr w14:paraId="7C5513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10558158">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658406B5">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22B9C2FD">
            <w:pPr>
              <w:keepNext/>
              <w:spacing w:before="20" w:after="20" w:line="260" w:lineRule="exact"/>
              <w:ind w:left="0" w:leftChars="0" w:right="0" w:rightChars="0" w:firstLine="0" w:firstLineChars="0"/>
              <w:jc w:val="center"/>
            </w:pPr>
            <w:r>
              <w:rPr>
                <w:rFonts w:ascii="Times New Roman" w:hAnsi="Times New Roman" w:eastAsia="宋体"/>
                <w:b w:val="0"/>
                <w:sz w:val="18"/>
              </w:rPr>
              <w:t>66</w:t>
            </w:r>
          </w:p>
        </w:tc>
        <w:tc>
          <w:tcPr>
            <w:tcW w:w="2078" w:type="dxa"/>
            <w:tcMar>
              <w:left w:w="70" w:type="dxa"/>
              <w:right w:w="70" w:type="dxa"/>
            </w:tcMar>
            <w:vAlign w:val="center"/>
          </w:tcPr>
          <w:p w14:paraId="07EFE2C3">
            <w:pPr>
              <w:keepNext/>
              <w:spacing w:before="20" w:after="20" w:line="260" w:lineRule="exact"/>
              <w:ind w:left="0" w:leftChars="0" w:right="0" w:rightChars="0" w:firstLine="0" w:firstLineChars="0"/>
              <w:jc w:val="center"/>
            </w:pPr>
            <w:r>
              <w:rPr>
                <w:rFonts w:ascii="Times New Roman" w:hAnsi="Times New Roman" w:eastAsia="宋体"/>
                <w:b w:val="0"/>
                <w:sz w:val="18"/>
              </w:rPr>
              <w:t>113</w:t>
            </w:r>
          </w:p>
        </w:tc>
      </w:tr>
      <w:tr w14:paraId="7CD998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D8DF83A">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464FCA1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368ADAA9">
            <w:pPr>
              <w:keepNext/>
              <w:spacing w:before="20" w:after="20" w:line="260" w:lineRule="exact"/>
              <w:ind w:left="0" w:leftChars="0" w:right="0" w:rightChars="0" w:firstLine="0" w:firstLineChars="0"/>
              <w:jc w:val="center"/>
            </w:pPr>
            <w:r>
              <w:rPr>
                <w:rFonts w:ascii="Times New Roman" w:hAnsi="Times New Roman" w:eastAsia="宋体"/>
                <w:b w:val="0"/>
                <w:sz w:val="18"/>
              </w:rPr>
              <w:t>73</w:t>
            </w:r>
          </w:p>
        </w:tc>
        <w:tc>
          <w:tcPr>
            <w:tcW w:w="2078" w:type="dxa"/>
            <w:tcMar>
              <w:left w:w="70" w:type="dxa"/>
              <w:right w:w="70" w:type="dxa"/>
            </w:tcMar>
            <w:vAlign w:val="center"/>
          </w:tcPr>
          <w:p w14:paraId="1412CA05">
            <w:pPr>
              <w:keepNext/>
              <w:spacing w:before="20" w:after="20" w:line="260" w:lineRule="exact"/>
              <w:ind w:left="0" w:leftChars="0" w:right="0" w:rightChars="0" w:firstLine="0" w:firstLineChars="0"/>
              <w:jc w:val="center"/>
            </w:pPr>
            <w:r>
              <w:rPr>
                <w:rFonts w:ascii="Times New Roman" w:hAnsi="Times New Roman" w:eastAsia="宋体"/>
                <w:b w:val="0"/>
                <w:sz w:val="18"/>
              </w:rPr>
              <w:t>125</w:t>
            </w:r>
          </w:p>
        </w:tc>
      </w:tr>
      <w:tr w14:paraId="5A7876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2A8274E">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6F63E6C8">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4C1E1116">
            <w:pPr>
              <w:keepNext/>
              <w:spacing w:before="20" w:after="20" w:line="260" w:lineRule="exact"/>
              <w:ind w:left="0" w:leftChars="0" w:right="0" w:rightChars="0" w:firstLine="0" w:firstLineChars="0"/>
              <w:jc w:val="center"/>
            </w:pPr>
            <w:r>
              <w:rPr>
                <w:rFonts w:ascii="Times New Roman" w:hAnsi="Times New Roman" w:eastAsia="宋体"/>
                <w:b w:val="0"/>
                <w:sz w:val="18"/>
              </w:rPr>
              <w:t>68</w:t>
            </w:r>
          </w:p>
        </w:tc>
        <w:tc>
          <w:tcPr>
            <w:tcW w:w="2078" w:type="dxa"/>
            <w:tcMar>
              <w:left w:w="70" w:type="dxa"/>
              <w:right w:w="70" w:type="dxa"/>
            </w:tcMar>
            <w:vAlign w:val="center"/>
          </w:tcPr>
          <w:p w14:paraId="7747B806">
            <w:pPr>
              <w:keepNext/>
              <w:spacing w:before="20" w:after="20" w:line="260" w:lineRule="exact"/>
              <w:ind w:left="0" w:leftChars="0" w:right="0" w:rightChars="0" w:firstLine="0" w:firstLineChars="0"/>
              <w:jc w:val="center"/>
            </w:pPr>
            <w:r>
              <w:rPr>
                <w:rFonts w:ascii="Times New Roman" w:hAnsi="Times New Roman" w:eastAsia="宋体"/>
                <w:b w:val="0"/>
                <w:sz w:val="18"/>
              </w:rPr>
              <w:t>115</w:t>
            </w:r>
          </w:p>
        </w:tc>
      </w:tr>
      <w:tr w14:paraId="7EAB0E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A7F72CB">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184B7CF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47CDCF51">
            <w:pPr>
              <w:keepNext/>
              <w:spacing w:before="20" w:after="20" w:line="260" w:lineRule="exact"/>
              <w:ind w:left="0" w:leftChars="0" w:right="0" w:rightChars="0" w:firstLine="0" w:firstLineChars="0"/>
              <w:jc w:val="center"/>
            </w:pPr>
            <w:r>
              <w:rPr>
                <w:rFonts w:ascii="Times New Roman" w:hAnsi="Times New Roman" w:eastAsia="宋体"/>
                <w:b w:val="0"/>
                <w:sz w:val="18"/>
              </w:rPr>
              <w:t>74</w:t>
            </w:r>
          </w:p>
        </w:tc>
        <w:tc>
          <w:tcPr>
            <w:tcW w:w="2078" w:type="dxa"/>
            <w:tcMar>
              <w:left w:w="70" w:type="dxa"/>
              <w:right w:w="70" w:type="dxa"/>
            </w:tcMar>
            <w:vAlign w:val="center"/>
          </w:tcPr>
          <w:p w14:paraId="6DEF7DEE">
            <w:pPr>
              <w:keepNext/>
              <w:spacing w:before="20" w:after="20" w:line="260" w:lineRule="exact"/>
              <w:ind w:left="0" w:leftChars="0" w:right="0" w:rightChars="0" w:firstLine="0" w:firstLineChars="0"/>
              <w:jc w:val="center"/>
            </w:pPr>
            <w:r>
              <w:rPr>
                <w:rFonts w:ascii="Times New Roman" w:hAnsi="Times New Roman" w:eastAsia="宋体"/>
                <w:b w:val="0"/>
                <w:sz w:val="18"/>
              </w:rPr>
              <w:t>123</w:t>
            </w:r>
          </w:p>
        </w:tc>
      </w:tr>
      <w:tr w14:paraId="1C877B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17B8294">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2BE2F04F">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2D6E90F5">
            <w:pPr>
              <w:keepNext/>
              <w:spacing w:before="20" w:after="20" w:line="260" w:lineRule="exact"/>
              <w:ind w:left="0" w:leftChars="0" w:right="0" w:rightChars="0" w:firstLine="0" w:firstLineChars="0"/>
              <w:jc w:val="center"/>
            </w:pPr>
            <w:r>
              <w:rPr>
                <w:rFonts w:ascii="Times New Roman" w:hAnsi="Times New Roman" w:eastAsia="宋体"/>
                <w:b w:val="0"/>
                <w:sz w:val="18"/>
              </w:rPr>
              <w:t>69</w:t>
            </w:r>
          </w:p>
        </w:tc>
        <w:tc>
          <w:tcPr>
            <w:tcW w:w="2078" w:type="dxa"/>
            <w:tcMar>
              <w:left w:w="70" w:type="dxa"/>
              <w:right w:w="70" w:type="dxa"/>
            </w:tcMar>
            <w:vAlign w:val="center"/>
          </w:tcPr>
          <w:p w14:paraId="0BFC3E4C">
            <w:pPr>
              <w:keepNext/>
              <w:spacing w:before="20" w:after="20" w:line="260" w:lineRule="exact"/>
              <w:ind w:left="0" w:leftChars="0" w:right="0" w:rightChars="0" w:firstLine="0" w:firstLineChars="0"/>
              <w:jc w:val="center"/>
            </w:pPr>
            <w:r>
              <w:rPr>
                <w:rFonts w:ascii="Times New Roman" w:hAnsi="Times New Roman" w:eastAsia="宋体"/>
                <w:b w:val="0"/>
                <w:sz w:val="18"/>
              </w:rPr>
              <w:t>116</w:t>
            </w:r>
          </w:p>
        </w:tc>
      </w:tr>
      <w:tr w14:paraId="756AD0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2A7EFF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2E0DD8A2">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09E129F0">
            <w:pPr>
              <w:keepNext w:val="0"/>
              <w:spacing w:before="20" w:after="20" w:line="260" w:lineRule="exact"/>
              <w:ind w:left="0" w:leftChars="0" w:right="0" w:rightChars="0" w:firstLine="0" w:firstLineChars="0"/>
              <w:jc w:val="center"/>
            </w:pPr>
            <w:r>
              <w:rPr>
                <w:rFonts w:ascii="Times New Roman" w:hAnsi="Times New Roman" w:eastAsia="宋体"/>
                <w:b w:val="0"/>
                <w:sz w:val="18"/>
              </w:rPr>
              <w:t>73</w:t>
            </w:r>
          </w:p>
        </w:tc>
        <w:tc>
          <w:tcPr>
            <w:tcW w:w="2078" w:type="dxa"/>
            <w:tcMar>
              <w:left w:w="70" w:type="dxa"/>
              <w:right w:w="70" w:type="dxa"/>
            </w:tcMar>
            <w:vAlign w:val="center"/>
          </w:tcPr>
          <w:p w14:paraId="6577354F">
            <w:pPr>
              <w:keepNext w:val="0"/>
              <w:spacing w:before="20" w:after="20" w:line="260" w:lineRule="exact"/>
              <w:ind w:left="0" w:leftChars="0" w:right="0" w:rightChars="0" w:firstLine="0" w:firstLineChars="0"/>
              <w:jc w:val="center"/>
            </w:pPr>
            <w:r>
              <w:rPr>
                <w:rFonts w:ascii="Times New Roman" w:hAnsi="Times New Roman" w:eastAsia="宋体"/>
                <w:b w:val="0"/>
                <w:sz w:val="18"/>
              </w:rPr>
              <w:t>122</w:t>
            </w:r>
          </w:p>
        </w:tc>
      </w:tr>
    </w:tbl>
    <w:p w14:paraId="4E2CF242">
      <w:pPr>
        <w:pStyle w:val="2"/>
        <w:keepNext/>
        <w:spacing w:before="120" w:after="0" w:line="240" w:lineRule="auto"/>
        <w:ind w:left="0" w:leftChars="0" w:right="0" w:rightChars="0" w:firstLine="0" w:firstLineChars="0"/>
        <w:jc w:val="center"/>
      </w:pPr>
      <w:r>
        <w:drawing>
          <wp:inline distT="0" distB="0" distL="114300" distR="114300">
            <wp:extent cx="5120640" cy="2519045"/>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0"/>
                    <a:stretch>
                      <a:fillRect/>
                    </a:stretch>
                  </pic:blipFill>
                  <pic:spPr>
                    <a:xfrm>
                      <a:off x="0" y="0"/>
                      <a:ext cx="5120640" cy="2519636"/>
                    </a:xfrm>
                    <a:prstGeom prst="rect">
                      <a:avLst/>
                    </a:prstGeom>
                    <a:noFill/>
                    <a:ln w="9525">
                      <a:noFill/>
                    </a:ln>
                  </pic:spPr>
                </pic:pic>
              </a:graphicData>
            </a:graphic>
          </wp:inline>
        </w:drawing>
      </w:r>
    </w:p>
    <w:p w14:paraId="568CF0FE">
      <w:pPr>
        <w:pStyle w:val="2"/>
        <w:spacing w:before="60" w:after="120" w:line="280" w:lineRule="exact"/>
        <w:ind w:left="0" w:leftChars="0" w:right="0" w:rightChars="0" w:firstLine="0" w:firstLineChars="0"/>
        <w:jc w:val="center"/>
      </w:pPr>
      <w:r>
        <w:rPr>
          <w:rFonts w:ascii="Times New Roman" w:hAnsi="Times New Roman" w:eastAsia="宋体"/>
          <w:b w:val="0"/>
          <w:sz w:val="21"/>
        </w:rPr>
        <w:t>图3-7 两地区静态工况下的站级负载率</w:t>
      </w:r>
    </w:p>
    <w:p w14:paraId="567E8E53">
      <w:pPr>
        <w:pStyle w:val="5"/>
        <w:keepNext/>
        <w:numPr>
          <w:ilvl w:val="0"/>
          <w:numId w:val="0"/>
        </w:numPr>
        <w:spacing w:before="160" w:after="120" w:line="390" w:lineRule="exact"/>
        <w:ind w:firstLine="0"/>
      </w:pPr>
      <w:bookmarkStart w:id="109" w:name="区域同步净负荷曲线"/>
      <w:r>
        <w:rPr>
          <w:rFonts w:ascii="Times New Roman" w:hAnsi="Times New Roman" w:eastAsia="方正仿宋_GBK"/>
          <w:b/>
          <w:sz w:val="26"/>
        </w:rPr>
        <w:t>3.4.3 区域同步净负荷曲线</w:t>
      </w:r>
      <w:bookmarkEnd w:id="109"/>
    </w:p>
    <w:p w14:paraId="0BFD3725">
      <w:pPr>
        <w:pStyle w:val="115"/>
        <w:widowControl/>
        <w:spacing w:before="0" w:after="0" w:line="348" w:lineRule="exact"/>
        <w:ind w:firstLine="480"/>
        <w:jc w:val="both"/>
      </w:pPr>
      <w:r>
        <w:rPr>
          <w:rFonts w:ascii="Times New Roman" w:hAnsi="Times New Roman" w:eastAsia="方正仿宋_GBK"/>
          <w:b w:val="0"/>
          <w:sz w:val="24"/>
        </w:rPr>
        <w:t>在统一小时轴上汇总区域内各站净负荷，得到区域同步净负荷曲线。图中按净负荷绝对值绘制全年过程，并放大最长近峰时段。邳州和市区的绝对值峰值均出现在正向受电时段。</w:t>
      </w:r>
    </w:p>
    <w:p w14:paraId="62672E1D">
      <w:pPr>
        <w:pStyle w:val="2"/>
        <w:keepNext/>
        <w:spacing w:before="120" w:after="0" w:line="240" w:lineRule="auto"/>
        <w:ind w:left="0" w:leftChars="0" w:right="0" w:rightChars="0" w:firstLine="0" w:firstLineChars="0"/>
        <w:jc w:val="center"/>
      </w:pPr>
      <w:r>
        <w:drawing>
          <wp:inline distT="0" distB="0" distL="114300" distR="114300">
            <wp:extent cx="5120640" cy="351091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1"/>
                    <a:stretch>
                      <a:fillRect/>
                    </a:stretch>
                  </pic:blipFill>
                  <pic:spPr>
                    <a:xfrm>
                      <a:off x="0" y="0"/>
                      <a:ext cx="5120640" cy="3510927"/>
                    </a:xfrm>
                    <a:prstGeom prst="rect">
                      <a:avLst/>
                    </a:prstGeom>
                    <a:noFill/>
                    <a:ln w="9525">
                      <a:noFill/>
                    </a:ln>
                  </pic:spPr>
                </pic:pic>
              </a:graphicData>
            </a:graphic>
          </wp:inline>
        </w:drawing>
      </w:r>
    </w:p>
    <w:p w14:paraId="37556EAC">
      <w:pPr>
        <w:pStyle w:val="2"/>
        <w:spacing w:before="60" w:after="120" w:line="280" w:lineRule="exact"/>
        <w:ind w:left="0" w:leftChars="0" w:right="0" w:rightChars="0" w:firstLine="0" w:firstLineChars="0"/>
        <w:jc w:val="center"/>
      </w:pPr>
      <w:r>
        <w:rPr>
          <w:rFonts w:ascii="Times New Roman" w:hAnsi="Times New Roman" w:eastAsia="宋体"/>
          <w:b w:val="0"/>
          <w:sz w:val="21"/>
        </w:rPr>
        <w:t>图3-8 邳州区域净负荷曲线及95%近峰时段</w:t>
      </w:r>
    </w:p>
    <w:p w14:paraId="5550D725">
      <w:pPr>
        <w:pStyle w:val="2"/>
        <w:keepNext/>
        <w:spacing w:before="120" w:after="0" w:line="240" w:lineRule="auto"/>
        <w:ind w:left="0" w:leftChars="0" w:right="0" w:rightChars="0" w:firstLine="0" w:firstLineChars="0"/>
        <w:jc w:val="center"/>
      </w:pPr>
      <w:r>
        <w:drawing>
          <wp:inline distT="0" distB="0" distL="114300" distR="114300">
            <wp:extent cx="5120640" cy="3510915"/>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22"/>
                    <a:stretch>
                      <a:fillRect/>
                    </a:stretch>
                  </pic:blipFill>
                  <pic:spPr>
                    <a:xfrm>
                      <a:off x="0" y="0"/>
                      <a:ext cx="5120640" cy="3510927"/>
                    </a:xfrm>
                    <a:prstGeom prst="rect">
                      <a:avLst/>
                    </a:prstGeom>
                    <a:noFill/>
                    <a:ln w="9525">
                      <a:noFill/>
                    </a:ln>
                  </pic:spPr>
                </pic:pic>
              </a:graphicData>
            </a:graphic>
          </wp:inline>
        </w:drawing>
      </w:r>
    </w:p>
    <w:p w14:paraId="673D4C34">
      <w:pPr>
        <w:pStyle w:val="2"/>
        <w:spacing w:before="60" w:after="120" w:line="280" w:lineRule="exact"/>
        <w:ind w:left="0" w:leftChars="0" w:right="0" w:rightChars="0" w:firstLine="0" w:firstLineChars="0"/>
        <w:jc w:val="center"/>
      </w:pPr>
      <w:r>
        <w:rPr>
          <w:rFonts w:ascii="Times New Roman" w:hAnsi="Times New Roman" w:eastAsia="宋体"/>
          <w:b w:val="0"/>
          <w:sz w:val="21"/>
        </w:rPr>
        <w:t>图3-9 市区区域净负荷曲线及95%近峰时段</w:t>
      </w:r>
    </w:p>
    <w:p w14:paraId="69D5FD2C">
      <w:pPr>
        <w:pStyle w:val="5"/>
        <w:keepNext/>
        <w:numPr>
          <w:ilvl w:val="0"/>
          <w:numId w:val="0"/>
        </w:numPr>
        <w:spacing w:before="160" w:after="120" w:line="390" w:lineRule="exact"/>
        <w:ind w:firstLine="0"/>
      </w:pPr>
      <w:bookmarkStart w:id="110" w:name="峰值持续时间"/>
      <w:r>
        <w:rPr>
          <w:rFonts w:ascii="Times New Roman" w:hAnsi="Times New Roman" w:eastAsia="方正仿宋_GBK"/>
          <w:b/>
          <w:sz w:val="26"/>
        </w:rPr>
        <w:t>3.4.4 95%峰值持续时间</w:t>
      </w:r>
      <w:bookmarkEnd w:id="110"/>
    </w:p>
    <w:p w14:paraId="3E3D5D15">
      <w:pPr>
        <w:pStyle w:val="115"/>
        <w:widowControl/>
        <w:spacing w:before="0" w:after="0" w:line="348" w:lineRule="exact"/>
        <w:ind w:firstLine="480"/>
        <w:jc w:val="both"/>
      </w:pPr>
      <w:r>
        <w:rPr>
          <w:rFonts w:ascii="Times New Roman" w:hAnsi="Times New Roman" w:eastAsia="方正仿宋_GBK"/>
          <w:b w:val="0"/>
          <w:sz w:val="24"/>
        </w:rPr>
        <w:t>以区域净负荷最大绝对值的95%为阈值，统计达到阈值的最长连续时长和全年累计时数。</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68DC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64C986E6">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43292099">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H</m:t>
                    </m:r>
                  </m:e>
                  <m:sub>
                    <m:r>
                      <m:rPr>
                        <m:nor/>
                        <m:sty m:val="p"/>
                      </m:rPr>
                      <w:rPr>
                        <w:rFonts w:ascii="Times New Roman" w:hAnsi="Times New Roman" w:eastAsia="方正仿宋_GBK" w:cs="Times New Roman"/>
                        <w:b w:val="0"/>
                        <w:i w:val="0"/>
                        <w:iCs w:val="0"/>
                      </w:rPr>
                      <m:t>95</m:t>
                    </m:r>
                  </m:sub>
                </m:sSub>
                <m:r>
                  <m:rPr>
                    <m:nor/>
                    <m:sty m:val="p"/>
                  </m:rPr>
                  <w:rPr>
                    <w:rFonts w:ascii="Times New Roman" w:hAnsi="Times New Roman" w:eastAsia="方正仿宋_GBK" w:cs="Times New Roman"/>
                    <w:b w:val="0"/>
                    <w:i w:val="0"/>
                    <w:iCs w:val="0"/>
                  </w:rPr>
                  <m:t>=max{连续时段长度:|</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|≥0.95</m:t>
                </m:r>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sub>
                  <m:sup>
                    <m:r>
                      <m:rPr>
                        <m:nor/>
                        <m:sty m:val="p"/>
                      </m:rPr>
                      <w:rPr>
                        <w:rFonts w:ascii="Times New Roman" w:hAnsi="Times New Roman" w:eastAsia="方正仿宋_GBK" w:cs="Times New Roman"/>
                        <w:b w:val="0"/>
                        <w:i w:val="0"/>
                        <w:iCs w:val="0"/>
                      </w:rPr>
                      <m:t>abs</m:t>
                    </m:r>
                  </m:sup>
                </m:sSubSup>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3F66E9C7">
            <w:pPr>
              <w:keepNext/>
              <w:spacing w:before="0" w:after="0"/>
              <w:ind w:left="0" w:leftChars="0" w:right="0" w:rightChars="0" w:firstLine="0" w:firstLineChars="0"/>
              <w:jc w:val="right"/>
            </w:pPr>
            <w:r>
              <w:rPr>
                <w:rFonts w:ascii="Times New Roman" w:hAnsi="Times New Roman" w:eastAsia="方正仿宋_GBK"/>
                <w:b w:val="0"/>
                <w:sz w:val="18"/>
              </w:rPr>
              <w:t>（3-7）</w:t>
            </w:r>
          </w:p>
        </w:tc>
      </w:tr>
    </w:tbl>
    <w:p w14:paraId="7ECCDAB7">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H</m:t>
            </m:r>
          </m:e>
          <m:sub>
            <m:r>
              <m:rPr>
                <m:nor/>
                <m:sty m:val="p"/>
              </m:rPr>
              <w:rPr>
                <w:rFonts w:ascii="Times New Roman" w:hAnsi="Times New Roman" w:eastAsia="方正仿宋_GBK" w:cs="Times New Roman"/>
                <w:b w:val="0"/>
                <w:i w:val="0"/>
                <w:iCs w:val="0"/>
              </w:rPr>
              <m:t>95</m:t>
            </m:r>
          </m:sub>
        </m:sSub>
      </m:oMath>
      <w:r>
        <w:rPr>
          <w:rFonts w:ascii="Times New Roman" w:hAnsi="Times New Roman" w:eastAsia="方正仿宋_GBK"/>
          <w:b w:val="0"/>
          <w:sz w:val="24"/>
        </w:rPr>
        <w:t>为95%峰值持续时间，单位h；</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的区域净负荷，</w:t>
      </w:r>
      <m:oMath>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sub>
          <m:sup>
            <m:r>
              <m:rPr>
                <m:nor/>
                <m:sty m:val="p"/>
              </m:rPr>
              <w:rPr>
                <w:rFonts w:ascii="Times New Roman" w:hAnsi="Times New Roman" w:eastAsia="方正仿宋_GBK" w:cs="Times New Roman"/>
                <w:b w:val="0"/>
                <w:i w:val="0"/>
                <w:iCs w:val="0"/>
              </w:rPr>
              <m:t>abs</m:t>
            </m:r>
          </m:sup>
        </m:sSubSup>
      </m:oMath>
      <w:r>
        <w:rPr>
          <w:rFonts w:ascii="Times New Roman" w:hAnsi="Times New Roman" w:eastAsia="方正仿宋_GBK"/>
          <w:b w:val="0"/>
          <w:sz w:val="24"/>
        </w:rPr>
        <w:t>为其全年最大绝对值，单位MW。</w:t>
      </w:r>
    </w:p>
    <w:p w14:paraId="2AF21EB9">
      <w:pPr>
        <w:pStyle w:val="2"/>
        <w:keepNext/>
        <w:spacing w:before="120" w:after="80" w:line="280" w:lineRule="exact"/>
        <w:ind w:firstLine="0"/>
        <w:jc w:val="center"/>
      </w:pPr>
      <w:r>
        <w:rPr>
          <w:rFonts w:ascii="Times New Roman" w:hAnsi="Times New Roman" w:eastAsia="宋体"/>
          <w:b w:val="0"/>
          <w:sz w:val="21"/>
        </w:rPr>
        <w:t>表3-7 两地区净负荷95%峰值持续时间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79A927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0A3ADED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41844BAA">
            <w:pPr>
              <w:keepNext/>
              <w:spacing w:before="20" w:after="20" w:line="260" w:lineRule="exact"/>
              <w:ind w:left="0" w:leftChars="0" w:right="0" w:rightChars="0" w:firstLine="0" w:firstLineChars="0"/>
              <w:jc w:val="center"/>
            </w:pPr>
            <w:r>
              <w:rPr>
                <w:rFonts w:ascii="Times New Roman" w:hAnsi="Times New Roman" w:eastAsia="宋体"/>
                <w:b/>
                <w:sz w:val="18"/>
              </w:rPr>
              <w:t>净负荷最大绝对值/MW</w:t>
            </w:r>
          </w:p>
        </w:tc>
        <w:tc>
          <w:tcPr>
            <w:tcW w:w="1662" w:type="dxa"/>
            <w:tcMar>
              <w:left w:w="70" w:type="dxa"/>
              <w:right w:w="70" w:type="dxa"/>
            </w:tcMar>
            <w:vAlign w:val="center"/>
          </w:tcPr>
          <w:p w14:paraId="05B4F31A">
            <w:pPr>
              <w:keepNext/>
              <w:spacing w:before="20" w:after="20" w:line="260" w:lineRule="exact"/>
              <w:ind w:left="0" w:leftChars="0" w:right="0" w:rightChars="0" w:firstLine="0" w:firstLineChars="0"/>
              <w:jc w:val="center"/>
            </w:pPr>
            <w:r>
              <w:rPr>
                <w:rFonts w:ascii="Times New Roman" w:hAnsi="Times New Roman" w:eastAsia="宋体"/>
                <w:b/>
                <w:sz w:val="18"/>
              </w:rPr>
              <w:t>95%峰值阈值/MW</w:t>
            </w:r>
          </w:p>
        </w:tc>
        <w:tc>
          <w:tcPr>
            <w:tcW w:w="1662" w:type="dxa"/>
            <w:tcMar>
              <w:left w:w="70" w:type="dxa"/>
              <w:right w:w="70" w:type="dxa"/>
            </w:tcMar>
            <w:vAlign w:val="center"/>
          </w:tcPr>
          <w:p w14:paraId="069C8714">
            <w:pPr>
              <w:keepNext/>
              <w:spacing w:before="20" w:after="20" w:line="260" w:lineRule="exact"/>
              <w:ind w:left="0" w:leftChars="0" w:right="0" w:rightChars="0" w:firstLine="0" w:firstLineChars="0"/>
              <w:jc w:val="center"/>
            </w:pPr>
            <w:r>
              <w:rPr>
                <w:rFonts w:ascii="Times New Roman" w:hAnsi="Times New Roman" w:eastAsia="宋体"/>
                <w:b/>
                <w:sz w:val="18"/>
              </w:rPr>
              <w:t>最长连续时长/h</w:t>
            </w:r>
          </w:p>
        </w:tc>
        <w:tc>
          <w:tcPr>
            <w:tcW w:w="1662" w:type="dxa"/>
            <w:tcMar>
              <w:left w:w="70" w:type="dxa"/>
              <w:right w:w="70" w:type="dxa"/>
            </w:tcMar>
            <w:vAlign w:val="center"/>
          </w:tcPr>
          <w:p w14:paraId="11905C69">
            <w:pPr>
              <w:keepNext/>
              <w:spacing w:before="20" w:after="20" w:line="260" w:lineRule="exact"/>
              <w:ind w:left="0" w:leftChars="0" w:right="0" w:rightChars="0" w:firstLine="0" w:firstLineChars="0"/>
              <w:jc w:val="center"/>
            </w:pPr>
            <w:r>
              <w:rPr>
                <w:rFonts w:ascii="Times New Roman" w:hAnsi="Times New Roman" w:eastAsia="宋体"/>
                <w:b/>
                <w:sz w:val="18"/>
              </w:rPr>
              <w:t>累计时数/h</w:t>
            </w:r>
          </w:p>
        </w:tc>
      </w:tr>
      <w:tr w14:paraId="12AE84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C132F2E">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9DA0E6F">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1662" w:type="dxa"/>
            <w:tcMar>
              <w:left w:w="70" w:type="dxa"/>
              <w:right w:w="70" w:type="dxa"/>
            </w:tcMar>
            <w:vAlign w:val="center"/>
          </w:tcPr>
          <w:p w14:paraId="12B2DCD7">
            <w:pPr>
              <w:keepNext/>
              <w:spacing w:before="20" w:after="20" w:line="260" w:lineRule="exact"/>
              <w:ind w:left="0" w:leftChars="0" w:right="0" w:rightChars="0" w:firstLine="0" w:firstLineChars="0"/>
              <w:jc w:val="center"/>
            </w:pPr>
            <w:r>
              <w:rPr>
                <w:rFonts w:ascii="Times New Roman" w:hAnsi="Times New Roman" w:eastAsia="宋体"/>
                <w:b w:val="0"/>
                <w:sz w:val="18"/>
              </w:rPr>
              <w:t>904.08</w:t>
            </w:r>
          </w:p>
        </w:tc>
        <w:tc>
          <w:tcPr>
            <w:tcW w:w="1662" w:type="dxa"/>
            <w:tcMar>
              <w:left w:w="70" w:type="dxa"/>
              <w:right w:w="70" w:type="dxa"/>
            </w:tcMar>
            <w:vAlign w:val="center"/>
          </w:tcPr>
          <w:p w14:paraId="6F4E69EE">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662" w:type="dxa"/>
            <w:tcMar>
              <w:left w:w="70" w:type="dxa"/>
              <w:right w:w="70" w:type="dxa"/>
            </w:tcMar>
            <w:vAlign w:val="center"/>
          </w:tcPr>
          <w:p w14:paraId="4C9E2B26">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r>
      <w:tr w14:paraId="65D6D1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4205A7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2A99961">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1662" w:type="dxa"/>
            <w:tcMar>
              <w:left w:w="70" w:type="dxa"/>
              <w:right w:w="70" w:type="dxa"/>
            </w:tcMar>
            <w:vAlign w:val="center"/>
          </w:tcPr>
          <w:p w14:paraId="40142472">
            <w:pPr>
              <w:keepNext w:val="0"/>
              <w:spacing w:before="20" w:after="20" w:line="260" w:lineRule="exact"/>
              <w:ind w:left="0" w:leftChars="0" w:right="0" w:rightChars="0" w:firstLine="0" w:firstLineChars="0"/>
              <w:jc w:val="center"/>
            </w:pPr>
            <w:r>
              <w:rPr>
                <w:rFonts w:ascii="Times New Roman" w:hAnsi="Times New Roman" w:eastAsia="宋体"/>
                <w:b w:val="0"/>
                <w:sz w:val="18"/>
              </w:rPr>
              <w:t>1241.95</w:t>
            </w:r>
          </w:p>
        </w:tc>
        <w:tc>
          <w:tcPr>
            <w:tcW w:w="1662" w:type="dxa"/>
            <w:tcMar>
              <w:left w:w="70" w:type="dxa"/>
              <w:right w:w="70" w:type="dxa"/>
            </w:tcMar>
            <w:vAlign w:val="center"/>
          </w:tcPr>
          <w:p w14:paraId="40A60AC4">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662" w:type="dxa"/>
            <w:tcMar>
              <w:left w:w="70" w:type="dxa"/>
              <w:right w:w="70" w:type="dxa"/>
            </w:tcMar>
            <w:vAlign w:val="center"/>
          </w:tcPr>
          <w:p w14:paraId="749F79F5">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r>
    </w:tbl>
    <w:p w14:paraId="4ED72D8C">
      <w:pPr>
        <w:pStyle w:val="2"/>
        <w:widowControl/>
        <w:spacing w:before="0" w:after="0" w:line="348" w:lineRule="exact"/>
        <w:ind w:firstLine="480"/>
        <w:jc w:val="both"/>
      </w:pPr>
      <w:r>
        <w:rPr>
          <w:rFonts w:ascii="Times New Roman" w:hAnsi="Times New Roman" w:eastAsia="方正仿宋_GBK"/>
          <w:b w:val="0"/>
          <w:sz w:val="24"/>
        </w:rPr>
        <w:t>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14:paraId="644615E9">
      <w:pPr>
        <w:pStyle w:val="2"/>
        <w:widowControl/>
        <w:spacing w:before="0" w:after="0" w:line="348" w:lineRule="exact"/>
        <w:ind w:firstLine="480"/>
        <w:jc w:val="both"/>
      </w:pPr>
      <w:r>
        <w:rPr>
          <w:rFonts w:ascii="Times New Roman" w:hAnsi="Times New Roman" w:eastAsia="方正仿宋_GBK"/>
          <w:b w:val="0"/>
          <w:sz w:val="24"/>
        </w:rPr>
        <w:t>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14:paraId="0ABE0224">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23"/>
                    <a:stretch>
                      <a:fillRect/>
                    </a:stretch>
                  </pic:blipFill>
                  <pic:spPr>
                    <a:xfrm>
                      <a:off x="0" y="0"/>
                      <a:ext cx="5120640" cy="5120640"/>
                    </a:xfrm>
                    <a:prstGeom prst="rect">
                      <a:avLst/>
                    </a:prstGeom>
                    <a:noFill/>
                    <a:ln w="9525">
                      <a:noFill/>
                    </a:ln>
                  </pic:spPr>
                </pic:pic>
              </a:graphicData>
            </a:graphic>
          </wp:inline>
        </w:drawing>
      </w:r>
    </w:p>
    <w:p w14:paraId="33885FD3">
      <w:pPr>
        <w:pStyle w:val="2"/>
        <w:spacing w:before="60" w:after="120" w:line="280" w:lineRule="exact"/>
        <w:ind w:left="0" w:leftChars="0" w:right="0" w:rightChars="0" w:firstLine="0" w:firstLineChars="0"/>
        <w:jc w:val="center"/>
      </w:pPr>
      <w:r>
        <w:rPr>
          <w:rFonts w:ascii="Times New Roman" w:hAnsi="Times New Roman" w:eastAsia="宋体"/>
          <w:b w:val="0"/>
          <w:sz w:val="21"/>
        </w:rPr>
        <w:t>图3-10 两地区全年净负荷绝对值持续曲线及高值端</w:t>
      </w:r>
    </w:p>
    <w:p w14:paraId="4464CD51">
      <w:pPr>
        <w:pStyle w:val="5"/>
        <w:keepNext/>
        <w:numPr>
          <w:ilvl w:val="0"/>
          <w:numId w:val="0"/>
        </w:numPr>
        <w:spacing w:before="160" w:after="120" w:line="390" w:lineRule="exact"/>
        <w:ind w:firstLine="0"/>
      </w:pPr>
      <w:bookmarkStart w:id="111" w:name="峰段与储能容量的联系"/>
      <w:r>
        <w:rPr>
          <w:rFonts w:ascii="Times New Roman" w:hAnsi="Times New Roman" w:eastAsia="方正仿宋_GBK"/>
          <w:b/>
          <w:sz w:val="26"/>
        </w:rPr>
        <w:t>3.4.5 峰段与储能容量的联系</w:t>
      </w:r>
      <w:bookmarkEnd w:id="111"/>
    </w:p>
    <w:p w14:paraId="697A6855">
      <w:pPr>
        <w:pStyle w:val="115"/>
        <w:widowControl/>
        <w:spacing w:before="0" w:after="0" w:line="348" w:lineRule="exact"/>
        <w:ind w:firstLine="480"/>
        <w:jc w:val="both"/>
      </w:pPr>
      <w:r>
        <w:rPr>
          <w:rFonts w:ascii="Times New Roman" w:hAnsi="Times New Roman" w:eastAsia="方正仿宋_GBK"/>
          <w:b w:val="0"/>
          <w:sz w:val="24"/>
        </w:rPr>
        <w:t>储能额定功率限制瞬时支撑幅度，可用能量限制连续支撑时长，因此静态支撑能力需同时满足峰值幅度与持续时间要求，模型取铭牌功率和峰段可持续能量折算功率的较小值确定充放电功率。</w:t>
      </w:r>
    </w:p>
    <w:p w14:paraId="0F31D46D">
      <w:pPr>
        <w:pStyle w:val="2"/>
        <w:widowControl/>
        <w:spacing w:before="0" w:after="0" w:line="348" w:lineRule="exact"/>
        <w:ind w:firstLine="480"/>
        <w:jc w:val="both"/>
      </w:pPr>
      <w:r>
        <w:rPr>
          <w:rFonts w:ascii="Times New Roman" w:hAnsi="Times New Roman" w:eastAsia="方正仿宋_GBK"/>
          <w:b w:val="0"/>
          <w:sz w:val="24"/>
        </w:rPr>
        <w:t>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14:paraId="54B76D8B">
      <w:pPr>
        <w:pStyle w:val="4"/>
        <w:keepNext/>
        <w:numPr>
          <w:ilvl w:val="0"/>
          <w:numId w:val="0"/>
        </w:numPr>
        <w:spacing w:before="160" w:after="120" w:line="480" w:lineRule="exact"/>
        <w:ind w:firstLine="0"/>
      </w:pPr>
      <w:bookmarkStart w:id="112" w:name="h394"/>
      <w:bookmarkStart w:id="113" w:name="核心参数依据与相关性分析"/>
      <w:r>
        <w:rPr>
          <w:rFonts w:ascii="Times New Roman" w:hAnsi="Times New Roman" w:eastAsia="方正仿宋_GBK"/>
          <w:b/>
          <w:sz w:val="32"/>
        </w:rPr>
        <w:t>3.5 核心参数依据与相关性分析</w:t>
      </w:r>
      <w:bookmarkEnd w:id="112"/>
      <w:bookmarkEnd w:id="113"/>
    </w:p>
    <w:p w14:paraId="5848A71D">
      <w:pPr>
        <w:pStyle w:val="5"/>
        <w:keepNext/>
        <w:numPr>
          <w:ilvl w:val="0"/>
          <w:numId w:val="0"/>
        </w:numPr>
        <w:spacing w:before="160" w:after="120" w:line="390" w:lineRule="exact"/>
        <w:ind w:firstLine="0"/>
      </w:pPr>
      <w:bookmarkStart w:id="114" w:name="十三项候选指标及工程依据"/>
      <w:r>
        <w:rPr>
          <w:rFonts w:ascii="Times New Roman" w:hAnsi="Times New Roman" w:eastAsia="方正仿宋_GBK"/>
          <w:b/>
          <w:sz w:val="26"/>
        </w:rPr>
        <w:t>3.5.1 十三项候选指标及工程依据</w:t>
      </w:r>
      <w:bookmarkEnd w:id="114"/>
    </w:p>
    <w:p w14:paraId="79B5D2CE">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w:t>
      </w:r>
      <w:commentRangeStart w:id="4"/>
      <w:r>
        <w:rPr>
          <w:rFonts w:ascii="Times New Roman" w:hAnsi="Times New Roman" w:eastAsia="方正仿宋_GBK"/>
          <w:b w:val="0"/>
          <w:sz w:val="24"/>
        </w:rPr>
        <w:t>十三项候选指标</w:t>
      </w:r>
      <w:commentRangeEnd w:id="4"/>
      <w:r>
        <w:rPr>
          <w:woUserID w:val="2"/>
        </w:rPr>
        <w:commentReference w:id="4"/>
      </w:r>
      <w:r>
        <w:rPr>
          <w:rFonts w:ascii="Times New Roman" w:hAnsi="Times New Roman" w:eastAsia="方正仿宋_GBK"/>
          <w:b w:val="0"/>
          <w:sz w:val="24"/>
        </w:rPr>
        <w:t>，先评价其与容载比的关联，再比较指标之间的信息重叠，确定推广矩阵的参数。</w:t>
      </w:r>
    </w:p>
    <w:p w14:paraId="16017231">
      <w:pPr>
        <w:pStyle w:val="2"/>
        <w:keepNext/>
        <w:spacing w:before="120" w:after="80" w:line="280" w:lineRule="exact"/>
        <w:ind w:firstLine="0"/>
        <w:jc w:val="center"/>
      </w:pPr>
      <w:r>
        <w:rPr>
          <w:rFonts w:ascii="Times New Roman" w:hAnsi="Times New Roman" w:eastAsia="宋体"/>
          <w:b w:val="0"/>
          <w:sz w:val="21"/>
        </w:rPr>
        <w:t>表3-8 十三项候选指标的定义、依据与规划作用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022EFF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44ACAAFB">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0D0406BA">
            <w:pPr>
              <w:keepNext/>
              <w:spacing w:before="20" w:after="20" w:line="260" w:lineRule="exact"/>
              <w:ind w:left="0" w:leftChars="0" w:right="0" w:rightChars="0" w:firstLine="0" w:firstLineChars="0"/>
              <w:jc w:val="center"/>
            </w:pPr>
            <w:r>
              <w:rPr>
                <w:rFonts w:ascii="Times New Roman" w:hAnsi="Times New Roman" w:eastAsia="宋体"/>
                <w:b/>
                <w:sz w:val="18"/>
              </w:rPr>
              <w:t>定义及单位</w:t>
            </w:r>
          </w:p>
        </w:tc>
        <w:tc>
          <w:tcPr>
            <w:tcW w:w="2771" w:type="dxa"/>
            <w:tcMar>
              <w:left w:w="70" w:type="dxa"/>
              <w:right w:w="70" w:type="dxa"/>
            </w:tcMar>
            <w:vAlign w:val="center"/>
          </w:tcPr>
          <w:p w14:paraId="20AD3290">
            <w:pPr>
              <w:keepNext/>
              <w:spacing w:before="20" w:after="20" w:line="260" w:lineRule="exact"/>
              <w:ind w:left="0" w:leftChars="0" w:right="0" w:rightChars="0" w:firstLine="0" w:firstLineChars="0"/>
              <w:jc w:val="center"/>
            </w:pPr>
            <w:r>
              <w:rPr>
                <w:rFonts w:ascii="Times New Roman" w:hAnsi="Times New Roman" w:eastAsia="宋体"/>
                <w:b/>
                <w:sz w:val="18"/>
              </w:rPr>
              <w:t>依据与规划作用</w:t>
            </w:r>
          </w:p>
        </w:tc>
      </w:tr>
      <w:tr w14:paraId="235105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449E22E">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1C7AEB4A">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同范围分布式电源并网装机容量与用户最大负荷之比，无量纲</w:t>
            </w:r>
          </w:p>
        </w:tc>
        <w:tc>
          <w:tcPr>
            <w:tcW w:w="2771" w:type="dxa"/>
            <w:tcMar>
              <w:left w:w="70" w:type="dxa"/>
              <w:right w:w="70" w:type="dxa"/>
            </w:tcMar>
            <w:vAlign w:val="center"/>
          </w:tcPr>
          <w:p w14:paraId="431BF78C">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导则第6.5.4条给出定义，第7.4.2.2条联系反向容量校核[8]；装机及负荷资料见第3.3节</w:t>
            </w:r>
          </w:p>
        </w:tc>
      </w:tr>
      <w:tr w14:paraId="54BC85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A4E150A">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5B3894B3">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同范围分布式电源年发电量与用户年用电量之比，%</w:t>
            </w:r>
          </w:p>
        </w:tc>
        <w:tc>
          <w:tcPr>
            <w:tcW w:w="2771" w:type="dxa"/>
            <w:tcMar>
              <w:left w:w="70" w:type="dxa"/>
              <w:right w:w="70" w:type="dxa"/>
            </w:tcMar>
            <w:vAlign w:val="center"/>
          </w:tcPr>
          <w:p w14:paraId="37CA0661">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导则第6.5.4条给出定义[8]；描述本地电源的年度供能水平</w:t>
            </w:r>
          </w:p>
        </w:tc>
      </w:tr>
      <w:tr w14:paraId="287586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C1EA9BE">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627C05D9">
            <w:pPr>
              <w:keepNext w:val="0"/>
              <w:spacing w:before="20" w:after="20" w:line="260" w:lineRule="exact"/>
              <w:ind w:left="0" w:leftChars="0" w:right="0" w:rightChars="0" w:firstLine="0" w:firstLineChars="0"/>
              <w:jc w:val="center"/>
            </w:pPr>
            <w:r>
              <w:rPr>
                <w:rFonts w:ascii="Times New Roman" w:hAnsi="Times New Roman" w:eastAsia="宋体"/>
                <w:b w:val="0"/>
                <w:sz w:val="18"/>
              </w:rPr>
              <w:t>各站净负荷绝对峰值与本站初始主变有功容量之比的最大值，%</w:t>
            </w:r>
          </w:p>
        </w:tc>
        <w:tc>
          <w:tcPr>
            <w:tcW w:w="2771" w:type="dxa"/>
            <w:tcMar>
              <w:left w:w="70" w:type="dxa"/>
              <w:right w:w="70" w:type="dxa"/>
            </w:tcMar>
            <w:vAlign w:val="center"/>
          </w:tcPr>
          <w:p w14:paraId="013ADC29">
            <w:pPr>
              <w:keepNext w:val="0"/>
              <w:spacing w:before="20" w:after="20" w:line="260" w:lineRule="exact"/>
              <w:ind w:left="0" w:leftChars="0" w:right="0" w:rightChars="0" w:firstLine="0" w:firstLineChars="0"/>
              <w:jc w:val="center"/>
            </w:pPr>
            <w:r>
              <w:rPr>
                <w:rFonts w:ascii="Times New Roman" w:hAnsi="Times New Roman" w:eastAsia="宋体"/>
                <w:b w:val="0"/>
                <w:sz w:val="18"/>
              </w:rPr>
              <w:t>按第3.4.2节计算，功率因数取0.95；描述局部容量压力[4,5]</w:t>
            </w:r>
          </w:p>
        </w:tc>
      </w:tr>
      <w:tr w14:paraId="28C24B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FE3FE10">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70AD4DC2">
            <w:pPr>
              <w:keepNext w:val="0"/>
              <w:spacing w:before="20" w:after="20" w:line="260" w:lineRule="exact"/>
              <w:ind w:left="0" w:leftChars="0" w:right="0" w:rightChars="0" w:firstLine="0" w:firstLineChars="0"/>
              <w:jc w:val="center"/>
            </w:pPr>
            <w:r>
              <w:rPr>
                <w:rFonts w:ascii="Times New Roman" w:hAnsi="Times New Roman" w:eastAsia="宋体"/>
                <w:b w:val="0"/>
                <w:sz w:val="18"/>
              </w:rPr>
              <w:t>区域同期净负荷曲线的最大受电功率，MW</w:t>
            </w:r>
          </w:p>
        </w:tc>
        <w:tc>
          <w:tcPr>
            <w:tcW w:w="2771" w:type="dxa"/>
            <w:tcMar>
              <w:left w:w="70" w:type="dxa"/>
              <w:right w:w="70" w:type="dxa"/>
            </w:tcMar>
            <w:vAlign w:val="center"/>
          </w:tcPr>
          <w:p w14:paraId="657E8C3F">
            <w:pPr>
              <w:keepNext w:val="0"/>
              <w:spacing w:before="20" w:after="20" w:line="260" w:lineRule="exact"/>
              <w:ind w:left="0" w:leftChars="0" w:right="0" w:rightChars="0" w:firstLine="0" w:firstLineChars="0"/>
              <w:jc w:val="center"/>
            </w:pPr>
            <w:r>
              <w:rPr>
                <w:rFonts w:ascii="Times New Roman" w:hAnsi="Times New Roman" w:eastAsia="宋体"/>
                <w:b w:val="0"/>
                <w:sz w:val="18"/>
              </w:rPr>
              <w:t>按式（3-6）计算；对应正向供电任务[4,5]</w:t>
            </w:r>
          </w:p>
        </w:tc>
      </w:tr>
      <w:tr w14:paraId="09DEE2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E6E7148">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365971B0">
            <w:pPr>
              <w:keepNext w:val="0"/>
              <w:spacing w:before="20" w:after="20" w:line="260" w:lineRule="exact"/>
              <w:ind w:left="0" w:leftChars="0" w:right="0" w:rightChars="0" w:firstLine="0" w:firstLineChars="0"/>
              <w:jc w:val="center"/>
            </w:pPr>
            <w:r>
              <w:rPr>
                <w:rFonts w:ascii="Times New Roman" w:hAnsi="Times New Roman" w:eastAsia="宋体"/>
                <w:b w:val="0"/>
                <w:sz w:val="18"/>
              </w:rPr>
              <w:t>区域同期净负荷曲线的最大反送功率幅值，MW</w:t>
            </w:r>
          </w:p>
        </w:tc>
        <w:tc>
          <w:tcPr>
            <w:tcW w:w="2771" w:type="dxa"/>
            <w:tcMar>
              <w:left w:w="70" w:type="dxa"/>
              <w:right w:w="70" w:type="dxa"/>
            </w:tcMar>
            <w:vAlign w:val="center"/>
          </w:tcPr>
          <w:p w14:paraId="1D1A9527">
            <w:pPr>
              <w:keepNext w:val="0"/>
              <w:spacing w:before="20" w:after="20" w:line="260" w:lineRule="exact"/>
              <w:ind w:left="0" w:leftChars="0" w:right="0" w:rightChars="0" w:firstLine="0" w:firstLineChars="0"/>
              <w:jc w:val="center"/>
            </w:pPr>
            <w:r>
              <w:rPr>
                <w:rFonts w:ascii="Times New Roman" w:hAnsi="Times New Roman" w:eastAsia="宋体"/>
                <w:b w:val="0"/>
                <w:sz w:val="18"/>
              </w:rPr>
              <w:t>按式（3-6）计算；对应新能源反向输送任务[4,5]</w:t>
            </w:r>
          </w:p>
        </w:tc>
      </w:tr>
      <w:tr w14:paraId="275CDB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0235949">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2C7CE2D2">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同范围起止年度网供最大负荷之比按年度间隔开根后减1，%/年</w:t>
            </w:r>
          </w:p>
        </w:tc>
        <w:tc>
          <w:tcPr>
            <w:tcW w:w="2771" w:type="dxa"/>
            <w:tcMar>
              <w:left w:w="70" w:type="dxa"/>
              <w:right w:w="70" w:type="dxa"/>
            </w:tcMar>
            <w:vAlign w:val="center"/>
          </w:tcPr>
          <w:p w14:paraId="29769A48">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导则第6.2.2.1条据此划分负荷发展阶段[8]</w:t>
            </w:r>
          </w:p>
        </w:tc>
      </w:tr>
      <w:tr w14:paraId="0D1212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7F4CE39">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644B7F65">
            <w:pPr>
              <w:keepNext w:val="0"/>
              <w:spacing w:before="20" w:after="20" w:line="260" w:lineRule="exact"/>
              <w:ind w:left="0" w:leftChars="0" w:right="0" w:rightChars="0" w:firstLine="0" w:firstLineChars="0"/>
              <w:jc w:val="center"/>
            </w:pPr>
            <w:r>
              <w:rPr>
                <w:rFonts w:ascii="Times New Roman" w:hAnsi="Times New Roman" w:eastAsia="宋体"/>
                <w:b w:val="0"/>
                <w:sz w:val="18"/>
              </w:rPr>
              <w:t>净负荷绝对值达到全年最大绝对值95%的最长连续时长，h</w:t>
            </w:r>
          </w:p>
        </w:tc>
        <w:tc>
          <w:tcPr>
            <w:tcW w:w="2771" w:type="dxa"/>
            <w:tcMar>
              <w:left w:w="70" w:type="dxa"/>
              <w:right w:w="70" w:type="dxa"/>
            </w:tcMar>
            <w:vAlign w:val="center"/>
          </w:tcPr>
          <w:p w14:paraId="2FBD1277">
            <w:pPr>
              <w:keepNext w:val="0"/>
              <w:spacing w:before="20" w:after="20" w:line="260" w:lineRule="exact"/>
              <w:ind w:left="0" w:leftChars="0" w:right="0" w:rightChars="0" w:firstLine="0" w:firstLineChars="0"/>
              <w:jc w:val="center"/>
            </w:pPr>
            <w:r>
              <w:rPr>
                <w:rFonts w:ascii="Times New Roman" w:hAnsi="Times New Roman" w:eastAsia="宋体"/>
                <w:b w:val="0"/>
                <w:sz w:val="18"/>
              </w:rPr>
              <w:t>按第3.4.4节由补齐后的8760小时曲线统计；描述连续近峰过程</w:t>
            </w:r>
          </w:p>
        </w:tc>
      </w:tr>
      <w:tr w14:paraId="6D4D9D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7FD5F6C">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3264B874">
            <w:pPr>
              <w:keepNext w:val="0"/>
              <w:spacing w:before="20" w:after="20" w:line="260" w:lineRule="exact"/>
              <w:ind w:left="0" w:leftChars="0" w:right="0" w:rightChars="0" w:firstLine="0" w:firstLineChars="0"/>
              <w:jc w:val="center"/>
            </w:pPr>
            <w:r>
              <w:rPr>
                <w:rFonts w:ascii="Times New Roman" w:hAnsi="Times New Roman" w:eastAsia="宋体"/>
                <w:b w:val="0"/>
                <w:sz w:val="18"/>
              </w:rPr>
              <w:t>各站正向峰值之和与区域同时正向峰值之比，无量纲</w:t>
            </w:r>
          </w:p>
        </w:tc>
        <w:tc>
          <w:tcPr>
            <w:tcW w:w="2771" w:type="dxa"/>
            <w:tcMar>
              <w:left w:w="70" w:type="dxa"/>
              <w:right w:w="70" w:type="dxa"/>
            </w:tcMar>
            <w:vAlign w:val="center"/>
          </w:tcPr>
          <w:p w14:paraId="4FFCA55C">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导则第6.2.2条列为容量储备影响因素[8]；联系局部峰值与区域同时峰值</w:t>
            </w:r>
          </w:p>
        </w:tc>
      </w:tr>
      <w:tr w14:paraId="4A9BC4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5AC4EDD">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514D6835">
            <w:pPr>
              <w:keepNext w:val="0"/>
              <w:spacing w:before="20" w:after="20" w:line="260" w:lineRule="exact"/>
              <w:ind w:left="0" w:leftChars="0" w:right="0" w:rightChars="0" w:firstLine="0" w:firstLineChars="0"/>
              <w:jc w:val="center"/>
            </w:pPr>
            <w:r>
              <w:rPr>
                <w:rFonts w:ascii="Times New Roman" w:hAnsi="Times New Roman" w:eastAsia="宋体"/>
                <w:b w:val="0"/>
                <w:sz w:val="18"/>
              </w:rPr>
              <w:t>基期可转负荷与基期网供最大负荷之比，%</w:t>
            </w:r>
          </w:p>
        </w:tc>
        <w:tc>
          <w:tcPr>
            <w:tcW w:w="2771" w:type="dxa"/>
            <w:tcMar>
              <w:left w:w="70" w:type="dxa"/>
              <w:right w:w="70" w:type="dxa"/>
            </w:tcMar>
            <w:vAlign w:val="center"/>
          </w:tcPr>
          <w:p w14:paraId="4AE6AB48">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导则第6.2.2.1条及馈线联络研究说明转供能力与容量储备的关系[7,8]</w:t>
            </w:r>
          </w:p>
        </w:tc>
      </w:tr>
      <w:tr w14:paraId="783DF3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02363A6">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5A46F8DB">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新购主变单位有功容量投资与联络单位有效转供功率投资之比，无量纲</w:t>
            </w:r>
          </w:p>
        </w:tc>
        <w:tc>
          <w:tcPr>
            <w:tcW w:w="2771" w:type="dxa"/>
            <w:tcMar>
              <w:left w:w="70" w:type="dxa"/>
              <w:right w:w="70" w:type="dxa"/>
            </w:tcMar>
            <w:vAlign w:val="center"/>
          </w:tcPr>
          <w:p w14:paraId="7B42CEC9">
            <w:pPr>
              <w:keepNext w:val="0"/>
              <w:spacing w:before="20" w:after="20" w:line="260" w:lineRule="exact"/>
              <w:ind w:left="0" w:leftChars="0" w:right="0" w:rightChars="0" w:firstLine="0" w:firstLineChars="0"/>
              <w:jc w:val="center"/>
            </w:pPr>
            <w:r>
              <w:rPr>
                <w:rFonts w:ascii="Times New Roman" w:hAnsi="Times New Roman" w:eastAsia="宋体"/>
                <w:b w:val="0"/>
                <w:sz w:val="18"/>
              </w:rPr>
              <w:t>按第4.5.4节由工程价格与有效能力折算；描述主变、线路的相对投资[85,87,88,89]</w:t>
            </w:r>
          </w:p>
        </w:tc>
      </w:tr>
      <w:tr w14:paraId="67149F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57F2C20">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6EE4681F">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新购主变单位有功容量投资与储能单位有效支撑功率投资之比，无量纲</w:t>
            </w:r>
          </w:p>
        </w:tc>
        <w:tc>
          <w:tcPr>
            <w:tcW w:w="2771" w:type="dxa"/>
            <w:tcMar>
              <w:left w:w="70" w:type="dxa"/>
              <w:right w:w="70" w:type="dxa"/>
            </w:tcMar>
            <w:vAlign w:val="center"/>
          </w:tcPr>
          <w:p w14:paraId="1F381292">
            <w:pPr>
              <w:keepNext w:val="0"/>
              <w:spacing w:before="20" w:after="20" w:line="260" w:lineRule="exact"/>
              <w:ind w:left="0" w:leftChars="0" w:right="0" w:rightChars="0" w:firstLine="0" w:firstLineChars="0"/>
              <w:jc w:val="center"/>
            </w:pPr>
            <w:r>
              <w:rPr>
                <w:rFonts w:ascii="Times New Roman" w:hAnsi="Times New Roman" w:eastAsia="宋体"/>
                <w:b w:val="0"/>
                <w:sz w:val="18"/>
              </w:rPr>
              <w:t>按第4.5.4节折算；联系参考价格、可用能量和支撑时长[85,87,88,89]</w:t>
            </w:r>
          </w:p>
        </w:tc>
      </w:tr>
      <w:tr w14:paraId="738583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4DC3488">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2DFA6BCB">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电缆长度占电缆与架空线路总长度的比例，%</w:t>
            </w:r>
          </w:p>
        </w:tc>
        <w:tc>
          <w:tcPr>
            <w:tcW w:w="2771" w:type="dxa"/>
            <w:tcMar>
              <w:left w:w="70" w:type="dxa"/>
              <w:right w:w="70" w:type="dxa"/>
            </w:tcMar>
            <w:vAlign w:val="center"/>
          </w:tcPr>
          <w:p w14:paraId="37C08100">
            <w:pPr>
              <w:keepNext w:val="0"/>
              <w:spacing w:before="20" w:after="20" w:line="260" w:lineRule="exact"/>
              <w:ind w:left="0" w:leftChars="0" w:right="0" w:rightChars="0" w:firstLine="0" w:firstLineChars="0"/>
              <w:jc w:val="center"/>
            </w:pPr>
            <w:r>
              <w:rPr>
                <w:rFonts w:ascii="Times New Roman" w:hAnsi="Times New Roman" w:eastAsia="宋体"/>
                <w:b w:val="0"/>
                <w:sz w:val="18"/>
              </w:rPr>
              <w:t>线路形式影响工程费用[14]；邳州约11%、市区约80%，按第4.3节折算新增联络费用</w:t>
            </w:r>
          </w:p>
        </w:tc>
      </w:tr>
      <w:tr w14:paraId="6749C4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20D6C86">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341119DD">
            <w:pPr>
              <w:keepNext w:val="0"/>
              <w:spacing w:before="20" w:after="20" w:line="260" w:lineRule="exact"/>
              <w:ind w:left="0" w:leftChars="0" w:right="0" w:rightChars="0" w:firstLine="0" w:firstLineChars="0"/>
              <w:jc w:val="center"/>
            </w:pPr>
            <w:r>
              <w:rPr>
                <w:rFonts w:ascii="Times New Roman" w:hAnsi="Times New Roman" w:eastAsia="宋体"/>
                <w:b w:val="0"/>
                <w:sz w:val="18"/>
              </w:rPr>
              <w:t>给定功率缺口需连续支撑的时间，h</w:t>
            </w:r>
          </w:p>
        </w:tc>
        <w:tc>
          <w:tcPr>
            <w:tcW w:w="2771" w:type="dxa"/>
            <w:tcMar>
              <w:left w:w="70" w:type="dxa"/>
              <w:right w:w="70" w:type="dxa"/>
            </w:tcMar>
            <w:vAlign w:val="center"/>
          </w:tcPr>
          <w:p w14:paraId="2994EE5E">
            <w:pPr>
              <w:keepNext w:val="0"/>
              <w:spacing w:before="20" w:after="20" w:line="260" w:lineRule="exact"/>
              <w:ind w:left="0" w:leftChars="0" w:right="0" w:rightChars="0" w:firstLine="0" w:firstLineChars="0"/>
              <w:jc w:val="center"/>
            </w:pPr>
            <w:r>
              <w:rPr>
                <w:rFonts w:ascii="Times New Roman" w:hAnsi="Times New Roman" w:eastAsia="宋体"/>
                <w:b w:val="0"/>
                <w:sz w:val="18"/>
              </w:rPr>
              <w:t>储能定容同时考虑功率、能量及持续过程[10,33]；按第4.4节参与设备比选</w:t>
            </w:r>
          </w:p>
        </w:tc>
      </w:tr>
    </w:tbl>
    <w:p w14:paraId="204FDEC4">
      <w:pPr>
        <w:pStyle w:val="2"/>
        <w:widowControl/>
        <w:spacing w:before="0" w:after="0" w:line="348" w:lineRule="atLeast"/>
        <w:ind w:firstLine="480"/>
        <w:jc w:val="both"/>
      </w:pPr>
      <w:r>
        <w:rPr>
          <w:rFonts w:ascii="Times New Roman" w:hAnsi="Times New Roman" w:eastAsia="方正仿宋_GBK"/>
          <w:b w:val="0"/>
          <w:sz w:val="24"/>
        </w:rPr>
        <w:t>装机、电量及功率极值的计算见第3.3—3.4节。网络与负荷分布参数分别采用</w:t>
      </w:r>
      <m:oMath>
        <m:r>
          <m:rPr>
            <m:nor/>
          </m:rPr>
          <w:rPr>
            <w:rFonts w:ascii="Times New Roman" w:hAnsi="Times New Roman" w:eastAsia="方正仿宋_GBK" w:cs="Times New Roman"/>
            <w:i/>
            <w:iCs/>
          </w:rPr>
          <m:t>α</m:t>
        </m:r>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overhead</m:t>
            </m:r>
          </m:sub>
        </m:sSub>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0</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transfer,0</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0</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D</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b w:val="0"/>
                    <w:i w:val="0"/>
                    <w:iCs w:val="0"/>
                  </w:rPr>
                  <m:t>+</m:t>
                </m:r>
              </m:sup>
            </m:sSubSup>
          </m:e>
        </m:nary>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region,max</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。其中</w:t>
      </w:r>
      <m:oMath>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overhead</m:t>
            </m:r>
          </m:sub>
        </m:sSub>
      </m:oMath>
      <w:r>
        <w:rPr>
          <w:rFonts w:ascii="Times New Roman" w:hAnsi="Times New Roman" w:eastAsia="方正仿宋_GBK"/>
          <w:b w:val="0"/>
          <w:sz w:val="24"/>
        </w:rPr>
        <w:t>为电缆、架空线路长度，单位km；</w:t>
      </w:r>
      <m:oMath>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transfer,0</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0</m:t>
            </m:r>
          </m:sub>
        </m:sSub>
      </m:oMath>
      <w:r>
        <w:rPr>
          <w:rFonts w:ascii="Times New Roman" w:hAnsi="Times New Roman" w:eastAsia="方正仿宋_GBK"/>
          <w:b w:val="0"/>
          <w:sz w:val="24"/>
        </w:rPr>
        <w:t>为基期可转负荷与网供最大负荷，单位MW；</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region,max</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分别为站级及区域正向峰值，单位MW。</w:t>
      </w:r>
    </w:p>
    <w:p w14:paraId="27FC7836">
      <w:pPr>
        <w:pStyle w:val="2"/>
        <w:keepNext/>
        <w:spacing w:before="120" w:after="80" w:line="280" w:lineRule="exact"/>
        <w:ind w:firstLine="0"/>
        <w:jc w:val="center"/>
      </w:pPr>
      <w:r>
        <w:rPr>
          <w:rFonts w:ascii="Times New Roman" w:hAnsi="Times New Roman" w:eastAsia="宋体"/>
          <w:b w:val="0"/>
          <w:sz w:val="21"/>
        </w:rPr>
        <w:t>表3-9 邳州和市区2025年指标对照</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81325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EB6BC01">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38F2BB83">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分布式电源装机渗透率估计值</w:t>
            </w:r>
          </w:p>
        </w:tc>
        <w:tc>
          <w:tcPr>
            <w:tcW w:w="1662" w:type="dxa"/>
            <w:tcMar>
              <w:left w:w="70" w:type="dxa"/>
              <w:right w:w="70" w:type="dxa"/>
            </w:tcMar>
            <w:vAlign w:val="center"/>
          </w:tcPr>
          <w:p w14:paraId="1CAFD5A3">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分布式电源电量渗透率估计值</w:t>
            </w:r>
          </w:p>
        </w:tc>
        <w:tc>
          <w:tcPr>
            <w:tcW w:w="1662" w:type="dxa"/>
            <w:tcMar>
              <w:left w:w="70" w:type="dxa"/>
              <w:right w:w="70" w:type="dxa"/>
            </w:tcMar>
            <w:vAlign w:val="center"/>
          </w:tcPr>
          <w:p w14:paraId="5147FE0C">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662" w:type="dxa"/>
            <w:tcMar>
              <w:left w:w="70" w:type="dxa"/>
              <w:right w:w="70" w:type="dxa"/>
            </w:tcMar>
            <w:vAlign w:val="center"/>
          </w:tcPr>
          <w:p w14:paraId="7E5B0050">
            <w:pPr>
              <w:keepNext/>
              <w:spacing w:before="20" w:after="20" w:line="260" w:lineRule="exact"/>
              <w:ind w:left="0" w:leftChars="0" w:right="0" w:rightChars="0" w:firstLine="0" w:firstLineChars="0"/>
              <w:jc w:val="center"/>
            </w:pPr>
            <w:r>
              <w:rPr>
                <w:rFonts w:ascii="Times New Roman" w:hAnsi="Times New Roman" w:eastAsia="宋体"/>
                <w:b/>
                <w:sz w:val="18"/>
              </w:rPr>
              <w:t>主变年最大负载率中位数</w:t>
            </w:r>
          </w:p>
        </w:tc>
      </w:tr>
      <w:tr w14:paraId="7B5ECD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71A192E">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E122D39">
            <w:pPr>
              <w:keepNext/>
              <w:spacing w:before="20" w:after="20" w:line="260" w:lineRule="exact"/>
              <w:ind w:left="0" w:leftChars="0" w:right="0" w:rightChars="0" w:firstLine="0" w:firstLineChars="0"/>
              <w:jc w:val="center"/>
            </w:pPr>
            <w:r>
              <w:rPr>
                <w:rFonts w:ascii="Times New Roman" w:hAnsi="Times New Roman" w:eastAsia="宋体"/>
                <w:b w:val="0"/>
                <w:sz w:val="18"/>
              </w:rPr>
              <w:t>1.63</w:t>
            </w:r>
          </w:p>
        </w:tc>
        <w:tc>
          <w:tcPr>
            <w:tcW w:w="1662" w:type="dxa"/>
            <w:tcMar>
              <w:left w:w="70" w:type="dxa"/>
              <w:right w:w="70" w:type="dxa"/>
            </w:tcMar>
            <w:vAlign w:val="center"/>
          </w:tcPr>
          <w:p w14:paraId="55B65736">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662" w:type="dxa"/>
            <w:tcMar>
              <w:left w:w="70" w:type="dxa"/>
              <w:right w:w="70" w:type="dxa"/>
            </w:tcMar>
            <w:vAlign w:val="center"/>
          </w:tcPr>
          <w:p w14:paraId="7FE9DF34">
            <w:pPr>
              <w:keepNext/>
              <w:spacing w:before="20" w:after="20" w:line="260" w:lineRule="exact"/>
              <w:ind w:left="0" w:leftChars="0" w:right="0" w:rightChars="0" w:firstLine="0" w:firstLineChars="0"/>
              <w:jc w:val="center"/>
            </w:pPr>
            <w:r>
              <w:rPr>
                <w:rFonts w:ascii="Times New Roman" w:hAnsi="Times New Roman" w:eastAsia="宋体"/>
                <w:b w:val="0"/>
                <w:sz w:val="18"/>
              </w:rPr>
              <w:t>2.24</w:t>
            </w:r>
          </w:p>
        </w:tc>
        <w:tc>
          <w:tcPr>
            <w:tcW w:w="1662" w:type="dxa"/>
            <w:tcMar>
              <w:left w:w="70" w:type="dxa"/>
              <w:right w:w="70" w:type="dxa"/>
            </w:tcMar>
            <w:vAlign w:val="center"/>
          </w:tcPr>
          <w:p w14:paraId="755E0715">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r>
      <w:tr w14:paraId="459CDD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238BF3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E27D5E8">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c>
          <w:tcPr>
            <w:tcW w:w="1662" w:type="dxa"/>
            <w:tcMar>
              <w:left w:w="70" w:type="dxa"/>
              <w:right w:w="70" w:type="dxa"/>
            </w:tcMar>
            <w:vAlign w:val="center"/>
          </w:tcPr>
          <w:p w14:paraId="004EAE93">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662" w:type="dxa"/>
            <w:tcMar>
              <w:left w:w="70" w:type="dxa"/>
              <w:right w:w="70" w:type="dxa"/>
            </w:tcMar>
            <w:vAlign w:val="center"/>
          </w:tcPr>
          <w:p w14:paraId="6D86D204">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c>
          <w:tcPr>
            <w:tcW w:w="1662" w:type="dxa"/>
            <w:tcMar>
              <w:left w:w="70" w:type="dxa"/>
              <w:right w:w="70" w:type="dxa"/>
            </w:tcMar>
            <w:vAlign w:val="center"/>
          </w:tcPr>
          <w:p w14:paraId="436727E7">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r>
    </w:tbl>
    <w:p w14:paraId="131839C0">
      <w:pPr>
        <w:pStyle w:val="2"/>
        <w:keepNext/>
        <w:spacing w:before="120" w:after="80" w:line="280" w:lineRule="exact"/>
        <w:ind w:firstLine="0"/>
        <w:jc w:val="center"/>
      </w:pPr>
      <w:r>
        <w:rPr>
          <w:rFonts w:ascii="Times New Roman" w:hAnsi="Times New Roman" w:eastAsia="宋体"/>
          <w:b w:val="0"/>
          <w:sz w:val="21"/>
        </w:rPr>
        <w:t>表3-10 两地区负荷分散系数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71D715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02609B2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47EBFA1F">
            <w:pPr>
              <w:keepNext/>
              <w:spacing w:before="20" w:after="20" w:line="260" w:lineRule="exact"/>
              <w:ind w:left="0" w:leftChars="0" w:right="0" w:rightChars="0" w:firstLine="0" w:firstLineChars="0"/>
              <w:jc w:val="center"/>
            </w:pPr>
            <w:r>
              <w:rPr>
                <w:rFonts w:ascii="Times New Roman" w:hAnsi="Times New Roman" w:eastAsia="宋体"/>
                <w:b/>
                <w:sz w:val="18"/>
              </w:rPr>
              <w:t>各站最大正向净负荷之和/MW</w:t>
            </w:r>
          </w:p>
        </w:tc>
        <w:tc>
          <w:tcPr>
            <w:tcW w:w="2078" w:type="dxa"/>
            <w:tcMar>
              <w:left w:w="70" w:type="dxa"/>
              <w:right w:w="70" w:type="dxa"/>
            </w:tcMar>
            <w:vAlign w:val="center"/>
          </w:tcPr>
          <w:p w14:paraId="154A3351">
            <w:pPr>
              <w:keepNext/>
              <w:spacing w:before="20" w:after="20" w:line="260" w:lineRule="exact"/>
              <w:ind w:left="0" w:leftChars="0" w:right="0" w:rightChars="0" w:firstLine="0" w:firstLineChars="0"/>
              <w:jc w:val="center"/>
            </w:pPr>
            <w:r>
              <w:rPr>
                <w:rFonts w:ascii="Times New Roman" w:hAnsi="Times New Roman" w:eastAsia="宋体"/>
                <w:b/>
                <w:sz w:val="18"/>
              </w:rPr>
              <w:t>区域最大正向净负荷/MW</w:t>
            </w:r>
          </w:p>
        </w:tc>
        <w:tc>
          <w:tcPr>
            <w:tcW w:w="2078" w:type="dxa"/>
            <w:tcMar>
              <w:left w:w="70" w:type="dxa"/>
              <w:right w:w="70" w:type="dxa"/>
            </w:tcMar>
            <w:vAlign w:val="center"/>
          </w:tcPr>
          <w:p w14:paraId="067E49E9">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6AA0D4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EEABFDC">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75E51678">
            <w:pPr>
              <w:keepNext/>
              <w:spacing w:before="20" w:after="20" w:line="260" w:lineRule="exact"/>
              <w:ind w:left="0" w:leftChars="0" w:right="0" w:rightChars="0" w:firstLine="0" w:firstLineChars="0"/>
              <w:jc w:val="center"/>
            </w:pPr>
            <w:r>
              <w:rPr>
                <w:rFonts w:ascii="Times New Roman" w:hAnsi="Times New Roman" w:eastAsia="宋体"/>
                <w:b w:val="0"/>
                <w:sz w:val="18"/>
              </w:rPr>
              <w:t>1005.50</w:t>
            </w:r>
          </w:p>
        </w:tc>
        <w:tc>
          <w:tcPr>
            <w:tcW w:w="2078" w:type="dxa"/>
            <w:tcMar>
              <w:left w:w="70" w:type="dxa"/>
              <w:right w:w="70" w:type="dxa"/>
            </w:tcMar>
            <w:vAlign w:val="center"/>
          </w:tcPr>
          <w:p w14:paraId="3515BCEF">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2078" w:type="dxa"/>
            <w:tcMar>
              <w:left w:w="70" w:type="dxa"/>
              <w:right w:w="70" w:type="dxa"/>
            </w:tcMar>
            <w:vAlign w:val="center"/>
          </w:tcPr>
          <w:p w14:paraId="7DC3D941">
            <w:pPr>
              <w:keepNext/>
              <w:spacing w:before="20" w:after="20" w:line="260" w:lineRule="exact"/>
              <w:ind w:left="0" w:leftChars="0" w:right="0" w:rightChars="0" w:firstLine="0" w:firstLineChars="0"/>
              <w:jc w:val="center"/>
            </w:pPr>
            <w:r>
              <w:rPr>
                <w:rFonts w:ascii="Times New Roman" w:hAnsi="Times New Roman" w:eastAsia="宋体"/>
                <w:b w:val="0"/>
                <w:sz w:val="18"/>
              </w:rPr>
              <w:t>1.06</w:t>
            </w:r>
          </w:p>
        </w:tc>
      </w:tr>
      <w:tr w14:paraId="088230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68AB4E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720A2905">
            <w:pPr>
              <w:keepNext w:val="0"/>
              <w:spacing w:before="20" w:after="20" w:line="260" w:lineRule="exact"/>
              <w:ind w:left="0" w:leftChars="0" w:right="0" w:rightChars="0" w:firstLine="0" w:firstLineChars="0"/>
              <w:jc w:val="center"/>
            </w:pPr>
            <w:r>
              <w:rPr>
                <w:rFonts w:ascii="Times New Roman" w:hAnsi="Times New Roman" w:eastAsia="宋体"/>
                <w:b w:val="0"/>
                <w:sz w:val="18"/>
              </w:rPr>
              <w:t>1455.10</w:t>
            </w:r>
          </w:p>
        </w:tc>
        <w:tc>
          <w:tcPr>
            <w:tcW w:w="2078" w:type="dxa"/>
            <w:tcMar>
              <w:left w:w="70" w:type="dxa"/>
              <w:right w:w="70" w:type="dxa"/>
            </w:tcMar>
            <w:vAlign w:val="center"/>
          </w:tcPr>
          <w:p w14:paraId="263E741E">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2078" w:type="dxa"/>
            <w:tcMar>
              <w:left w:w="70" w:type="dxa"/>
              <w:right w:w="70" w:type="dxa"/>
            </w:tcMar>
            <w:vAlign w:val="center"/>
          </w:tcPr>
          <w:p w14:paraId="03B72A3D">
            <w:pPr>
              <w:keepNext w:val="0"/>
              <w:spacing w:before="20" w:after="20" w:line="260" w:lineRule="exact"/>
              <w:ind w:left="0" w:leftChars="0" w:right="0" w:rightChars="0" w:firstLine="0" w:firstLineChars="0"/>
              <w:jc w:val="center"/>
            </w:pPr>
            <w:r>
              <w:rPr>
                <w:rFonts w:ascii="Times New Roman" w:hAnsi="Times New Roman" w:eastAsia="宋体"/>
                <w:b w:val="0"/>
                <w:sz w:val="18"/>
              </w:rPr>
              <w:t>1.11</w:t>
            </w:r>
          </w:p>
        </w:tc>
      </w:tr>
    </w:tbl>
    <w:p w14:paraId="6AF48568">
      <w:pPr>
        <w:pStyle w:val="2"/>
        <w:widowControl/>
        <w:spacing w:before="0" w:after="0" w:line="348" w:lineRule="exact"/>
        <w:ind w:firstLine="480"/>
        <w:jc w:val="both"/>
      </w:pPr>
      <w:r>
        <w:rPr>
          <w:rFonts w:ascii="Times New Roman" w:hAnsi="Times New Roman" w:eastAsia="方正仿宋_GBK"/>
          <w:b w:val="0"/>
          <w:sz w:val="24"/>
        </w:rPr>
        <w:t>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14:paraId="7D8D8E7C">
      <w:pPr>
        <w:pStyle w:val="5"/>
        <w:keepNext/>
        <w:numPr>
          <w:ilvl w:val="0"/>
          <w:numId w:val="0"/>
        </w:numPr>
        <w:spacing w:before="160" w:after="120" w:line="390" w:lineRule="exact"/>
        <w:ind w:firstLine="0"/>
      </w:pPr>
      <w:bookmarkStart w:id="115" w:name="情景采样与两层分析方法"/>
      <w:r>
        <w:rPr>
          <w:rFonts w:ascii="Times New Roman" w:hAnsi="Times New Roman" w:eastAsia="方正仿宋_GBK"/>
          <w:b/>
          <w:sz w:val="26"/>
        </w:rPr>
        <w:t>3.5.2 情景采样与两层分析方法</w:t>
      </w:r>
      <w:bookmarkEnd w:id="115"/>
    </w:p>
    <w:p w14:paraId="0FA594C5">
      <w:pPr>
        <w:pStyle w:val="115"/>
        <w:widowControl/>
        <w:spacing w:before="0" w:after="0" w:line="348" w:lineRule="exact"/>
        <w:ind w:firstLine="480"/>
        <w:jc w:val="both"/>
      </w:pPr>
      <w:r>
        <w:rPr>
          <w:rFonts w:ascii="Times New Roman" w:hAnsi="Times New Roman" w:eastAsia="方正仿宋_GBK"/>
          <w:b w:val="0"/>
          <w:sz w:val="24"/>
        </w:rPr>
        <w:t>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14:paraId="7294AD30">
      <w:pPr>
        <w:pStyle w:val="2"/>
        <w:widowControl/>
        <w:spacing w:before="0" w:after="0" w:line="348" w:lineRule="exact"/>
        <w:ind w:firstLine="480"/>
        <w:jc w:val="both"/>
      </w:pPr>
      <w:r>
        <w:rPr>
          <w:rFonts w:ascii="Times New Roman" w:hAnsi="Times New Roman" w:eastAsia="方正仿宋_GBK"/>
          <w:b w:val="0"/>
          <w:sz w:val="24"/>
        </w:rPr>
        <w:t>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14:paraId="23B900A1">
      <w:pPr>
        <w:pStyle w:val="2"/>
        <w:keepNext/>
        <w:spacing w:before="120" w:after="80" w:line="280" w:lineRule="exact"/>
        <w:ind w:firstLine="0"/>
        <w:jc w:val="center"/>
      </w:pPr>
      <w:r>
        <w:rPr>
          <w:rFonts w:ascii="Times New Roman" w:hAnsi="Times New Roman" w:eastAsia="宋体"/>
          <w:b w:val="0"/>
          <w:sz w:val="21"/>
        </w:rPr>
        <w:t>表3-11 候选指标的采样节点与点数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123219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73B0F19E">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70BFC53A">
            <w:pPr>
              <w:keepNext/>
              <w:spacing w:before="20" w:after="20" w:line="260" w:lineRule="exact"/>
              <w:ind w:left="0" w:leftChars="0" w:right="0" w:rightChars="0" w:firstLine="0" w:firstLineChars="0"/>
              <w:jc w:val="center"/>
            </w:pPr>
            <w:r>
              <w:rPr>
                <w:rFonts w:ascii="Times New Roman" w:hAnsi="Times New Roman" w:eastAsia="宋体"/>
                <w:b/>
                <w:sz w:val="18"/>
              </w:rPr>
              <w:t>采样节点或计算方式</w:t>
            </w:r>
          </w:p>
        </w:tc>
        <w:tc>
          <w:tcPr>
            <w:tcW w:w="2771" w:type="dxa"/>
            <w:tcMar>
              <w:left w:w="70" w:type="dxa"/>
              <w:right w:w="70" w:type="dxa"/>
            </w:tcMar>
            <w:vAlign w:val="center"/>
          </w:tcPr>
          <w:p w14:paraId="280BF6FC">
            <w:pPr>
              <w:keepNext/>
              <w:spacing w:before="20" w:after="20" w:line="260" w:lineRule="exact"/>
              <w:ind w:left="0" w:leftChars="0" w:right="0" w:rightChars="0" w:firstLine="0" w:firstLineChars="0"/>
              <w:jc w:val="center"/>
            </w:pPr>
            <w:r>
              <w:rPr>
                <w:rFonts w:ascii="Times New Roman" w:hAnsi="Times New Roman" w:eastAsia="宋体"/>
                <w:b/>
                <w:sz w:val="18"/>
              </w:rPr>
              <w:t>点数</w:t>
            </w:r>
          </w:p>
        </w:tc>
      </w:tr>
      <w:tr w14:paraId="4DB9CB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04E55A9">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2EBB9CBF">
            <w:pPr>
              <w:keepNext w:val="0"/>
              <w:spacing w:before="20" w:after="20" w:line="260" w:lineRule="exact"/>
              <w:ind w:left="0" w:leftChars="0" w:right="0" w:rightChars="0" w:firstLine="0" w:firstLineChars="0"/>
              <w:jc w:val="center"/>
            </w:pPr>
            <w:r>
              <w:rPr>
                <w:rFonts w:ascii="Times New Roman" w:hAnsi="Times New Roman" w:eastAsia="宋体"/>
                <w:b w:val="0"/>
                <w:sz w:val="18"/>
              </w:rPr>
              <w:t>0～3.00，步长0.125</w:t>
            </w:r>
          </w:p>
        </w:tc>
        <w:tc>
          <w:tcPr>
            <w:tcW w:w="2771" w:type="dxa"/>
            <w:tcMar>
              <w:left w:w="70" w:type="dxa"/>
              <w:right w:w="70" w:type="dxa"/>
            </w:tcMar>
            <w:vAlign w:val="center"/>
          </w:tcPr>
          <w:p w14:paraId="4A9FCE67">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6D3178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22DF922">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3DCC194C">
            <w:pPr>
              <w:keepNext w:val="0"/>
              <w:spacing w:before="20" w:after="20" w:line="260" w:lineRule="exact"/>
              <w:ind w:left="0" w:leftChars="0" w:right="0" w:rightChars="0" w:firstLine="0" w:firstLineChars="0"/>
              <w:jc w:val="center"/>
            </w:pPr>
            <w:r>
              <w:rPr>
                <w:rFonts w:ascii="Times New Roman" w:hAnsi="Times New Roman" w:eastAsia="宋体"/>
                <w:b w:val="0"/>
                <w:sz w:val="18"/>
              </w:rPr>
              <w:t>0～65%，步长2.5个百分点</w:t>
            </w:r>
          </w:p>
        </w:tc>
        <w:tc>
          <w:tcPr>
            <w:tcW w:w="2771" w:type="dxa"/>
            <w:tcMar>
              <w:left w:w="70" w:type="dxa"/>
              <w:right w:w="70" w:type="dxa"/>
            </w:tcMar>
            <w:vAlign w:val="center"/>
          </w:tcPr>
          <w:p w14:paraId="0CC7EED4">
            <w:pPr>
              <w:keepNext w:val="0"/>
              <w:spacing w:before="20" w:after="20" w:line="260" w:lineRule="exact"/>
              <w:ind w:left="0" w:leftChars="0" w:right="0" w:rightChars="0" w:firstLine="0" w:firstLineChars="0"/>
              <w:jc w:val="center"/>
            </w:pPr>
            <w:r>
              <w:rPr>
                <w:rFonts w:ascii="Times New Roman" w:hAnsi="Times New Roman" w:eastAsia="宋体"/>
                <w:b w:val="0"/>
                <w:sz w:val="18"/>
              </w:rPr>
              <w:t>27</w:t>
            </w:r>
          </w:p>
        </w:tc>
      </w:tr>
      <w:tr w14:paraId="258CCB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D75696E">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6AC5BFF3">
            <w:pPr>
              <w:keepNext w:val="0"/>
              <w:spacing w:before="20" w:after="20" w:line="260" w:lineRule="exact"/>
              <w:ind w:left="0" w:leftChars="0" w:right="0" w:rightChars="0" w:firstLine="0" w:firstLineChars="0"/>
              <w:jc w:val="center"/>
            </w:pPr>
            <w:r>
              <w:rPr>
                <w:rFonts w:ascii="Times New Roman" w:hAnsi="Times New Roman" w:eastAsia="宋体"/>
                <w:b w:val="0"/>
                <w:sz w:val="18"/>
              </w:rPr>
              <w:t>随源荷情景计算各站负载率并取最大值</w:t>
            </w:r>
          </w:p>
        </w:tc>
        <w:tc>
          <w:tcPr>
            <w:tcW w:w="2771" w:type="dxa"/>
            <w:tcMar>
              <w:left w:w="70" w:type="dxa"/>
              <w:right w:w="70" w:type="dxa"/>
            </w:tcMar>
            <w:vAlign w:val="center"/>
          </w:tcPr>
          <w:p w14:paraId="0E56AA3C">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5B68D0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6D624F5">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337DA6F3">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按同期区域净负荷取正向极值</w:t>
            </w:r>
          </w:p>
        </w:tc>
        <w:tc>
          <w:tcPr>
            <w:tcW w:w="2771" w:type="dxa"/>
            <w:tcMar>
              <w:left w:w="70" w:type="dxa"/>
              <w:right w:w="70" w:type="dxa"/>
            </w:tcMar>
            <w:vAlign w:val="center"/>
          </w:tcPr>
          <w:p w14:paraId="70902982">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4E6E43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33B9862">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2E7D7BEA">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按同期区域净负荷取反向极值</w:t>
            </w:r>
          </w:p>
        </w:tc>
        <w:tc>
          <w:tcPr>
            <w:tcW w:w="2771" w:type="dxa"/>
            <w:tcMar>
              <w:left w:w="70" w:type="dxa"/>
              <w:right w:w="70" w:type="dxa"/>
            </w:tcMar>
            <w:vAlign w:val="center"/>
          </w:tcPr>
          <w:p w14:paraId="422E0A96">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5D7485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F411C4B">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2D0BDE9F">
            <w:pPr>
              <w:keepNext w:val="0"/>
              <w:spacing w:before="20" w:after="20" w:line="260" w:lineRule="exact"/>
              <w:ind w:left="0" w:leftChars="0" w:right="0" w:rightChars="0" w:firstLine="0" w:firstLineChars="0"/>
              <w:jc w:val="center"/>
            </w:pPr>
            <w:r>
              <w:rPr>
                <w:rFonts w:ascii="Times New Roman" w:hAnsi="Times New Roman" w:eastAsia="宋体"/>
                <w:b w:val="0"/>
                <w:sz w:val="18"/>
              </w:rPr>
              <w:t>0、1%、2%、3%、4%、5%、5.5%、6%、7%、7.1%、7.5%、8%、9%、10%</w:t>
            </w:r>
          </w:p>
        </w:tc>
        <w:tc>
          <w:tcPr>
            <w:tcW w:w="2771" w:type="dxa"/>
            <w:tcMar>
              <w:left w:w="70" w:type="dxa"/>
              <w:right w:w="70" w:type="dxa"/>
            </w:tcMar>
            <w:vAlign w:val="center"/>
          </w:tcPr>
          <w:p w14:paraId="4A19C908">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19D320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362CEDE">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7CCC4E6D">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3CD62589">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2F5F73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384191A">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736C426E">
            <w:pPr>
              <w:keepNext w:val="0"/>
              <w:spacing w:before="20" w:after="20" w:line="260" w:lineRule="exact"/>
              <w:ind w:left="0" w:leftChars="0" w:right="0" w:rightChars="0" w:firstLine="0" w:firstLineChars="0"/>
              <w:jc w:val="center"/>
            </w:pPr>
            <w:r>
              <w:rPr>
                <w:rFonts w:ascii="Times New Roman" w:hAnsi="Times New Roman" w:eastAsia="宋体"/>
                <w:b w:val="0"/>
                <w:sz w:val="18"/>
              </w:rPr>
              <w:t>1.00、1.05、1.10、1.15</w:t>
            </w:r>
          </w:p>
        </w:tc>
        <w:tc>
          <w:tcPr>
            <w:tcW w:w="2771" w:type="dxa"/>
            <w:tcMar>
              <w:left w:w="70" w:type="dxa"/>
              <w:right w:w="70" w:type="dxa"/>
            </w:tcMar>
            <w:vAlign w:val="center"/>
          </w:tcPr>
          <w:p w14:paraId="384903B4">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1658C5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CD6A667">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00945FE4">
            <w:pPr>
              <w:keepNext w:val="0"/>
              <w:spacing w:before="20" w:after="20" w:line="260" w:lineRule="exact"/>
              <w:ind w:left="0" w:leftChars="0" w:right="0" w:rightChars="0" w:firstLine="0" w:firstLineChars="0"/>
              <w:jc w:val="center"/>
            </w:pPr>
            <w:r>
              <w:rPr>
                <w:rFonts w:ascii="Times New Roman" w:hAnsi="Times New Roman" w:eastAsia="宋体"/>
                <w:b w:val="0"/>
                <w:sz w:val="18"/>
              </w:rPr>
              <w:t>10%～90%，步长10个百分点</w:t>
            </w:r>
          </w:p>
        </w:tc>
        <w:tc>
          <w:tcPr>
            <w:tcW w:w="2771" w:type="dxa"/>
            <w:tcMar>
              <w:left w:w="70" w:type="dxa"/>
              <w:right w:w="70" w:type="dxa"/>
            </w:tcMar>
            <w:vAlign w:val="center"/>
          </w:tcPr>
          <w:p w14:paraId="68EC2553">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1DD928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06C57B6">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52B491EA">
            <w:pPr>
              <w:keepNext w:val="0"/>
              <w:spacing w:before="20" w:after="20" w:line="260" w:lineRule="exact"/>
              <w:ind w:left="0" w:leftChars="0" w:right="0" w:rightChars="0" w:firstLine="0" w:firstLineChars="0"/>
              <w:jc w:val="center"/>
            </w:pPr>
            <w:r>
              <w:rPr>
                <w:rFonts w:ascii="Times New Roman" w:hAnsi="Times New Roman" w:eastAsia="宋体"/>
                <w:b w:val="0"/>
                <w:sz w:val="18"/>
              </w:rPr>
              <w:t>线路价格取参考值的70%～130%，步长10个百分点，按有效功率折算</w:t>
            </w:r>
          </w:p>
        </w:tc>
        <w:tc>
          <w:tcPr>
            <w:tcW w:w="2771" w:type="dxa"/>
            <w:tcMar>
              <w:left w:w="70" w:type="dxa"/>
              <w:right w:w="70" w:type="dxa"/>
            </w:tcMar>
            <w:vAlign w:val="center"/>
          </w:tcPr>
          <w:p w14:paraId="6847954D">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04C4C6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1FF6FC5">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5060A94D">
            <w:pPr>
              <w:keepNext w:val="0"/>
              <w:spacing w:before="20" w:after="20" w:line="260" w:lineRule="exact"/>
              <w:ind w:left="0" w:leftChars="0" w:right="0" w:rightChars="0" w:firstLine="0" w:firstLineChars="0"/>
              <w:jc w:val="center"/>
            </w:pPr>
            <w:r>
              <w:rPr>
                <w:rFonts w:ascii="Times New Roman" w:hAnsi="Times New Roman" w:eastAsia="宋体"/>
                <w:b w:val="0"/>
                <w:sz w:val="18"/>
              </w:rPr>
              <w:t>储能价格取参考值的70%～130%，步长10个百分点，按有效功率折算</w:t>
            </w:r>
          </w:p>
        </w:tc>
        <w:tc>
          <w:tcPr>
            <w:tcW w:w="2771" w:type="dxa"/>
            <w:tcMar>
              <w:left w:w="70" w:type="dxa"/>
              <w:right w:w="70" w:type="dxa"/>
            </w:tcMar>
            <w:vAlign w:val="center"/>
          </w:tcPr>
          <w:p w14:paraId="1BCDBAD3">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28E1F4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4308FC8">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46AED8A6">
            <w:pPr>
              <w:keepNext w:val="0"/>
              <w:spacing w:before="20" w:after="20" w:line="260" w:lineRule="exact"/>
              <w:ind w:left="0" w:leftChars="0" w:right="0" w:rightChars="0" w:firstLine="0" w:firstLineChars="0"/>
              <w:jc w:val="center"/>
            </w:pPr>
            <w:r>
              <w:rPr>
                <w:rFonts w:ascii="Times New Roman" w:hAnsi="Times New Roman" w:eastAsia="宋体"/>
                <w:b w:val="0"/>
                <w:sz w:val="18"/>
              </w:rPr>
              <w:t>10%、30%、50%、80%、90%</w:t>
            </w:r>
          </w:p>
        </w:tc>
        <w:tc>
          <w:tcPr>
            <w:tcW w:w="2771" w:type="dxa"/>
            <w:tcMar>
              <w:left w:w="70" w:type="dxa"/>
              <w:right w:w="70" w:type="dxa"/>
            </w:tcMar>
            <w:vAlign w:val="center"/>
          </w:tcPr>
          <w:p w14:paraId="2EAF2CF4">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47C1EB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60E0DC7">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5E4ADB5D">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63A80386">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bl>
    <w:p w14:paraId="6211D60B">
      <w:pPr>
        <w:pStyle w:val="2"/>
        <w:widowControl/>
        <w:spacing w:before="0" w:after="0" w:line="348" w:lineRule="exact"/>
        <w:ind w:firstLine="480"/>
        <w:jc w:val="both"/>
      </w:pPr>
      <w:r>
        <w:rPr>
          <w:rFonts w:ascii="Times New Roman" w:hAnsi="Times New Roman" w:eastAsia="方正仿宋_GBK"/>
          <w:b w:val="0"/>
          <w:sz w:val="24"/>
        </w:rPr>
        <w:t>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14:paraId="5275E081">
      <w:pPr>
        <w:pStyle w:val="2"/>
        <w:widowControl/>
        <w:spacing w:before="0" w:after="0" w:line="348" w:lineRule="exact"/>
        <w:ind w:firstLine="480"/>
        <w:jc w:val="both"/>
      </w:pPr>
      <w:r>
        <w:rPr>
          <w:rFonts w:ascii="Times New Roman" w:hAnsi="Times New Roman" w:eastAsia="方正仿宋_GBK"/>
          <w:b w:val="0"/>
          <w:sz w:val="24"/>
        </w:rPr>
        <w:t>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14:paraId="5B3D3DE7">
      <w:pPr>
        <w:pStyle w:val="2"/>
        <w:widowControl/>
        <w:spacing w:before="0" w:after="0" w:line="348" w:lineRule="exact"/>
        <w:ind w:firstLine="480"/>
        <w:jc w:val="both"/>
      </w:pPr>
      <w:r>
        <w:rPr>
          <w:rFonts w:ascii="Times New Roman" w:hAnsi="Times New Roman" w:eastAsia="方正仿宋_GBK"/>
          <w:b w:val="0"/>
          <w:sz w:val="24"/>
        </w:rPr>
        <w:t>第一层评价指标与容载比的关联。针对每项指标组织受控取值序列，在组内固定其他源荷、网络、时间及价格条件，每组至少包含两个有效节点。对组内指标</w:t>
      </w:r>
      <m:oMath>
        <m:r>
          <m:rPr>
            <m:nor/>
          </m:rPr>
          <w:rPr>
            <w:rFonts w:ascii="Times New Roman" w:hAnsi="Times New Roman" w:eastAsia="方正仿宋_GBK" w:cs="Times New Roman"/>
            <w:i/>
            <w:iCs/>
          </w:rPr>
          <m:t>x</m:t>
        </m:r>
      </m:oMath>
      <w:r>
        <w:rPr>
          <w:rFonts w:ascii="Times New Roman" w:hAnsi="Times New Roman" w:eastAsia="方正仿宋_GBK"/>
          <w:b w:val="0"/>
          <w:sz w:val="24"/>
        </w:rPr>
        <w:t>和容载比</w:t>
      </w:r>
      <m:oMath>
        <m:r>
          <m:rPr>
            <m:nor/>
          </m:rPr>
          <w:rPr>
            <w:rFonts w:ascii="Times New Roman" w:hAnsi="Times New Roman" w:eastAsia="方正仿宋_GBK" w:cs="Times New Roman"/>
            <w:i/>
            <w:iCs/>
          </w:rPr>
          <m:t>R</m:t>
        </m:r>
      </m:oMath>
      <w:r>
        <w:rPr>
          <w:rFonts w:ascii="Times New Roman" w:hAnsi="Times New Roman" w:eastAsia="方正仿宋_GBK"/>
          <w:b w:val="0"/>
          <w:sz w:val="24"/>
        </w:rPr>
        <w:t>分别计算</w:t>
      </w:r>
      <m:oMath>
        <m:r>
          <m:rPr>
            <m:nor/>
          </m:rPr>
          <w:rPr>
            <w:rFonts w:ascii="Times New Roman" w:hAnsi="Times New Roman" w:eastAsia="方正仿宋_GBK" w:cs="Times New Roman"/>
            <w:i/>
            <w:iCs/>
          </w:rPr>
          <m:t>x</m:t>
        </m:r>
        <m:r>
          <m:rPr>
            <m:nor/>
            <m:sty m:val="p"/>
          </m:rPr>
          <w:rPr>
            <w:rFonts w:ascii="Times New Roman" w:hAnsi="Times New Roman" w:eastAsia="方正仿宋_GBK" w:cs="Times New Roman"/>
            <w:b w:val="0"/>
            <w:i w:val="0"/>
            <w:iCs w:val="0"/>
          </w:rPr>
          <m:t>−</m:t>
        </m:r>
        <m:sSub>
          <m:sSubPr/>
          <m:e>
            <m:bar>
              <m:barPr>
                <m:pos m:val="top"/>
              </m:barPr>
              <m:e>
                <m:r>
                  <m:rPr>
                    <m:nor/>
                  </m:rPr>
                  <w:rPr>
                    <w:rFonts w:ascii="Times New Roman" w:hAnsi="Times New Roman" w:eastAsia="方正仿宋_GBK" w:cs="Times New Roman"/>
                    <w:i/>
                    <w:iCs/>
                  </w:rPr>
                  <m:t>x</m:t>
                </m:r>
              </m:e>
            </m:bar>
          </m:e>
          <m:sub>
            <m:r>
              <m:rPr>
                <m:nor/>
                <m:sty m:val="p"/>
              </m:rPr>
              <w:rPr>
                <w:rFonts w:ascii="Times New Roman" w:hAnsi="Times New Roman" w:eastAsia="方正仿宋_GBK" w:cs="Times New Roman"/>
                <w:b w:val="0"/>
                <w:i w:val="0"/>
                <w:iCs w:val="0"/>
              </w:rPr>
              <m:t>group</m:t>
            </m:r>
          </m:sub>
        </m:sSub>
      </m:oMath>
      <w:r>
        <w:rPr>
          <w:rFonts w:ascii="Times New Roman" w:hAnsi="Times New Roman" w:eastAsia="方正仿宋_GBK"/>
          <w:b w:val="0"/>
          <w:sz w:val="24"/>
        </w:rPr>
        <w:t>、</w:t>
      </w:r>
      <m:oMath>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sSub>
          <m:sSubPr/>
          <m:e>
            <m:bar>
              <m:barPr>
                <m:pos m:val="top"/>
              </m:barPr>
              <m:e>
                <m:r>
                  <m:rPr>
                    <m:nor/>
                  </m:rPr>
                  <w:rPr>
                    <w:rFonts w:ascii="Times New Roman" w:hAnsi="Times New Roman" w:eastAsia="方正仿宋_GBK" w:cs="Times New Roman"/>
                    <w:i/>
                    <w:iCs/>
                  </w:rPr>
                  <m:t>R</m:t>
                </m:r>
              </m:e>
            </m:bar>
          </m:e>
          <m:sub>
            <m:r>
              <m:rPr>
                <m:nor/>
                <m:sty m:val="p"/>
              </m:rPr>
              <w:rPr>
                <w:rFonts w:ascii="Times New Roman" w:hAnsi="Times New Roman" w:eastAsia="方正仿宋_GBK" w:cs="Times New Roman"/>
                <w:b w:val="0"/>
                <w:i w:val="0"/>
                <w:iCs w:val="0"/>
              </w:rPr>
              <m:t>group</m:t>
            </m:r>
          </m:sub>
        </m:sSub>
      </m:oMath>
      <w:r>
        <w:rPr>
          <w:rFonts w:ascii="Times New Roman" w:hAnsi="Times New Roman" w:eastAsia="方正仿宋_GBK"/>
          <w:b w:val="0"/>
          <w:sz w:val="24"/>
        </w:rPr>
        <w:t>，汇总节点计算Pearson系数，节点等权并保留零容量响应组[90]。正向净负荷沿年最大净负荷平均增长率序列分析，反向净负荷和站级负载率沿电量序列分析，两项投资比分别沿独立价格序列分析。</w:t>
      </w:r>
    </w:p>
    <w:p w14:paraId="6A54FF53">
      <w:pPr>
        <w:pStyle w:val="2"/>
        <w:widowControl/>
        <w:spacing w:before="0" w:after="0" w:line="348" w:lineRule="exact"/>
        <w:ind w:firstLine="480"/>
        <w:jc w:val="both"/>
      </w:pPr>
      <w:r>
        <w:rPr>
          <w:rFonts w:ascii="Times New Roman" w:hAnsi="Times New Roman" w:eastAsia="方正仿宋_GBK"/>
          <w:b w:val="0"/>
          <w:sz w:val="24"/>
        </w:rPr>
        <w:t>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14:paraId="4A4D06CF">
      <w:pPr>
        <w:pStyle w:val="5"/>
        <w:keepNext/>
        <w:numPr>
          <w:ilvl w:val="0"/>
          <w:numId w:val="0"/>
        </w:numPr>
        <w:spacing w:before="160" w:after="120" w:line="390" w:lineRule="exact"/>
        <w:ind w:firstLine="0"/>
      </w:pPr>
      <w:bookmarkStart w:id="116" w:name="与容载比的相关性筛选"/>
      <w:r>
        <w:rPr>
          <w:rFonts w:ascii="Times New Roman" w:hAnsi="Times New Roman" w:eastAsia="方正仿宋_GBK"/>
          <w:b/>
          <w:sz w:val="26"/>
        </w:rPr>
        <w:t>3.5.3 与容载比的相关性筛选</w:t>
      </w:r>
      <w:bookmarkEnd w:id="116"/>
    </w:p>
    <w:p w14:paraId="6E0B7570">
      <w:pPr>
        <w:pStyle w:val="115"/>
        <w:keepNext/>
        <w:spacing w:before="120" w:after="80" w:line="280" w:lineRule="exact"/>
        <w:ind w:firstLine="0"/>
        <w:jc w:val="center"/>
      </w:pPr>
      <w:r>
        <w:rPr>
          <w:rFonts w:ascii="Times New Roman" w:hAnsi="Times New Roman" w:eastAsia="宋体"/>
          <w:b w:val="0"/>
          <w:sz w:val="21"/>
        </w:rPr>
        <w:t>表3-12 十三项指标与容载比的组内相关</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AED4C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A514E05">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662" w:type="dxa"/>
            <w:tcMar>
              <w:left w:w="70" w:type="dxa"/>
              <w:right w:w="70" w:type="dxa"/>
            </w:tcMar>
            <w:vAlign w:val="center"/>
          </w:tcPr>
          <w:p w14:paraId="18609FB5">
            <w:pPr>
              <w:keepNext/>
              <w:spacing w:before="20" w:after="20" w:line="260" w:lineRule="exact"/>
              <w:ind w:left="0" w:leftChars="0" w:right="0" w:rightChars="0" w:firstLine="0" w:firstLineChars="0"/>
              <w:jc w:val="center"/>
            </w:pPr>
            <w:r>
              <w:rPr>
                <w:rFonts w:ascii="Times New Roman" w:hAnsi="Times New Roman" w:eastAsia="宋体"/>
                <w:b/>
                <w:sz w:val="18"/>
              </w:rPr>
              <w:t>有效组数</w:t>
            </w:r>
          </w:p>
        </w:tc>
        <w:tc>
          <w:tcPr>
            <w:tcW w:w="1662" w:type="dxa"/>
            <w:tcMar>
              <w:left w:w="70" w:type="dxa"/>
              <w:right w:w="70" w:type="dxa"/>
            </w:tcMar>
            <w:vAlign w:val="center"/>
          </w:tcPr>
          <w:p w14:paraId="2A972811">
            <w:pPr>
              <w:keepNext/>
              <w:spacing w:before="20" w:after="20" w:line="260" w:lineRule="exact"/>
              <w:ind w:left="0" w:leftChars="0" w:right="0" w:rightChars="0" w:firstLine="0" w:firstLineChars="0"/>
              <w:jc w:val="center"/>
            </w:pPr>
            <w:r>
              <w:rPr>
                <w:rFonts w:ascii="Times New Roman" w:hAnsi="Times New Roman" w:eastAsia="宋体"/>
                <w:b/>
                <w:sz w:val="18"/>
              </w:rPr>
              <w:t>有效节点数</w:t>
            </w:r>
          </w:p>
        </w:tc>
        <w:tc>
          <w:tcPr>
            <w:tcW w:w="1662" w:type="dxa"/>
            <w:tcMar>
              <w:left w:w="70" w:type="dxa"/>
              <w:right w:w="70" w:type="dxa"/>
            </w:tcMar>
            <w:vAlign w:val="center"/>
          </w:tcPr>
          <w:p w14:paraId="04AA82F2">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1662" w:type="dxa"/>
            <w:tcMar>
              <w:left w:w="70" w:type="dxa"/>
              <w:right w:w="70" w:type="dxa"/>
            </w:tcMar>
            <w:vAlign w:val="center"/>
          </w:tcPr>
          <w:p w14:paraId="3208EF42">
            <w:pPr>
              <w:keepNext/>
              <w:spacing w:before="20" w:after="20" w:line="260" w:lineRule="exact"/>
              <w:ind w:left="0" w:leftChars="0" w:right="0" w:rightChars="0" w:firstLine="0" w:firstLineChars="0"/>
              <w:jc w:val="center"/>
            </w:pPr>
            <w:r>
              <w:rPr>
                <w:rFonts w:ascii="Times New Roman" w:hAnsi="Times New Roman" w:eastAsia="宋体"/>
                <w:b/>
                <w:sz w:val="18"/>
              </w:rPr>
              <w:t>容量响应组占比</w:t>
            </w:r>
          </w:p>
        </w:tc>
      </w:tr>
      <w:tr w14:paraId="4067D0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68B3317">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662" w:type="dxa"/>
            <w:tcMar>
              <w:left w:w="70" w:type="dxa"/>
              <w:right w:w="70" w:type="dxa"/>
            </w:tcMar>
            <w:vAlign w:val="center"/>
          </w:tcPr>
          <w:p w14:paraId="2E4EC09F">
            <w:pPr>
              <w:keepNext w:val="0"/>
              <w:spacing w:before="20" w:after="20" w:line="260" w:lineRule="exact"/>
              <w:ind w:left="0" w:leftChars="0" w:right="0" w:rightChars="0" w:firstLine="0" w:firstLineChars="0"/>
              <w:jc w:val="center"/>
            </w:pPr>
            <w:r>
              <w:rPr>
                <w:rFonts w:ascii="Times New Roman" w:hAnsi="Times New Roman" w:eastAsia="宋体"/>
                <w:b w:val="0"/>
                <w:sz w:val="18"/>
              </w:rPr>
              <w:t>2484</w:t>
            </w:r>
          </w:p>
        </w:tc>
        <w:tc>
          <w:tcPr>
            <w:tcW w:w="1662" w:type="dxa"/>
            <w:tcMar>
              <w:left w:w="70" w:type="dxa"/>
              <w:right w:w="70" w:type="dxa"/>
            </w:tcMar>
            <w:vAlign w:val="center"/>
          </w:tcPr>
          <w:p w14:paraId="12F68CD3">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6639E528">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044E0161">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5E333B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C11BD64">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662" w:type="dxa"/>
            <w:tcMar>
              <w:left w:w="70" w:type="dxa"/>
              <w:right w:w="70" w:type="dxa"/>
            </w:tcMar>
            <w:vAlign w:val="center"/>
          </w:tcPr>
          <w:p w14:paraId="5BA5152E">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3DADE71C">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3688293F">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662" w:type="dxa"/>
            <w:tcMar>
              <w:left w:w="70" w:type="dxa"/>
              <w:right w:w="70" w:type="dxa"/>
            </w:tcMar>
            <w:vAlign w:val="center"/>
          </w:tcPr>
          <w:p w14:paraId="2FA7E98A">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536D5F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D900612">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662" w:type="dxa"/>
            <w:tcMar>
              <w:left w:w="70" w:type="dxa"/>
              <w:right w:w="70" w:type="dxa"/>
            </w:tcMar>
            <w:vAlign w:val="center"/>
          </w:tcPr>
          <w:p w14:paraId="5001DAA9">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058D17AA">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089467E4">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662" w:type="dxa"/>
            <w:tcMar>
              <w:left w:w="70" w:type="dxa"/>
              <w:right w:w="70" w:type="dxa"/>
            </w:tcMar>
            <w:vAlign w:val="center"/>
          </w:tcPr>
          <w:p w14:paraId="4D80C6A0">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566454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A6CCC56">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662" w:type="dxa"/>
            <w:tcMar>
              <w:left w:w="70" w:type="dxa"/>
              <w:right w:w="70" w:type="dxa"/>
            </w:tcMar>
            <w:vAlign w:val="center"/>
          </w:tcPr>
          <w:p w14:paraId="15FFCD25">
            <w:pPr>
              <w:keepNext w:val="0"/>
              <w:spacing w:before="20" w:after="20" w:line="260" w:lineRule="exact"/>
              <w:ind w:left="0" w:leftChars="0" w:right="0" w:rightChars="0" w:firstLine="0" w:firstLineChars="0"/>
              <w:jc w:val="center"/>
            </w:pPr>
            <w:r>
              <w:rPr>
                <w:rFonts w:ascii="Times New Roman" w:hAnsi="Times New Roman" w:eastAsia="宋体"/>
                <w:b w:val="0"/>
                <w:sz w:val="18"/>
              </w:rPr>
              <w:t>11988</w:t>
            </w:r>
          </w:p>
        </w:tc>
        <w:tc>
          <w:tcPr>
            <w:tcW w:w="1662" w:type="dxa"/>
            <w:tcMar>
              <w:left w:w="70" w:type="dxa"/>
              <w:right w:w="70" w:type="dxa"/>
            </w:tcMar>
            <w:vAlign w:val="center"/>
          </w:tcPr>
          <w:p w14:paraId="600D40BA">
            <w:pPr>
              <w:keepNext w:val="0"/>
              <w:spacing w:before="20" w:after="20" w:line="260" w:lineRule="exact"/>
              <w:ind w:left="0" w:leftChars="0" w:right="0" w:rightChars="0" w:firstLine="0" w:firstLineChars="0"/>
              <w:jc w:val="center"/>
            </w:pPr>
            <w:r>
              <w:rPr>
                <w:rFonts w:ascii="Times New Roman" w:hAnsi="Times New Roman" w:eastAsia="宋体"/>
                <w:b w:val="0"/>
                <w:sz w:val="18"/>
              </w:rPr>
              <w:t>88781</w:t>
            </w:r>
          </w:p>
        </w:tc>
        <w:tc>
          <w:tcPr>
            <w:tcW w:w="1662" w:type="dxa"/>
            <w:tcMar>
              <w:left w:w="70" w:type="dxa"/>
              <w:right w:w="70" w:type="dxa"/>
            </w:tcMar>
            <w:vAlign w:val="center"/>
          </w:tcPr>
          <w:p w14:paraId="50088AAE">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662" w:type="dxa"/>
            <w:tcMar>
              <w:left w:w="70" w:type="dxa"/>
              <w:right w:w="70" w:type="dxa"/>
            </w:tcMar>
            <w:vAlign w:val="center"/>
          </w:tcPr>
          <w:p w14:paraId="37289B4A">
            <w:pPr>
              <w:keepNext w:val="0"/>
              <w:spacing w:before="20" w:after="20" w:line="260" w:lineRule="exact"/>
              <w:ind w:left="0" w:leftChars="0" w:right="0" w:rightChars="0" w:firstLine="0" w:firstLineChars="0"/>
              <w:jc w:val="center"/>
            </w:pPr>
            <w:r>
              <w:rPr>
                <w:rFonts w:ascii="Times New Roman" w:hAnsi="Times New Roman" w:eastAsia="宋体"/>
                <w:b w:val="0"/>
                <w:sz w:val="18"/>
              </w:rPr>
              <w:t>93%</w:t>
            </w:r>
          </w:p>
        </w:tc>
      </w:tr>
      <w:tr w14:paraId="74F7A3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020AECA">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662" w:type="dxa"/>
            <w:tcMar>
              <w:left w:w="70" w:type="dxa"/>
              <w:right w:w="70" w:type="dxa"/>
            </w:tcMar>
            <w:vAlign w:val="center"/>
          </w:tcPr>
          <w:p w14:paraId="626781A5">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77E8D5B8">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6D087002">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2E065E42">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31727C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D7E6D21">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662" w:type="dxa"/>
            <w:tcMar>
              <w:left w:w="70" w:type="dxa"/>
              <w:right w:w="70" w:type="dxa"/>
            </w:tcMar>
            <w:vAlign w:val="center"/>
          </w:tcPr>
          <w:p w14:paraId="0FDBC5F0">
            <w:pPr>
              <w:keepNext w:val="0"/>
              <w:spacing w:before="20" w:after="20" w:line="260" w:lineRule="exact"/>
              <w:ind w:left="0" w:leftChars="0" w:right="0" w:rightChars="0" w:firstLine="0" w:firstLineChars="0"/>
              <w:jc w:val="center"/>
            </w:pPr>
            <w:r>
              <w:rPr>
                <w:rFonts w:ascii="Times New Roman" w:hAnsi="Times New Roman" w:eastAsia="宋体"/>
                <w:b w:val="0"/>
                <w:sz w:val="18"/>
              </w:rPr>
              <w:t>4329</w:t>
            </w:r>
          </w:p>
        </w:tc>
        <w:tc>
          <w:tcPr>
            <w:tcW w:w="1662" w:type="dxa"/>
            <w:tcMar>
              <w:left w:w="70" w:type="dxa"/>
              <w:right w:w="70" w:type="dxa"/>
            </w:tcMar>
            <w:vAlign w:val="center"/>
          </w:tcPr>
          <w:p w14:paraId="39170FFE">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38D99A2C">
            <w:pPr>
              <w:keepNext w:val="0"/>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662" w:type="dxa"/>
            <w:tcMar>
              <w:left w:w="70" w:type="dxa"/>
              <w:right w:w="70" w:type="dxa"/>
            </w:tcMar>
            <w:vAlign w:val="center"/>
          </w:tcPr>
          <w:p w14:paraId="2C385B63">
            <w:pPr>
              <w:keepNext w:val="0"/>
              <w:spacing w:before="20" w:after="20" w:line="260" w:lineRule="exact"/>
              <w:ind w:left="0" w:leftChars="0" w:right="0" w:rightChars="0" w:firstLine="0" w:firstLineChars="0"/>
              <w:jc w:val="center"/>
            </w:pPr>
            <w:r>
              <w:rPr>
                <w:rFonts w:ascii="Times New Roman" w:hAnsi="Times New Roman" w:eastAsia="宋体"/>
                <w:b w:val="0"/>
                <w:sz w:val="18"/>
              </w:rPr>
              <w:t>89%</w:t>
            </w:r>
          </w:p>
        </w:tc>
      </w:tr>
      <w:tr w14:paraId="065767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6D30BA9">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662" w:type="dxa"/>
            <w:tcMar>
              <w:left w:w="70" w:type="dxa"/>
              <w:right w:w="70" w:type="dxa"/>
            </w:tcMar>
            <w:vAlign w:val="center"/>
          </w:tcPr>
          <w:p w14:paraId="6EC790B1">
            <w:pPr>
              <w:keepNext w:val="0"/>
              <w:spacing w:before="20" w:after="20" w:line="260" w:lineRule="exact"/>
              <w:ind w:left="0" w:leftChars="0" w:right="0" w:rightChars="0" w:firstLine="0" w:firstLineChars="0"/>
              <w:jc w:val="center"/>
            </w:pPr>
            <w:r>
              <w:rPr>
                <w:rFonts w:ascii="Times New Roman" w:hAnsi="Times New Roman" w:eastAsia="宋体"/>
                <w:b w:val="0"/>
                <w:sz w:val="18"/>
              </w:rPr>
              <w:t>5140</w:t>
            </w:r>
          </w:p>
        </w:tc>
        <w:tc>
          <w:tcPr>
            <w:tcW w:w="1662" w:type="dxa"/>
            <w:tcMar>
              <w:left w:w="70" w:type="dxa"/>
              <w:right w:w="70" w:type="dxa"/>
            </w:tcMar>
            <w:vAlign w:val="center"/>
          </w:tcPr>
          <w:p w14:paraId="36FD91E9">
            <w:pPr>
              <w:keepNext w:val="0"/>
              <w:spacing w:before="20" w:after="20" w:line="260" w:lineRule="exact"/>
              <w:ind w:left="0" w:leftChars="0" w:right="0" w:rightChars="0" w:firstLine="0" w:firstLineChars="0"/>
              <w:jc w:val="center"/>
            </w:pPr>
            <w:r>
              <w:rPr>
                <w:rFonts w:ascii="Times New Roman" w:hAnsi="Times New Roman" w:eastAsia="宋体"/>
                <w:b w:val="0"/>
                <w:sz w:val="18"/>
              </w:rPr>
              <w:t>41118</w:t>
            </w:r>
          </w:p>
        </w:tc>
        <w:tc>
          <w:tcPr>
            <w:tcW w:w="1662" w:type="dxa"/>
            <w:tcMar>
              <w:left w:w="70" w:type="dxa"/>
              <w:right w:w="70" w:type="dxa"/>
            </w:tcMar>
            <w:vAlign w:val="center"/>
          </w:tcPr>
          <w:p w14:paraId="04DF84B4">
            <w:pPr>
              <w:keepNext w:val="0"/>
              <w:spacing w:before="20" w:after="20" w:line="260" w:lineRule="exact"/>
              <w:ind w:left="0" w:leftChars="0" w:right="0" w:rightChars="0" w:firstLine="0" w:firstLineChars="0"/>
              <w:jc w:val="center"/>
            </w:pPr>
            <w:r>
              <w:rPr>
                <w:rFonts w:ascii="Times New Roman" w:hAnsi="Times New Roman" w:eastAsia="宋体"/>
                <w:b w:val="0"/>
                <w:sz w:val="18"/>
              </w:rPr>
              <w:t>0.26</w:t>
            </w:r>
          </w:p>
        </w:tc>
        <w:tc>
          <w:tcPr>
            <w:tcW w:w="1662" w:type="dxa"/>
            <w:tcMar>
              <w:left w:w="70" w:type="dxa"/>
              <w:right w:w="70" w:type="dxa"/>
            </w:tcMar>
            <w:vAlign w:val="center"/>
          </w:tcPr>
          <w:p w14:paraId="469B1127">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r>
      <w:tr w14:paraId="2CB9F5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B13B1EA">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662" w:type="dxa"/>
            <w:tcMar>
              <w:left w:w="70" w:type="dxa"/>
              <w:right w:w="70" w:type="dxa"/>
            </w:tcMar>
            <w:vAlign w:val="center"/>
          </w:tcPr>
          <w:p w14:paraId="72F6848E">
            <w:pPr>
              <w:keepNext w:val="0"/>
              <w:spacing w:before="20" w:after="20" w:line="260" w:lineRule="exact"/>
              <w:ind w:left="0" w:leftChars="0" w:right="0" w:rightChars="0" w:firstLine="0" w:firstLineChars="0"/>
              <w:jc w:val="center"/>
            </w:pPr>
            <w:r>
              <w:rPr>
                <w:rFonts w:ascii="Times New Roman" w:hAnsi="Times New Roman" w:eastAsia="宋体"/>
                <w:b w:val="0"/>
                <w:sz w:val="18"/>
              </w:rPr>
              <w:t>10608</w:t>
            </w:r>
          </w:p>
        </w:tc>
        <w:tc>
          <w:tcPr>
            <w:tcW w:w="1662" w:type="dxa"/>
            <w:tcMar>
              <w:left w:w="70" w:type="dxa"/>
              <w:right w:w="70" w:type="dxa"/>
            </w:tcMar>
            <w:vAlign w:val="center"/>
          </w:tcPr>
          <w:p w14:paraId="2DE18467">
            <w:pPr>
              <w:keepNext w:val="0"/>
              <w:spacing w:before="20" w:after="20" w:line="260" w:lineRule="exact"/>
              <w:ind w:left="0" w:leftChars="0" w:right="0" w:rightChars="0" w:firstLine="0" w:firstLineChars="0"/>
              <w:jc w:val="center"/>
            </w:pPr>
            <w:r>
              <w:rPr>
                <w:rFonts w:ascii="Times New Roman" w:hAnsi="Times New Roman" w:eastAsia="宋体"/>
                <w:b w:val="0"/>
                <w:sz w:val="18"/>
              </w:rPr>
              <w:t>31473</w:t>
            </w:r>
          </w:p>
        </w:tc>
        <w:tc>
          <w:tcPr>
            <w:tcW w:w="1662" w:type="dxa"/>
            <w:tcMar>
              <w:left w:w="70" w:type="dxa"/>
              <w:right w:w="70" w:type="dxa"/>
            </w:tcMar>
            <w:vAlign w:val="center"/>
          </w:tcPr>
          <w:p w14:paraId="34C16849">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1662" w:type="dxa"/>
            <w:tcMar>
              <w:left w:w="70" w:type="dxa"/>
              <w:right w:w="70" w:type="dxa"/>
            </w:tcMar>
            <w:vAlign w:val="center"/>
          </w:tcPr>
          <w:p w14:paraId="2E989776">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r>
      <w:tr w14:paraId="1359A7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5ACF5FB">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662" w:type="dxa"/>
            <w:tcMar>
              <w:left w:w="70" w:type="dxa"/>
              <w:right w:w="70" w:type="dxa"/>
            </w:tcMar>
            <w:vAlign w:val="center"/>
          </w:tcPr>
          <w:p w14:paraId="55DDD0F6">
            <w:pPr>
              <w:keepNext w:val="0"/>
              <w:spacing w:before="20" w:after="20" w:line="260" w:lineRule="exact"/>
              <w:ind w:left="0" w:leftChars="0" w:right="0" w:rightChars="0" w:firstLine="0" w:firstLineChars="0"/>
              <w:jc w:val="center"/>
            </w:pPr>
            <w:r>
              <w:rPr>
                <w:rFonts w:ascii="Times New Roman" w:hAnsi="Times New Roman" w:eastAsia="宋体"/>
                <w:b w:val="0"/>
                <w:sz w:val="18"/>
              </w:rPr>
              <w:t>4680</w:t>
            </w:r>
          </w:p>
        </w:tc>
        <w:tc>
          <w:tcPr>
            <w:tcW w:w="1662" w:type="dxa"/>
            <w:tcMar>
              <w:left w:w="70" w:type="dxa"/>
              <w:right w:w="70" w:type="dxa"/>
            </w:tcMar>
            <w:vAlign w:val="center"/>
          </w:tcPr>
          <w:p w14:paraId="14BA4716">
            <w:pPr>
              <w:keepNext w:val="0"/>
              <w:spacing w:before="20" w:after="20" w:line="260" w:lineRule="exact"/>
              <w:ind w:left="0" w:leftChars="0" w:right="0" w:rightChars="0" w:firstLine="0" w:firstLineChars="0"/>
              <w:jc w:val="center"/>
            </w:pPr>
            <w:r>
              <w:rPr>
                <w:rFonts w:ascii="Times New Roman" w:hAnsi="Times New Roman" w:eastAsia="宋体"/>
                <w:b w:val="0"/>
                <w:sz w:val="18"/>
              </w:rPr>
              <w:t>32058</w:t>
            </w:r>
          </w:p>
        </w:tc>
        <w:tc>
          <w:tcPr>
            <w:tcW w:w="1662" w:type="dxa"/>
            <w:tcMar>
              <w:left w:w="70" w:type="dxa"/>
              <w:right w:w="70" w:type="dxa"/>
            </w:tcMar>
            <w:vAlign w:val="center"/>
          </w:tcPr>
          <w:p w14:paraId="175D4810">
            <w:pPr>
              <w:keepNext w:val="0"/>
              <w:spacing w:before="20" w:after="20" w:line="260" w:lineRule="exact"/>
              <w:ind w:left="0" w:leftChars="0" w:right="0" w:rightChars="0" w:firstLine="0" w:firstLineChars="0"/>
              <w:jc w:val="center"/>
            </w:pPr>
            <w:r>
              <w:rPr>
                <w:rFonts w:ascii="Times New Roman" w:hAnsi="Times New Roman" w:eastAsia="宋体"/>
                <w:b w:val="0"/>
                <w:sz w:val="18"/>
              </w:rPr>
              <w:t>-0.74</w:t>
            </w:r>
          </w:p>
        </w:tc>
        <w:tc>
          <w:tcPr>
            <w:tcW w:w="1662" w:type="dxa"/>
            <w:tcMar>
              <w:left w:w="70" w:type="dxa"/>
              <w:right w:w="70" w:type="dxa"/>
            </w:tcMar>
            <w:vAlign w:val="center"/>
          </w:tcPr>
          <w:p w14:paraId="232E3A30">
            <w:pPr>
              <w:keepNext w:val="0"/>
              <w:spacing w:before="20" w:after="20" w:line="260" w:lineRule="exact"/>
              <w:ind w:left="0" w:leftChars="0" w:right="0" w:rightChars="0" w:firstLine="0" w:firstLineChars="0"/>
              <w:jc w:val="center"/>
            </w:pPr>
            <w:r>
              <w:rPr>
                <w:rFonts w:ascii="Times New Roman" w:hAnsi="Times New Roman" w:eastAsia="宋体"/>
                <w:b w:val="0"/>
                <w:sz w:val="18"/>
              </w:rPr>
              <w:t>81%</w:t>
            </w:r>
          </w:p>
        </w:tc>
      </w:tr>
      <w:tr w14:paraId="3285F1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6CFC883">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662" w:type="dxa"/>
            <w:tcMar>
              <w:left w:w="70" w:type="dxa"/>
              <w:right w:w="70" w:type="dxa"/>
            </w:tcMar>
            <w:vAlign w:val="center"/>
          </w:tcPr>
          <w:p w14:paraId="77694A92">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5FB9880C">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636B187F">
            <w:pPr>
              <w:keepNext w:val="0"/>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662" w:type="dxa"/>
            <w:tcMar>
              <w:left w:w="70" w:type="dxa"/>
              <w:right w:w="70" w:type="dxa"/>
            </w:tcMar>
            <w:vAlign w:val="center"/>
          </w:tcPr>
          <w:p w14:paraId="1B30E85F">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5BFA2F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81B58F0">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662" w:type="dxa"/>
            <w:tcMar>
              <w:left w:w="70" w:type="dxa"/>
              <w:right w:w="70" w:type="dxa"/>
            </w:tcMar>
            <w:vAlign w:val="center"/>
          </w:tcPr>
          <w:p w14:paraId="0DCA97E4">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63F2CC5F">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5F941DCB">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7D57D388">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730487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D3398EE">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662" w:type="dxa"/>
            <w:tcMar>
              <w:left w:w="70" w:type="dxa"/>
              <w:right w:w="70" w:type="dxa"/>
            </w:tcMar>
            <w:vAlign w:val="center"/>
          </w:tcPr>
          <w:p w14:paraId="27A25817">
            <w:pPr>
              <w:keepNext w:val="0"/>
              <w:spacing w:before="20" w:after="20" w:line="260" w:lineRule="exact"/>
              <w:ind w:left="0" w:leftChars="0" w:right="0" w:rightChars="0" w:firstLine="0" w:firstLineChars="0"/>
              <w:jc w:val="center"/>
            </w:pPr>
            <w:r>
              <w:rPr>
                <w:rFonts w:ascii="Times New Roman" w:hAnsi="Times New Roman" w:eastAsia="宋体"/>
                <w:b w:val="0"/>
                <w:sz w:val="18"/>
              </w:rPr>
              <w:t>7584</w:t>
            </w:r>
          </w:p>
        </w:tc>
        <w:tc>
          <w:tcPr>
            <w:tcW w:w="1662" w:type="dxa"/>
            <w:tcMar>
              <w:left w:w="70" w:type="dxa"/>
              <w:right w:w="70" w:type="dxa"/>
            </w:tcMar>
            <w:vAlign w:val="center"/>
          </w:tcPr>
          <w:p w14:paraId="6D810A83">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7381CF44">
            <w:pPr>
              <w:keepNext w:val="0"/>
              <w:spacing w:before="20" w:after="20" w:line="260" w:lineRule="exact"/>
              <w:ind w:left="0" w:leftChars="0" w:right="0" w:rightChars="0" w:firstLine="0" w:firstLineChars="0"/>
              <w:jc w:val="center"/>
            </w:pPr>
            <w:r>
              <w:rPr>
                <w:rFonts w:ascii="Times New Roman" w:hAnsi="Times New Roman" w:eastAsia="宋体"/>
                <w:b w:val="0"/>
                <w:sz w:val="18"/>
              </w:rPr>
              <w:t>0.45</w:t>
            </w:r>
          </w:p>
        </w:tc>
        <w:tc>
          <w:tcPr>
            <w:tcW w:w="1662" w:type="dxa"/>
            <w:tcMar>
              <w:left w:w="70" w:type="dxa"/>
              <w:right w:w="70" w:type="dxa"/>
            </w:tcMar>
            <w:vAlign w:val="center"/>
          </w:tcPr>
          <w:p w14:paraId="1D86DBF2">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6E49C0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2936C2A">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662" w:type="dxa"/>
            <w:tcMar>
              <w:left w:w="70" w:type="dxa"/>
              <w:right w:w="70" w:type="dxa"/>
            </w:tcMar>
            <w:vAlign w:val="center"/>
          </w:tcPr>
          <w:p w14:paraId="6F030B4D">
            <w:pPr>
              <w:keepNext w:val="0"/>
              <w:spacing w:before="20" w:after="20" w:line="260" w:lineRule="exact"/>
              <w:ind w:left="0" w:leftChars="0" w:right="0" w:rightChars="0" w:firstLine="0" w:firstLineChars="0"/>
              <w:jc w:val="center"/>
            </w:pPr>
            <w:r>
              <w:rPr>
                <w:rFonts w:ascii="Times New Roman" w:hAnsi="Times New Roman" w:eastAsia="宋体"/>
                <w:b w:val="0"/>
                <w:sz w:val="18"/>
              </w:rPr>
              <w:t>10704</w:t>
            </w:r>
          </w:p>
        </w:tc>
        <w:tc>
          <w:tcPr>
            <w:tcW w:w="1662" w:type="dxa"/>
            <w:tcMar>
              <w:left w:w="70" w:type="dxa"/>
              <w:right w:w="70" w:type="dxa"/>
            </w:tcMar>
            <w:vAlign w:val="center"/>
          </w:tcPr>
          <w:p w14:paraId="20A966F9">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6A8B2F6F">
            <w:pPr>
              <w:keepNext w:val="0"/>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06C24E3D">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r>
    </w:tbl>
    <w:p w14:paraId="7ACFCACF">
      <w:pPr>
        <w:pStyle w:val="2"/>
        <w:widowControl/>
        <w:spacing w:before="0" w:after="0" w:line="348" w:lineRule="exact"/>
        <w:ind w:firstLine="480"/>
        <w:jc w:val="both"/>
      </w:pPr>
      <w:r>
        <w:rPr>
          <w:rFonts w:ascii="Times New Roman" w:hAnsi="Times New Roman" w:eastAsia="方正仿宋_GBK"/>
          <w:b w:val="0"/>
          <w:sz w:val="24"/>
        </w:rPr>
        <w:t>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14:paraId="2C0198D6">
      <w:pPr>
        <w:pStyle w:val="2"/>
        <w:widowControl/>
        <w:spacing w:before="0" w:after="0" w:line="348" w:lineRule="exact"/>
        <w:ind w:firstLine="480"/>
        <w:jc w:val="both"/>
      </w:pPr>
      <w:r>
        <w:rPr>
          <w:rFonts w:ascii="Times New Roman" w:hAnsi="Times New Roman" w:eastAsia="方正仿宋_GBK"/>
          <w:b w:val="0"/>
          <w:sz w:val="24"/>
        </w:rPr>
        <w:t>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14:paraId="34243333">
      <w:pPr>
        <w:pStyle w:val="2"/>
        <w:widowControl/>
        <w:spacing w:before="0" w:after="0" w:line="348" w:lineRule="exact"/>
        <w:ind w:firstLine="480"/>
        <w:jc w:val="both"/>
      </w:pPr>
      <w:r>
        <w:rPr>
          <w:rFonts w:ascii="Times New Roman" w:hAnsi="Times New Roman" w:eastAsia="方正仿宋_GBK"/>
          <w:b w:val="0"/>
          <w:sz w:val="24"/>
        </w:rPr>
        <w:t>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14:paraId="34BD8ABF">
      <w:pPr>
        <w:pStyle w:val="2"/>
        <w:widowControl/>
        <w:spacing w:before="0" w:after="0" w:line="348" w:lineRule="exact"/>
        <w:ind w:firstLine="480"/>
        <w:jc w:val="both"/>
      </w:pPr>
      <w:r>
        <w:rPr>
          <w:rFonts w:ascii="Times New Roman" w:hAnsi="Times New Roman" w:eastAsia="方正仿宋_GBK"/>
          <w:b w:val="0"/>
          <w:sz w:val="24"/>
        </w:rPr>
        <w:t>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14:paraId="4E594ECB">
      <w:pPr>
        <w:pStyle w:val="2"/>
        <w:widowControl/>
        <w:spacing w:before="0" w:after="0" w:line="348" w:lineRule="exact"/>
        <w:ind w:firstLine="480"/>
        <w:jc w:val="both"/>
      </w:pPr>
      <w:r>
        <w:rPr>
          <w:rFonts w:ascii="Times New Roman" w:hAnsi="Times New Roman" w:eastAsia="方正仿宋_GBK"/>
          <w:b w:val="0"/>
          <w:sz w:val="24"/>
        </w:rPr>
        <w:t>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14:paraId="1786BCD1">
      <w:pPr>
        <w:pStyle w:val="2"/>
        <w:widowControl/>
        <w:spacing w:before="0" w:after="0" w:line="348" w:lineRule="exact"/>
        <w:ind w:firstLine="480"/>
        <w:jc w:val="both"/>
      </w:pPr>
      <w:r>
        <w:rPr>
          <w:rFonts w:ascii="Times New Roman" w:hAnsi="Times New Roman" w:eastAsia="方正仿宋_GBK"/>
          <w:b w:val="0"/>
          <w:sz w:val="24"/>
        </w:rPr>
        <w:t>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14:paraId="5FA243E0">
      <w:pPr>
        <w:pStyle w:val="2"/>
        <w:keepNext/>
        <w:spacing w:before="120" w:after="0" w:line="240" w:lineRule="auto"/>
        <w:ind w:left="0" w:leftChars="0" w:right="0" w:rightChars="0" w:firstLine="0" w:firstLineChars="0"/>
        <w:jc w:val="center"/>
      </w:pPr>
      <w:r>
        <w:drawing>
          <wp:inline distT="0" distB="0" distL="114300" distR="114300">
            <wp:extent cx="5120640" cy="5045075"/>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24"/>
                    <a:stretch>
                      <a:fillRect/>
                    </a:stretch>
                  </pic:blipFill>
                  <pic:spPr>
                    <a:xfrm>
                      <a:off x="0" y="0"/>
                      <a:ext cx="5120640" cy="5045336"/>
                    </a:xfrm>
                    <a:prstGeom prst="rect">
                      <a:avLst/>
                    </a:prstGeom>
                    <a:noFill/>
                    <a:ln w="9525">
                      <a:noFill/>
                    </a:ln>
                  </pic:spPr>
                </pic:pic>
              </a:graphicData>
            </a:graphic>
          </wp:inline>
        </w:drawing>
      </w:r>
    </w:p>
    <w:p w14:paraId="1AF9AE47">
      <w:pPr>
        <w:pStyle w:val="2"/>
        <w:spacing w:before="60" w:after="120" w:line="280" w:lineRule="exact"/>
        <w:ind w:left="0" w:leftChars="0" w:right="0" w:rightChars="0" w:firstLine="0" w:firstLineChars="0"/>
        <w:jc w:val="center"/>
      </w:pPr>
      <w:r>
        <w:rPr>
          <w:rFonts w:ascii="Times New Roman" w:hAnsi="Times New Roman" w:eastAsia="宋体"/>
          <w:b w:val="0"/>
          <w:sz w:val="21"/>
        </w:rPr>
        <w:t>图3-11 十三项候选指标与容载比的组内相关</w:t>
      </w:r>
    </w:p>
    <w:p w14:paraId="2A0D2D84">
      <w:pPr>
        <w:pStyle w:val="5"/>
        <w:keepNext/>
        <w:numPr>
          <w:ilvl w:val="0"/>
          <w:numId w:val="0"/>
        </w:numPr>
        <w:spacing w:before="160" w:after="120" w:line="390" w:lineRule="exact"/>
        <w:ind w:firstLine="0"/>
      </w:pPr>
      <w:bookmarkStart w:id="117" w:name="高相关指标归并与代表参数"/>
      <w:r>
        <w:rPr>
          <w:rFonts w:ascii="Times New Roman" w:hAnsi="Times New Roman" w:eastAsia="方正仿宋_GBK"/>
          <w:b/>
          <w:sz w:val="26"/>
        </w:rPr>
        <w:t>3.5.4 高相关指标归并与代表参数</w:t>
      </w:r>
      <w:bookmarkEnd w:id="117"/>
    </w:p>
    <w:p w14:paraId="51D4580E">
      <w:pPr>
        <w:pStyle w:val="115"/>
        <w:keepNext/>
        <w:spacing w:before="120" w:after="80" w:line="280" w:lineRule="exact"/>
        <w:ind w:firstLine="0"/>
        <w:jc w:val="center"/>
      </w:pPr>
      <w:r>
        <w:rPr>
          <w:rFonts w:ascii="Times New Roman" w:hAnsi="Times New Roman" w:eastAsia="宋体"/>
          <w:b w:val="0"/>
          <w:sz w:val="21"/>
        </w:rPr>
        <w:t>表3-13 十三项指标的Pearson相关矩阵（1）</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B8468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B413471">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39" w:type="dxa"/>
            <w:tcMar>
              <w:left w:w="70" w:type="dxa"/>
              <w:right w:w="70" w:type="dxa"/>
            </w:tcMar>
            <w:vAlign w:val="center"/>
          </w:tcPr>
          <w:p w14:paraId="5333DEDF">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039" w:type="dxa"/>
            <w:tcMar>
              <w:left w:w="70" w:type="dxa"/>
              <w:right w:w="70" w:type="dxa"/>
            </w:tcMar>
            <w:vAlign w:val="center"/>
          </w:tcPr>
          <w:p w14:paraId="7DE79651">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039" w:type="dxa"/>
            <w:tcMar>
              <w:left w:w="70" w:type="dxa"/>
              <w:right w:w="70" w:type="dxa"/>
            </w:tcMar>
            <w:vAlign w:val="center"/>
          </w:tcPr>
          <w:p w14:paraId="2F559EB1">
            <w:pPr>
              <w:keepNext/>
              <w:spacing w:before="20" w:after="20" w:line="260" w:lineRule="exact"/>
              <w:ind w:left="0" w:leftChars="0" w:right="0" w:rightChars="0" w:firstLine="0" w:firstLineChars="0"/>
              <w:jc w:val="center"/>
            </w:pPr>
            <w:r>
              <w:rPr>
                <w:rFonts w:ascii="Times New Roman" w:hAnsi="Times New Roman" w:eastAsia="宋体"/>
                <w:b/>
                <w:sz w:val="18"/>
              </w:rPr>
              <w:t>站级负载率最大值</w:t>
            </w:r>
          </w:p>
        </w:tc>
        <w:tc>
          <w:tcPr>
            <w:tcW w:w="1039" w:type="dxa"/>
            <w:tcMar>
              <w:left w:w="70" w:type="dxa"/>
              <w:right w:w="70" w:type="dxa"/>
            </w:tcMar>
            <w:vAlign w:val="center"/>
          </w:tcPr>
          <w:p w14:paraId="0B7DA50E">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w:t>
            </w:r>
          </w:p>
        </w:tc>
        <w:tc>
          <w:tcPr>
            <w:tcW w:w="1039" w:type="dxa"/>
            <w:tcMar>
              <w:left w:w="70" w:type="dxa"/>
              <w:right w:w="70" w:type="dxa"/>
            </w:tcMar>
            <w:vAlign w:val="center"/>
          </w:tcPr>
          <w:p w14:paraId="4591D390">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w:t>
            </w:r>
          </w:p>
        </w:tc>
        <w:tc>
          <w:tcPr>
            <w:tcW w:w="1039" w:type="dxa"/>
            <w:tcMar>
              <w:left w:w="70" w:type="dxa"/>
              <w:right w:w="70" w:type="dxa"/>
            </w:tcMar>
            <w:vAlign w:val="center"/>
          </w:tcPr>
          <w:p w14:paraId="37D35DF5">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039" w:type="dxa"/>
            <w:tcMar>
              <w:left w:w="70" w:type="dxa"/>
              <w:right w:w="70" w:type="dxa"/>
            </w:tcMar>
            <w:vAlign w:val="center"/>
          </w:tcPr>
          <w:p w14:paraId="136BDDBB">
            <w:pPr>
              <w:keepNext/>
              <w:spacing w:before="20" w:after="20" w:line="260" w:lineRule="exact"/>
              <w:ind w:left="0" w:leftChars="0" w:right="0" w:rightChars="0" w:firstLine="0" w:firstLineChars="0"/>
              <w:jc w:val="center"/>
            </w:pPr>
            <w:r>
              <w:rPr>
                <w:rFonts w:ascii="Times New Roman" w:hAnsi="Times New Roman" w:eastAsia="宋体"/>
                <w:b/>
                <w:sz w:val="18"/>
              </w:rPr>
              <w:t>95%峰值持续时间</w:t>
            </w:r>
          </w:p>
        </w:tc>
      </w:tr>
      <w:tr w14:paraId="0FC059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253E2F">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39" w:type="dxa"/>
            <w:tcMar>
              <w:left w:w="70" w:type="dxa"/>
              <w:right w:w="70" w:type="dxa"/>
            </w:tcMar>
            <w:vAlign w:val="center"/>
          </w:tcPr>
          <w:p w14:paraId="33A9C7C4">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0F9DF61">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5E46CA84">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5B3380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ADA00E">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2FEFA2E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9D35D4">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3D20EC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B57EE41">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39" w:type="dxa"/>
            <w:tcMar>
              <w:left w:w="70" w:type="dxa"/>
              <w:right w:w="70" w:type="dxa"/>
            </w:tcMar>
            <w:vAlign w:val="center"/>
          </w:tcPr>
          <w:p w14:paraId="4C873E8F">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3CD49EC5">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8F1316D">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51003B5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D2A9A5">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55E59B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47908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309840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4A4F6F3">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39" w:type="dxa"/>
            <w:tcMar>
              <w:left w:w="70" w:type="dxa"/>
              <w:right w:w="70" w:type="dxa"/>
            </w:tcMar>
            <w:vAlign w:val="center"/>
          </w:tcPr>
          <w:p w14:paraId="601C6776">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3B0C6B0D">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3D7FA04A">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107B1BC2">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6AD6BDB7">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0142819F">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2B7C2682">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4CFF7C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1D8066">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39" w:type="dxa"/>
            <w:tcMar>
              <w:left w:w="70" w:type="dxa"/>
              <w:right w:w="70" w:type="dxa"/>
            </w:tcMar>
            <w:vAlign w:val="center"/>
          </w:tcPr>
          <w:p w14:paraId="3CA575F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53A0A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A0550C">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02A4ADE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592381A1">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0E37C21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4AD158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7C721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96DA762">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39" w:type="dxa"/>
            <w:tcMar>
              <w:left w:w="70" w:type="dxa"/>
              <w:right w:w="70" w:type="dxa"/>
            </w:tcMar>
            <w:vAlign w:val="center"/>
          </w:tcPr>
          <w:p w14:paraId="55432CE0">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051BB69F">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69BE7376">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37A10844">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37A8C61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8B5A627">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0BD63AEA">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157EF9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E29E0B">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39" w:type="dxa"/>
            <w:tcMar>
              <w:left w:w="70" w:type="dxa"/>
              <w:right w:w="70" w:type="dxa"/>
            </w:tcMar>
            <w:vAlign w:val="center"/>
          </w:tcPr>
          <w:p w14:paraId="563FFE3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D3B5B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868EB9">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3056A40E">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D0FE761">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3F33E20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56D567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0679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E89AD13">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39" w:type="dxa"/>
            <w:tcMar>
              <w:left w:w="70" w:type="dxa"/>
              <w:right w:w="70" w:type="dxa"/>
            </w:tcMar>
            <w:vAlign w:val="center"/>
          </w:tcPr>
          <w:p w14:paraId="2C96D948">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5DDC448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50959262">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F90822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70E92F">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C41385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F700D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3FB6EF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6212AFB">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39" w:type="dxa"/>
            <w:tcMar>
              <w:left w:w="70" w:type="dxa"/>
              <w:right w:w="70" w:type="dxa"/>
            </w:tcMar>
            <w:vAlign w:val="center"/>
          </w:tcPr>
          <w:p w14:paraId="7EEC93D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5882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53CA0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48DFF82B">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3A77319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3E45DD6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6F2FB01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B0009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9552255">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39" w:type="dxa"/>
            <w:tcMar>
              <w:left w:w="70" w:type="dxa"/>
              <w:right w:w="70" w:type="dxa"/>
            </w:tcMar>
            <w:vAlign w:val="center"/>
          </w:tcPr>
          <w:p w14:paraId="2B60D64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0B1E8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6A3A4D">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039" w:type="dxa"/>
            <w:tcMar>
              <w:left w:w="70" w:type="dxa"/>
              <w:right w:w="70" w:type="dxa"/>
            </w:tcMar>
            <w:vAlign w:val="center"/>
          </w:tcPr>
          <w:p w14:paraId="49F8B547">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305E01DC">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2971DA8D">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5D4CC2F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4EAB0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D6F791E">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39" w:type="dxa"/>
            <w:tcMar>
              <w:left w:w="70" w:type="dxa"/>
              <w:right w:w="70" w:type="dxa"/>
            </w:tcMar>
            <w:vAlign w:val="center"/>
          </w:tcPr>
          <w:p w14:paraId="598B76A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BCB11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2A1AEE">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5BF96672">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36726FCF">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7C258C56">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09637A8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A9962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5151B74">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39" w:type="dxa"/>
            <w:tcMar>
              <w:left w:w="70" w:type="dxa"/>
              <w:right w:w="70" w:type="dxa"/>
            </w:tcMar>
            <w:vAlign w:val="center"/>
          </w:tcPr>
          <w:p w14:paraId="687F7FA2">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51149173">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5416A5E5">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7F7325F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EC6C8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35E423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D218D9">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791744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E82EC9">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39" w:type="dxa"/>
            <w:tcMar>
              <w:left w:w="70" w:type="dxa"/>
              <w:right w:w="70" w:type="dxa"/>
            </w:tcMar>
            <w:vAlign w:val="center"/>
          </w:tcPr>
          <w:p w14:paraId="4719C1D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7D86C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F60B2F">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516948B4">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4A3FC0E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4EA4718F">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143802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22423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FC06515">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39" w:type="dxa"/>
            <w:tcMar>
              <w:left w:w="70" w:type="dxa"/>
              <w:right w:w="70" w:type="dxa"/>
            </w:tcMar>
            <w:vAlign w:val="center"/>
          </w:tcPr>
          <w:p w14:paraId="2F749BB6">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3E4473E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B982B1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805738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A55AA8">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FB3197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ED7932">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08AE7D70">
      <w:pPr>
        <w:pStyle w:val="2"/>
        <w:keepNext/>
        <w:spacing w:before="120" w:after="80" w:line="280" w:lineRule="exact"/>
        <w:ind w:firstLine="0"/>
        <w:jc w:val="center"/>
      </w:pPr>
      <w:r>
        <w:rPr>
          <w:rFonts w:ascii="Times New Roman" w:hAnsi="Times New Roman" w:eastAsia="宋体"/>
          <w:b w:val="0"/>
          <w:sz w:val="21"/>
        </w:rPr>
        <w:t>表3-14 十三项指标的Pearson相关矩阵（2）</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930"/>
        <w:gridCol w:w="1054"/>
        <w:gridCol w:w="868"/>
        <w:gridCol w:w="1551"/>
        <w:gridCol w:w="1489"/>
        <w:gridCol w:w="992"/>
        <w:gridCol w:w="1427"/>
      </w:tblGrid>
      <w:tr w14:paraId="4A9528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930" w:type="dxa"/>
            <w:tcMar>
              <w:left w:w="70" w:type="dxa"/>
              <w:right w:w="70" w:type="dxa"/>
            </w:tcMar>
            <w:vAlign w:val="center"/>
          </w:tcPr>
          <w:p w14:paraId="36C50D80">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54" w:type="dxa"/>
            <w:tcMar>
              <w:left w:w="70" w:type="dxa"/>
              <w:right w:w="70" w:type="dxa"/>
            </w:tcMar>
            <w:vAlign w:val="center"/>
          </w:tcPr>
          <w:p w14:paraId="5501FEF9">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868" w:type="dxa"/>
            <w:tcMar>
              <w:left w:w="70" w:type="dxa"/>
              <w:right w:w="70" w:type="dxa"/>
            </w:tcMar>
            <w:vAlign w:val="center"/>
          </w:tcPr>
          <w:p w14:paraId="7997E829">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551" w:type="dxa"/>
            <w:tcMar>
              <w:left w:w="70" w:type="dxa"/>
              <w:right w:w="70" w:type="dxa"/>
            </w:tcMar>
            <w:vAlign w:val="center"/>
          </w:tcPr>
          <w:p w14:paraId="48C822D8">
            <w:pPr>
              <w:keepNext/>
              <w:spacing w:before="20" w:after="20" w:line="260" w:lineRule="exact"/>
              <w:ind w:left="0" w:leftChars="0" w:right="0" w:rightChars="0" w:firstLine="0" w:firstLineChars="0"/>
              <w:jc w:val="center"/>
            </w:pPr>
            <w:r>
              <w:rPr>
                <w:rFonts w:ascii="Times New Roman" w:hAnsi="Times New Roman" w:eastAsia="宋体"/>
                <w:b/>
                <w:sz w:val="18"/>
              </w:rPr>
              <w:t>主变与线路单位功率投资比</w:t>
            </w:r>
          </w:p>
        </w:tc>
        <w:tc>
          <w:tcPr>
            <w:tcW w:w="1489" w:type="dxa"/>
            <w:tcMar>
              <w:left w:w="70" w:type="dxa"/>
              <w:right w:w="70" w:type="dxa"/>
            </w:tcMar>
            <w:vAlign w:val="center"/>
          </w:tcPr>
          <w:p w14:paraId="4D57EEE5">
            <w:pPr>
              <w:keepNext/>
              <w:spacing w:before="20" w:after="20" w:line="260" w:lineRule="exact"/>
              <w:ind w:left="0" w:leftChars="0" w:right="0" w:rightChars="0" w:firstLine="0" w:firstLineChars="0"/>
              <w:jc w:val="center"/>
            </w:pPr>
            <w:r>
              <w:rPr>
                <w:rFonts w:ascii="Times New Roman" w:hAnsi="Times New Roman" w:eastAsia="宋体"/>
                <w:b/>
                <w:sz w:val="18"/>
              </w:rPr>
              <w:t>主变与储能单位功率投资比</w:t>
            </w:r>
          </w:p>
        </w:tc>
        <w:tc>
          <w:tcPr>
            <w:tcW w:w="992" w:type="dxa"/>
            <w:tcMar>
              <w:left w:w="70" w:type="dxa"/>
              <w:right w:w="70" w:type="dxa"/>
            </w:tcMar>
            <w:vAlign w:val="center"/>
          </w:tcPr>
          <w:p w14:paraId="11E647B9">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427" w:type="dxa"/>
            <w:tcMar>
              <w:left w:w="70" w:type="dxa"/>
              <w:right w:w="70" w:type="dxa"/>
            </w:tcMar>
            <w:vAlign w:val="center"/>
          </w:tcPr>
          <w:p w14:paraId="03382B2D">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w:t>
            </w:r>
          </w:p>
        </w:tc>
      </w:tr>
      <w:tr w14:paraId="090BB8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37A6394F">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54" w:type="dxa"/>
            <w:tcMar>
              <w:left w:w="70" w:type="dxa"/>
              <w:right w:w="70" w:type="dxa"/>
            </w:tcMar>
            <w:vAlign w:val="center"/>
          </w:tcPr>
          <w:p w14:paraId="4DCA129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364898A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2AE56BB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6376C132">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992" w:type="dxa"/>
            <w:tcMar>
              <w:left w:w="70" w:type="dxa"/>
              <w:right w:w="70" w:type="dxa"/>
            </w:tcMar>
            <w:vAlign w:val="center"/>
          </w:tcPr>
          <w:p w14:paraId="35106E3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2BD49CE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593BA7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1AEE7483">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54" w:type="dxa"/>
            <w:tcMar>
              <w:left w:w="70" w:type="dxa"/>
              <w:right w:w="70" w:type="dxa"/>
            </w:tcMar>
            <w:vAlign w:val="center"/>
          </w:tcPr>
          <w:p w14:paraId="17AF837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3A2C5E9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36562B1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7368BC37">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2884623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7AE74C00">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7867AF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D980E5D">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54" w:type="dxa"/>
            <w:tcMar>
              <w:left w:w="70" w:type="dxa"/>
              <w:right w:w="70" w:type="dxa"/>
            </w:tcMar>
            <w:vAlign w:val="center"/>
          </w:tcPr>
          <w:p w14:paraId="183CC2B3">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868" w:type="dxa"/>
            <w:tcMar>
              <w:left w:w="70" w:type="dxa"/>
              <w:right w:w="70" w:type="dxa"/>
            </w:tcMar>
            <w:vAlign w:val="center"/>
          </w:tcPr>
          <w:p w14:paraId="3141F06D">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551" w:type="dxa"/>
            <w:tcMar>
              <w:left w:w="70" w:type="dxa"/>
              <w:right w:w="70" w:type="dxa"/>
            </w:tcMar>
            <w:vAlign w:val="center"/>
          </w:tcPr>
          <w:p w14:paraId="4A10F9E2">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89" w:type="dxa"/>
            <w:tcMar>
              <w:left w:w="70" w:type="dxa"/>
              <w:right w:w="70" w:type="dxa"/>
            </w:tcMar>
            <w:vAlign w:val="center"/>
          </w:tcPr>
          <w:p w14:paraId="78703FEC">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992" w:type="dxa"/>
            <w:tcMar>
              <w:left w:w="70" w:type="dxa"/>
              <w:right w:w="70" w:type="dxa"/>
            </w:tcMar>
            <w:vAlign w:val="center"/>
          </w:tcPr>
          <w:p w14:paraId="53EB43E7">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27" w:type="dxa"/>
            <w:tcMar>
              <w:left w:w="70" w:type="dxa"/>
              <w:right w:w="70" w:type="dxa"/>
            </w:tcMar>
            <w:vAlign w:val="center"/>
          </w:tcPr>
          <w:p w14:paraId="6B0668D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613E03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300B42BA">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54" w:type="dxa"/>
            <w:tcMar>
              <w:left w:w="70" w:type="dxa"/>
              <w:right w:w="70" w:type="dxa"/>
            </w:tcMar>
            <w:vAlign w:val="center"/>
          </w:tcPr>
          <w:p w14:paraId="5BB297A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5E2DC58D">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47739E31">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74364D4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1219F27E">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1DBE28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F5354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6B08C7B6">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54" w:type="dxa"/>
            <w:tcMar>
              <w:left w:w="70" w:type="dxa"/>
              <w:right w:w="70" w:type="dxa"/>
            </w:tcMar>
            <w:vAlign w:val="center"/>
          </w:tcPr>
          <w:p w14:paraId="2A37CBC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3BDE68F1">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551" w:type="dxa"/>
            <w:tcMar>
              <w:left w:w="70" w:type="dxa"/>
              <w:right w:w="70" w:type="dxa"/>
            </w:tcMar>
            <w:vAlign w:val="center"/>
          </w:tcPr>
          <w:p w14:paraId="1AB84D54">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0F2E6EED">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0FEE56C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620FC621">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54D590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1F9C118">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54" w:type="dxa"/>
            <w:tcMar>
              <w:left w:w="70" w:type="dxa"/>
              <w:right w:w="70" w:type="dxa"/>
            </w:tcMar>
            <w:vAlign w:val="center"/>
          </w:tcPr>
          <w:p w14:paraId="5CED46B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28D5E653">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54AEA03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24F8219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9D749D2">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336C39D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EBCE5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3506DA5">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54" w:type="dxa"/>
            <w:tcMar>
              <w:left w:w="70" w:type="dxa"/>
              <w:right w:w="70" w:type="dxa"/>
            </w:tcMar>
            <w:vAlign w:val="center"/>
          </w:tcPr>
          <w:p w14:paraId="5E1E43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1E57DBC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6C5ECDC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1B20B9F3">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2B4384A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4529B91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34F9AE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6B75AB1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54" w:type="dxa"/>
            <w:tcMar>
              <w:left w:w="70" w:type="dxa"/>
              <w:right w:w="70" w:type="dxa"/>
            </w:tcMar>
            <w:vAlign w:val="center"/>
          </w:tcPr>
          <w:p w14:paraId="0AEF85D6">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868" w:type="dxa"/>
            <w:tcMar>
              <w:left w:w="70" w:type="dxa"/>
              <w:right w:w="70" w:type="dxa"/>
            </w:tcMar>
            <w:vAlign w:val="center"/>
          </w:tcPr>
          <w:p w14:paraId="30CD2588">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551" w:type="dxa"/>
            <w:tcMar>
              <w:left w:w="70" w:type="dxa"/>
              <w:right w:w="70" w:type="dxa"/>
            </w:tcMar>
            <w:vAlign w:val="center"/>
          </w:tcPr>
          <w:p w14:paraId="1170BDD8">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2AAADAD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22627529">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76ED8CD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1EE6C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3C7B54E">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54" w:type="dxa"/>
            <w:tcMar>
              <w:left w:w="70" w:type="dxa"/>
              <w:right w:w="70" w:type="dxa"/>
            </w:tcMar>
            <w:vAlign w:val="center"/>
          </w:tcPr>
          <w:p w14:paraId="2E881B44">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868" w:type="dxa"/>
            <w:tcMar>
              <w:left w:w="70" w:type="dxa"/>
              <w:right w:w="70" w:type="dxa"/>
            </w:tcMar>
            <w:vAlign w:val="center"/>
          </w:tcPr>
          <w:p w14:paraId="0FCE9C5E">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551" w:type="dxa"/>
            <w:tcMar>
              <w:left w:w="70" w:type="dxa"/>
              <w:right w:w="70" w:type="dxa"/>
            </w:tcMar>
            <w:vAlign w:val="center"/>
          </w:tcPr>
          <w:p w14:paraId="1E33D8A0">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489" w:type="dxa"/>
            <w:tcMar>
              <w:left w:w="70" w:type="dxa"/>
              <w:right w:w="70" w:type="dxa"/>
            </w:tcMar>
            <w:vAlign w:val="center"/>
          </w:tcPr>
          <w:p w14:paraId="2252E67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76C05D72">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427" w:type="dxa"/>
            <w:tcMar>
              <w:left w:w="70" w:type="dxa"/>
              <w:right w:w="70" w:type="dxa"/>
            </w:tcMar>
            <w:vAlign w:val="center"/>
          </w:tcPr>
          <w:p w14:paraId="68909C5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4CB54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B7E8BC6">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54" w:type="dxa"/>
            <w:tcMar>
              <w:left w:w="70" w:type="dxa"/>
              <w:right w:w="70" w:type="dxa"/>
            </w:tcMar>
            <w:vAlign w:val="center"/>
          </w:tcPr>
          <w:p w14:paraId="4EF26686">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01F0479A">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551" w:type="dxa"/>
            <w:tcMar>
              <w:left w:w="70" w:type="dxa"/>
              <w:right w:w="70" w:type="dxa"/>
            </w:tcMar>
            <w:vAlign w:val="center"/>
          </w:tcPr>
          <w:p w14:paraId="35E907A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89" w:type="dxa"/>
            <w:tcMar>
              <w:left w:w="70" w:type="dxa"/>
              <w:right w:w="70" w:type="dxa"/>
            </w:tcMar>
            <w:vAlign w:val="center"/>
          </w:tcPr>
          <w:p w14:paraId="222846D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75F8FF2E">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27" w:type="dxa"/>
            <w:tcMar>
              <w:left w:w="70" w:type="dxa"/>
              <w:right w:w="70" w:type="dxa"/>
            </w:tcMar>
            <w:vAlign w:val="center"/>
          </w:tcPr>
          <w:p w14:paraId="058F63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0B153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1A0D2305">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54" w:type="dxa"/>
            <w:tcMar>
              <w:left w:w="70" w:type="dxa"/>
              <w:right w:w="70" w:type="dxa"/>
            </w:tcMar>
            <w:vAlign w:val="center"/>
          </w:tcPr>
          <w:p w14:paraId="2A869FD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2D3A078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6BC9AA2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2C83AC6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992" w:type="dxa"/>
            <w:tcMar>
              <w:left w:w="70" w:type="dxa"/>
              <w:right w:w="70" w:type="dxa"/>
            </w:tcMar>
            <w:vAlign w:val="center"/>
          </w:tcPr>
          <w:p w14:paraId="45F414D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7F4C646A">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5D6C16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AED94B0">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54" w:type="dxa"/>
            <w:tcMar>
              <w:left w:w="70" w:type="dxa"/>
              <w:right w:w="70" w:type="dxa"/>
            </w:tcMar>
            <w:vAlign w:val="center"/>
          </w:tcPr>
          <w:p w14:paraId="59A388E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360A8DE7">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551" w:type="dxa"/>
            <w:tcMar>
              <w:left w:w="70" w:type="dxa"/>
              <w:right w:w="70" w:type="dxa"/>
            </w:tcMar>
            <w:vAlign w:val="center"/>
          </w:tcPr>
          <w:p w14:paraId="78AD2A15">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89" w:type="dxa"/>
            <w:tcMar>
              <w:left w:w="70" w:type="dxa"/>
              <w:right w:w="70" w:type="dxa"/>
            </w:tcMar>
            <w:vAlign w:val="center"/>
          </w:tcPr>
          <w:p w14:paraId="471DB3E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75CF30B1">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27" w:type="dxa"/>
            <w:tcMar>
              <w:left w:w="70" w:type="dxa"/>
              <w:right w:w="70" w:type="dxa"/>
            </w:tcMar>
            <w:vAlign w:val="center"/>
          </w:tcPr>
          <w:p w14:paraId="70452D9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C97CE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1041167">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54" w:type="dxa"/>
            <w:tcMar>
              <w:left w:w="70" w:type="dxa"/>
              <w:right w:w="70" w:type="dxa"/>
            </w:tcMar>
            <w:vAlign w:val="center"/>
          </w:tcPr>
          <w:p w14:paraId="16814D6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13FD1CD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1E9C7CB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33E9948C">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58D6F81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067FA15D">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758B4D05">
      <w:pPr>
        <w:pStyle w:val="2"/>
        <w:keepNext/>
        <w:spacing w:before="120" w:after="80" w:line="280" w:lineRule="exact"/>
        <w:ind w:firstLine="0"/>
        <w:jc w:val="center"/>
      </w:pPr>
      <w:r>
        <w:rPr>
          <w:rFonts w:ascii="Times New Roman" w:hAnsi="Times New Roman" w:eastAsia="宋体"/>
          <w:b w:val="0"/>
          <w:sz w:val="21"/>
        </w:rPr>
        <w:t>表3-15 高相关指标归并及代表参数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3ED864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CCA88D2">
            <w:pPr>
              <w:keepNext/>
              <w:spacing w:before="20" w:after="20" w:line="260" w:lineRule="exact"/>
              <w:ind w:left="0" w:leftChars="0" w:right="0" w:rightChars="0" w:firstLine="0" w:firstLineChars="0"/>
              <w:jc w:val="center"/>
            </w:pPr>
            <w:r>
              <w:rPr>
                <w:rFonts w:ascii="Times New Roman" w:hAnsi="Times New Roman" w:eastAsia="宋体"/>
                <w:b/>
                <w:sz w:val="18"/>
              </w:rPr>
              <w:t>候选指标</w:t>
            </w:r>
          </w:p>
        </w:tc>
        <w:tc>
          <w:tcPr>
            <w:tcW w:w="2078" w:type="dxa"/>
            <w:tcMar>
              <w:left w:w="70" w:type="dxa"/>
              <w:right w:w="70" w:type="dxa"/>
            </w:tcMar>
            <w:vAlign w:val="center"/>
          </w:tcPr>
          <w:p w14:paraId="18A2FBBB">
            <w:pPr>
              <w:keepNext/>
              <w:spacing w:before="20" w:after="20" w:line="260" w:lineRule="exact"/>
              <w:ind w:left="0" w:leftChars="0" w:right="0" w:rightChars="0" w:firstLine="0" w:firstLineChars="0"/>
              <w:jc w:val="center"/>
            </w:pPr>
            <w:r>
              <w:rPr>
                <w:rFonts w:ascii="Times New Roman" w:hAnsi="Times New Roman" w:eastAsia="宋体"/>
                <w:b/>
                <w:sz w:val="18"/>
              </w:rPr>
              <w:t>对应基础参数</w:t>
            </w:r>
          </w:p>
        </w:tc>
        <w:tc>
          <w:tcPr>
            <w:tcW w:w="2078" w:type="dxa"/>
            <w:tcMar>
              <w:left w:w="70" w:type="dxa"/>
              <w:right w:w="70" w:type="dxa"/>
            </w:tcMar>
            <w:vAlign w:val="center"/>
          </w:tcPr>
          <w:p w14:paraId="13E25400">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2078" w:type="dxa"/>
            <w:tcMar>
              <w:left w:w="70" w:type="dxa"/>
              <w:right w:w="70" w:type="dxa"/>
            </w:tcMar>
            <w:vAlign w:val="center"/>
          </w:tcPr>
          <w:p w14:paraId="290B114B">
            <w:pPr>
              <w:keepNext/>
              <w:spacing w:before="20" w:after="20" w:line="260" w:lineRule="exact"/>
              <w:ind w:left="0" w:leftChars="0" w:right="0" w:rightChars="0" w:firstLine="0" w:firstLineChars="0"/>
              <w:jc w:val="center"/>
            </w:pPr>
            <w:r>
              <w:rPr>
                <w:rFonts w:ascii="Times New Roman" w:hAnsi="Times New Roman" w:eastAsia="宋体"/>
                <w:b/>
                <w:sz w:val="18"/>
              </w:rPr>
              <w:t>代表参数</w:t>
            </w:r>
          </w:p>
        </w:tc>
      </w:tr>
      <w:tr w14:paraId="1B03E0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CC3C4E8">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059E8650">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55E97FE4">
            <w:pPr>
              <w:keepNext/>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2078" w:type="dxa"/>
            <w:tcMar>
              <w:left w:w="70" w:type="dxa"/>
              <w:right w:w="70" w:type="dxa"/>
            </w:tcMar>
            <w:vAlign w:val="center"/>
          </w:tcPr>
          <w:p w14:paraId="00CC0FC3">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6E57F5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6FD5438">
            <w:pPr>
              <w:keepNext/>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078" w:type="dxa"/>
            <w:tcMar>
              <w:left w:w="70" w:type="dxa"/>
              <w:right w:w="70" w:type="dxa"/>
            </w:tcMar>
            <w:vAlign w:val="center"/>
          </w:tcPr>
          <w:p w14:paraId="65E76D10">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10601B6C">
            <w:pPr>
              <w:keepNext/>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2078" w:type="dxa"/>
            <w:tcMar>
              <w:left w:w="70" w:type="dxa"/>
              <w:right w:w="70" w:type="dxa"/>
            </w:tcMar>
            <w:vAlign w:val="center"/>
          </w:tcPr>
          <w:p w14:paraId="6FDF5EEC">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7032F2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3BC273C0">
            <w:pPr>
              <w:keepNext/>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078" w:type="dxa"/>
            <w:tcMar>
              <w:left w:w="70" w:type="dxa"/>
              <w:right w:w="70" w:type="dxa"/>
            </w:tcMar>
            <w:vAlign w:val="center"/>
          </w:tcPr>
          <w:p w14:paraId="61DA8A7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07138334">
            <w:pPr>
              <w:keepNext/>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2078" w:type="dxa"/>
            <w:tcMar>
              <w:left w:w="70" w:type="dxa"/>
              <w:right w:w="70" w:type="dxa"/>
            </w:tcMar>
            <w:vAlign w:val="center"/>
          </w:tcPr>
          <w:p w14:paraId="067286C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4FD242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5A2DA5C">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078" w:type="dxa"/>
            <w:tcMar>
              <w:left w:w="70" w:type="dxa"/>
              <w:right w:w="70" w:type="dxa"/>
            </w:tcMar>
            <w:vAlign w:val="center"/>
          </w:tcPr>
          <w:p w14:paraId="3F2D7153">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2D61BE1D">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5F579F4D">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r>
    </w:tbl>
    <w:p w14:paraId="1AA4BA86">
      <w:pPr>
        <w:pStyle w:val="2"/>
        <w:widowControl/>
        <w:spacing w:before="0" w:after="0" w:line="348" w:lineRule="exact"/>
        <w:ind w:firstLine="480"/>
        <w:jc w:val="both"/>
      </w:pPr>
      <w:r>
        <w:rPr>
          <w:rFonts w:ascii="Times New Roman" w:hAnsi="Times New Roman" w:eastAsia="方正仿宋_GBK"/>
          <w:b w:val="0"/>
          <w:sz w:val="24"/>
        </w:rPr>
        <w:t>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14:paraId="2447B5EB">
      <w:pPr>
        <w:pStyle w:val="2"/>
        <w:widowControl/>
        <w:spacing w:before="0" w:after="0" w:line="348" w:lineRule="exact"/>
        <w:ind w:firstLine="480"/>
        <w:jc w:val="both"/>
      </w:pPr>
      <w:r>
        <w:rPr>
          <w:rFonts w:ascii="Times New Roman" w:hAnsi="Times New Roman" w:eastAsia="方正仿宋_GBK"/>
          <w:b w:val="0"/>
          <w:sz w:val="24"/>
        </w:rPr>
        <w:t>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14:paraId="0EF4091C">
      <w:pPr>
        <w:pStyle w:val="2"/>
        <w:widowControl/>
        <w:spacing w:before="0" w:after="0" w:line="348" w:lineRule="exact"/>
        <w:ind w:firstLine="480"/>
        <w:jc w:val="both"/>
      </w:pPr>
      <w:r>
        <w:rPr>
          <w:rFonts w:ascii="Times New Roman" w:hAnsi="Times New Roman" w:eastAsia="方正仿宋_GBK"/>
          <w:b w:val="0"/>
          <w:sz w:val="24"/>
        </w:rPr>
        <w:t>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14:paraId="2FD57E76">
      <w:pPr>
        <w:pStyle w:val="5"/>
        <w:keepNext/>
        <w:numPr>
          <w:ilvl w:val="0"/>
          <w:numId w:val="0"/>
        </w:numPr>
        <w:spacing w:before="160" w:after="120" w:line="390" w:lineRule="exact"/>
        <w:ind w:firstLine="0"/>
      </w:pPr>
      <w:bookmarkStart w:id="118" w:name="五项参数的相关关系与矩阵组织"/>
      <w:r>
        <w:rPr>
          <w:rFonts w:ascii="Times New Roman" w:hAnsi="Times New Roman" w:eastAsia="方正仿宋_GBK"/>
          <w:b/>
          <w:sz w:val="26"/>
        </w:rPr>
        <w:t>3.5.5 五项参数的相关关系与矩阵组织</w:t>
      </w:r>
      <w:bookmarkEnd w:id="118"/>
    </w:p>
    <w:p w14:paraId="6DA84E12">
      <w:pPr>
        <w:pStyle w:val="115"/>
        <w:keepNext/>
        <w:spacing w:before="120" w:after="80" w:line="280" w:lineRule="exact"/>
        <w:ind w:firstLine="0"/>
        <w:jc w:val="center"/>
      </w:pPr>
      <w:r>
        <w:rPr>
          <w:rFonts w:ascii="Times New Roman" w:hAnsi="Times New Roman" w:eastAsia="宋体"/>
          <w:b w:val="0"/>
          <w:sz w:val="21"/>
        </w:rPr>
        <w:t>表3-16 五项推广参数的Pearson相关矩阵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8F0B8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74B078C">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1385" w:type="dxa"/>
            <w:tcMar>
              <w:left w:w="70" w:type="dxa"/>
              <w:right w:w="70" w:type="dxa"/>
            </w:tcMar>
            <w:vAlign w:val="center"/>
          </w:tcPr>
          <w:p w14:paraId="7C31B451">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0A02C962">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1E415947">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385" w:type="dxa"/>
            <w:tcMar>
              <w:left w:w="70" w:type="dxa"/>
              <w:right w:w="70" w:type="dxa"/>
            </w:tcMar>
            <w:vAlign w:val="center"/>
          </w:tcPr>
          <w:p w14:paraId="3E4C5068">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25B6A1A0">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76EB37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A6D06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385" w:type="dxa"/>
            <w:tcMar>
              <w:left w:w="70" w:type="dxa"/>
              <w:right w:w="70" w:type="dxa"/>
            </w:tcMar>
            <w:vAlign w:val="center"/>
          </w:tcPr>
          <w:p w14:paraId="5B9BCA4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6BBEBA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6782A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1F109F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F7796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D050A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417CCC5">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385" w:type="dxa"/>
            <w:tcMar>
              <w:left w:w="70" w:type="dxa"/>
              <w:right w:w="70" w:type="dxa"/>
            </w:tcMar>
            <w:vAlign w:val="center"/>
          </w:tcPr>
          <w:p w14:paraId="5D262E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9D18FE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2F109ED0">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0B9E0673">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4D90B91D">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6E80DE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BFC8FED">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385" w:type="dxa"/>
            <w:tcMar>
              <w:left w:w="70" w:type="dxa"/>
              <w:right w:w="70" w:type="dxa"/>
            </w:tcMar>
            <w:vAlign w:val="center"/>
          </w:tcPr>
          <w:p w14:paraId="6A0881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909B111">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472DD18E">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52656A25">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5A31A969">
            <w:pPr>
              <w:keepNext/>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349400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95BC5C4">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385" w:type="dxa"/>
            <w:tcMar>
              <w:left w:w="70" w:type="dxa"/>
              <w:right w:w="70" w:type="dxa"/>
            </w:tcMar>
            <w:vAlign w:val="center"/>
          </w:tcPr>
          <w:p w14:paraId="243AAD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910D750">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46A191A6">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2C19E06F">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5BD7E3A1">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r>
      <w:tr w14:paraId="36C1F6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159696E">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385" w:type="dxa"/>
            <w:tcMar>
              <w:left w:w="70" w:type="dxa"/>
              <w:right w:w="70" w:type="dxa"/>
            </w:tcMar>
            <w:vAlign w:val="center"/>
          </w:tcPr>
          <w:p w14:paraId="24A5B6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4F8CD8A">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19428433">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10B227C5">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1B24B86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49B80FD6">
      <w:pPr>
        <w:pStyle w:val="2"/>
        <w:keepNext/>
        <w:spacing w:before="120" w:after="0" w:line="240" w:lineRule="auto"/>
        <w:ind w:left="0" w:leftChars="0" w:right="0" w:rightChars="0" w:firstLine="0" w:firstLineChars="0"/>
        <w:jc w:val="center"/>
      </w:pPr>
      <w:r>
        <w:drawing>
          <wp:inline distT="0" distB="0" distL="114300" distR="114300">
            <wp:extent cx="5120640" cy="4291965"/>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25"/>
                    <a:stretch>
                      <a:fillRect/>
                    </a:stretch>
                  </pic:blipFill>
                  <pic:spPr>
                    <a:xfrm>
                      <a:off x="0" y="0"/>
                      <a:ext cx="5120640" cy="4292301"/>
                    </a:xfrm>
                    <a:prstGeom prst="rect">
                      <a:avLst/>
                    </a:prstGeom>
                    <a:noFill/>
                    <a:ln w="9525">
                      <a:noFill/>
                    </a:ln>
                  </pic:spPr>
                </pic:pic>
              </a:graphicData>
            </a:graphic>
          </wp:inline>
        </w:drawing>
      </w:r>
    </w:p>
    <w:p w14:paraId="01A35E90">
      <w:pPr>
        <w:pStyle w:val="2"/>
        <w:spacing w:before="60" w:after="120" w:line="280" w:lineRule="exact"/>
        <w:ind w:left="0" w:leftChars="0" w:right="0" w:rightChars="0" w:firstLine="0" w:firstLineChars="0"/>
        <w:jc w:val="center"/>
      </w:pPr>
      <w:r>
        <w:rPr>
          <w:rFonts w:ascii="Times New Roman" w:hAnsi="Times New Roman" w:eastAsia="宋体"/>
          <w:b w:val="0"/>
          <w:sz w:val="21"/>
        </w:rPr>
        <w:t>图3-12 五项推广参数的Pearson相关矩阵</w:t>
      </w:r>
    </w:p>
    <w:p w14:paraId="60A9C9AB">
      <w:pPr>
        <w:pStyle w:val="2"/>
        <w:widowControl/>
        <w:spacing w:before="0" w:after="0" w:line="348" w:lineRule="exact"/>
        <w:ind w:firstLine="480"/>
        <w:jc w:val="both"/>
      </w:pPr>
      <w:r>
        <w:rPr>
          <w:rFonts w:ascii="Times New Roman" w:hAnsi="Times New Roman" w:eastAsia="方正仿宋_GBK"/>
          <w:b w:val="0"/>
          <w:sz w:val="24"/>
        </w:rPr>
        <w:t>五项参数中，电缆长度占比与初始转供率的Pearson系数为0.29，其余配对绝对值均不超过0.15。二者在联合取值中具有一定地区网络背景联系，但分别通过线路造价和既有支援能力作用于设备选择。</w:t>
      </w:r>
    </w:p>
    <w:p w14:paraId="1D463318">
      <w:pPr>
        <w:pStyle w:val="2"/>
        <w:widowControl/>
        <w:spacing w:before="0" w:after="0" w:line="348" w:lineRule="exact"/>
        <w:ind w:firstLine="480"/>
        <w:jc w:val="both"/>
      </w:pPr>
      <w:r>
        <w:rPr>
          <w:rFonts w:ascii="Times New Roman" w:hAnsi="Times New Roman" w:eastAsia="方正仿宋_GBK"/>
          <w:b w:val="0"/>
          <w:sz w:val="24"/>
        </w:rPr>
        <w:t>五项参数之间的相关绝对值均低于本研究的信息归并阈值，分别保留电源规模、负荷发展、线路经济条件、既有网络支援及局部峰值分布的信息，能够从不同规划条件解释容载比差异。</w:t>
      </w:r>
    </w:p>
    <w:p w14:paraId="29C750C4">
      <w:pPr>
        <w:pStyle w:val="2"/>
        <w:keepNext/>
        <w:spacing w:before="120" w:after="80" w:line="280" w:lineRule="exact"/>
        <w:ind w:firstLine="0"/>
        <w:jc w:val="center"/>
      </w:pPr>
      <w:r>
        <w:rPr>
          <w:rFonts w:ascii="Times New Roman" w:hAnsi="Times New Roman" w:eastAsia="宋体"/>
          <w:b w:val="0"/>
          <w:sz w:val="21"/>
        </w:rPr>
        <w:t>表3-17 十三项指标至五项推广参数的筛选结果</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409B6B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4327A769">
            <w:pPr>
              <w:keepNext/>
              <w:spacing w:before="20" w:after="20" w:line="260" w:lineRule="exact"/>
              <w:ind w:left="0" w:leftChars="0" w:right="0" w:rightChars="0" w:firstLine="0" w:firstLineChars="0"/>
              <w:jc w:val="center"/>
            </w:pPr>
            <w:r>
              <w:rPr>
                <w:rFonts w:ascii="Times New Roman" w:hAnsi="Times New Roman" w:eastAsia="宋体"/>
                <w:b/>
                <w:sz w:val="18"/>
              </w:rPr>
              <w:t>环节</w:t>
            </w:r>
          </w:p>
        </w:tc>
        <w:tc>
          <w:tcPr>
            <w:tcW w:w="2771" w:type="dxa"/>
            <w:tcMar>
              <w:left w:w="70" w:type="dxa"/>
              <w:right w:w="70" w:type="dxa"/>
            </w:tcMar>
            <w:vAlign w:val="center"/>
          </w:tcPr>
          <w:p w14:paraId="667E2111">
            <w:pPr>
              <w:keepNext/>
              <w:spacing w:before="20" w:after="20" w:line="260" w:lineRule="exact"/>
              <w:ind w:left="0" w:leftChars="0" w:right="0" w:rightChars="0" w:firstLine="0" w:firstLineChars="0"/>
              <w:jc w:val="center"/>
            </w:pPr>
            <w:r>
              <w:rPr>
                <w:rFonts w:ascii="Times New Roman" w:hAnsi="Times New Roman" w:eastAsia="宋体"/>
                <w:b/>
                <w:sz w:val="18"/>
              </w:rPr>
              <w:t>指标数</w:t>
            </w:r>
          </w:p>
        </w:tc>
        <w:tc>
          <w:tcPr>
            <w:tcW w:w="2771" w:type="dxa"/>
            <w:tcMar>
              <w:left w:w="70" w:type="dxa"/>
              <w:right w:w="70" w:type="dxa"/>
            </w:tcMar>
            <w:vAlign w:val="center"/>
          </w:tcPr>
          <w:p w14:paraId="3B52D19F">
            <w:pPr>
              <w:keepNext/>
              <w:spacing w:before="20" w:after="20" w:line="260" w:lineRule="exact"/>
              <w:ind w:left="0" w:leftChars="0" w:right="0" w:rightChars="0" w:firstLine="0" w:firstLineChars="0"/>
              <w:jc w:val="center"/>
            </w:pPr>
            <w:r>
              <w:rPr>
                <w:rFonts w:ascii="Times New Roman" w:hAnsi="Times New Roman" w:eastAsia="宋体"/>
                <w:b/>
                <w:sz w:val="18"/>
              </w:rPr>
              <w:t>处理结果</w:t>
            </w:r>
          </w:p>
        </w:tc>
      </w:tr>
      <w:tr w14:paraId="1B8DC3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C3F7209">
            <w:pPr>
              <w:keepNext/>
              <w:spacing w:before="20" w:after="20" w:line="260" w:lineRule="exact"/>
              <w:ind w:left="0" w:leftChars="0" w:right="0" w:rightChars="0" w:firstLine="0" w:firstLineChars="0"/>
              <w:jc w:val="center"/>
            </w:pPr>
            <w:r>
              <w:rPr>
                <w:rFonts w:ascii="Times New Roman" w:hAnsi="Times New Roman" w:eastAsia="宋体"/>
                <w:b w:val="0"/>
                <w:sz w:val="18"/>
              </w:rPr>
              <w:t>候选指标</w:t>
            </w:r>
          </w:p>
        </w:tc>
        <w:tc>
          <w:tcPr>
            <w:tcW w:w="2771" w:type="dxa"/>
            <w:tcMar>
              <w:left w:w="70" w:type="dxa"/>
              <w:right w:w="70" w:type="dxa"/>
            </w:tcMar>
            <w:vAlign w:val="center"/>
          </w:tcPr>
          <w:p w14:paraId="0B0C8037">
            <w:pPr>
              <w:keepNext/>
              <w:spacing w:before="20" w:after="20" w:line="260" w:lineRule="exact"/>
              <w:ind w:left="0" w:leftChars="0" w:right="0" w:rightChars="0" w:firstLine="0" w:firstLineChars="0"/>
              <w:jc w:val="center"/>
            </w:pPr>
            <w:r>
              <w:rPr>
                <w:rFonts w:ascii="Times New Roman" w:hAnsi="Times New Roman" w:eastAsia="宋体"/>
                <w:b w:val="0"/>
                <w:sz w:val="18"/>
              </w:rPr>
              <w:t>13</w:t>
            </w:r>
          </w:p>
        </w:tc>
        <w:tc>
          <w:tcPr>
            <w:tcW w:w="2771" w:type="dxa"/>
            <w:tcMar>
              <w:left w:w="70" w:type="dxa"/>
              <w:right w:w="70" w:type="dxa"/>
            </w:tcMar>
            <w:vAlign w:val="center"/>
          </w:tcPr>
          <w:p w14:paraId="28B8882A">
            <w:pPr>
              <w:keepNext/>
              <w:spacing w:before="20" w:after="20" w:line="260" w:lineRule="exact"/>
              <w:ind w:left="0" w:leftChars="0" w:right="0" w:rightChars="0" w:firstLine="0" w:firstLineChars="0"/>
              <w:jc w:val="center"/>
            </w:pPr>
            <w:r>
              <w:rPr>
                <w:rFonts w:ascii="Times New Roman" w:hAnsi="Times New Roman" w:eastAsia="宋体"/>
                <w:b w:val="0"/>
                <w:sz w:val="18"/>
              </w:rPr>
              <w:t>涵盖源荷规模、运行压力、网络支援、时间及相对投资</w:t>
            </w:r>
          </w:p>
        </w:tc>
      </w:tr>
      <w:tr w14:paraId="7FB84E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2576DA1">
            <w:pPr>
              <w:keepNext/>
              <w:spacing w:before="20" w:after="20" w:line="260" w:lineRule="exact"/>
              <w:ind w:left="0" w:leftChars="0" w:right="0" w:rightChars="0" w:firstLine="0" w:firstLineChars="0"/>
              <w:jc w:val="center"/>
            </w:pPr>
            <w:r>
              <w:rPr>
                <w:rFonts w:ascii="Times New Roman" w:hAnsi="Times New Roman" w:eastAsia="宋体"/>
                <w:b w:val="0"/>
                <w:sz w:val="18"/>
              </w:rPr>
              <w:t>容载比相关性筛选</w:t>
            </w:r>
          </w:p>
        </w:tc>
        <w:tc>
          <w:tcPr>
            <w:tcW w:w="2771" w:type="dxa"/>
            <w:tcMar>
              <w:left w:w="70" w:type="dxa"/>
              <w:right w:w="70" w:type="dxa"/>
            </w:tcMar>
            <w:vAlign w:val="center"/>
          </w:tcPr>
          <w:p w14:paraId="0DEB2088">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2771" w:type="dxa"/>
            <w:tcMar>
              <w:left w:w="70" w:type="dxa"/>
              <w:right w:w="70" w:type="dxa"/>
            </w:tcMar>
            <w:vAlign w:val="center"/>
          </w:tcPr>
          <w:p w14:paraId="4F0CE7A7">
            <w:pPr>
              <w:keepNext/>
              <w:spacing w:before="20" w:after="20" w:line="260" w:lineRule="exact"/>
              <w:ind w:left="0" w:leftChars="0" w:right="0" w:rightChars="0" w:firstLine="0" w:firstLineChars="0"/>
              <w:jc w:val="center"/>
            </w:pPr>
            <w:r>
              <w:rPr>
                <w:rFonts w:ascii="Times New Roman" w:hAnsi="Times New Roman" w:eastAsia="宋体"/>
                <w:b w:val="0"/>
                <w:sz w:val="18"/>
              </w:rPr>
              <w:t>95%峰值持续时间、储能支撑持续时间及两项投资比的相关强度较低</w:t>
            </w:r>
          </w:p>
        </w:tc>
      </w:tr>
      <w:tr w14:paraId="4262E7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C2575E2">
            <w:pPr>
              <w:keepNext/>
              <w:spacing w:before="20" w:after="20" w:line="260" w:lineRule="exact"/>
              <w:ind w:left="0" w:leftChars="0" w:right="0" w:rightChars="0" w:firstLine="0" w:firstLineChars="0"/>
              <w:jc w:val="center"/>
            </w:pPr>
            <w:r>
              <w:rPr>
                <w:rFonts w:ascii="Times New Roman" w:hAnsi="Times New Roman" w:eastAsia="宋体"/>
                <w:b w:val="0"/>
                <w:sz w:val="18"/>
              </w:rPr>
              <w:t>高相关指标归并</w:t>
            </w:r>
          </w:p>
        </w:tc>
        <w:tc>
          <w:tcPr>
            <w:tcW w:w="2771" w:type="dxa"/>
            <w:tcMar>
              <w:left w:w="70" w:type="dxa"/>
              <w:right w:w="70" w:type="dxa"/>
            </w:tcMar>
            <w:vAlign w:val="center"/>
          </w:tcPr>
          <w:p w14:paraId="310C4564">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05D30AC4">
            <w:pPr>
              <w:keepNext/>
              <w:spacing w:before="20" w:after="20" w:line="260" w:lineRule="exact"/>
              <w:ind w:left="0" w:leftChars="0" w:right="0" w:rightChars="0" w:firstLine="0" w:firstLineChars="0"/>
              <w:jc w:val="center"/>
            </w:pPr>
            <w:r>
              <w:rPr>
                <w:rFonts w:ascii="Times New Roman" w:hAnsi="Times New Roman" w:eastAsia="宋体"/>
                <w:b w:val="0"/>
                <w:sz w:val="18"/>
              </w:rPr>
              <w:t>电量、反向净负荷和站级负载率归入装机指标组，正向净负荷归入增长指标组</w:t>
            </w:r>
          </w:p>
        </w:tc>
      </w:tr>
      <w:tr w14:paraId="406F22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CFE08C9">
            <w:pPr>
              <w:keepNext w:val="0"/>
              <w:spacing w:before="20" w:after="20" w:line="260" w:lineRule="exact"/>
              <w:ind w:left="0" w:leftChars="0" w:right="0" w:rightChars="0" w:firstLine="0" w:firstLineChars="0"/>
              <w:jc w:val="center"/>
            </w:pPr>
            <w:r>
              <w:rPr>
                <w:rFonts w:ascii="Times New Roman" w:hAnsi="Times New Roman" w:eastAsia="宋体"/>
                <w:b w:val="0"/>
                <w:sz w:val="18"/>
              </w:rPr>
              <w:t>参数间相关核验</w:t>
            </w:r>
          </w:p>
        </w:tc>
        <w:tc>
          <w:tcPr>
            <w:tcW w:w="2771" w:type="dxa"/>
            <w:tcMar>
              <w:left w:w="70" w:type="dxa"/>
              <w:right w:w="70" w:type="dxa"/>
            </w:tcMar>
            <w:vAlign w:val="center"/>
          </w:tcPr>
          <w:p w14:paraId="3C158862">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2EC5AC15">
            <w:pPr>
              <w:keepNext w:val="0"/>
              <w:spacing w:before="20" w:after="20" w:line="260" w:lineRule="exact"/>
              <w:ind w:left="0" w:leftChars="0" w:right="0" w:rightChars="0" w:firstLine="0" w:firstLineChars="0"/>
              <w:jc w:val="center"/>
            </w:pPr>
            <w:r>
              <w:rPr>
                <w:rFonts w:ascii="Times New Roman" w:hAnsi="Times New Roman" w:eastAsia="宋体"/>
                <w:b w:val="0"/>
                <w:sz w:val="18"/>
              </w:rPr>
              <w:t>最大Pearson绝对值为0.29，五项间信息重叠较少</w:t>
            </w:r>
          </w:p>
        </w:tc>
      </w:tr>
    </w:tbl>
    <w:p w14:paraId="566380FB">
      <w:pPr>
        <w:pStyle w:val="2"/>
        <w:widowControl/>
        <w:spacing w:before="0" w:after="0" w:line="348" w:lineRule="exact"/>
        <w:ind w:firstLine="480"/>
        <w:jc w:val="both"/>
      </w:pPr>
      <w:r>
        <w:rPr>
          <w:rFonts w:ascii="Times New Roman" w:hAnsi="Times New Roman" w:eastAsia="方正仿宋_GBK"/>
          <w:b w:val="0"/>
          <w:sz w:val="24"/>
        </w:rPr>
        <w:t>两层分析由十三项候选指标得到五项推广参数：分布式电源装机渗透率、年最大净负荷平均增长率、电缆长度占比、初始转供率和负荷分散系数。其对应的矩阵分类如下。</w:t>
      </w:r>
    </w:p>
    <w:p w14:paraId="1E29118D">
      <w:pPr>
        <w:pStyle w:val="2"/>
        <w:keepNext/>
        <w:spacing w:before="120" w:after="80" w:line="280" w:lineRule="exact"/>
        <w:ind w:firstLine="0"/>
        <w:jc w:val="center"/>
      </w:pPr>
      <w:r>
        <w:rPr>
          <w:rFonts w:ascii="Times New Roman" w:hAnsi="Times New Roman" w:eastAsia="宋体"/>
          <w:b w:val="0"/>
          <w:sz w:val="21"/>
        </w:rPr>
        <w:t>表3-18 采用指标与推广矩阵分类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215DE5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4156" w:type="dxa"/>
            <w:tcMar>
              <w:left w:w="70" w:type="dxa"/>
              <w:right w:w="70" w:type="dxa"/>
            </w:tcMar>
            <w:vAlign w:val="center"/>
          </w:tcPr>
          <w:p w14:paraId="4F1F5FF2">
            <w:pPr>
              <w:keepNext/>
              <w:spacing w:before="20" w:after="20" w:line="260" w:lineRule="exact"/>
              <w:ind w:left="0" w:leftChars="0" w:right="0" w:rightChars="0" w:firstLine="0" w:firstLineChars="0"/>
              <w:jc w:val="center"/>
            </w:pPr>
            <w:r>
              <w:rPr>
                <w:rFonts w:ascii="Times New Roman" w:hAnsi="Times New Roman" w:eastAsia="宋体"/>
                <w:b/>
                <w:sz w:val="18"/>
              </w:rPr>
              <w:t>采用指标</w:t>
            </w:r>
          </w:p>
        </w:tc>
        <w:tc>
          <w:tcPr>
            <w:tcW w:w="4156" w:type="dxa"/>
            <w:tcMar>
              <w:left w:w="70" w:type="dxa"/>
              <w:right w:w="70" w:type="dxa"/>
            </w:tcMar>
            <w:vAlign w:val="center"/>
          </w:tcPr>
          <w:p w14:paraId="222B0A41">
            <w:pPr>
              <w:keepNext/>
              <w:spacing w:before="20" w:after="20" w:line="260" w:lineRule="exact"/>
              <w:ind w:left="0" w:leftChars="0" w:right="0" w:rightChars="0" w:firstLine="0" w:firstLineChars="0"/>
              <w:jc w:val="center"/>
            </w:pPr>
            <w:r>
              <w:rPr>
                <w:rFonts w:ascii="Times New Roman" w:hAnsi="Times New Roman" w:eastAsia="宋体"/>
                <w:b/>
                <w:sz w:val="18"/>
              </w:rPr>
              <w:t>矩阵分类</w:t>
            </w:r>
          </w:p>
        </w:tc>
      </w:tr>
      <w:tr w14:paraId="78EDA6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2FCECDFD">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4156" w:type="dxa"/>
            <w:tcMar>
              <w:left w:w="70" w:type="dxa"/>
              <w:right w:w="70" w:type="dxa"/>
            </w:tcMar>
            <w:vAlign w:val="center"/>
          </w:tcPr>
          <w:p w14:paraId="5B67E321">
            <w:pPr>
              <w:keepNext/>
              <w:spacing w:before="20" w:after="20" w:line="260" w:lineRule="exact"/>
              <w:ind w:left="0" w:leftChars="0" w:right="0" w:rightChars="0" w:firstLine="0" w:firstLineChars="0"/>
              <w:jc w:val="center"/>
            </w:pPr>
            <w:r>
              <w:rPr>
                <w:rFonts w:ascii="Times New Roman" w:hAnsi="Times New Roman" w:eastAsia="宋体"/>
                <w:b w:val="0"/>
                <w:sz w:val="18"/>
              </w:rPr>
              <w:t>≤1；(1,2]；&gt;2</w:t>
            </w:r>
          </w:p>
        </w:tc>
      </w:tr>
      <w:tr w14:paraId="1BFE88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6F5E16A1">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4156" w:type="dxa"/>
            <w:tcMar>
              <w:left w:w="70" w:type="dxa"/>
              <w:right w:w="70" w:type="dxa"/>
            </w:tcMar>
            <w:vAlign w:val="center"/>
          </w:tcPr>
          <w:p w14:paraId="13E47EEF">
            <w:pPr>
              <w:keepNext/>
              <w:spacing w:before="20" w:after="20" w:line="260" w:lineRule="exact"/>
              <w:ind w:left="0" w:leftChars="0" w:right="0" w:rightChars="0" w:firstLine="0" w:firstLineChars="0"/>
              <w:jc w:val="center"/>
            </w:pPr>
            <w:r>
              <w:rPr>
                <w:rFonts w:ascii="Times New Roman" w:hAnsi="Times New Roman" w:eastAsia="宋体"/>
                <w:b w:val="0"/>
                <w:sz w:val="18"/>
              </w:rPr>
              <w:t>≤2%；(2%,4%]；(4%,7%]；&gt;7%</w:t>
            </w:r>
          </w:p>
        </w:tc>
      </w:tr>
      <w:tr w14:paraId="0041B1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2675472C">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4156" w:type="dxa"/>
            <w:tcMar>
              <w:left w:w="70" w:type="dxa"/>
              <w:right w:w="70" w:type="dxa"/>
            </w:tcMar>
            <w:vAlign w:val="center"/>
          </w:tcPr>
          <w:p w14:paraId="0292D5AD">
            <w:pPr>
              <w:keepNext/>
              <w:spacing w:before="20" w:after="20" w:line="260" w:lineRule="exact"/>
              <w:ind w:left="0" w:leftChars="0" w:right="0" w:rightChars="0" w:firstLine="0" w:firstLineChars="0"/>
              <w:jc w:val="center"/>
            </w:pPr>
            <w:r>
              <w:rPr>
                <w:rFonts w:ascii="Times New Roman" w:hAnsi="Times New Roman" w:eastAsia="宋体"/>
                <w:b w:val="0"/>
                <w:sz w:val="18"/>
              </w:rPr>
              <w:t>≤10%；(10%,30%]；&gt;30%</w:t>
            </w:r>
          </w:p>
        </w:tc>
      </w:tr>
      <w:tr w14:paraId="113CE1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C5652F9">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4156" w:type="dxa"/>
            <w:tcMar>
              <w:left w:w="70" w:type="dxa"/>
              <w:right w:w="70" w:type="dxa"/>
            </w:tcMar>
            <w:vAlign w:val="center"/>
          </w:tcPr>
          <w:p w14:paraId="7B1E52AC">
            <w:pPr>
              <w:keepNext/>
              <w:spacing w:before="20" w:after="20" w:line="260" w:lineRule="exact"/>
              <w:ind w:left="0" w:leftChars="0" w:right="0" w:rightChars="0" w:firstLine="0" w:firstLineChars="0"/>
              <w:jc w:val="center"/>
            </w:pPr>
            <w:r>
              <w:rPr>
                <w:rFonts w:ascii="Times New Roman" w:hAnsi="Times New Roman" w:eastAsia="宋体"/>
                <w:b w:val="0"/>
                <w:sz w:val="18"/>
              </w:rPr>
              <w:t>≤30%；(30%,50%]；(50%,70%]；&gt;70%</w:t>
            </w:r>
          </w:p>
        </w:tc>
      </w:tr>
      <w:tr w14:paraId="03EACD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1F4838A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4156" w:type="dxa"/>
            <w:tcMar>
              <w:left w:w="70" w:type="dxa"/>
              <w:right w:w="70" w:type="dxa"/>
            </w:tcMar>
            <w:vAlign w:val="center"/>
          </w:tcPr>
          <w:p w14:paraId="3CB6B52A">
            <w:pPr>
              <w:keepNext w:val="0"/>
              <w:spacing w:before="20" w:after="20" w:line="260" w:lineRule="exact"/>
              <w:ind w:left="0" w:leftChars="0" w:right="0" w:rightChars="0" w:firstLine="0" w:firstLineChars="0"/>
              <w:jc w:val="center"/>
            </w:pPr>
            <w:r>
              <w:rPr>
                <w:rFonts w:ascii="Times New Roman" w:hAnsi="Times New Roman" w:eastAsia="宋体"/>
                <w:b w:val="0"/>
                <w:sz w:val="18"/>
              </w:rPr>
              <w:t>1.00；1.10；1.15</w:t>
            </w:r>
          </w:p>
        </w:tc>
      </w:tr>
    </w:tbl>
    <w:p w14:paraId="08BD7548">
      <w:pPr>
        <w:pStyle w:val="2"/>
        <w:widowControl/>
        <w:spacing w:before="0" w:after="0" w:line="348" w:lineRule="exact"/>
        <w:ind w:firstLine="480"/>
        <w:jc w:val="both"/>
      </w:pPr>
      <w:r>
        <w:rPr>
          <w:rFonts w:ascii="Times New Roman" w:hAnsi="Times New Roman" w:eastAsia="方正仿宋_GBK"/>
          <w:b w:val="0"/>
          <w:sz w:val="24"/>
        </w:rPr>
        <w:t>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14:paraId="3A2492AE">
      <w:pPr>
        <w:pStyle w:val="4"/>
        <w:keepNext/>
        <w:numPr>
          <w:ilvl w:val="0"/>
          <w:numId w:val="0"/>
        </w:numPr>
        <w:spacing w:before="160" w:after="120" w:line="480" w:lineRule="exact"/>
        <w:ind w:firstLine="0"/>
      </w:pPr>
      <w:bookmarkStart w:id="119" w:name="kv负荷转接资料与仿真条件"/>
      <w:bookmarkStart w:id="120" w:name="h437"/>
      <w:r>
        <w:rPr>
          <w:rFonts w:ascii="Times New Roman" w:hAnsi="Times New Roman" w:eastAsia="方正仿宋_GBK"/>
          <w:b/>
          <w:sz w:val="32"/>
        </w:rPr>
        <w:t>3.6 10 kV负荷转接资料与仿真条件</w:t>
      </w:r>
      <w:bookmarkEnd w:id="119"/>
      <w:bookmarkEnd w:id="120"/>
    </w:p>
    <w:p w14:paraId="5D55ADD8">
      <w:pPr>
        <w:pStyle w:val="5"/>
        <w:keepNext/>
        <w:numPr>
          <w:ilvl w:val="0"/>
          <w:numId w:val="0"/>
        </w:numPr>
        <w:spacing w:before="160" w:after="120" w:line="390" w:lineRule="exact"/>
        <w:ind w:firstLine="0"/>
      </w:pPr>
      <w:bookmarkStart w:id="121" w:name="地区转供统计与计算方法"/>
      <w:r>
        <w:rPr>
          <w:rFonts w:ascii="Times New Roman" w:hAnsi="Times New Roman" w:eastAsia="方正仿宋_GBK"/>
          <w:b/>
          <w:sz w:val="26"/>
        </w:rPr>
        <w:t>3.6.1 地区转供统计与计算方法</w:t>
      </w:r>
      <w:bookmarkEnd w:id="121"/>
    </w:p>
    <w:p w14:paraId="6362FF7B">
      <w:pPr>
        <w:pStyle w:val="115"/>
        <w:widowControl/>
        <w:spacing w:before="0" w:after="0" w:line="348" w:lineRule="exact"/>
        <w:ind w:firstLine="480"/>
        <w:jc w:val="both"/>
      </w:pPr>
      <w:r>
        <w:rPr>
          <w:rFonts w:ascii="Times New Roman" w:hAnsi="Times New Roman" w:eastAsia="方正仿宋_GBK"/>
          <w:b w:val="0"/>
          <w:sz w:val="24"/>
        </w:rPr>
        <w:t>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F1CF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2473DB95">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6E8894E">
            <w:pPr>
              <w:keepNext/>
              <w:spacing w:before="100" w:after="100" w:line="276" w:lineRule="auto"/>
              <w:ind w:left="0" w:leftChars="0" w:right="0" w:rightChars="0" w:firstLine="0" w:firstLineChars="0"/>
              <w:jc w:val="center"/>
            </w:pPr>
            <m:oMathPara>
              <m:oMathParaPr>
                <m:jc m:val="center"/>
              </m:oMathParaP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region</m:t>
                    </m:r>
                  </m:sub>
                </m:sSub>
                <m:r>
                  <m:rPr>
                    <m:nor/>
                    <m:sty m:val="p"/>
                  </m:rPr>
                  <w:rPr>
                    <w:rFonts w:ascii="Times New Roman" w:hAnsi="Times New Roman" w:eastAsia="方正仿宋_GBK" w:cs="Times New Roman"/>
                    <w:b w:val="0"/>
                    <w:i w:val="0"/>
                    <w:iCs w:val="0"/>
                  </w:rPr>
                  <m:t>=</m:t>
                </m:r>
                <m:f>
                  <m:fPr/>
                  <m:num>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e>
                    </m:nary>
                  </m:num>
                  <m:den>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r>
                          <m:rPr>
                            <m:nor/>
                            <m:sty m:val="p"/>
                          </m:rPr>
                          <w:rPr>
                            <w:rFonts w:ascii="Times New Roman" w:hAnsi="Times New Roman" w:eastAsia="方正仿宋_GBK" w:cs="Times New Roman"/>
                            <w:b w:val="0"/>
                            <w:i w:val="0"/>
                            <w:iCs w:val="0"/>
                          </w:rPr>
                          <m:t>(</m:t>
                        </m:r>
                      </m:e>
                    </m:nary>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den>
                </m:f>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3D299C17">
            <w:pPr>
              <w:keepNext/>
              <w:spacing w:before="0" w:after="0"/>
              <w:ind w:left="0" w:leftChars="0" w:right="0" w:rightChars="0" w:firstLine="0" w:firstLineChars="0"/>
              <w:jc w:val="right"/>
            </w:pPr>
            <w:r>
              <w:rPr>
                <w:rFonts w:ascii="Times New Roman" w:hAnsi="Times New Roman" w:eastAsia="方正仿宋_GBK"/>
                <w:b w:val="0"/>
                <w:sz w:val="18"/>
              </w:rPr>
              <w:t>（3-8）</w:t>
            </w:r>
          </w:p>
        </w:tc>
      </w:tr>
    </w:tbl>
    <w:p w14:paraId="009C9620">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为变电站</w:t>
      </w:r>
      <m:oMath>
        <m:r>
          <m:rPr>
            <m:nor/>
          </m:rPr>
          <w:rPr>
            <w:rFonts w:ascii="Times New Roman" w:hAnsi="Times New Roman" w:eastAsia="方正仿宋_GBK" w:cs="Times New Roman"/>
            <w:i/>
            <w:iCs/>
          </w:rPr>
          <m:t>i</m:t>
        </m:r>
      </m:oMath>
      <w:r>
        <w:rPr>
          <w:rFonts w:ascii="Times New Roman" w:hAnsi="Times New Roman" w:eastAsia="方正仿宋_GBK"/>
          <w:b w:val="0"/>
          <w:sz w:val="24"/>
        </w:rPr>
        <w:t>全停时站外最大可供负荷，</w:t>
      </w:r>
      <m:oMath>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为相应损失负荷，单位MW；</w:t>
      </w: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region</m:t>
            </m:r>
          </m:sub>
        </m:sSub>
      </m:oMath>
      <w:r>
        <w:rPr>
          <w:rFonts w:ascii="Times New Roman" w:hAnsi="Times New Roman" w:eastAsia="方正仿宋_GBK"/>
          <w:b w:val="0"/>
          <w:sz w:val="24"/>
        </w:rPr>
        <w:t>为地区负荷加权转供率。按原表全部电压等级记录汇总，市区约92%、邳州约67%，用于描述地区网络背景和确定推广采样范围。</w:t>
      </w:r>
    </w:p>
    <w:p w14:paraId="6D6A0C03">
      <w:pPr>
        <w:pStyle w:val="5"/>
        <w:keepNext/>
        <w:numPr>
          <w:ilvl w:val="0"/>
          <w:numId w:val="0"/>
        </w:numPr>
        <w:spacing w:before="160" w:after="120" w:line="390" w:lineRule="exact"/>
        <w:ind w:firstLine="0"/>
      </w:pPr>
      <w:bookmarkStart w:id="122" w:name="逐站能力及网络约束"/>
      <w:r>
        <w:rPr>
          <w:rFonts w:ascii="Times New Roman" w:hAnsi="Times New Roman" w:eastAsia="方正仿宋_GBK"/>
          <w:b/>
          <w:sz w:val="26"/>
        </w:rPr>
        <w:t>3.6.2 逐站能力及网络约束</w:t>
      </w:r>
      <w:bookmarkEnd w:id="122"/>
    </w:p>
    <w:p w14:paraId="058038DA">
      <w:pPr>
        <w:pStyle w:val="115"/>
        <w:widowControl/>
        <w:spacing w:before="0" w:after="0" w:line="348" w:lineRule="exact"/>
        <w:ind w:firstLine="480"/>
        <w:jc w:val="both"/>
      </w:pPr>
      <w:r>
        <w:rPr>
          <w:rFonts w:ascii="Times New Roman" w:hAnsi="Times New Roman" w:eastAsia="方正仿宋_GBK"/>
          <w:b w:val="0"/>
          <w:sz w:val="24"/>
        </w:rPr>
        <w:t>地区案例将全停转供统计与110 kV站点逐一匹配，市区26座具有对应资料的变电站、邳州20座站采用对应记录，每站按可转负荷占可转及损失负荷之和的比例计算转供率，以该比例乘当年最大正向净负荷形成年度预算，再受原表站外最大可供负荷上限限制。</w:t>
      </w:r>
    </w:p>
    <w:p w14:paraId="75C052A2">
      <w:pPr>
        <w:pStyle w:val="2"/>
        <w:widowControl/>
        <w:spacing w:before="0" w:after="0" w:line="348" w:lineRule="exact"/>
        <w:ind w:firstLine="480"/>
        <w:jc w:val="both"/>
      </w:pPr>
      <w:r>
        <w:rPr>
          <w:rFonts w:ascii="Times New Roman" w:hAnsi="Times New Roman" w:eastAsia="方正仿宋_GBK"/>
          <w:b w:val="0"/>
          <w:sz w:val="24"/>
        </w:rPr>
        <w:t>既有通道与新增候选分别记录馈线端点和有效容量，正常运行允许调整供区，主变故障后重新分配转供。各通道共同校核源端可切负荷、共享馈线余量和接收站容量，新增联络单项有效能力为7.49 MW，工程费用按地区电缆长度占比计算。</w:t>
      </w:r>
    </w:p>
    <w:p w14:paraId="3A4A9FBE">
      <w:pPr>
        <w:pStyle w:val="2"/>
        <w:widowControl/>
        <w:spacing w:before="0" w:after="0" w:line="348" w:lineRule="exact"/>
        <w:ind w:firstLine="480"/>
        <w:jc w:val="both"/>
      </w:pPr>
      <w:r>
        <w:rPr>
          <w:rFonts w:ascii="Times New Roman" w:hAnsi="Times New Roman" w:eastAsia="方正仿宋_GBK"/>
          <w:b w:val="0"/>
          <w:sz w:val="24"/>
        </w:rPr>
        <w:t>DL/T 5729—2023第7.1.2条对A+、A类及B、C类供电区域的中压负荷转移比例分别给出50%～70%、30%～50%的参考[5]。本研究保留上述分区依据，地区案例采用补充资料的逐站MW能力，推广模板按10%～90%初始转供率设置基期网络。</w:t>
      </w:r>
    </w:p>
    <w:p w14:paraId="4EC4FD69">
      <w:pPr>
        <w:pStyle w:val="5"/>
        <w:keepNext/>
        <w:numPr>
          <w:ilvl w:val="0"/>
          <w:numId w:val="0"/>
        </w:numPr>
        <w:spacing w:before="160" w:after="120" w:line="390" w:lineRule="exact"/>
        <w:ind w:firstLine="0"/>
      </w:pPr>
      <w:bookmarkStart w:id="123" w:name="电源归属及反向功率"/>
      <w:r>
        <w:rPr>
          <w:rFonts w:ascii="Times New Roman" w:hAnsi="Times New Roman" w:eastAsia="方正仿宋_GBK"/>
          <w:b/>
          <w:sz w:val="26"/>
        </w:rPr>
        <w:t>3.6.3 电源归属及反向功率</w:t>
      </w:r>
      <w:bookmarkEnd w:id="123"/>
    </w:p>
    <w:p w14:paraId="7FB94A5B">
      <w:pPr>
        <w:pStyle w:val="115"/>
        <w:widowControl/>
        <w:spacing w:before="0" w:after="0" w:line="348" w:lineRule="exact"/>
        <w:ind w:firstLine="480"/>
        <w:jc w:val="both"/>
      </w:pPr>
      <w:r>
        <w:rPr>
          <w:rFonts w:ascii="Times New Roman" w:hAnsi="Times New Roman" w:eastAsia="方正仿宋_GBK"/>
          <w:b w:val="0"/>
          <w:sz w:val="24"/>
        </w:rPr>
        <w:t>正常转供改变用电负荷分配，电源仍保留原站归属，因此每个静态工况需按转出、转入功率重新计算净负荷，并同时校核正向供电和反向容量。转出功率以本站原始可转负荷为上限，区域内部转入、转出合计相等。</w:t>
      </w:r>
    </w:p>
    <w:p w14:paraId="2BB3D8DC">
      <w:pPr>
        <w:pStyle w:val="4"/>
        <w:keepNext/>
        <w:numPr>
          <w:ilvl w:val="0"/>
          <w:numId w:val="0"/>
        </w:numPr>
        <w:spacing w:before="160" w:after="120" w:line="480" w:lineRule="exact"/>
        <w:ind w:firstLine="0"/>
      </w:pPr>
      <w:bookmarkStart w:id="124" w:name="h447"/>
      <w:bookmarkStart w:id="125" w:name="站级负载率与配置需求"/>
      <w:r>
        <w:rPr>
          <w:rFonts w:ascii="Times New Roman" w:hAnsi="Times New Roman" w:eastAsia="方正仿宋_GBK"/>
          <w:b/>
          <w:sz w:val="32"/>
        </w:rPr>
        <w:t>3.7 站级负载率与配置需求</w:t>
      </w:r>
      <w:bookmarkEnd w:id="124"/>
      <w:bookmarkEnd w:id="125"/>
    </w:p>
    <w:p w14:paraId="5D62BA70">
      <w:pPr>
        <w:pStyle w:val="5"/>
        <w:keepNext/>
        <w:numPr>
          <w:ilvl w:val="0"/>
          <w:numId w:val="0"/>
        </w:numPr>
        <w:spacing w:before="160" w:after="120" w:line="390" w:lineRule="exact"/>
        <w:ind w:firstLine="0"/>
      </w:pPr>
      <w:bookmarkStart w:id="126" w:name="邳州站级相对负载"/>
      <w:r>
        <w:rPr>
          <w:rFonts w:ascii="Times New Roman" w:hAnsi="Times New Roman" w:eastAsia="方正仿宋_GBK"/>
          <w:b/>
          <w:sz w:val="26"/>
        </w:rPr>
        <w:t>3.7.1 邳州站级相对负载</w:t>
      </w:r>
      <w:bookmarkEnd w:id="126"/>
    </w:p>
    <w:p w14:paraId="5B6BD0CC">
      <w:pPr>
        <w:pStyle w:val="115"/>
        <w:widowControl/>
        <w:spacing w:before="0" w:after="0" w:line="348" w:lineRule="exact"/>
        <w:ind w:firstLine="480"/>
        <w:jc w:val="both"/>
      </w:pPr>
      <w:r>
        <w:rPr>
          <w:rFonts w:ascii="Times New Roman" w:hAnsi="Times New Roman" w:eastAsia="方正仿宋_GBK"/>
          <w:b w:val="0"/>
          <w:sz w:val="24"/>
        </w:rPr>
        <w:t>图中比较各站2022—2025年的负载率，反映年度负荷变化对相同设备结构的影响。</w:t>
      </w:r>
    </w:p>
    <w:p w14:paraId="6212CEC9">
      <w:pPr>
        <w:pStyle w:val="2"/>
        <w:keepNext/>
        <w:spacing w:before="120" w:after="0" w:line="240" w:lineRule="auto"/>
        <w:ind w:left="0" w:leftChars="0" w:right="0" w:rightChars="0" w:firstLine="0" w:firstLineChars="0"/>
        <w:jc w:val="center"/>
      </w:pPr>
      <w:r>
        <w:drawing>
          <wp:inline distT="0" distB="0" distL="114300" distR="114300">
            <wp:extent cx="5120640" cy="3311525"/>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26"/>
                    <a:stretch>
                      <a:fillRect/>
                    </a:stretch>
                  </pic:blipFill>
                  <pic:spPr>
                    <a:xfrm>
                      <a:off x="0" y="0"/>
                      <a:ext cx="5120640" cy="3311856"/>
                    </a:xfrm>
                    <a:prstGeom prst="rect">
                      <a:avLst/>
                    </a:prstGeom>
                    <a:noFill/>
                    <a:ln w="9525">
                      <a:noFill/>
                    </a:ln>
                  </pic:spPr>
                </pic:pic>
              </a:graphicData>
            </a:graphic>
          </wp:inline>
        </w:drawing>
      </w:r>
    </w:p>
    <w:p w14:paraId="092E1474">
      <w:pPr>
        <w:pStyle w:val="2"/>
        <w:spacing w:before="60" w:after="120" w:line="280" w:lineRule="exact"/>
        <w:ind w:left="0" w:leftChars="0" w:right="0" w:rightChars="0" w:firstLine="0" w:firstLineChars="0"/>
        <w:jc w:val="center"/>
      </w:pPr>
      <w:r>
        <w:rPr>
          <w:rFonts w:ascii="Times New Roman" w:hAnsi="Times New Roman" w:eastAsia="宋体"/>
          <w:b w:val="0"/>
          <w:sz w:val="21"/>
        </w:rPr>
        <w:t>图3-13 邳州站级负载率</w:t>
      </w:r>
    </w:p>
    <w:p w14:paraId="73E71056">
      <w:pPr>
        <w:pStyle w:val="5"/>
        <w:keepNext/>
        <w:numPr>
          <w:ilvl w:val="0"/>
          <w:numId w:val="0"/>
        </w:numPr>
        <w:spacing w:before="160" w:after="120" w:line="390" w:lineRule="exact"/>
        <w:ind w:firstLine="0"/>
      </w:pPr>
      <w:bookmarkStart w:id="127" w:name="市区站级相对负载"/>
      <w:r>
        <w:rPr>
          <w:rFonts w:ascii="Times New Roman" w:hAnsi="Times New Roman" w:eastAsia="方正仿宋_GBK"/>
          <w:b/>
          <w:sz w:val="26"/>
        </w:rPr>
        <w:t>3.7.2 市区站级相对负载</w:t>
      </w:r>
      <w:bookmarkEnd w:id="127"/>
    </w:p>
    <w:p w14:paraId="659904CF">
      <w:pPr>
        <w:pStyle w:val="115"/>
        <w:keepNext/>
        <w:spacing w:before="120" w:after="0" w:line="240" w:lineRule="auto"/>
        <w:ind w:left="0" w:leftChars="0" w:right="0" w:rightChars="0" w:firstLine="0" w:firstLineChars="0"/>
        <w:jc w:val="center"/>
      </w:pPr>
      <w:r>
        <w:drawing>
          <wp:inline distT="0" distB="0" distL="114300" distR="114300">
            <wp:extent cx="5120640" cy="3950335"/>
            <wp:effectExtent l="0" t="0" r="0" b="0"/>
            <wp:docPr id="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pic:cNvPicPr>
                      <a:picLocks noChangeAspect="1" noChangeArrowheads="1"/>
                    </pic:cNvPicPr>
                  </pic:nvPicPr>
                  <pic:blipFill>
                    <a:blip r:embed="rId27"/>
                    <a:stretch>
                      <a:fillRect/>
                    </a:stretch>
                  </pic:blipFill>
                  <pic:spPr>
                    <a:xfrm>
                      <a:off x="0" y="0"/>
                      <a:ext cx="5120640" cy="3950850"/>
                    </a:xfrm>
                    <a:prstGeom prst="rect">
                      <a:avLst/>
                    </a:prstGeom>
                    <a:noFill/>
                    <a:ln w="9525">
                      <a:noFill/>
                    </a:ln>
                  </pic:spPr>
                </pic:pic>
              </a:graphicData>
            </a:graphic>
          </wp:inline>
        </w:drawing>
      </w:r>
    </w:p>
    <w:p w14:paraId="28B2C74B">
      <w:pPr>
        <w:pStyle w:val="2"/>
        <w:spacing w:before="60" w:after="120" w:line="280" w:lineRule="exact"/>
        <w:ind w:left="0" w:leftChars="0" w:right="0" w:rightChars="0" w:firstLine="0" w:firstLineChars="0"/>
        <w:jc w:val="center"/>
      </w:pPr>
      <w:r>
        <w:rPr>
          <w:rFonts w:ascii="Times New Roman" w:hAnsi="Times New Roman" w:eastAsia="宋体"/>
          <w:b w:val="0"/>
          <w:sz w:val="21"/>
        </w:rPr>
        <w:t>图3-14 市区站级负载率</w:t>
      </w:r>
    </w:p>
    <w:p w14:paraId="14CB5BF3">
      <w:pPr>
        <w:pStyle w:val="5"/>
        <w:keepNext/>
        <w:numPr>
          <w:ilvl w:val="0"/>
          <w:numId w:val="0"/>
        </w:numPr>
        <w:spacing w:before="160" w:after="120" w:line="390" w:lineRule="exact"/>
        <w:ind w:firstLine="0"/>
      </w:pPr>
      <w:bookmarkStart w:id="128" w:name="负载率与规划措施的联系"/>
      <w:r>
        <w:rPr>
          <w:rFonts w:ascii="Times New Roman" w:hAnsi="Times New Roman" w:eastAsia="方正仿宋_GBK"/>
          <w:b/>
          <w:sz w:val="26"/>
        </w:rPr>
        <w:t>3.7.3 负载率与规划措施的联系</w:t>
      </w:r>
      <w:bookmarkEnd w:id="128"/>
    </w:p>
    <w:p w14:paraId="6EF08554">
      <w:pPr>
        <w:pStyle w:val="115"/>
        <w:widowControl/>
        <w:spacing w:before="0" w:after="0" w:line="348" w:lineRule="exact"/>
        <w:ind w:firstLine="480"/>
        <w:jc w:val="both"/>
      </w:pPr>
      <w:r>
        <w:rPr>
          <w:rFonts w:ascii="Times New Roman" w:hAnsi="Times New Roman" w:eastAsia="方正仿宋_GBK"/>
          <w:b w:val="0"/>
          <w:sz w:val="24"/>
        </w:rPr>
        <w:t>站级负载率超过100%时，需要通过转供、扩容或储能满足容量需求。具体配置结合正常运行与主变N-1约束在第五章比较。</w:t>
      </w:r>
    </w:p>
    <w:p w14:paraId="458C0912">
      <w:pPr>
        <w:pStyle w:val="5"/>
        <w:keepNext/>
        <w:numPr>
          <w:ilvl w:val="0"/>
          <w:numId w:val="0"/>
        </w:numPr>
        <w:spacing w:before="160" w:after="120" w:line="390" w:lineRule="exact"/>
        <w:ind w:firstLine="0"/>
      </w:pPr>
      <w:bookmarkStart w:id="129" w:name="较高负载率站的方向与配置条件"/>
      <w:r>
        <w:rPr>
          <w:rFonts w:ascii="Times New Roman" w:hAnsi="Times New Roman" w:eastAsia="方正仿宋_GBK"/>
          <w:b/>
          <w:sz w:val="26"/>
        </w:rPr>
        <w:t>3.7.4 较高负载率站的方向与配置条件</w:t>
      </w:r>
      <w:bookmarkEnd w:id="129"/>
    </w:p>
    <w:p w14:paraId="562B0DC6">
      <w:pPr>
        <w:pStyle w:val="115"/>
        <w:keepNext/>
        <w:spacing w:before="120" w:after="80" w:line="280" w:lineRule="exact"/>
        <w:ind w:firstLine="0"/>
        <w:jc w:val="center"/>
      </w:pPr>
      <w:r>
        <w:rPr>
          <w:rFonts w:ascii="Times New Roman" w:hAnsi="Times New Roman" w:eastAsia="宋体"/>
          <w:b w:val="0"/>
          <w:sz w:val="21"/>
        </w:rPr>
        <w:t>表3-19 2025年站级负载率较高的站</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7373D5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2F87888D">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1D62FF9B">
            <w:pPr>
              <w:keepNext/>
              <w:spacing w:before="20" w:after="20" w:line="260" w:lineRule="exact"/>
              <w:ind w:left="0" w:leftChars="0" w:right="0" w:rightChars="0" w:firstLine="0" w:firstLineChars="0"/>
              <w:jc w:val="center"/>
            </w:pPr>
            <w:r>
              <w:rPr>
                <w:rFonts w:ascii="Times New Roman" w:hAnsi="Times New Roman" w:eastAsia="宋体"/>
                <w:b/>
                <w:sz w:val="18"/>
              </w:rPr>
              <w:t>变电站</w:t>
            </w:r>
          </w:p>
        </w:tc>
        <w:tc>
          <w:tcPr>
            <w:tcW w:w="1187" w:type="dxa"/>
            <w:tcMar>
              <w:left w:w="70" w:type="dxa"/>
              <w:right w:w="70" w:type="dxa"/>
            </w:tcMar>
            <w:vAlign w:val="center"/>
          </w:tcPr>
          <w:p w14:paraId="3FCA70CA">
            <w:pPr>
              <w:keepNext/>
              <w:spacing w:before="20" w:after="20" w:line="260" w:lineRule="exact"/>
              <w:ind w:left="0" w:leftChars="0" w:right="0" w:rightChars="0" w:firstLine="0" w:firstLineChars="0"/>
              <w:jc w:val="center"/>
            </w:pPr>
            <w:r>
              <w:rPr>
                <w:rFonts w:ascii="Times New Roman" w:hAnsi="Times New Roman" w:eastAsia="宋体"/>
                <w:b/>
                <w:sz w:val="18"/>
              </w:rPr>
              <w:t>初始公用主变总容量/MVA</w:t>
            </w:r>
          </w:p>
        </w:tc>
        <w:tc>
          <w:tcPr>
            <w:tcW w:w="1187" w:type="dxa"/>
            <w:tcMar>
              <w:left w:w="70" w:type="dxa"/>
              <w:right w:w="70" w:type="dxa"/>
            </w:tcMar>
            <w:vAlign w:val="center"/>
          </w:tcPr>
          <w:p w14:paraId="3E0A678E">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c>
          <w:tcPr>
            <w:tcW w:w="1187" w:type="dxa"/>
            <w:tcMar>
              <w:left w:w="70" w:type="dxa"/>
              <w:right w:w="70" w:type="dxa"/>
            </w:tcMar>
            <w:vAlign w:val="center"/>
          </w:tcPr>
          <w:p w14:paraId="67A4F136">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最大反向净负荷/MW</w:t>
            </w:r>
          </w:p>
        </w:tc>
        <w:tc>
          <w:tcPr>
            <w:tcW w:w="1187" w:type="dxa"/>
            <w:tcMar>
              <w:left w:w="70" w:type="dxa"/>
              <w:right w:w="70" w:type="dxa"/>
            </w:tcMar>
            <w:vAlign w:val="center"/>
          </w:tcPr>
          <w:p w14:paraId="5B04EF6A">
            <w:pPr>
              <w:keepNext/>
              <w:spacing w:before="20" w:after="20" w:line="260" w:lineRule="exact"/>
              <w:ind w:left="0" w:leftChars="0" w:right="0" w:rightChars="0" w:firstLine="0" w:firstLineChars="0"/>
              <w:jc w:val="center"/>
            </w:pPr>
            <w:r>
              <w:rPr>
                <w:rFonts w:ascii="Times New Roman" w:hAnsi="Times New Roman" w:eastAsia="宋体"/>
                <w:b/>
                <w:sz w:val="18"/>
              </w:rPr>
              <w:t>站级负载率</w:t>
            </w:r>
          </w:p>
        </w:tc>
        <w:tc>
          <w:tcPr>
            <w:tcW w:w="1187" w:type="dxa"/>
            <w:tcMar>
              <w:left w:w="70" w:type="dxa"/>
              <w:right w:w="70" w:type="dxa"/>
            </w:tcMar>
            <w:vAlign w:val="center"/>
          </w:tcPr>
          <w:p w14:paraId="5E00A7C9">
            <w:pPr>
              <w:keepNext/>
              <w:spacing w:before="20" w:after="20" w:line="260" w:lineRule="exact"/>
              <w:ind w:left="0" w:leftChars="0" w:right="0" w:rightChars="0" w:firstLine="0" w:firstLineChars="0"/>
              <w:jc w:val="center"/>
            </w:pPr>
            <w:r>
              <w:rPr>
                <w:rFonts w:ascii="Times New Roman" w:hAnsi="Times New Roman" w:eastAsia="宋体"/>
                <w:b/>
                <w:sz w:val="18"/>
              </w:rPr>
              <w:t>主导方向</w:t>
            </w:r>
          </w:p>
        </w:tc>
      </w:tr>
      <w:tr w14:paraId="139DB4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587530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008A877">
            <w:pPr>
              <w:keepNext w:val="0"/>
              <w:spacing w:before="20" w:after="20" w:line="260" w:lineRule="exact"/>
              <w:ind w:left="0" w:leftChars="0" w:right="0" w:rightChars="0" w:firstLine="0" w:firstLineChars="0"/>
              <w:jc w:val="center"/>
            </w:pPr>
            <w:r>
              <w:rPr>
                <w:rFonts w:ascii="Times New Roman" w:hAnsi="Times New Roman" w:eastAsia="宋体"/>
                <w:b w:val="0"/>
                <w:sz w:val="18"/>
              </w:rPr>
              <w:t>铁富变</w:t>
            </w:r>
          </w:p>
        </w:tc>
        <w:tc>
          <w:tcPr>
            <w:tcW w:w="1187" w:type="dxa"/>
            <w:tcMar>
              <w:left w:w="70" w:type="dxa"/>
              <w:right w:w="70" w:type="dxa"/>
            </w:tcMar>
            <w:vAlign w:val="center"/>
          </w:tcPr>
          <w:p w14:paraId="0D5AD196">
            <w:pPr>
              <w:keepNext w:val="0"/>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187" w:type="dxa"/>
            <w:tcMar>
              <w:left w:w="70" w:type="dxa"/>
              <w:right w:w="70" w:type="dxa"/>
            </w:tcMar>
            <w:vAlign w:val="center"/>
          </w:tcPr>
          <w:p w14:paraId="4C510E1C">
            <w:pPr>
              <w:keepNext w:val="0"/>
              <w:spacing w:before="20" w:after="20" w:line="260" w:lineRule="exact"/>
              <w:ind w:left="0" w:leftChars="0" w:right="0" w:rightChars="0" w:firstLine="0" w:firstLineChars="0"/>
              <w:jc w:val="center"/>
            </w:pPr>
            <w:r>
              <w:rPr>
                <w:rFonts w:ascii="Times New Roman" w:hAnsi="Times New Roman" w:eastAsia="宋体"/>
                <w:b w:val="0"/>
                <w:sz w:val="18"/>
              </w:rPr>
              <w:t>84.82</w:t>
            </w:r>
          </w:p>
        </w:tc>
        <w:tc>
          <w:tcPr>
            <w:tcW w:w="1187" w:type="dxa"/>
            <w:tcMar>
              <w:left w:w="70" w:type="dxa"/>
              <w:right w:w="70" w:type="dxa"/>
            </w:tcMar>
            <w:vAlign w:val="center"/>
          </w:tcPr>
          <w:p w14:paraId="22F60496">
            <w:pPr>
              <w:keepNext w:val="0"/>
              <w:spacing w:before="20" w:after="20" w:line="260" w:lineRule="exact"/>
              <w:ind w:left="0" w:leftChars="0" w:right="0" w:rightChars="0" w:firstLine="0" w:firstLineChars="0"/>
              <w:jc w:val="center"/>
            </w:pPr>
            <w:r>
              <w:rPr>
                <w:rFonts w:ascii="Times New Roman" w:hAnsi="Times New Roman" w:eastAsia="宋体"/>
                <w:b w:val="0"/>
                <w:sz w:val="18"/>
              </w:rPr>
              <w:t>57.21</w:t>
            </w:r>
          </w:p>
        </w:tc>
        <w:tc>
          <w:tcPr>
            <w:tcW w:w="1187" w:type="dxa"/>
            <w:tcMar>
              <w:left w:w="70" w:type="dxa"/>
              <w:right w:w="70" w:type="dxa"/>
            </w:tcMar>
            <w:vAlign w:val="center"/>
          </w:tcPr>
          <w:p w14:paraId="1D537095">
            <w:pPr>
              <w:keepNext w:val="0"/>
              <w:spacing w:before="20" w:after="20" w:line="260" w:lineRule="exact"/>
              <w:ind w:left="0" w:leftChars="0" w:right="0" w:rightChars="0" w:firstLine="0" w:firstLineChars="0"/>
              <w:jc w:val="center"/>
            </w:pPr>
            <w:r>
              <w:rPr>
                <w:rFonts w:ascii="Times New Roman" w:hAnsi="Times New Roman" w:eastAsia="宋体"/>
                <w:b w:val="0"/>
                <w:sz w:val="18"/>
              </w:rPr>
              <w:t>125%</w:t>
            </w:r>
          </w:p>
        </w:tc>
        <w:tc>
          <w:tcPr>
            <w:tcW w:w="1187" w:type="dxa"/>
            <w:tcMar>
              <w:left w:w="70" w:type="dxa"/>
              <w:right w:w="70" w:type="dxa"/>
            </w:tcMar>
            <w:vAlign w:val="center"/>
          </w:tcPr>
          <w:p w14:paraId="0D7ED9F2">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45E689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61F49E1">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E90E050">
            <w:pPr>
              <w:keepNext w:val="0"/>
              <w:spacing w:before="20" w:after="20" w:line="260" w:lineRule="exact"/>
              <w:ind w:left="0" w:leftChars="0" w:right="0" w:rightChars="0" w:firstLine="0" w:firstLineChars="0"/>
              <w:jc w:val="center"/>
            </w:pPr>
            <w:r>
              <w:rPr>
                <w:rFonts w:ascii="Times New Roman" w:hAnsi="Times New Roman" w:eastAsia="宋体"/>
                <w:b w:val="0"/>
                <w:sz w:val="18"/>
              </w:rPr>
              <w:t>杜村变</w:t>
            </w:r>
          </w:p>
        </w:tc>
        <w:tc>
          <w:tcPr>
            <w:tcW w:w="1187" w:type="dxa"/>
            <w:tcMar>
              <w:left w:w="70" w:type="dxa"/>
              <w:right w:w="70" w:type="dxa"/>
            </w:tcMar>
            <w:vAlign w:val="center"/>
          </w:tcPr>
          <w:p w14:paraId="7E1C867D">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187" w:type="dxa"/>
            <w:tcMar>
              <w:left w:w="70" w:type="dxa"/>
              <w:right w:w="70" w:type="dxa"/>
            </w:tcMar>
            <w:vAlign w:val="center"/>
          </w:tcPr>
          <w:p w14:paraId="5BE1AB6A">
            <w:pPr>
              <w:keepNext w:val="0"/>
              <w:spacing w:before="20" w:after="20" w:line="260" w:lineRule="exact"/>
              <w:ind w:left="0" w:leftChars="0" w:right="0" w:rightChars="0" w:firstLine="0" w:firstLineChars="0"/>
              <w:jc w:val="center"/>
            </w:pPr>
            <w:r>
              <w:rPr>
                <w:rFonts w:ascii="Times New Roman" w:hAnsi="Times New Roman" w:eastAsia="宋体"/>
                <w:b w:val="0"/>
                <w:sz w:val="18"/>
              </w:rPr>
              <w:t>92.06</w:t>
            </w:r>
          </w:p>
        </w:tc>
        <w:tc>
          <w:tcPr>
            <w:tcW w:w="1187" w:type="dxa"/>
            <w:tcMar>
              <w:left w:w="70" w:type="dxa"/>
              <w:right w:w="70" w:type="dxa"/>
            </w:tcMar>
            <w:vAlign w:val="center"/>
          </w:tcPr>
          <w:p w14:paraId="3DE92B72">
            <w:pPr>
              <w:keepNext w:val="0"/>
              <w:spacing w:before="20" w:after="20" w:line="260" w:lineRule="exact"/>
              <w:ind w:left="0" w:leftChars="0" w:right="0" w:rightChars="0" w:firstLine="0" w:firstLineChars="0"/>
              <w:jc w:val="center"/>
            </w:pPr>
            <w:r>
              <w:rPr>
                <w:rFonts w:ascii="Times New Roman" w:hAnsi="Times New Roman" w:eastAsia="宋体"/>
                <w:b w:val="0"/>
                <w:sz w:val="18"/>
              </w:rPr>
              <w:t>18.13</w:t>
            </w:r>
          </w:p>
        </w:tc>
        <w:tc>
          <w:tcPr>
            <w:tcW w:w="1187" w:type="dxa"/>
            <w:tcMar>
              <w:left w:w="70" w:type="dxa"/>
              <w:right w:w="70" w:type="dxa"/>
            </w:tcMar>
            <w:vAlign w:val="center"/>
          </w:tcPr>
          <w:p w14:paraId="21CA137D">
            <w:pPr>
              <w:keepNext w:val="0"/>
              <w:spacing w:before="20" w:after="20" w:line="260" w:lineRule="exact"/>
              <w:ind w:left="0" w:leftChars="0" w:right="0" w:rightChars="0" w:firstLine="0" w:firstLineChars="0"/>
              <w:jc w:val="center"/>
            </w:pPr>
            <w:r>
              <w:rPr>
                <w:rFonts w:ascii="Times New Roman" w:hAnsi="Times New Roman" w:eastAsia="宋体"/>
                <w:b w:val="0"/>
                <w:sz w:val="18"/>
              </w:rPr>
              <w:t>121%</w:t>
            </w:r>
          </w:p>
        </w:tc>
        <w:tc>
          <w:tcPr>
            <w:tcW w:w="1187" w:type="dxa"/>
            <w:tcMar>
              <w:left w:w="70" w:type="dxa"/>
              <w:right w:w="70" w:type="dxa"/>
            </w:tcMar>
            <w:vAlign w:val="center"/>
          </w:tcPr>
          <w:p w14:paraId="01A5C3FD">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2FDA2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95C29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8FC756B">
            <w:pPr>
              <w:keepNext w:val="0"/>
              <w:spacing w:before="20" w:after="20" w:line="260" w:lineRule="exact"/>
              <w:ind w:left="0" w:leftChars="0" w:right="0" w:rightChars="0" w:firstLine="0" w:firstLineChars="0"/>
              <w:jc w:val="center"/>
            </w:pPr>
            <w:r>
              <w:rPr>
                <w:rFonts w:ascii="Times New Roman" w:hAnsi="Times New Roman" w:eastAsia="宋体"/>
                <w:b w:val="0"/>
                <w:sz w:val="18"/>
              </w:rPr>
              <w:t>兴塘变</w:t>
            </w:r>
          </w:p>
        </w:tc>
        <w:tc>
          <w:tcPr>
            <w:tcW w:w="1187" w:type="dxa"/>
            <w:tcMar>
              <w:left w:w="70" w:type="dxa"/>
              <w:right w:w="70" w:type="dxa"/>
            </w:tcMar>
            <w:vAlign w:val="center"/>
          </w:tcPr>
          <w:p w14:paraId="296B183D">
            <w:pPr>
              <w:keepNext w:val="0"/>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187" w:type="dxa"/>
            <w:tcMar>
              <w:left w:w="70" w:type="dxa"/>
              <w:right w:w="70" w:type="dxa"/>
            </w:tcMar>
            <w:vAlign w:val="center"/>
          </w:tcPr>
          <w:p w14:paraId="18DDBC16">
            <w:pPr>
              <w:keepNext w:val="0"/>
              <w:spacing w:before="20" w:after="20" w:line="260" w:lineRule="exact"/>
              <w:ind w:left="0" w:leftChars="0" w:right="0" w:rightChars="0" w:firstLine="0" w:firstLineChars="0"/>
              <w:jc w:val="center"/>
            </w:pPr>
            <w:r>
              <w:rPr>
                <w:rFonts w:ascii="Times New Roman" w:hAnsi="Times New Roman" w:eastAsia="宋体"/>
                <w:b w:val="0"/>
                <w:sz w:val="18"/>
              </w:rPr>
              <w:t>39.15</w:t>
            </w:r>
          </w:p>
        </w:tc>
        <w:tc>
          <w:tcPr>
            <w:tcW w:w="1187" w:type="dxa"/>
            <w:tcMar>
              <w:left w:w="70" w:type="dxa"/>
              <w:right w:w="70" w:type="dxa"/>
            </w:tcMar>
            <w:vAlign w:val="center"/>
          </w:tcPr>
          <w:p w14:paraId="31B38F85">
            <w:pPr>
              <w:keepNext w:val="0"/>
              <w:spacing w:before="20" w:after="20" w:line="260" w:lineRule="exact"/>
              <w:ind w:left="0" w:leftChars="0" w:right="0" w:rightChars="0" w:firstLine="0" w:firstLineChars="0"/>
              <w:jc w:val="center"/>
            </w:pPr>
            <w:r>
              <w:rPr>
                <w:rFonts w:ascii="Times New Roman" w:hAnsi="Times New Roman" w:eastAsia="宋体"/>
                <w:b w:val="0"/>
                <w:sz w:val="18"/>
              </w:rPr>
              <w:t>30.66</w:t>
            </w:r>
          </w:p>
        </w:tc>
        <w:tc>
          <w:tcPr>
            <w:tcW w:w="1187" w:type="dxa"/>
            <w:tcMar>
              <w:left w:w="70" w:type="dxa"/>
              <w:right w:w="70" w:type="dxa"/>
            </w:tcMar>
            <w:vAlign w:val="center"/>
          </w:tcPr>
          <w:p w14:paraId="6C06A14B">
            <w:pPr>
              <w:keepNext w:val="0"/>
              <w:spacing w:before="20" w:after="20" w:line="260" w:lineRule="exact"/>
              <w:ind w:left="0" w:leftChars="0" w:right="0" w:rightChars="0" w:firstLine="0" w:firstLineChars="0"/>
              <w:jc w:val="center"/>
            </w:pPr>
            <w:r>
              <w:rPr>
                <w:rFonts w:ascii="Times New Roman" w:hAnsi="Times New Roman" w:eastAsia="宋体"/>
                <w:b w:val="0"/>
                <w:sz w:val="18"/>
              </w:rPr>
              <w:t>103%</w:t>
            </w:r>
          </w:p>
        </w:tc>
        <w:tc>
          <w:tcPr>
            <w:tcW w:w="1187" w:type="dxa"/>
            <w:tcMar>
              <w:left w:w="70" w:type="dxa"/>
              <w:right w:w="70" w:type="dxa"/>
            </w:tcMar>
            <w:vAlign w:val="center"/>
          </w:tcPr>
          <w:p w14:paraId="47F6AAB4">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73E41A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CCAD2A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930AFC5">
            <w:pPr>
              <w:keepNext w:val="0"/>
              <w:spacing w:before="20" w:after="20" w:line="260" w:lineRule="exact"/>
              <w:ind w:left="0" w:leftChars="0" w:right="0" w:rightChars="0" w:firstLine="0" w:firstLineChars="0"/>
              <w:jc w:val="center"/>
            </w:pPr>
            <w:r>
              <w:rPr>
                <w:rFonts w:ascii="Times New Roman" w:hAnsi="Times New Roman" w:eastAsia="宋体"/>
                <w:b w:val="0"/>
                <w:sz w:val="18"/>
              </w:rPr>
              <w:t>二庙变</w:t>
            </w:r>
          </w:p>
        </w:tc>
        <w:tc>
          <w:tcPr>
            <w:tcW w:w="1187" w:type="dxa"/>
            <w:tcMar>
              <w:left w:w="70" w:type="dxa"/>
              <w:right w:w="70" w:type="dxa"/>
            </w:tcMar>
            <w:vAlign w:val="center"/>
          </w:tcPr>
          <w:p w14:paraId="5BC0727F">
            <w:pPr>
              <w:keepNext w:val="0"/>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187" w:type="dxa"/>
            <w:tcMar>
              <w:left w:w="70" w:type="dxa"/>
              <w:right w:w="70" w:type="dxa"/>
            </w:tcMar>
            <w:vAlign w:val="center"/>
          </w:tcPr>
          <w:p w14:paraId="60E0A782">
            <w:pPr>
              <w:keepNext w:val="0"/>
              <w:spacing w:before="20" w:after="20" w:line="260" w:lineRule="exact"/>
              <w:ind w:left="0" w:leftChars="0" w:right="0" w:rightChars="0" w:firstLine="0" w:firstLineChars="0"/>
              <w:jc w:val="center"/>
            </w:pPr>
            <w:r>
              <w:rPr>
                <w:rFonts w:ascii="Times New Roman" w:hAnsi="Times New Roman" w:eastAsia="宋体"/>
                <w:b w:val="0"/>
                <w:sz w:val="18"/>
              </w:rPr>
              <w:t>103.56</w:t>
            </w:r>
          </w:p>
        </w:tc>
        <w:tc>
          <w:tcPr>
            <w:tcW w:w="1187" w:type="dxa"/>
            <w:tcMar>
              <w:left w:w="70" w:type="dxa"/>
              <w:right w:w="70" w:type="dxa"/>
            </w:tcMar>
            <w:vAlign w:val="center"/>
          </w:tcPr>
          <w:p w14:paraId="546E56F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972E0D0">
            <w:pPr>
              <w:keepNext w:val="0"/>
              <w:spacing w:before="20" w:after="20" w:line="260" w:lineRule="exact"/>
              <w:ind w:left="0" w:leftChars="0" w:right="0" w:rightChars="0" w:firstLine="0" w:firstLineChars="0"/>
              <w:jc w:val="center"/>
            </w:pPr>
            <w:r>
              <w:rPr>
                <w:rFonts w:ascii="Times New Roman" w:hAnsi="Times New Roman" w:eastAsia="宋体"/>
                <w:b w:val="0"/>
                <w:sz w:val="18"/>
              </w:rPr>
              <w:t>98%</w:t>
            </w:r>
          </w:p>
        </w:tc>
        <w:tc>
          <w:tcPr>
            <w:tcW w:w="1187" w:type="dxa"/>
            <w:tcMar>
              <w:left w:w="70" w:type="dxa"/>
              <w:right w:w="70" w:type="dxa"/>
            </w:tcMar>
            <w:vAlign w:val="center"/>
          </w:tcPr>
          <w:p w14:paraId="27BE52DA">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7757DD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6A3509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DCB2A82">
            <w:pPr>
              <w:keepNext w:val="0"/>
              <w:spacing w:before="20" w:after="20" w:line="260" w:lineRule="exact"/>
              <w:ind w:left="0" w:leftChars="0" w:right="0" w:rightChars="0" w:firstLine="0" w:firstLineChars="0"/>
              <w:jc w:val="center"/>
            </w:pPr>
            <w:r>
              <w:rPr>
                <w:rFonts w:ascii="Times New Roman" w:hAnsi="Times New Roman" w:eastAsia="宋体"/>
                <w:b w:val="0"/>
                <w:sz w:val="18"/>
              </w:rPr>
              <w:t>戴庄变</w:t>
            </w:r>
          </w:p>
        </w:tc>
        <w:tc>
          <w:tcPr>
            <w:tcW w:w="1187" w:type="dxa"/>
            <w:tcMar>
              <w:left w:w="70" w:type="dxa"/>
              <w:right w:w="70" w:type="dxa"/>
            </w:tcMar>
            <w:vAlign w:val="center"/>
          </w:tcPr>
          <w:p w14:paraId="3CB4761A">
            <w:pPr>
              <w:keepNext w:val="0"/>
              <w:spacing w:before="20" w:after="20" w:line="260" w:lineRule="exact"/>
              <w:ind w:left="0" w:leftChars="0" w:right="0" w:rightChars="0" w:firstLine="0" w:firstLineChars="0"/>
              <w:jc w:val="center"/>
            </w:pPr>
            <w:r>
              <w:rPr>
                <w:rFonts w:ascii="Times New Roman" w:hAnsi="Times New Roman" w:eastAsia="宋体"/>
                <w:b w:val="0"/>
                <w:sz w:val="18"/>
              </w:rPr>
              <w:t>51.50</w:t>
            </w:r>
          </w:p>
        </w:tc>
        <w:tc>
          <w:tcPr>
            <w:tcW w:w="1187" w:type="dxa"/>
            <w:tcMar>
              <w:left w:w="70" w:type="dxa"/>
              <w:right w:w="70" w:type="dxa"/>
            </w:tcMar>
            <w:vAlign w:val="center"/>
          </w:tcPr>
          <w:p w14:paraId="5A302B15">
            <w:pPr>
              <w:keepNext w:val="0"/>
              <w:spacing w:before="20" w:after="20" w:line="260" w:lineRule="exact"/>
              <w:ind w:left="0" w:leftChars="0" w:right="0" w:rightChars="0" w:firstLine="0" w:firstLineChars="0"/>
              <w:jc w:val="center"/>
            </w:pPr>
            <w:r>
              <w:rPr>
                <w:rFonts w:ascii="Times New Roman" w:hAnsi="Times New Roman" w:eastAsia="宋体"/>
                <w:b w:val="0"/>
                <w:sz w:val="18"/>
              </w:rPr>
              <w:t>30.59</w:t>
            </w:r>
          </w:p>
        </w:tc>
        <w:tc>
          <w:tcPr>
            <w:tcW w:w="1187" w:type="dxa"/>
            <w:tcMar>
              <w:left w:w="70" w:type="dxa"/>
              <w:right w:w="70" w:type="dxa"/>
            </w:tcMar>
            <w:vAlign w:val="center"/>
          </w:tcPr>
          <w:p w14:paraId="7A51689C">
            <w:pPr>
              <w:keepNext w:val="0"/>
              <w:spacing w:before="20" w:after="20" w:line="260" w:lineRule="exact"/>
              <w:ind w:left="0" w:leftChars="0" w:right="0" w:rightChars="0" w:firstLine="0" w:firstLineChars="0"/>
              <w:jc w:val="center"/>
            </w:pPr>
            <w:r>
              <w:rPr>
                <w:rFonts w:ascii="Times New Roman" w:hAnsi="Times New Roman" w:eastAsia="宋体"/>
                <w:b w:val="0"/>
                <w:sz w:val="18"/>
              </w:rPr>
              <w:t>47.47</w:t>
            </w:r>
          </w:p>
        </w:tc>
        <w:tc>
          <w:tcPr>
            <w:tcW w:w="1187" w:type="dxa"/>
            <w:tcMar>
              <w:left w:w="70" w:type="dxa"/>
              <w:right w:w="70" w:type="dxa"/>
            </w:tcMar>
            <w:vAlign w:val="center"/>
          </w:tcPr>
          <w:p w14:paraId="7468D390">
            <w:pPr>
              <w:keepNext w:val="0"/>
              <w:spacing w:before="20" w:after="20" w:line="260" w:lineRule="exact"/>
              <w:ind w:left="0" w:leftChars="0" w:right="0" w:rightChars="0" w:firstLine="0" w:firstLineChars="0"/>
              <w:jc w:val="center"/>
            </w:pPr>
            <w:r>
              <w:rPr>
                <w:rFonts w:ascii="Times New Roman" w:hAnsi="Times New Roman" w:eastAsia="宋体"/>
                <w:b w:val="0"/>
                <w:sz w:val="18"/>
              </w:rPr>
              <w:t>97%</w:t>
            </w:r>
          </w:p>
        </w:tc>
        <w:tc>
          <w:tcPr>
            <w:tcW w:w="1187" w:type="dxa"/>
            <w:tcMar>
              <w:left w:w="70" w:type="dxa"/>
              <w:right w:w="70" w:type="dxa"/>
            </w:tcMar>
            <w:vAlign w:val="center"/>
          </w:tcPr>
          <w:p w14:paraId="34D96626">
            <w:pPr>
              <w:keepNext w:val="0"/>
              <w:spacing w:before="20" w:after="20" w:line="260" w:lineRule="exact"/>
              <w:ind w:left="0" w:leftChars="0" w:right="0" w:rightChars="0" w:firstLine="0" w:firstLineChars="0"/>
              <w:jc w:val="center"/>
            </w:pPr>
            <w:r>
              <w:rPr>
                <w:rFonts w:ascii="Times New Roman" w:hAnsi="Times New Roman" w:eastAsia="宋体"/>
                <w:b w:val="0"/>
                <w:sz w:val="18"/>
              </w:rPr>
              <w:t>反向</w:t>
            </w:r>
          </w:p>
        </w:tc>
      </w:tr>
      <w:tr w14:paraId="09CF5C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E8E12B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FF82CC5">
            <w:pPr>
              <w:keepNext w:val="0"/>
              <w:spacing w:before="20" w:after="20" w:line="260" w:lineRule="exact"/>
              <w:ind w:left="0" w:leftChars="0" w:right="0" w:rightChars="0" w:firstLine="0" w:firstLineChars="0"/>
              <w:jc w:val="center"/>
            </w:pPr>
            <w:r>
              <w:rPr>
                <w:rFonts w:ascii="Times New Roman" w:hAnsi="Times New Roman" w:eastAsia="宋体"/>
                <w:b w:val="0"/>
                <w:sz w:val="18"/>
              </w:rPr>
              <w:t>邢楼变</w:t>
            </w:r>
          </w:p>
        </w:tc>
        <w:tc>
          <w:tcPr>
            <w:tcW w:w="1187" w:type="dxa"/>
            <w:tcMar>
              <w:left w:w="70" w:type="dxa"/>
              <w:right w:w="70" w:type="dxa"/>
            </w:tcMar>
            <w:vAlign w:val="center"/>
          </w:tcPr>
          <w:p w14:paraId="1397E914">
            <w:pPr>
              <w:keepNext w:val="0"/>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187" w:type="dxa"/>
            <w:tcMar>
              <w:left w:w="70" w:type="dxa"/>
              <w:right w:w="70" w:type="dxa"/>
            </w:tcMar>
            <w:vAlign w:val="center"/>
          </w:tcPr>
          <w:p w14:paraId="15F327CF">
            <w:pPr>
              <w:keepNext w:val="0"/>
              <w:spacing w:before="20" w:after="20" w:line="260" w:lineRule="exact"/>
              <w:ind w:left="0" w:leftChars="0" w:right="0" w:rightChars="0" w:firstLine="0" w:firstLineChars="0"/>
              <w:jc w:val="center"/>
            </w:pPr>
            <w:r>
              <w:rPr>
                <w:rFonts w:ascii="Times New Roman" w:hAnsi="Times New Roman" w:eastAsia="宋体"/>
                <w:b w:val="0"/>
                <w:sz w:val="18"/>
              </w:rPr>
              <w:t>19.20</w:t>
            </w:r>
          </w:p>
        </w:tc>
        <w:tc>
          <w:tcPr>
            <w:tcW w:w="1187" w:type="dxa"/>
            <w:tcMar>
              <w:left w:w="70" w:type="dxa"/>
              <w:right w:w="70" w:type="dxa"/>
            </w:tcMar>
            <w:vAlign w:val="center"/>
          </w:tcPr>
          <w:p w14:paraId="07765F8C">
            <w:pPr>
              <w:keepNext w:val="0"/>
              <w:spacing w:before="20" w:after="20" w:line="260" w:lineRule="exact"/>
              <w:ind w:left="0" w:leftChars="0" w:right="0" w:rightChars="0" w:firstLine="0" w:firstLineChars="0"/>
              <w:jc w:val="center"/>
            </w:pPr>
            <w:r>
              <w:rPr>
                <w:rFonts w:ascii="Times New Roman" w:hAnsi="Times New Roman" w:eastAsia="宋体"/>
                <w:b w:val="0"/>
                <w:sz w:val="18"/>
              </w:rPr>
              <w:t>35.38</w:t>
            </w:r>
          </w:p>
        </w:tc>
        <w:tc>
          <w:tcPr>
            <w:tcW w:w="1187" w:type="dxa"/>
            <w:tcMar>
              <w:left w:w="70" w:type="dxa"/>
              <w:right w:w="70" w:type="dxa"/>
            </w:tcMar>
            <w:vAlign w:val="center"/>
          </w:tcPr>
          <w:p w14:paraId="43F6BF81">
            <w:pPr>
              <w:keepNext w:val="0"/>
              <w:spacing w:before="20" w:after="20" w:line="260" w:lineRule="exact"/>
              <w:ind w:left="0" w:leftChars="0" w:right="0" w:rightChars="0" w:firstLine="0" w:firstLineChars="0"/>
              <w:jc w:val="center"/>
            </w:pPr>
            <w:r>
              <w:rPr>
                <w:rFonts w:ascii="Times New Roman" w:hAnsi="Times New Roman" w:eastAsia="宋体"/>
                <w:b w:val="0"/>
                <w:sz w:val="18"/>
              </w:rPr>
              <w:t>93%</w:t>
            </w:r>
          </w:p>
        </w:tc>
        <w:tc>
          <w:tcPr>
            <w:tcW w:w="1187" w:type="dxa"/>
            <w:tcMar>
              <w:left w:w="70" w:type="dxa"/>
              <w:right w:w="70" w:type="dxa"/>
            </w:tcMar>
            <w:vAlign w:val="center"/>
          </w:tcPr>
          <w:p w14:paraId="60CC3E80">
            <w:pPr>
              <w:keepNext w:val="0"/>
              <w:spacing w:before="20" w:after="20" w:line="260" w:lineRule="exact"/>
              <w:ind w:left="0" w:leftChars="0" w:right="0" w:rightChars="0" w:firstLine="0" w:firstLineChars="0"/>
              <w:jc w:val="center"/>
            </w:pPr>
            <w:r>
              <w:rPr>
                <w:rFonts w:ascii="Times New Roman" w:hAnsi="Times New Roman" w:eastAsia="宋体"/>
                <w:b w:val="0"/>
                <w:sz w:val="18"/>
              </w:rPr>
              <w:t>反向</w:t>
            </w:r>
          </w:p>
        </w:tc>
      </w:tr>
      <w:tr w14:paraId="710876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03A8EE2">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12BC06F">
            <w:pPr>
              <w:keepNext w:val="0"/>
              <w:spacing w:before="20" w:after="20" w:line="260" w:lineRule="exact"/>
              <w:ind w:left="0" w:leftChars="0" w:right="0" w:rightChars="0" w:firstLine="0" w:firstLineChars="0"/>
              <w:jc w:val="center"/>
            </w:pPr>
            <w:r>
              <w:rPr>
                <w:rFonts w:ascii="Times New Roman" w:hAnsi="Times New Roman" w:eastAsia="宋体"/>
                <w:b w:val="0"/>
                <w:sz w:val="18"/>
              </w:rPr>
              <w:t>宿羊山变</w:t>
            </w:r>
          </w:p>
        </w:tc>
        <w:tc>
          <w:tcPr>
            <w:tcW w:w="1187" w:type="dxa"/>
            <w:tcMar>
              <w:left w:w="70" w:type="dxa"/>
              <w:right w:w="70" w:type="dxa"/>
            </w:tcMar>
            <w:vAlign w:val="center"/>
          </w:tcPr>
          <w:p w14:paraId="336B7A8D">
            <w:pPr>
              <w:keepNext w:val="0"/>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187" w:type="dxa"/>
            <w:tcMar>
              <w:left w:w="70" w:type="dxa"/>
              <w:right w:w="70" w:type="dxa"/>
            </w:tcMar>
            <w:vAlign w:val="center"/>
          </w:tcPr>
          <w:p w14:paraId="4DF20875">
            <w:pPr>
              <w:keepNext w:val="0"/>
              <w:spacing w:before="20" w:after="20" w:line="260" w:lineRule="exact"/>
              <w:ind w:left="0" w:leftChars="0" w:right="0" w:rightChars="0" w:firstLine="0" w:firstLineChars="0"/>
              <w:jc w:val="center"/>
            </w:pPr>
            <w:r>
              <w:rPr>
                <w:rFonts w:ascii="Times New Roman" w:hAnsi="Times New Roman" w:eastAsia="宋体"/>
                <w:b w:val="0"/>
                <w:sz w:val="18"/>
              </w:rPr>
              <w:t>61.43</w:t>
            </w:r>
          </w:p>
        </w:tc>
        <w:tc>
          <w:tcPr>
            <w:tcW w:w="1187" w:type="dxa"/>
            <w:tcMar>
              <w:left w:w="70" w:type="dxa"/>
              <w:right w:w="70" w:type="dxa"/>
            </w:tcMar>
            <w:vAlign w:val="center"/>
          </w:tcPr>
          <w:p w14:paraId="3E007ED8">
            <w:pPr>
              <w:keepNext w:val="0"/>
              <w:spacing w:before="20" w:after="20" w:line="260" w:lineRule="exact"/>
              <w:ind w:left="0" w:leftChars="0" w:right="0" w:rightChars="0" w:firstLine="0" w:firstLineChars="0"/>
              <w:jc w:val="center"/>
            </w:pPr>
            <w:r>
              <w:rPr>
                <w:rFonts w:ascii="Times New Roman" w:hAnsi="Times New Roman" w:eastAsia="宋体"/>
                <w:b w:val="0"/>
                <w:sz w:val="18"/>
              </w:rPr>
              <w:t>30.80</w:t>
            </w:r>
          </w:p>
        </w:tc>
        <w:tc>
          <w:tcPr>
            <w:tcW w:w="1187" w:type="dxa"/>
            <w:tcMar>
              <w:left w:w="70" w:type="dxa"/>
              <w:right w:w="70" w:type="dxa"/>
            </w:tcMar>
            <w:vAlign w:val="center"/>
          </w:tcPr>
          <w:p w14:paraId="77FBD6C9">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187" w:type="dxa"/>
            <w:tcMar>
              <w:left w:w="70" w:type="dxa"/>
              <w:right w:w="70" w:type="dxa"/>
            </w:tcMar>
            <w:vAlign w:val="center"/>
          </w:tcPr>
          <w:p w14:paraId="44DD617C">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378D31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0AB69C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1472FCF">
            <w:pPr>
              <w:keepNext w:val="0"/>
              <w:spacing w:before="20" w:after="20" w:line="260" w:lineRule="exact"/>
              <w:ind w:left="0" w:leftChars="0" w:right="0" w:rightChars="0" w:firstLine="0" w:firstLineChars="0"/>
              <w:jc w:val="center"/>
            </w:pPr>
            <w:r>
              <w:rPr>
                <w:rFonts w:ascii="Times New Roman" w:hAnsi="Times New Roman" w:eastAsia="宋体"/>
                <w:b w:val="0"/>
                <w:sz w:val="18"/>
              </w:rPr>
              <w:t>墩集变</w:t>
            </w:r>
          </w:p>
        </w:tc>
        <w:tc>
          <w:tcPr>
            <w:tcW w:w="1187" w:type="dxa"/>
            <w:tcMar>
              <w:left w:w="70" w:type="dxa"/>
              <w:right w:w="70" w:type="dxa"/>
            </w:tcMar>
            <w:vAlign w:val="center"/>
          </w:tcPr>
          <w:p w14:paraId="19E129E8">
            <w:pPr>
              <w:keepNext w:val="0"/>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187" w:type="dxa"/>
            <w:tcMar>
              <w:left w:w="70" w:type="dxa"/>
              <w:right w:w="70" w:type="dxa"/>
            </w:tcMar>
            <w:vAlign w:val="center"/>
          </w:tcPr>
          <w:p w14:paraId="2EA15C85">
            <w:pPr>
              <w:keepNext w:val="0"/>
              <w:spacing w:before="20" w:after="20" w:line="260" w:lineRule="exact"/>
              <w:ind w:left="0" w:leftChars="0" w:right="0" w:rightChars="0" w:firstLine="0" w:firstLineChars="0"/>
              <w:jc w:val="center"/>
            </w:pPr>
            <w:r>
              <w:rPr>
                <w:rFonts w:ascii="Times New Roman" w:hAnsi="Times New Roman" w:eastAsia="宋体"/>
                <w:b w:val="0"/>
                <w:sz w:val="18"/>
              </w:rPr>
              <w:t>59.52</w:t>
            </w:r>
          </w:p>
        </w:tc>
        <w:tc>
          <w:tcPr>
            <w:tcW w:w="1187" w:type="dxa"/>
            <w:tcMar>
              <w:left w:w="70" w:type="dxa"/>
              <w:right w:w="70" w:type="dxa"/>
            </w:tcMar>
            <w:vAlign w:val="center"/>
          </w:tcPr>
          <w:p w14:paraId="308B5065">
            <w:pPr>
              <w:keepNext w:val="0"/>
              <w:spacing w:before="20" w:after="20" w:line="260" w:lineRule="exact"/>
              <w:ind w:left="0" w:leftChars="0" w:right="0" w:rightChars="0" w:firstLine="0" w:firstLineChars="0"/>
              <w:jc w:val="center"/>
            </w:pPr>
            <w:r>
              <w:rPr>
                <w:rFonts w:ascii="Times New Roman" w:hAnsi="Times New Roman" w:eastAsia="宋体"/>
                <w:b w:val="0"/>
                <w:sz w:val="18"/>
              </w:rPr>
              <w:t>35.45</w:t>
            </w:r>
          </w:p>
        </w:tc>
        <w:tc>
          <w:tcPr>
            <w:tcW w:w="1187" w:type="dxa"/>
            <w:tcMar>
              <w:left w:w="70" w:type="dxa"/>
              <w:right w:w="70" w:type="dxa"/>
            </w:tcMar>
            <w:vAlign w:val="center"/>
          </w:tcPr>
          <w:p w14:paraId="67042A21">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187" w:type="dxa"/>
            <w:tcMar>
              <w:left w:w="70" w:type="dxa"/>
              <w:right w:w="70" w:type="dxa"/>
            </w:tcMar>
            <w:vAlign w:val="center"/>
          </w:tcPr>
          <w:p w14:paraId="7056BB42">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41C1FA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2B4C21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CEDF29D">
            <w:pPr>
              <w:keepNext w:val="0"/>
              <w:spacing w:before="20" w:after="20" w:line="260" w:lineRule="exact"/>
              <w:ind w:left="0" w:leftChars="0" w:right="0" w:rightChars="0" w:firstLine="0" w:firstLineChars="0"/>
              <w:jc w:val="center"/>
            </w:pPr>
            <w:r>
              <w:rPr>
                <w:rFonts w:ascii="Times New Roman" w:hAnsi="Times New Roman" w:eastAsia="宋体"/>
                <w:b w:val="0"/>
                <w:sz w:val="18"/>
              </w:rPr>
              <w:t>统一变</w:t>
            </w:r>
          </w:p>
        </w:tc>
        <w:tc>
          <w:tcPr>
            <w:tcW w:w="1187" w:type="dxa"/>
            <w:tcMar>
              <w:left w:w="70" w:type="dxa"/>
              <w:right w:w="70" w:type="dxa"/>
            </w:tcMar>
            <w:vAlign w:val="center"/>
          </w:tcPr>
          <w:p w14:paraId="7B00B902">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187" w:type="dxa"/>
            <w:tcMar>
              <w:left w:w="70" w:type="dxa"/>
              <w:right w:w="70" w:type="dxa"/>
            </w:tcMar>
            <w:vAlign w:val="center"/>
          </w:tcPr>
          <w:p w14:paraId="3BCFAB3D">
            <w:pPr>
              <w:keepNext w:val="0"/>
              <w:spacing w:before="20" w:after="20" w:line="260" w:lineRule="exact"/>
              <w:ind w:left="0" w:leftChars="0" w:right="0" w:rightChars="0" w:firstLine="0" w:firstLineChars="0"/>
              <w:jc w:val="center"/>
            </w:pPr>
            <w:r>
              <w:rPr>
                <w:rFonts w:ascii="Times New Roman" w:hAnsi="Times New Roman" w:eastAsia="宋体"/>
                <w:b w:val="0"/>
                <w:sz w:val="18"/>
              </w:rPr>
              <w:t>92.94</w:t>
            </w:r>
          </w:p>
        </w:tc>
        <w:tc>
          <w:tcPr>
            <w:tcW w:w="1187" w:type="dxa"/>
            <w:tcMar>
              <w:left w:w="70" w:type="dxa"/>
              <w:right w:w="70" w:type="dxa"/>
            </w:tcMar>
            <w:vAlign w:val="center"/>
          </w:tcPr>
          <w:p w14:paraId="3BA49FE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945EF62">
            <w:pPr>
              <w:keepNext w:val="0"/>
              <w:spacing w:before="20" w:after="20" w:line="260" w:lineRule="exact"/>
              <w:ind w:left="0" w:leftChars="0" w:right="0" w:rightChars="0" w:firstLine="0" w:firstLineChars="0"/>
              <w:jc w:val="center"/>
            </w:pPr>
            <w:r>
              <w:rPr>
                <w:rFonts w:ascii="Times New Roman" w:hAnsi="Times New Roman" w:eastAsia="宋体"/>
                <w:b w:val="0"/>
                <w:sz w:val="18"/>
              </w:rPr>
              <w:t>122%</w:t>
            </w:r>
          </w:p>
        </w:tc>
        <w:tc>
          <w:tcPr>
            <w:tcW w:w="1187" w:type="dxa"/>
            <w:tcMar>
              <w:left w:w="70" w:type="dxa"/>
              <w:right w:w="70" w:type="dxa"/>
            </w:tcMar>
            <w:vAlign w:val="center"/>
          </w:tcPr>
          <w:p w14:paraId="2510CFCE">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0E2FDA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DA6624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4B881C2">
            <w:pPr>
              <w:keepNext w:val="0"/>
              <w:spacing w:before="20" w:after="20" w:line="260" w:lineRule="exact"/>
              <w:ind w:left="0" w:leftChars="0" w:right="0" w:rightChars="0" w:firstLine="0" w:firstLineChars="0"/>
              <w:jc w:val="center"/>
            </w:pPr>
            <w:r>
              <w:rPr>
                <w:rFonts w:ascii="Times New Roman" w:hAnsi="Times New Roman" w:eastAsia="宋体"/>
                <w:b w:val="0"/>
                <w:sz w:val="18"/>
              </w:rPr>
              <w:t>西郊变</w:t>
            </w:r>
          </w:p>
        </w:tc>
        <w:tc>
          <w:tcPr>
            <w:tcW w:w="1187" w:type="dxa"/>
            <w:tcMar>
              <w:left w:w="70" w:type="dxa"/>
              <w:right w:w="70" w:type="dxa"/>
            </w:tcMar>
            <w:vAlign w:val="center"/>
          </w:tcPr>
          <w:p w14:paraId="71BBCD54">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187" w:type="dxa"/>
            <w:tcMar>
              <w:left w:w="70" w:type="dxa"/>
              <w:right w:w="70" w:type="dxa"/>
            </w:tcMar>
            <w:vAlign w:val="center"/>
          </w:tcPr>
          <w:p w14:paraId="67B143DC">
            <w:pPr>
              <w:keepNext w:val="0"/>
              <w:spacing w:before="20" w:after="20" w:line="260" w:lineRule="exact"/>
              <w:ind w:left="0" w:leftChars="0" w:right="0" w:rightChars="0" w:firstLine="0" w:firstLineChars="0"/>
              <w:jc w:val="center"/>
            </w:pPr>
            <w:r>
              <w:rPr>
                <w:rFonts w:ascii="Times New Roman" w:hAnsi="Times New Roman" w:eastAsia="宋体"/>
                <w:b w:val="0"/>
                <w:sz w:val="18"/>
              </w:rPr>
              <w:t>128.27</w:t>
            </w:r>
          </w:p>
        </w:tc>
        <w:tc>
          <w:tcPr>
            <w:tcW w:w="1187" w:type="dxa"/>
            <w:tcMar>
              <w:left w:w="70" w:type="dxa"/>
              <w:right w:w="70" w:type="dxa"/>
            </w:tcMar>
            <w:vAlign w:val="center"/>
          </w:tcPr>
          <w:p w14:paraId="5714809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E167E54">
            <w:pPr>
              <w:keepNext w:val="0"/>
              <w:spacing w:before="20" w:after="20" w:line="260" w:lineRule="exact"/>
              <w:ind w:left="0" w:leftChars="0" w:right="0" w:rightChars="0" w:firstLine="0" w:firstLineChars="0"/>
              <w:jc w:val="center"/>
            </w:pPr>
            <w:r>
              <w:rPr>
                <w:rFonts w:ascii="Times New Roman" w:hAnsi="Times New Roman" w:eastAsia="宋体"/>
                <w:b w:val="0"/>
                <w:sz w:val="18"/>
              </w:rPr>
              <w:t>107%</w:t>
            </w:r>
          </w:p>
        </w:tc>
        <w:tc>
          <w:tcPr>
            <w:tcW w:w="1187" w:type="dxa"/>
            <w:tcMar>
              <w:left w:w="70" w:type="dxa"/>
              <w:right w:w="70" w:type="dxa"/>
            </w:tcMar>
            <w:vAlign w:val="center"/>
          </w:tcPr>
          <w:p w14:paraId="345AA730">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BF735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5E483D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11167F1">
            <w:pPr>
              <w:keepNext w:val="0"/>
              <w:spacing w:before="20" w:after="20" w:line="260" w:lineRule="exact"/>
              <w:ind w:left="0" w:leftChars="0" w:right="0" w:rightChars="0" w:firstLine="0" w:firstLineChars="0"/>
              <w:jc w:val="center"/>
            </w:pPr>
            <w:r>
              <w:rPr>
                <w:rFonts w:ascii="Times New Roman" w:hAnsi="Times New Roman" w:eastAsia="宋体"/>
                <w:b w:val="0"/>
                <w:sz w:val="18"/>
              </w:rPr>
              <w:t>拾屯变</w:t>
            </w:r>
          </w:p>
        </w:tc>
        <w:tc>
          <w:tcPr>
            <w:tcW w:w="1187" w:type="dxa"/>
            <w:tcMar>
              <w:left w:w="70" w:type="dxa"/>
              <w:right w:w="70" w:type="dxa"/>
            </w:tcMar>
            <w:vAlign w:val="center"/>
          </w:tcPr>
          <w:p w14:paraId="7E6E2684">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187" w:type="dxa"/>
            <w:tcMar>
              <w:left w:w="70" w:type="dxa"/>
              <w:right w:w="70" w:type="dxa"/>
            </w:tcMar>
            <w:vAlign w:val="center"/>
          </w:tcPr>
          <w:p w14:paraId="7AB04F22">
            <w:pPr>
              <w:keepNext w:val="0"/>
              <w:spacing w:before="20" w:after="20" w:line="260" w:lineRule="exact"/>
              <w:ind w:left="0" w:leftChars="0" w:right="0" w:rightChars="0" w:firstLine="0" w:firstLineChars="0"/>
              <w:jc w:val="center"/>
            </w:pPr>
            <w:r>
              <w:rPr>
                <w:rFonts w:ascii="Times New Roman" w:hAnsi="Times New Roman" w:eastAsia="宋体"/>
                <w:b w:val="0"/>
                <w:sz w:val="18"/>
              </w:rPr>
              <w:t>73.47</w:t>
            </w:r>
          </w:p>
        </w:tc>
        <w:tc>
          <w:tcPr>
            <w:tcW w:w="1187" w:type="dxa"/>
            <w:tcMar>
              <w:left w:w="70" w:type="dxa"/>
              <w:right w:w="70" w:type="dxa"/>
            </w:tcMar>
            <w:vAlign w:val="center"/>
          </w:tcPr>
          <w:p w14:paraId="26C4664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229CDE8">
            <w:pPr>
              <w:keepNext w:val="0"/>
              <w:spacing w:before="20" w:after="20" w:line="260" w:lineRule="exact"/>
              <w:ind w:left="0" w:leftChars="0" w:right="0" w:rightChars="0" w:firstLine="0" w:firstLineChars="0"/>
              <w:jc w:val="center"/>
            </w:pPr>
            <w:r>
              <w:rPr>
                <w:rFonts w:ascii="Times New Roman" w:hAnsi="Times New Roman" w:eastAsia="宋体"/>
                <w:b w:val="0"/>
                <w:sz w:val="18"/>
              </w:rPr>
              <w:t>97%</w:t>
            </w:r>
          </w:p>
        </w:tc>
        <w:tc>
          <w:tcPr>
            <w:tcW w:w="1187" w:type="dxa"/>
            <w:tcMar>
              <w:left w:w="70" w:type="dxa"/>
              <w:right w:w="70" w:type="dxa"/>
            </w:tcMar>
            <w:vAlign w:val="center"/>
          </w:tcPr>
          <w:p w14:paraId="18FACF1F">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7447D0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4F4918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4C8A63B">
            <w:pPr>
              <w:keepNext w:val="0"/>
              <w:spacing w:before="20" w:after="20" w:line="260" w:lineRule="exact"/>
              <w:ind w:left="0" w:leftChars="0" w:right="0" w:rightChars="0" w:firstLine="0" w:firstLineChars="0"/>
              <w:jc w:val="center"/>
            </w:pPr>
            <w:r>
              <w:rPr>
                <w:rFonts w:ascii="Times New Roman" w:hAnsi="Times New Roman" w:eastAsia="宋体"/>
                <w:b w:val="0"/>
                <w:sz w:val="18"/>
              </w:rPr>
              <w:t>惠民变</w:t>
            </w:r>
          </w:p>
        </w:tc>
        <w:tc>
          <w:tcPr>
            <w:tcW w:w="1187" w:type="dxa"/>
            <w:tcMar>
              <w:left w:w="70" w:type="dxa"/>
              <w:right w:w="70" w:type="dxa"/>
            </w:tcMar>
            <w:vAlign w:val="center"/>
          </w:tcPr>
          <w:p w14:paraId="430F7AE4">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1C88F152">
            <w:pPr>
              <w:keepNext w:val="0"/>
              <w:spacing w:before="20" w:after="20" w:line="260" w:lineRule="exact"/>
              <w:ind w:left="0" w:leftChars="0" w:right="0" w:rightChars="0" w:firstLine="0" w:firstLineChars="0"/>
              <w:jc w:val="center"/>
            </w:pPr>
            <w:r>
              <w:rPr>
                <w:rFonts w:ascii="Times New Roman" w:hAnsi="Times New Roman" w:eastAsia="宋体"/>
                <w:b w:val="0"/>
                <w:sz w:val="18"/>
              </w:rPr>
              <w:t>85.29</w:t>
            </w:r>
          </w:p>
        </w:tc>
        <w:tc>
          <w:tcPr>
            <w:tcW w:w="1187" w:type="dxa"/>
            <w:tcMar>
              <w:left w:w="70" w:type="dxa"/>
              <w:right w:w="70" w:type="dxa"/>
            </w:tcMar>
            <w:vAlign w:val="center"/>
          </w:tcPr>
          <w:p w14:paraId="0AE9F25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E3033DC">
            <w:pPr>
              <w:keepNext w:val="0"/>
              <w:spacing w:before="20" w:after="20" w:line="260" w:lineRule="exact"/>
              <w:ind w:left="0" w:leftChars="0" w:right="0" w:rightChars="0" w:firstLine="0" w:firstLineChars="0"/>
              <w:jc w:val="center"/>
            </w:pPr>
            <w:r>
              <w:rPr>
                <w:rFonts w:ascii="Times New Roman" w:hAnsi="Times New Roman" w:eastAsia="宋体"/>
                <w:b w:val="0"/>
                <w:sz w:val="18"/>
              </w:rPr>
              <w:t>87%</w:t>
            </w:r>
          </w:p>
        </w:tc>
        <w:tc>
          <w:tcPr>
            <w:tcW w:w="1187" w:type="dxa"/>
            <w:tcMar>
              <w:left w:w="70" w:type="dxa"/>
              <w:right w:w="70" w:type="dxa"/>
            </w:tcMar>
            <w:vAlign w:val="center"/>
          </w:tcPr>
          <w:p w14:paraId="4C64F0F2">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7A38A3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698DA9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ADC6749">
            <w:pPr>
              <w:keepNext w:val="0"/>
              <w:spacing w:before="20" w:after="20" w:line="260" w:lineRule="exact"/>
              <w:ind w:left="0" w:leftChars="0" w:right="0" w:rightChars="0" w:firstLine="0" w:firstLineChars="0"/>
              <w:jc w:val="center"/>
            </w:pPr>
            <w:r>
              <w:rPr>
                <w:rFonts w:ascii="Times New Roman" w:hAnsi="Times New Roman" w:eastAsia="宋体"/>
                <w:b w:val="0"/>
                <w:sz w:val="18"/>
              </w:rPr>
              <w:t>庆云桥变</w:t>
            </w:r>
          </w:p>
        </w:tc>
        <w:tc>
          <w:tcPr>
            <w:tcW w:w="1187" w:type="dxa"/>
            <w:tcMar>
              <w:left w:w="70" w:type="dxa"/>
              <w:right w:w="70" w:type="dxa"/>
            </w:tcMar>
            <w:vAlign w:val="center"/>
          </w:tcPr>
          <w:p w14:paraId="7172728E">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187" w:type="dxa"/>
            <w:tcMar>
              <w:left w:w="70" w:type="dxa"/>
              <w:right w:w="70" w:type="dxa"/>
            </w:tcMar>
            <w:vAlign w:val="center"/>
          </w:tcPr>
          <w:p w14:paraId="7D04169E">
            <w:pPr>
              <w:keepNext w:val="0"/>
              <w:spacing w:before="20" w:after="20" w:line="260" w:lineRule="exact"/>
              <w:ind w:left="0" w:leftChars="0" w:right="0" w:rightChars="0" w:firstLine="0" w:firstLineChars="0"/>
              <w:jc w:val="center"/>
            </w:pPr>
            <w:r>
              <w:rPr>
                <w:rFonts w:ascii="Times New Roman" w:hAnsi="Times New Roman" w:eastAsia="宋体"/>
                <w:b w:val="0"/>
                <w:sz w:val="18"/>
              </w:rPr>
              <w:t>65.76</w:t>
            </w:r>
          </w:p>
        </w:tc>
        <w:tc>
          <w:tcPr>
            <w:tcW w:w="1187" w:type="dxa"/>
            <w:tcMar>
              <w:left w:w="70" w:type="dxa"/>
              <w:right w:w="70" w:type="dxa"/>
            </w:tcMar>
            <w:vAlign w:val="center"/>
          </w:tcPr>
          <w:p w14:paraId="01E2148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216D7B7">
            <w:pPr>
              <w:keepNext w:val="0"/>
              <w:spacing w:before="20" w:after="20" w:line="260" w:lineRule="exact"/>
              <w:ind w:left="0" w:leftChars="0" w:right="0" w:rightChars="0" w:firstLine="0" w:firstLineChars="0"/>
              <w:jc w:val="center"/>
            </w:pPr>
            <w:r>
              <w:rPr>
                <w:rFonts w:ascii="Times New Roman" w:hAnsi="Times New Roman" w:eastAsia="宋体"/>
                <w:b w:val="0"/>
                <w:sz w:val="18"/>
              </w:rPr>
              <w:t>87%</w:t>
            </w:r>
          </w:p>
        </w:tc>
        <w:tc>
          <w:tcPr>
            <w:tcW w:w="1187" w:type="dxa"/>
            <w:tcMar>
              <w:left w:w="70" w:type="dxa"/>
              <w:right w:w="70" w:type="dxa"/>
            </w:tcMar>
            <w:vAlign w:val="center"/>
          </w:tcPr>
          <w:p w14:paraId="688A2934">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4625D8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7B2D96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179A0DE">
            <w:pPr>
              <w:keepNext w:val="0"/>
              <w:spacing w:before="20" w:after="20" w:line="260" w:lineRule="exact"/>
              <w:ind w:left="0" w:leftChars="0" w:right="0" w:rightChars="0" w:firstLine="0" w:firstLineChars="0"/>
              <w:jc w:val="center"/>
            </w:pPr>
            <w:r>
              <w:rPr>
                <w:rFonts w:ascii="Times New Roman" w:hAnsi="Times New Roman" w:eastAsia="宋体"/>
                <w:b w:val="0"/>
                <w:sz w:val="18"/>
              </w:rPr>
              <w:t>堤北变</w:t>
            </w:r>
          </w:p>
        </w:tc>
        <w:tc>
          <w:tcPr>
            <w:tcW w:w="1187" w:type="dxa"/>
            <w:tcMar>
              <w:left w:w="70" w:type="dxa"/>
              <w:right w:w="70" w:type="dxa"/>
            </w:tcMar>
            <w:vAlign w:val="center"/>
          </w:tcPr>
          <w:p w14:paraId="47849002">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187" w:type="dxa"/>
            <w:tcMar>
              <w:left w:w="70" w:type="dxa"/>
              <w:right w:w="70" w:type="dxa"/>
            </w:tcMar>
            <w:vAlign w:val="center"/>
          </w:tcPr>
          <w:p w14:paraId="413415FB">
            <w:pPr>
              <w:keepNext w:val="0"/>
              <w:spacing w:before="20" w:after="20" w:line="260" w:lineRule="exact"/>
              <w:ind w:left="0" w:leftChars="0" w:right="0" w:rightChars="0" w:firstLine="0" w:firstLineChars="0"/>
              <w:jc w:val="center"/>
            </w:pPr>
            <w:r>
              <w:rPr>
                <w:rFonts w:ascii="Times New Roman" w:hAnsi="Times New Roman" w:eastAsia="宋体"/>
                <w:b w:val="0"/>
                <w:sz w:val="18"/>
              </w:rPr>
              <w:t>102.93</w:t>
            </w:r>
          </w:p>
        </w:tc>
        <w:tc>
          <w:tcPr>
            <w:tcW w:w="1187" w:type="dxa"/>
            <w:tcMar>
              <w:left w:w="70" w:type="dxa"/>
              <w:right w:w="70" w:type="dxa"/>
            </w:tcMar>
            <w:vAlign w:val="center"/>
          </w:tcPr>
          <w:p w14:paraId="10E600A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E4B547E">
            <w:pPr>
              <w:keepNext w:val="0"/>
              <w:spacing w:before="20" w:after="20" w:line="260" w:lineRule="exact"/>
              <w:ind w:left="0" w:leftChars="0" w:right="0" w:rightChars="0" w:firstLine="0" w:firstLineChars="0"/>
              <w:jc w:val="center"/>
            </w:pPr>
            <w:r>
              <w:rPr>
                <w:rFonts w:ascii="Times New Roman" w:hAnsi="Times New Roman" w:eastAsia="宋体"/>
                <w:b w:val="0"/>
                <w:sz w:val="18"/>
              </w:rPr>
              <w:t>86%</w:t>
            </w:r>
          </w:p>
        </w:tc>
        <w:tc>
          <w:tcPr>
            <w:tcW w:w="1187" w:type="dxa"/>
            <w:tcMar>
              <w:left w:w="70" w:type="dxa"/>
              <w:right w:w="70" w:type="dxa"/>
            </w:tcMar>
            <w:vAlign w:val="center"/>
          </w:tcPr>
          <w:p w14:paraId="00A7AE6C">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700F17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55063C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A1DDB43">
            <w:pPr>
              <w:keepNext w:val="0"/>
              <w:spacing w:before="20" w:after="20" w:line="260" w:lineRule="exact"/>
              <w:ind w:left="0" w:leftChars="0" w:right="0" w:rightChars="0" w:firstLine="0" w:firstLineChars="0"/>
              <w:jc w:val="center"/>
            </w:pPr>
            <w:r>
              <w:rPr>
                <w:rFonts w:ascii="Times New Roman" w:hAnsi="Times New Roman" w:eastAsia="宋体"/>
                <w:b w:val="0"/>
                <w:sz w:val="18"/>
              </w:rPr>
              <w:t>翟山变</w:t>
            </w:r>
          </w:p>
        </w:tc>
        <w:tc>
          <w:tcPr>
            <w:tcW w:w="1187" w:type="dxa"/>
            <w:tcMar>
              <w:left w:w="70" w:type="dxa"/>
              <w:right w:w="70" w:type="dxa"/>
            </w:tcMar>
            <w:vAlign w:val="center"/>
          </w:tcPr>
          <w:p w14:paraId="5F82CB53">
            <w:pPr>
              <w:keepNext w:val="0"/>
              <w:spacing w:before="20" w:after="20" w:line="260" w:lineRule="exact"/>
              <w:ind w:left="0" w:leftChars="0" w:right="0" w:rightChars="0" w:firstLine="0" w:firstLineChars="0"/>
              <w:jc w:val="center"/>
            </w:pPr>
            <w:r>
              <w:rPr>
                <w:rFonts w:ascii="Times New Roman" w:hAnsi="Times New Roman" w:eastAsia="宋体"/>
                <w:b w:val="0"/>
                <w:sz w:val="18"/>
              </w:rPr>
              <w:t>120.00</w:t>
            </w:r>
          </w:p>
        </w:tc>
        <w:tc>
          <w:tcPr>
            <w:tcW w:w="1187" w:type="dxa"/>
            <w:tcMar>
              <w:left w:w="70" w:type="dxa"/>
              <w:right w:w="70" w:type="dxa"/>
            </w:tcMar>
            <w:vAlign w:val="center"/>
          </w:tcPr>
          <w:p w14:paraId="684E7022">
            <w:pPr>
              <w:keepNext w:val="0"/>
              <w:spacing w:before="20" w:after="20" w:line="260" w:lineRule="exact"/>
              <w:ind w:left="0" w:leftChars="0" w:right="0" w:rightChars="0" w:firstLine="0" w:firstLineChars="0"/>
              <w:jc w:val="center"/>
            </w:pPr>
            <w:r>
              <w:rPr>
                <w:rFonts w:ascii="Times New Roman" w:hAnsi="Times New Roman" w:eastAsia="宋体"/>
                <w:b w:val="0"/>
                <w:sz w:val="18"/>
              </w:rPr>
              <w:t>95.63</w:t>
            </w:r>
          </w:p>
        </w:tc>
        <w:tc>
          <w:tcPr>
            <w:tcW w:w="1187" w:type="dxa"/>
            <w:tcMar>
              <w:left w:w="70" w:type="dxa"/>
              <w:right w:w="70" w:type="dxa"/>
            </w:tcMar>
            <w:vAlign w:val="center"/>
          </w:tcPr>
          <w:p w14:paraId="7A9B4D3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7B5037D">
            <w:pPr>
              <w:keepNext w:val="0"/>
              <w:spacing w:before="20" w:after="20" w:line="260" w:lineRule="exact"/>
              <w:ind w:left="0" w:leftChars="0" w:right="0" w:rightChars="0" w:firstLine="0" w:firstLineChars="0"/>
              <w:jc w:val="center"/>
            </w:pPr>
            <w:r>
              <w:rPr>
                <w:rFonts w:ascii="Times New Roman" w:hAnsi="Times New Roman" w:eastAsia="宋体"/>
                <w:b w:val="0"/>
                <w:sz w:val="18"/>
              </w:rPr>
              <w:t>84%</w:t>
            </w:r>
          </w:p>
        </w:tc>
        <w:tc>
          <w:tcPr>
            <w:tcW w:w="1187" w:type="dxa"/>
            <w:tcMar>
              <w:left w:w="70" w:type="dxa"/>
              <w:right w:w="70" w:type="dxa"/>
            </w:tcMar>
            <w:vAlign w:val="center"/>
          </w:tcPr>
          <w:p w14:paraId="33855F69">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39090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C9D459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2E5A8B7">
            <w:pPr>
              <w:keepNext w:val="0"/>
              <w:spacing w:before="20" w:after="20" w:line="260" w:lineRule="exact"/>
              <w:ind w:left="0" w:leftChars="0" w:right="0" w:rightChars="0" w:firstLine="0" w:firstLineChars="0"/>
              <w:jc w:val="center"/>
            </w:pPr>
            <w:r>
              <w:rPr>
                <w:rFonts w:ascii="Times New Roman" w:hAnsi="Times New Roman" w:eastAsia="宋体"/>
                <w:b w:val="0"/>
                <w:sz w:val="18"/>
              </w:rPr>
              <w:t>花园变</w:t>
            </w:r>
          </w:p>
        </w:tc>
        <w:tc>
          <w:tcPr>
            <w:tcW w:w="1187" w:type="dxa"/>
            <w:tcMar>
              <w:left w:w="70" w:type="dxa"/>
              <w:right w:w="70" w:type="dxa"/>
            </w:tcMar>
            <w:vAlign w:val="center"/>
          </w:tcPr>
          <w:p w14:paraId="69A6DBA1">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187" w:type="dxa"/>
            <w:tcMar>
              <w:left w:w="70" w:type="dxa"/>
              <w:right w:w="70" w:type="dxa"/>
            </w:tcMar>
            <w:vAlign w:val="center"/>
          </w:tcPr>
          <w:p w14:paraId="07872B50">
            <w:pPr>
              <w:keepNext w:val="0"/>
              <w:spacing w:before="20" w:after="20" w:line="260" w:lineRule="exact"/>
              <w:ind w:left="0" w:leftChars="0" w:right="0" w:rightChars="0" w:firstLine="0" w:firstLineChars="0"/>
              <w:jc w:val="center"/>
            </w:pPr>
            <w:r>
              <w:rPr>
                <w:rFonts w:ascii="Times New Roman" w:hAnsi="Times New Roman" w:eastAsia="宋体"/>
                <w:b w:val="0"/>
                <w:sz w:val="18"/>
              </w:rPr>
              <w:t>63.57</w:t>
            </w:r>
          </w:p>
        </w:tc>
        <w:tc>
          <w:tcPr>
            <w:tcW w:w="1187" w:type="dxa"/>
            <w:tcMar>
              <w:left w:w="70" w:type="dxa"/>
              <w:right w:w="70" w:type="dxa"/>
            </w:tcMar>
            <w:vAlign w:val="center"/>
          </w:tcPr>
          <w:p w14:paraId="3FE8165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2012F09">
            <w:pPr>
              <w:keepNext w:val="0"/>
              <w:spacing w:before="20" w:after="20" w:line="260" w:lineRule="exact"/>
              <w:ind w:left="0" w:leftChars="0" w:right="0" w:rightChars="0" w:firstLine="0" w:firstLineChars="0"/>
              <w:jc w:val="center"/>
            </w:pPr>
            <w:r>
              <w:rPr>
                <w:rFonts w:ascii="Times New Roman" w:hAnsi="Times New Roman" w:eastAsia="宋体"/>
                <w:b w:val="0"/>
                <w:sz w:val="18"/>
              </w:rPr>
              <w:t>84%</w:t>
            </w:r>
          </w:p>
        </w:tc>
        <w:tc>
          <w:tcPr>
            <w:tcW w:w="1187" w:type="dxa"/>
            <w:tcMar>
              <w:left w:w="70" w:type="dxa"/>
              <w:right w:w="70" w:type="dxa"/>
            </w:tcMar>
            <w:vAlign w:val="center"/>
          </w:tcPr>
          <w:p w14:paraId="418887DF">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bl>
    <w:p w14:paraId="669EF4F0">
      <w:pPr>
        <w:pStyle w:val="2"/>
        <w:widowControl/>
        <w:spacing w:before="0" w:after="0" w:line="348" w:lineRule="exact"/>
        <w:ind w:firstLine="480"/>
        <w:jc w:val="both"/>
      </w:pPr>
      <w:r>
        <w:rPr>
          <w:rFonts w:ascii="Times New Roman" w:hAnsi="Times New Roman" w:eastAsia="方正仿宋_GBK"/>
          <w:b w:val="0"/>
          <w:sz w:val="24"/>
        </w:rPr>
        <w:t>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14:paraId="409D0468">
      <w:pPr>
        <w:pStyle w:val="5"/>
        <w:keepNext/>
        <w:numPr>
          <w:ilvl w:val="0"/>
          <w:numId w:val="0"/>
        </w:numPr>
        <w:spacing w:before="160" w:after="120" w:line="390" w:lineRule="exact"/>
        <w:ind w:firstLine="0"/>
      </w:pPr>
      <w:bookmarkStart w:id="130" w:name="站级功率的主导方向"/>
      <w:r>
        <w:rPr>
          <w:rFonts w:ascii="Times New Roman" w:hAnsi="Times New Roman" w:eastAsia="方正仿宋_GBK"/>
          <w:b/>
          <w:sz w:val="26"/>
        </w:rPr>
        <w:t>3.7.5 站级功率的主导方向</w:t>
      </w:r>
      <w:bookmarkEnd w:id="130"/>
    </w:p>
    <w:p w14:paraId="3A577ED6">
      <w:pPr>
        <w:pStyle w:val="115"/>
        <w:keepNext/>
        <w:spacing w:before="120" w:after="80" w:line="280" w:lineRule="exact"/>
        <w:ind w:firstLine="0"/>
        <w:jc w:val="center"/>
      </w:pPr>
      <w:r>
        <w:rPr>
          <w:rFonts w:ascii="Times New Roman" w:hAnsi="Times New Roman" w:eastAsia="宋体"/>
          <w:b w:val="0"/>
          <w:sz w:val="21"/>
        </w:rPr>
        <w:t>表3-20 站级展示范围内的功率方向及相对压力</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FD188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900C99A">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02F083CF">
            <w:pPr>
              <w:keepNext/>
              <w:spacing w:before="20" w:after="20" w:line="260" w:lineRule="exact"/>
              <w:ind w:left="0" w:leftChars="0" w:right="0" w:rightChars="0" w:firstLine="0" w:firstLineChars="0"/>
              <w:jc w:val="center"/>
            </w:pPr>
            <w:r>
              <w:rPr>
                <w:rFonts w:ascii="Times New Roman" w:hAnsi="Times New Roman" w:eastAsia="宋体"/>
                <w:b/>
                <w:sz w:val="18"/>
              </w:rPr>
              <w:t>站数</w:t>
            </w:r>
          </w:p>
        </w:tc>
        <w:tc>
          <w:tcPr>
            <w:tcW w:w="1662" w:type="dxa"/>
            <w:tcMar>
              <w:left w:w="70" w:type="dxa"/>
              <w:right w:w="70" w:type="dxa"/>
            </w:tcMar>
            <w:vAlign w:val="center"/>
          </w:tcPr>
          <w:p w14:paraId="3138D2DC">
            <w:pPr>
              <w:keepNext/>
              <w:spacing w:before="20" w:after="20" w:line="260" w:lineRule="exact"/>
              <w:ind w:left="0" w:leftChars="0" w:right="0" w:rightChars="0" w:firstLine="0" w:firstLineChars="0"/>
              <w:jc w:val="center"/>
            </w:pPr>
            <w:r>
              <w:rPr>
                <w:rFonts w:ascii="Times New Roman" w:hAnsi="Times New Roman" w:eastAsia="宋体"/>
                <w:b/>
                <w:sz w:val="18"/>
              </w:rPr>
              <w:t>正向幅值较大站数</w:t>
            </w:r>
          </w:p>
        </w:tc>
        <w:tc>
          <w:tcPr>
            <w:tcW w:w="1662" w:type="dxa"/>
            <w:tcMar>
              <w:left w:w="70" w:type="dxa"/>
              <w:right w:w="70" w:type="dxa"/>
            </w:tcMar>
            <w:vAlign w:val="center"/>
          </w:tcPr>
          <w:p w14:paraId="6F22CA43">
            <w:pPr>
              <w:keepNext/>
              <w:spacing w:before="20" w:after="20" w:line="260" w:lineRule="exact"/>
              <w:ind w:left="0" w:leftChars="0" w:right="0" w:rightChars="0" w:firstLine="0" w:firstLineChars="0"/>
              <w:jc w:val="center"/>
            </w:pPr>
            <w:r>
              <w:rPr>
                <w:rFonts w:ascii="Times New Roman" w:hAnsi="Times New Roman" w:eastAsia="宋体"/>
                <w:b/>
                <w:sz w:val="18"/>
              </w:rPr>
              <w:t>反向幅值较大站数</w:t>
            </w:r>
          </w:p>
        </w:tc>
        <w:tc>
          <w:tcPr>
            <w:tcW w:w="1662" w:type="dxa"/>
            <w:tcMar>
              <w:left w:w="70" w:type="dxa"/>
              <w:right w:w="70" w:type="dxa"/>
            </w:tcMar>
            <w:vAlign w:val="center"/>
          </w:tcPr>
          <w:p w14:paraId="6C05C87C">
            <w:pPr>
              <w:keepNext/>
              <w:spacing w:before="20" w:after="20" w:line="260" w:lineRule="exact"/>
              <w:ind w:left="0" w:leftChars="0" w:right="0" w:rightChars="0" w:firstLine="0" w:firstLineChars="0"/>
              <w:jc w:val="center"/>
            </w:pPr>
            <w:r>
              <w:rPr>
                <w:rFonts w:ascii="Times New Roman" w:hAnsi="Times New Roman" w:eastAsia="宋体"/>
                <w:b/>
                <w:sz w:val="18"/>
              </w:rPr>
              <w:t>站级负载率超过100%的站数</w:t>
            </w:r>
          </w:p>
        </w:tc>
      </w:tr>
      <w:tr w14:paraId="789C0E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369DDF2">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5BD6649">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16E13C73">
            <w:pPr>
              <w:keepNext/>
              <w:spacing w:before="20" w:after="20" w:line="260" w:lineRule="exact"/>
              <w:ind w:left="0" w:leftChars="0" w:right="0" w:rightChars="0" w:firstLine="0" w:firstLineChars="0"/>
              <w:jc w:val="center"/>
            </w:pPr>
            <w:r>
              <w:rPr>
                <w:rFonts w:ascii="Times New Roman" w:hAnsi="Times New Roman" w:eastAsia="宋体"/>
                <w:b w:val="0"/>
                <w:sz w:val="18"/>
              </w:rPr>
              <w:t>16</w:t>
            </w:r>
          </w:p>
        </w:tc>
        <w:tc>
          <w:tcPr>
            <w:tcW w:w="1662" w:type="dxa"/>
            <w:tcMar>
              <w:left w:w="70" w:type="dxa"/>
              <w:right w:w="70" w:type="dxa"/>
            </w:tcMar>
            <w:vAlign w:val="center"/>
          </w:tcPr>
          <w:p w14:paraId="48E147DD">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662" w:type="dxa"/>
            <w:tcMar>
              <w:left w:w="70" w:type="dxa"/>
              <w:right w:w="70" w:type="dxa"/>
            </w:tcMar>
            <w:vAlign w:val="center"/>
          </w:tcPr>
          <w:p w14:paraId="0218889E">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2B3DF4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BC69DE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FB207AE">
            <w:pPr>
              <w:keepNext w:val="0"/>
              <w:spacing w:before="20" w:after="20" w:line="260" w:lineRule="exact"/>
              <w:ind w:left="0" w:leftChars="0" w:right="0" w:rightChars="0" w:firstLine="0" w:firstLineChars="0"/>
              <w:jc w:val="center"/>
            </w:pPr>
            <w:r>
              <w:rPr>
                <w:rFonts w:ascii="Times New Roman" w:hAnsi="Times New Roman" w:eastAsia="宋体"/>
                <w:b w:val="0"/>
                <w:sz w:val="18"/>
              </w:rPr>
              <w:t>26</w:t>
            </w:r>
          </w:p>
        </w:tc>
        <w:tc>
          <w:tcPr>
            <w:tcW w:w="1662" w:type="dxa"/>
            <w:tcMar>
              <w:left w:w="70" w:type="dxa"/>
              <w:right w:w="70" w:type="dxa"/>
            </w:tcMar>
            <w:vAlign w:val="center"/>
          </w:tcPr>
          <w:p w14:paraId="62071673">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c>
          <w:tcPr>
            <w:tcW w:w="1662" w:type="dxa"/>
            <w:tcMar>
              <w:left w:w="70" w:type="dxa"/>
              <w:right w:w="70" w:type="dxa"/>
            </w:tcMar>
            <w:vAlign w:val="center"/>
          </w:tcPr>
          <w:p w14:paraId="4C0343A7">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662" w:type="dxa"/>
            <w:tcMar>
              <w:left w:w="70" w:type="dxa"/>
              <w:right w:w="70" w:type="dxa"/>
            </w:tcMar>
            <w:vAlign w:val="center"/>
          </w:tcPr>
          <w:p w14:paraId="1BB16BB4">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r>
    </w:tbl>
    <w:p w14:paraId="4E6EF3D8">
      <w:pPr>
        <w:pStyle w:val="2"/>
        <w:widowControl/>
        <w:spacing w:before="0" w:after="0" w:line="348" w:lineRule="exact"/>
        <w:ind w:firstLine="480"/>
        <w:jc w:val="both"/>
      </w:pPr>
      <w:r>
        <w:rPr>
          <w:rFonts w:ascii="Times New Roman" w:hAnsi="Times New Roman" w:eastAsia="方正仿宋_GBK"/>
          <w:b w:val="0"/>
          <w:sz w:val="24"/>
        </w:rPr>
        <w:t>正向和反向幅值的比较用于识别所设工况下的容量压力来源。正向幅值较大的站重点核对负荷高峰及主变N-1后的供电能力，反向幅值较大的站还需检查转出用电负荷后是否增加本站反送需求。建设方案以第五章逐工况网络校核为依据。</w:t>
      </w:r>
    </w:p>
    <w:p w14:paraId="36577011">
      <w:pPr>
        <w:pStyle w:val="4"/>
        <w:keepNext/>
        <w:numPr>
          <w:ilvl w:val="0"/>
          <w:numId w:val="0"/>
        </w:numPr>
        <w:spacing w:before="160" w:after="120" w:line="480" w:lineRule="exact"/>
        <w:ind w:firstLine="0"/>
      </w:pPr>
      <w:bookmarkStart w:id="131" w:name="运行特征的综合分析"/>
      <w:bookmarkStart w:id="132" w:name="h463"/>
      <w:r>
        <w:rPr>
          <w:rFonts w:ascii="Times New Roman" w:hAnsi="Times New Roman" w:eastAsia="方正仿宋_GBK"/>
          <w:b/>
          <w:sz w:val="32"/>
        </w:rPr>
        <w:t>3.8 运行特征的综合分析</w:t>
      </w:r>
      <w:bookmarkEnd w:id="131"/>
      <w:bookmarkEnd w:id="132"/>
    </w:p>
    <w:p w14:paraId="77BAB190">
      <w:pPr>
        <w:pStyle w:val="5"/>
        <w:keepNext/>
        <w:numPr>
          <w:ilvl w:val="0"/>
          <w:numId w:val="0"/>
        </w:numPr>
        <w:spacing w:before="160" w:after="120" w:line="390" w:lineRule="exact"/>
        <w:ind w:firstLine="0"/>
      </w:pPr>
      <w:bookmarkStart w:id="133" w:name="容量建设与负荷变化的不同作用"/>
      <w:r>
        <w:rPr>
          <w:rFonts w:ascii="Times New Roman" w:hAnsi="Times New Roman" w:eastAsia="方正仿宋_GBK"/>
          <w:b/>
          <w:sz w:val="26"/>
        </w:rPr>
        <w:t>3.8.1 容量建设与负荷变化的不同作用</w:t>
      </w:r>
      <w:bookmarkEnd w:id="133"/>
    </w:p>
    <w:p w14:paraId="7409F631">
      <w:pPr>
        <w:pStyle w:val="115"/>
        <w:widowControl/>
        <w:spacing w:before="0" w:after="0" w:line="348" w:lineRule="exact"/>
        <w:ind w:firstLine="480"/>
        <w:jc w:val="both"/>
      </w:pPr>
      <w:r>
        <w:rPr>
          <w:rFonts w:ascii="Times New Roman" w:hAnsi="Times New Roman" w:eastAsia="方正仿宋_GBK"/>
          <w:b w:val="0"/>
          <w:sz w:val="24"/>
        </w:rPr>
        <w:t>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14:paraId="4F58E28E">
      <w:pPr>
        <w:pStyle w:val="2"/>
        <w:widowControl/>
        <w:spacing w:before="0" w:after="0" w:line="348" w:lineRule="exact"/>
        <w:ind w:firstLine="480"/>
        <w:jc w:val="both"/>
      </w:pPr>
      <w:r>
        <w:rPr>
          <w:rFonts w:ascii="Times New Roman" w:hAnsi="Times New Roman" w:eastAsia="方正仿宋_GBK"/>
          <w:b w:val="0"/>
          <w:sz w:val="24"/>
        </w:rPr>
        <w:t>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14:paraId="3294BFD9">
      <w:pPr>
        <w:pStyle w:val="2"/>
        <w:keepNext/>
        <w:spacing w:before="120" w:after="80" w:line="280" w:lineRule="exact"/>
        <w:ind w:firstLine="0"/>
        <w:jc w:val="center"/>
      </w:pPr>
      <w:r>
        <w:rPr>
          <w:rFonts w:ascii="Times New Roman" w:hAnsi="Times New Roman" w:eastAsia="宋体"/>
          <w:b w:val="0"/>
          <w:sz w:val="21"/>
        </w:rPr>
        <w:t>表3-21 年度容载比变化的容量与负荷分解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4FD15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766C5018">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664FBD1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4CFA3A44">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公用主变总容量变化/MVA</w:t>
            </w:r>
          </w:p>
        </w:tc>
        <w:tc>
          <w:tcPr>
            <w:tcW w:w="1187" w:type="dxa"/>
            <w:tcMar>
              <w:left w:w="70" w:type="dxa"/>
              <w:right w:w="70" w:type="dxa"/>
            </w:tcMar>
            <w:vAlign w:val="center"/>
          </w:tcPr>
          <w:p w14:paraId="4CE29B61">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年网供最大负荷变化/MW</w:t>
            </w:r>
          </w:p>
        </w:tc>
        <w:tc>
          <w:tcPr>
            <w:tcW w:w="1187" w:type="dxa"/>
            <w:tcMar>
              <w:left w:w="70" w:type="dxa"/>
              <w:right w:w="70" w:type="dxa"/>
            </w:tcMar>
            <w:vAlign w:val="center"/>
          </w:tcPr>
          <w:p w14:paraId="11365F07">
            <w:pPr>
              <w:keepNext/>
              <w:spacing w:before="20" w:after="20" w:line="260" w:lineRule="exact"/>
              <w:ind w:left="0" w:leftChars="0" w:right="0" w:rightChars="0" w:firstLine="0" w:firstLineChars="0"/>
              <w:jc w:val="center"/>
            </w:pPr>
            <w:r>
              <w:rPr>
                <w:rFonts w:ascii="Times New Roman" w:hAnsi="Times New Roman" w:eastAsia="宋体"/>
                <w:b/>
                <w:sz w:val="18"/>
              </w:rPr>
              <w:t>容量变化贡献</w:t>
            </w:r>
          </w:p>
        </w:tc>
        <w:tc>
          <w:tcPr>
            <w:tcW w:w="1187" w:type="dxa"/>
            <w:tcMar>
              <w:left w:w="70" w:type="dxa"/>
              <w:right w:w="70" w:type="dxa"/>
            </w:tcMar>
            <w:vAlign w:val="center"/>
          </w:tcPr>
          <w:p w14:paraId="4F6E5F3E">
            <w:pPr>
              <w:keepNext/>
              <w:spacing w:before="20" w:after="20" w:line="260" w:lineRule="exact"/>
              <w:ind w:left="0" w:leftChars="0" w:right="0" w:rightChars="0" w:firstLine="0" w:firstLineChars="0"/>
              <w:jc w:val="center"/>
            </w:pPr>
            <w:r>
              <w:rPr>
                <w:rFonts w:ascii="Times New Roman" w:hAnsi="Times New Roman" w:eastAsia="宋体"/>
                <w:b/>
                <w:sz w:val="18"/>
              </w:rPr>
              <w:t>负荷变化贡献</w:t>
            </w:r>
          </w:p>
        </w:tc>
        <w:tc>
          <w:tcPr>
            <w:tcW w:w="1187" w:type="dxa"/>
            <w:tcMar>
              <w:left w:w="70" w:type="dxa"/>
              <w:right w:w="70" w:type="dxa"/>
            </w:tcMar>
            <w:vAlign w:val="center"/>
          </w:tcPr>
          <w:p w14:paraId="3FB82B34">
            <w:pPr>
              <w:keepNext/>
              <w:spacing w:before="20" w:after="20" w:line="260" w:lineRule="exact"/>
              <w:ind w:left="0" w:leftChars="0" w:right="0" w:rightChars="0" w:firstLine="0" w:firstLineChars="0"/>
              <w:jc w:val="center"/>
            </w:pPr>
            <w:r>
              <w:rPr>
                <w:rFonts w:ascii="Times New Roman" w:hAnsi="Times New Roman" w:eastAsia="宋体"/>
                <w:b/>
                <w:sz w:val="18"/>
              </w:rPr>
              <w:t>容载比变化</w:t>
            </w:r>
          </w:p>
        </w:tc>
      </w:tr>
      <w:tr w14:paraId="5010D4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6079FB">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2147AC0">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1224D935">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7BEEBBC9">
            <w:pPr>
              <w:keepNext/>
              <w:spacing w:before="20" w:after="20" w:line="260" w:lineRule="exact"/>
              <w:ind w:left="0" w:leftChars="0" w:right="0" w:rightChars="0" w:firstLine="0" w:firstLineChars="0"/>
              <w:jc w:val="center"/>
            </w:pPr>
            <w:r>
              <w:rPr>
                <w:rFonts w:ascii="Times New Roman" w:hAnsi="Times New Roman" w:eastAsia="宋体"/>
                <w:b w:val="0"/>
                <w:sz w:val="18"/>
              </w:rPr>
              <w:t>93.23</w:t>
            </w:r>
          </w:p>
        </w:tc>
        <w:tc>
          <w:tcPr>
            <w:tcW w:w="1187" w:type="dxa"/>
            <w:tcMar>
              <w:left w:w="70" w:type="dxa"/>
              <w:right w:w="70" w:type="dxa"/>
            </w:tcMar>
            <w:vAlign w:val="center"/>
          </w:tcPr>
          <w:p w14:paraId="21983A6F">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1B77C657">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187" w:type="dxa"/>
            <w:tcMar>
              <w:left w:w="70" w:type="dxa"/>
              <w:right w:w="70" w:type="dxa"/>
            </w:tcMar>
            <w:vAlign w:val="center"/>
          </w:tcPr>
          <w:p w14:paraId="176B38D0">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r>
      <w:tr w14:paraId="60AC5D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4546EB0">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1CCECE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366E7EF8">
            <w:pPr>
              <w:keepNext/>
              <w:spacing w:before="20" w:after="20" w:line="260" w:lineRule="exact"/>
              <w:ind w:left="0" w:leftChars="0" w:right="0" w:rightChars="0" w:firstLine="0" w:firstLineChars="0"/>
              <w:jc w:val="center"/>
            </w:pPr>
            <w:r>
              <w:rPr>
                <w:rFonts w:ascii="Times New Roman" w:hAnsi="Times New Roman" w:eastAsia="宋体"/>
                <w:b w:val="0"/>
                <w:sz w:val="18"/>
              </w:rPr>
              <w:t>105.50</w:t>
            </w:r>
          </w:p>
        </w:tc>
        <w:tc>
          <w:tcPr>
            <w:tcW w:w="1187" w:type="dxa"/>
            <w:tcMar>
              <w:left w:w="70" w:type="dxa"/>
              <w:right w:w="70" w:type="dxa"/>
            </w:tcMar>
            <w:vAlign w:val="center"/>
          </w:tcPr>
          <w:p w14:paraId="09A89E74">
            <w:pPr>
              <w:keepNext/>
              <w:spacing w:before="20" w:after="20" w:line="260" w:lineRule="exact"/>
              <w:ind w:left="0" w:leftChars="0" w:right="0" w:rightChars="0" w:firstLine="0" w:firstLineChars="0"/>
              <w:jc w:val="center"/>
            </w:pPr>
            <w:r>
              <w:rPr>
                <w:rFonts w:ascii="Times New Roman" w:hAnsi="Times New Roman" w:eastAsia="宋体"/>
                <w:b w:val="0"/>
                <w:sz w:val="18"/>
              </w:rPr>
              <w:t>-63.77</w:t>
            </w:r>
          </w:p>
        </w:tc>
        <w:tc>
          <w:tcPr>
            <w:tcW w:w="1187" w:type="dxa"/>
            <w:tcMar>
              <w:left w:w="70" w:type="dxa"/>
              <w:right w:w="70" w:type="dxa"/>
            </w:tcMar>
            <w:vAlign w:val="center"/>
          </w:tcPr>
          <w:p w14:paraId="1094B011">
            <w:pPr>
              <w:keepNext/>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1187" w:type="dxa"/>
            <w:tcMar>
              <w:left w:w="70" w:type="dxa"/>
              <w:right w:w="70" w:type="dxa"/>
            </w:tcMar>
            <w:vAlign w:val="center"/>
          </w:tcPr>
          <w:p w14:paraId="6A7341AC">
            <w:pPr>
              <w:keepNext/>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187" w:type="dxa"/>
            <w:tcMar>
              <w:left w:w="70" w:type="dxa"/>
              <w:right w:w="70" w:type="dxa"/>
            </w:tcMar>
            <w:vAlign w:val="center"/>
          </w:tcPr>
          <w:p w14:paraId="5D29EF61">
            <w:pPr>
              <w:keepNext/>
              <w:spacing w:before="20" w:after="20" w:line="260" w:lineRule="exact"/>
              <w:ind w:left="0" w:leftChars="0" w:right="0" w:rightChars="0" w:firstLine="0" w:firstLineChars="0"/>
              <w:jc w:val="center"/>
            </w:pPr>
            <w:r>
              <w:rPr>
                <w:rFonts w:ascii="Times New Roman" w:hAnsi="Times New Roman" w:eastAsia="宋体"/>
                <w:b w:val="0"/>
                <w:sz w:val="18"/>
              </w:rPr>
              <w:t>0.35</w:t>
            </w:r>
          </w:p>
        </w:tc>
      </w:tr>
      <w:tr w14:paraId="64DA08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A48B19A">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06BA66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39DE958E">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5B39D15D">
            <w:pPr>
              <w:keepNext/>
              <w:spacing w:before="20" w:after="20" w:line="260" w:lineRule="exact"/>
              <w:ind w:left="0" w:leftChars="0" w:right="0" w:rightChars="0" w:firstLine="0" w:firstLineChars="0"/>
              <w:jc w:val="center"/>
            </w:pPr>
            <w:r>
              <w:rPr>
                <w:rFonts w:ascii="Times New Roman" w:hAnsi="Times New Roman" w:eastAsia="宋体"/>
                <w:b w:val="0"/>
                <w:sz w:val="18"/>
              </w:rPr>
              <w:t>101.43</w:t>
            </w:r>
          </w:p>
        </w:tc>
        <w:tc>
          <w:tcPr>
            <w:tcW w:w="1187" w:type="dxa"/>
            <w:tcMar>
              <w:left w:w="70" w:type="dxa"/>
              <w:right w:w="70" w:type="dxa"/>
            </w:tcMar>
            <w:vAlign w:val="center"/>
          </w:tcPr>
          <w:p w14:paraId="523CFD45">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7F042ED6">
            <w:pPr>
              <w:keepNext/>
              <w:spacing w:before="20" w:after="20" w:line="260" w:lineRule="exact"/>
              <w:ind w:left="0" w:leftChars="0" w:right="0" w:rightChars="0" w:firstLine="0" w:firstLineChars="0"/>
              <w:jc w:val="center"/>
            </w:pPr>
            <w:r>
              <w:rPr>
                <w:rFonts w:ascii="Times New Roman" w:hAnsi="Times New Roman" w:eastAsia="宋体"/>
                <w:b w:val="0"/>
                <w:sz w:val="18"/>
              </w:rPr>
              <w:t>-0.33</w:t>
            </w:r>
          </w:p>
        </w:tc>
        <w:tc>
          <w:tcPr>
            <w:tcW w:w="1187" w:type="dxa"/>
            <w:tcMar>
              <w:left w:w="70" w:type="dxa"/>
              <w:right w:w="70" w:type="dxa"/>
            </w:tcMar>
            <w:vAlign w:val="center"/>
          </w:tcPr>
          <w:p w14:paraId="6FDC601D">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51ED61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58804E3">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91E8C2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7D1B5158">
            <w:pPr>
              <w:keepNext/>
              <w:spacing w:before="20" w:after="20" w:line="260" w:lineRule="exact"/>
              <w:ind w:left="0" w:leftChars="0" w:right="0" w:rightChars="0" w:firstLine="0" w:firstLineChars="0"/>
              <w:jc w:val="center"/>
            </w:pPr>
            <w:r>
              <w:rPr>
                <w:rFonts w:ascii="Times New Roman" w:hAnsi="Times New Roman" w:eastAsia="宋体"/>
                <w:b w:val="0"/>
                <w:sz w:val="18"/>
              </w:rPr>
              <w:t>-30.00</w:t>
            </w:r>
          </w:p>
        </w:tc>
        <w:tc>
          <w:tcPr>
            <w:tcW w:w="1187" w:type="dxa"/>
            <w:tcMar>
              <w:left w:w="70" w:type="dxa"/>
              <w:right w:w="70" w:type="dxa"/>
            </w:tcMar>
            <w:vAlign w:val="center"/>
          </w:tcPr>
          <w:p w14:paraId="657A5672">
            <w:pPr>
              <w:keepNext/>
              <w:spacing w:before="20" w:after="20" w:line="260" w:lineRule="exact"/>
              <w:ind w:left="0" w:leftChars="0" w:right="0" w:rightChars="0" w:firstLine="0" w:firstLineChars="0"/>
              <w:jc w:val="center"/>
            </w:pPr>
            <w:r>
              <w:rPr>
                <w:rFonts w:ascii="Times New Roman" w:hAnsi="Times New Roman" w:eastAsia="宋体"/>
                <w:b w:val="0"/>
                <w:sz w:val="18"/>
              </w:rPr>
              <w:t>93.79</w:t>
            </w:r>
          </w:p>
        </w:tc>
        <w:tc>
          <w:tcPr>
            <w:tcW w:w="1187" w:type="dxa"/>
            <w:tcMar>
              <w:left w:w="70" w:type="dxa"/>
              <w:right w:w="70" w:type="dxa"/>
            </w:tcMar>
            <w:vAlign w:val="center"/>
          </w:tcPr>
          <w:p w14:paraId="2ED0DBD8">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46488649">
            <w:pPr>
              <w:keepNext/>
              <w:spacing w:before="20" w:after="20" w:line="260" w:lineRule="exact"/>
              <w:ind w:left="0" w:leftChars="0" w:right="0" w:rightChars="0" w:firstLine="0" w:firstLineChars="0"/>
              <w:jc w:val="center"/>
            </w:pPr>
            <w:r>
              <w:rPr>
                <w:rFonts w:ascii="Times New Roman" w:hAnsi="Times New Roman" w:eastAsia="宋体"/>
                <w:b w:val="0"/>
                <w:sz w:val="18"/>
              </w:rPr>
              <w:t>-0.25</w:t>
            </w:r>
          </w:p>
        </w:tc>
        <w:tc>
          <w:tcPr>
            <w:tcW w:w="1187" w:type="dxa"/>
            <w:tcMar>
              <w:left w:w="70" w:type="dxa"/>
              <w:right w:w="70" w:type="dxa"/>
            </w:tcMar>
            <w:vAlign w:val="center"/>
          </w:tcPr>
          <w:p w14:paraId="6909BF06">
            <w:pPr>
              <w:keepNext/>
              <w:spacing w:before="20" w:after="20" w:line="260" w:lineRule="exact"/>
              <w:ind w:left="0" w:leftChars="0" w:right="0" w:rightChars="0" w:firstLine="0" w:firstLineChars="0"/>
              <w:jc w:val="center"/>
            </w:pPr>
            <w:r>
              <w:rPr>
                <w:rFonts w:ascii="Times New Roman" w:hAnsi="Times New Roman" w:eastAsia="宋体"/>
                <w:b w:val="0"/>
                <w:sz w:val="18"/>
              </w:rPr>
              <w:t>-0.28</w:t>
            </w:r>
          </w:p>
        </w:tc>
      </w:tr>
      <w:tr w14:paraId="63933B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0DCB3CB">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A387554">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5491C551">
            <w:pPr>
              <w:keepNext/>
              <w:spacing w:before="20" w:after="20" w:line="260" w:lineRule="exact"/>
              <w:ind w:left="0" w:leftChars="0" w:right="0" w:rightChars="0" w:firstLine="0" w:firstLineChars="0"/>
              <w:jc w:val="center"/>
            </w:pPr>
            <w:r>
              <w:rPr>
                <w:rFonts w:ascii="Times New Roman" w:hAnsi="Times New Roman" w:eastAsia="宋体"/>
                <w:b w:val="0"/>
                <w:sz w:val="18"/>
              </w:rPr>
              <w:t>231.50</w:t>
            </w:r>
          </w:p>
        </w:tc>
        <w:tc>
          <w:tcPr>
            <w:tcW w:w="1187" w:type="dxa"/>
            <w:tcMar>
              <w:left w:w="70" w:type="dxa"/>
              <w:right w:w="70" w:type="dxa"/>
            </w:tcMar>
            <w:vAlign w:val="center"/>
          </w:tcPr>
          <w:p w14:paraId="46675192">
            <w:pPr>
              <w:keepNext/>
              <w:spacing w:before="20" w:after="20" w:line="260" w:lineRule="exact"/>
              <w:ind w:left="0" w:leftChars="0" w:right="0" w:rightChars="0" w:firstLine="0" w:firstLineChars="0"/>
              <w:jc w:val="center"/>
            </w:pPr>
            <w:r>
              <w:rPr>
                <w:rFonts w:ascii="Times New Roman" w:hAnsi="Times New Roman" w:eastAsia="宋体"/>
                <w:b w:val="0"/>
                <w:sz w:val="18"/>
              </w:rPr>
              <w:t>-17.40</w:t>
            </w:r>
          </w:p>
        </w:tc>
        <w:tc>
          <w:tcPr>
            <w:tcW w:w="1187" w:type="dxa"/>
            <w:tcMar>
              <w:left w:w="70" w:type="dxa"/>
              <w:right w:w="70" w:type="dxa"/>
            </w:tcMar>
            <w:vAlign w:val="center"/>
          </w:tcPr>
          <w:p w14:paraId="0647D197">
            <w:pPr>
              <w:keepNext/>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187" w:type="dxa"/>
            <w:tcMar>
              <w:left w:w="70" w:type="dxa"/>
              <w:right w:w="70" w:type="dxa"/>
            </w:tcMar>
            <w:vAlign w:val="center"/>
          </w:tcPr>
          <w:p w14:paraId="4AE67B41">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1C71EED1">
            <w:pPr>
              <w:keepNext/>
              <w:spacing w:before="20" w:after="20" w:line="260" w:lineRule="exact"/>
              <w:ind w:left="0" w:leftChars="0" w:right="0" w:rightChars="0" w:firstLine="0" w:firstLineChars="0"/>
              <w:jc w:val="center"/>
            </w:pPr>
            <w:r>
              <w:rPr>
                <w:rFonts w:ascii="Times New Roman" w:hAnsi="Times New Roman" w:eastAsia="宋体"/>
                <w:b w:val="0"/>
                <w:sz w:val="18"/>
              </w:rPr>
              <w:t>0.19</w:t>
            </w:r>
          </w:p>
        </w:tc>
      </w:tr>
      <w:tr w14:paraId="019D8C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77E1069">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1E1C28E">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5462F262">
            <w:pPr>
              <w:keepNext/>
              <w:spacing w:before="20" w:after="20" w:line="260" w:lineRule="exact"/>
              <w:ind w:left="0" w:leftChars="0" w:right="0" w:rightChars="0" w:firstLine="0" w:firstLineChars="0"/>
              <w:jc w:val="center"/>
            </w:pPr>
            <w:r>
              <w:rPr>
                <w:rFonts w:ascii="Times New Roman" w:hAnsi="Times New Roman" w:eastAsia="宋体"/>
                <w:b w:val="0"/>
                <w:sz w:val="18"/>
              </w:rPr>
              <w:t>230.00</w:t>
            </w:r>
          </w:p>
        </w:tc>
        <w:tc>
          <w:tcPr>
            <w:tcW w:w="1187" w:type="dxa"/>
            <w:tcMar>
              <w:left w:w="70" w:type="dxa"/>
              <w:right w:w="70" w:type="dxa"/>
            </w:tcMar>
            <w:vAlign w:val="center"/>
          </w:tcPr>
          <w:p w14:paraId="1B72E10F">
            <w:pPr>
              <w:keepNext/>
              <w:spacing w:before="20" w:after="20" w:line="260" w:lineRule="exact"/>
              <w:ind w:left="0" w:leftChars="0" w:right="0" w:rightChars="0" w:firstLine="0" w:firstLineChars="0"/>
              <w:jc w:val="center"/>
            </w:pPr>
            <w:r>
              <w:rPr>
                <w:rFonts w:ascii="Times New Roman" w:hAnsi="Times New Roman" w:eastAsia="宋体"/>
                <w:b w:val="0"/>
                <w:sz w:val="18"/>
              </w:rPr>
              <w:t>109.85</w:t>
            </w:r>
          </w:p>
        </w:tc>
        <w:tc>
          <w:tcPr>
            <w:tcW w:w="1187" w:type="dxa"/>
            <w:tcMar>
              <w:left w:w="70" w:type="dxa"/>
              <w:right w:w="70" w:type="dxa"/>
            </w:tcMar>
            <w:vAlign w:val="center"/>
          </w:tcPr>
          <w:p w14:paraId="15FA0FF7">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597E3DAC">
            <w:pPr>
              <w:keepNext/>
              <w:spacing w:before="20" w:after="20" w:line="260" w:lineRule="exact"/>
              <w:ind w:left="0" w:leftChars="0" w:right="0" w:rightChars="0" w:firstLine="0" w:firstLineChars="0"/>
              <w:jc w:val="center"/>
            </w:pPr>
            <w:r>
              <w:rPr>
                <w:rFonts w:ascii="Times New Roman" w:hAnsi="Times New Roman" w:eastAsia="宋体"/>
                <w:b w:val="0"/>
                <w:sz w:val="18"/>
              </w:rPr>
              <w:t>-0.17</w:t>
            </w:r>
          </w:p>
        </w:tc>
        <w:tc>
          <w:tcPr>
            <w:tcW w:w="1187" w:type="dxa"/>
            <w:tcMar>
              <w:left w:w="70" w:type="dxa"/>
              <w:right w:w="70" w:type="dxa"/>
            </w:tcMar>
            <w:vAlign w:val="center"/>
          </w:tcPr>
          <w:p w14:paraId="41729072">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r>
      <w:tr w14:paraId="5F3556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A339408">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DE09922">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732AE702">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187" w:type="dxa"/>
            <w:tcMar>
              <w:left w:w="70" w:type="dxa"/>
              <w:right w:w="70" w:type="dxa"/>
            </w:tcMar>
            <w:vAlign w:val="center"/>
          </w:tcPr>
          <w:p w14:paraId="6E6CB228">
            <w:pPr>
              <w:keepNext/>
              <w:spacing w:before="20" w:after="20" w:line="260" w:lineRule="exact"/>
              <w:ind w:left="0" w:leftChars="0" w:right="0" w:rightChars="0" w:firstLine="0" w:firstLineChars="0"/>
              <w:jc w:val="center"/>
            </w:pPr>
            <w:r>
              <w:rPr>
                <w:rFonts w:ascii="Times New Roman" w:hAnsi="Times New Roman" w:eastAsia="宋体"/>
                <w:b w:val="0"/>
                <w:sz w:val="18"/>
              </w:rPr>
              <w:t>-92.82</w:t>
            </w:r>
          </w:p>
        </w:tc>
        <w:tc>
          <w:tcPr>
            <w:tcW w:w="1187" w:type="dxa"/>
            <w:tcMar>
              <w:left w:w="70" w:type="dxa"/>
              <w:right w:w="70" w:type="dxa"/>
            </w:tcMar>
            <w:vAlign w:val="center"/>
          </w:tcPr>
          <w:p w14:paraId="7E6A9D7F">
            <w:pPr>
              <w:keepNext/>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187" w:type="dxa"/>
            <w:tcMar>
              <w:left w:w="70" w:type="dxa"/>
              <w:right w:w="70" w:type="dxa"/>
            </w:tcMar>
            <w:vAlign w:val="center"/>
          </w:tcPr>
          <w:p w14:paraId="578422C7">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0BB6AFE3">
            <w:pPr>
              <w:keepNext/>
              <w:spacing w:before="20" w:after="20" w:line="260" w:lineRule="exact"/>
              <w:ind w:left="0" w:leftChars="0" w:right="0" w:rightChars="0" w:firstLine="0" w:firstLineChars="0"/>
              <w:jc w:val="center"/>
            </w:pPr>
            <w:r>
              <w:rPr>
                <w:rFonts w:ascii="Times New Roman" w:hAnsi="Times New Roman" w:eastAsia="宋体"/>
                <w:b w:val="0"/>
                <w:sz w:val="18"/>
              </w:rPr>
              <w:t>0.22</w:t>
            </w:r>
          </w:p>
        </w:tc>
      </w:tr>
      <w:tr w14:paraId="143140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3B5D67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518795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298C01D1">
            <w:pPr>
              <w:keepNext w:val="0"/>
              <w:spacing w:before="20" w:after="20" w:line="260" w:lineRule="exact"/>
              <w:ind w:left="0" w:leftChars="0" w:right="0" w:rightChars="0" w:firstLine="0" w:firstLineChars="0"/>
              <w:jc w:val="center"/>
            </w:pPr>
            <w:r>
              <w:rPr>
                <w:rFonts w:ascii="Times New Roman" w:hAnsi="Times New Roman" w:eastAsia="宋体"/>
                <w:b w:val="0"/>
                <w:sz w:val="18"/>
              </w:rPr>
              <w:t>26.00</w:t>
            </w:r>
          </w:p>
        </w:tc>
        <w:tc>
          <w:tcPr>
            <w:tcW w:w="1187" w:type="dxa"/>
            <w:tcMar>
              <w:left w:w="70" w:type="dxa"/>
              <w:right w:w="70" w:type="dxa"/>
            </w:tcMar>
            <w:vAlign w:val="center"/>
          </w:tcPr>
          <w:p w14:paraId="071B331F">
            <w:pPr>
              <w:keepNext w:val="0"/>
              <w:spacing w:before="20" w:after="20" w:line="260" w:lineRule="exact"/>
              <w:ind w:left="0" w:leftChars="0" w:right="0" w:rightChars="0" w:firstLine="0" w:firstLineChars="0"/>
              <w:jc w:val="center"/>
            </w:pPr>
            <w:r>
              <w:rPr>
                <w:rFonts w:ascii="Times New Roman" w:hAnsi="Times New Roman" w:eastAsia="宋体"/>
                <w:b w:val="0"/>
                <w:sz w:val="18"/>
              </w:rPr>
              <w:t>79.42</w:t>
            </w:r>
          </w:p>
        </w:tc>
        <w:tc>
          <w:tcPr>
            <w:tcW w:w="1187" w:type="dxa"/>
            <w:tcMar>
              <w:left w:w="70" w:type="dxa"/>
              <w:right w:w="70" w:type="dxa"/>
            </w:tcMar>
            <w:vAlign w:val="center"/>
          </w:tcPr>
          <w:p w14:paraId="113471A2">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6626CB5E">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187" w:type="dxa"/>
            <w:tcMar>
              <w:left w:w="70" w:type="dxa"/>
              <w:right w:w="70" w:type="dxa"/>
            </w:tcMar>
            <w:vAlign w:val="center"/>
          </w:tcPr>
          <w:p w14:paraId="4A1E62C1">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bl>
    <w:p w14:paraId="39B962B1">
      <w:pPr>
        <w:pStyle w:val="2"/>
        <w:widowControl/>
        <w:spacing w:before="0" w:after="0" w:line="348" w:lineRule="exact"/>
        <w:ind w:firstLine="480"/>
        <w:jc w:val="both"/>
      </w:pPr>
      <w:r>
        <w:rPr>
          <w:rFonts w:ascii="Times New Roman" w:hAnsi="Times New Roman" w:eastAsia="方正仿宋_GBK"/>
          <w:b w:val="0"/>
          <w:sz w:val="24"/>
        </w:rPr>
        <w:t>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14:paraId="7E2A878A">
      <w:pPr>
        <w:pStyle w:val="2"/>
        <w:widowControl/>
        <w:spacing w:before="0" w:after="0" w:line="348" w:lineRule="exact"/>
        <w:ind w:firstLine="480"/>
        <w:jc w:val="both"/>
      </w:pPr>
      <w:r>
        <w:rPr>
          <w:rFonts w:ascii="Times New Roman" w:hAnsi="Times New Roman" w:eastAsia="方正仿宋_GBK"/>
          <w:b w:val="0"/>
          <w:sz w:val="24"/>
        </w:rPr>
        <w:t>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14:paraId="6564940D">
      <w:pPr>
        <w:pStyle w:val="2"/>
        <w:widowControl/>
        <w:spacing w:before="0" w:after="0" w:line="348" w:lineRule="exact"/>
        <w:ind w:firstLine="480"/>
        <w:jc w:val="both"/>
      </w:pPr>
      <w:r>
        <w:rPr>
          <w:rFonts w:ascii="Times New Roman" w:hAnsi="Times New Roman" w:eastAsia="方正仿宋_GBK"/>
          <w:b w:val="0"/>
          <w:sz w:val="24"/>
        </w:rPr>
        <w:t>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14:paraId="6EC4DE7A">
      <w:pPr>
        <w:pStyle w:val="2"/>
        <w:keepNext/>
        <w:spacing w:before="120" w:after="0" w:line="240" w:lineRule="auto"/>
        <w:ind w:left="0" w:leftChars="0" w:right="0" w:rightChars="0" w:firstLine="0" w:firstLineChars="0"/>
        <w:jc w:val="center"/>
      </w:pPr>
      <w:r>
        <w:drawing>
          <wp:inline distT="0" distB="0" distL="114300" distR="114300">
            <wp:extent cx="5120640" cy="4819015"/>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28"/>
                    <a:stretch>
                      <a:fillRect/>
                    </a:stretch>
                  </pic:blipFill>
                  <pic:spPr>
                    <a:xfrm>
                      <a:off x="0" y="0"/>
                      <a:ext cx="5120640" cy="4819425"/>
                    </a:xfrm>
                    <a:prstGeom prst="rect">
                      <a:avLst/>
                    </a:prstGeom>
                    <a:noFill/>
                    <a:ln w="9525">
                      <a:noFill/>
                    </a:ln>
                  </pic:spPr>
                </pic:pic>
              </a:graphicData>
            </a:graphic>
          </wp:inline>
        </w:drawing>
      </w:r>
    </w:p>
    <w:p w14:paraId="497D66BB">
      <w:pPr>
        <w:pStyle w:val="2"/>
        <w:spacing w:before="60" w:after="120" w:line="280" w:lineRule="exact"/>
        <w:ind w:left="0" w:leftChars="0" w:right="0" w:rightChars="0" w:firstLine="0" w:firstLineChars="0"/>
        <w:jc w:val="center"/>
      </w:pPr>
      <w:r>
        <w:rPr>
          <w:rFonts w:ascii="Times New Roman" w:hAnsi="Times New Roman" w:eastAsia="宋体"/>
          <w:b w:val="0"/>
          <w:sz w:val="21"/>
        </w:rPr>
        <w:t>图3-15 两地区年度容载比变化的容量与负荷贡献</w:t>
      </w:r>
    </w:p>
    <w:p w14:paraId="2A65BC46">
      <w:pPr>
        <w:pStyle w:val="5"/>
        <w:keepNext/>
        <w:numPr>
          <w:ilvl w:val="0"/>
          <w:numId w:val="0"/>
        </w:numPr>
        <w:spacing w:before="160" w:after="120" w:line="390" w:lineRule="exact"/>
        <w:ind w:firstLine="0"/>
      </w:pPr>
      <w:bookmarkStart w:id="134" w:name="光伏发电与用电高峰的季节关系"/>
      <w:r>
        <w:rPr>
          <w:rFonts w:ascii="Times New Roman" w:hAnsi="Times New Roman" w:eastAsia="方正仿宋_GBK"/>
          <w:b/>
          <w:sz w:val="26"/>
        </w:rPr>
        <w:t>3.8.2 光伏发电与用电高峰的季节关系</w:t>
      </w:r>
      <w:bookmarkEnd w:id="134"/>
    </w:p>
    <w:p w14:paraId="61B545E9">
      <w:pPr>
        <w:pStyle w:val="115"/>
        <w:widowControl/>
        <w:spacing w:before="0" w:after="0" w:line="348" w:lineRule="exact"/>
        <w:ind w:firstLine="480"/>
        <w:jc w:val="both"/>
      </w:pPr>
      <w:r>
        <w:rPr>
          <w:rFonts w:ascii="Times New Roman" w:hAnsi="Times New Roman" w:eastAsia="方正仿宋_GBK"/>
          <w:b w:val="0"/>
          <w:sz w:val="24"/>
        </w:rPr>
        <w:t>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14:paraId="66DFF98E">
      <w:pPr>
        <w:pStyle w:val="2"/>
        <w:keepNext/>
        <w:spacing w:before="120" w:after="80" w:line="280" w:lineRule="exact"/>
        <w:ind w:firstLine="0"/>
        <w:jc w:val="center"/>
      </w:pPr>
      <w:r>
        <w:rPr>
          <w:rFonts w:ascii="Times New Roman" w:hAnsi="Times New Roman" w:eastAsia="宋体"/>
          <w:b w:val="0"/>
          <w:sz w:val="21"/>
        </w:rPr>
        <w:t>表3-22 邳州2025年分季度源荷电量特征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092050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172D2B9">
            <w:pPr>
              <w:keepNext/>
              <w:spacing w:before="20" w:after="20" w:line="260" w:lineRule="exact"/>
              <w:ind w:left="0" w:leftChars="0" w:right="0" w:rightChars="0" w:firstLine="0" w:firstLineChars="0"/>
              <w:jc w:val="center"/>
            </w:pPr>
            <w:r>
              <w:rPr>
                <w:rFonts w:ascii="Times New Roman" w:hAnsi="Times New Roman" w:eastAsia="宋体"/>
                <w:b/>
                <w:sz w:val="18"/>
              </w:rPr>
              <w:t>季度</w:t>
            </w:r>
          </w:p>
        </w:tc>
        <w:tc>
          <w:tcPr>
            <w:tcW w:w="1662" w:type="dxa"/>
            <w:tcMar>
              <w:left w:w="70" w:type="dxa"/>
              <w:right w:w="70" w:type="dxa"/>
            </w:tcMar>
            <w:vAlign w:val="center"/>
          </w:tcPr>
          <w:p w14:paraId="226C18D2">
            <w:pPr>
              <w:keepNext/>
              <w:spacing w:before="20" w:after="20" w:line="260" w:lineRule="exact"/>
              <w:ind w:left="0" w:leftChars="0" w:right="0" w:rightChars="0" w:firstLine="0" w:firstLineChars="0"/>
              <w:jc w:val="center"/>
            </w:pPr>
            <w:r>
              <w:rPr>
                <w:rFonts w:ascii="Times New Roman" w:hAnsi="Times New Roman" w:eastAsia="宋体"/>
                <w:b/>
                <w:sz w:val="18"/>
              </w:rPr>
              <w:t>光伏发电量估计/MWh</w:t>
            </w:r>
          </w:p>
        </w:tc>
        <w:tc>
          <w:tcPr>
            <w:tcW w:w="1662" w:type="dxa"/>
            <w:tcMar>
              <w:left w:w="70" w:type="dxa"/>
              <w:right w:w="70" w:type="dxa"/>
            </w:tcMar>
            <w:vAlign w:val="center"/>
          </w:tcPr>
          <w:p w14:paraId="3F938795">
            <w:pPr>
              <w:keepNext/>
              <w:spacing w:before="20" w:after="20" w:line="260" w:lineRule="exact"/>
              <w:ind w:left="0" w:leftChars="0" w:right="0" w:rightChars="0" w:firstLine="0" w:firstLineChars="0"/>
              <w:jc w:val="center"/>
            </w:pPr>
            <w:r>
              <w:rPr>
                <w:rFonts w:ascii="Times New Roman" w:hAnsi="Times New Roman" w:eastAsia="宋体"/>
                <w:b/>
                <w:sz w:val="18"/>
              </w:rPr>
              <w:t>用户用电量估计/MWh</w:t>
            </w:r>
          </w:p>
        </w:tc>
        <w:tc>
          <w:tcPr>
            <w:tcW w:w="1662" w:type="dxa"/>
            <w:tcMar>
              <w:left w:w="70" w:type="dxa"/>
              <w:right w:w="70" w:type="dxa"/>
            </w:tcMar>
            <w:vAlign w:val="center"/>
          </w:tcPr>
          <w:p w14:paraId="3FF89EE9">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662" w:type="dxa"/>
            <w:tcMar>
              <w:left w:w="70" w:type="dxa"/>
              <w:right w:w="70" w:type="dxa"/>
            </w:tcMar>
            <w:vAlign w:val="center"/>
          </w:tcPr>
          <w:p w14:paraId="66F38C63">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r>
      <w:tr w14:paraId="1CA78A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A3D7F9">
            <w:pPr>
              <w:keepNext/>
              <w:spacing w:before="20" w:after="20" w:line="260" w:lineRule="exact"/>
              <w:ind w:left="0" w:leftChars="0" w:right="0" w:rightChars="0" w:firstLine="0" w:firstLineChars="0"/>
              <w:jc w:val="center"/>
            </w:pPr>
            <w:r>
              <w:rPr>
                <w:rFonts w:ascii="Times New Roman" w:hAnsi="Times New Roman" w:eastAsia="宋体"/>
                <w:b w:val="0"/>
                <w:sz w:val="18"/>
              </w:rPr>
              <w:t>第1季度</w:t>
            </w:r>
          </w:p>
        </w:tc>
        <w:tc>
          <w:tcPr>
            <w:tcW w:w="1662" w:type="dxa"/>
            <w:tcMar>
              <w:left w:w="70" w:type="dxa"/>
              <w:right w:w="70" w:type="dxa"/>
            </w:tcMar>
            <w:vAlign w:val="center"/>
          </w:tcPr>
          <w:p w14:paraId="61954067">
            <w:pPr>
              <w:keepNext/>
              <w:spacing w:before="20" w:after="20" w:line="260" w:lineRule="exact"/>
              <w:ind w:left="0" w:leftChars="0" w:right="0" w:rightChars="0" w:firstLine="0" w:firstLineChars="0"/>
              <w:jc w:val="center"/>
            </w:pPr>
            <w:r>
              <w:rPr>
                <w:rFonts w:ascii="Times New Roman" w:hAnsi="Times New Roman" w:eastAsia="宋体"/>
                <w:b w:val="0"/>
                <w:sz w:val="18"/>
              </w:rPr>
              <w:t>321354.59</w:t>
            </w:r>
          </w:p>
        </w:tc>
        <w:tc>
          <w:tcPr>
            <w:tcW w:w="1662" w:type="dxa"/>
            <w:tcMar>
              <w:left w:w="70" w:type="dxa"/>
              <w:right w:w="70" w:type="dxa"/>
            </w:tcMar>
            <w:vAlign w:val="center"/>
          </w:tcPr>
          <w:p w14:paraId="21229A17">
            <w:pPr>
              <w:keepNext/>
              <w:spacing w:before="20" w:after="20" w:line="260" w:lineRule="exact"/>
              <w:ind w:left="0" w:leftChars="0" w:right="0" w:rightChars="0" w:firstLine="0" w:firstLineChars="0"/>
              <w:jc w:val="center"/>
            </w:pPr>
            <w:r>
              <w:rPr>
                <w:rFonts w:ascii="Times New Roman" w:hAnsi="Times New Roman" w:eastAsia="宋体"/>
                <w:b w:val="0"/>
                <w:sz w:val="18"/>
              </w:rPr>
              <w:t>975677.35</w:t>
            </w:r>
          </w:p>
        </w:tc>
        <w:tc>
          <w:tcPr>
            <w:tcW w:w="1662" w:type="dxa"/>
            <w:tcMar>
              <w:left w:w="70" w:type="dxa"/>
              <w:right w:w="70" w:type="dxa"/>
            </w:tcMar>
            <w:vAlign w:val="center"/>
          </w:tcPr>
          <w:p w14:paraId="0890783A">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426E6273">
            <w:pPr>
              <w:keepNext/>
              <w:spacing w:before="20" w:after="20" w:line="260" w:lineRule="exact"/>
              <w:ind w:left="0" w:leftChars="0" w:right="0" w:rightChars="0" w:firstLine="0" w:firstLineChars="0"/>
              <w:jc w:val="center"/>
            </w:pPr>
            <w:r>
              <w:rPr>
                <w:rFonts w:ascii="Times New Roman" w:hAnsi="Times New Roman" w:eastAsia="宋体"/>
                <w:b w:val="0"/>
                <w:sz w:val="18"/>
              </w:rPr>
              <w:t>755.80</w:t>
            </w:r>
          </w:p>
        </w:tc>
      </w:tr>
      <w:tr w14:paraId="26ACCA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35FB902">
            <w:pPr>
              <w:keepNext/>
              <w:spacing w:before="20" w:after="20" w:line="260" w:lineRule="exact"/>
              <w:ind w:left="0" w:leftChars="0" w:right="0" w:rightChars="0" w:firstLine="0" w:firstLineChars="0"/>
              <w:jc w:val="center"/>
            </w:pPr>
            <w:r>
              <w:rPr>
                <w:rFonts w:ascii="Times New Roman" w:hAnsi="Times New Roman" w:eastAsia="宋体"/>
                <w:b w:val="0"/>
                <w:sz w:val="18"/>
              </w:rPr>
              <w:t>第2季度</w:t>
            </w:r>
          </w:p>
        </w:tc>
        <w:tc>
          <w:tcPr>
            <w:tcW w:w="1662" w:type="dxa"/>
            <w:tcMar>
              <w:left w:w="70" w:type="dxa"/>
              <w:right w:w="70" w:type="dxa"/>
            </w:tcMar>
            <w:vAlign w:val="center"/>
          </w:tcPr>
          <w:p w14:paraId="69CA2CBE">
            <w:pPr>
              <w:keepNext/>
              <w:spacing w:before="20" w:after="20" w:line="260" w:lineRule="exact"/>
              <w:ind w:left="0" w:leftChars="0" w:right="0" w:rightChars="0" w:firstLine="0" w:firstLineChars="0"/>
              <w:jc w:val="center"/>
            </w:pPr>
            <w:r>
              <w:rPr>
                <w:rFonts w:ascii="Times New Roman" w:hAnsi="Times New Roman" w:eastAsia="宋体"/>
                <w:b w:val="0"/>
                <w:sz w:val="18"/>
              </w:rPr>
              <w:t>485794.73</w:t>
            </w:r>
          </w:p>
        </w:tc>
        <w:tc>
          <w:tcPr>
            <w:tcW w:w="1662" w:type="dxa"/>
            <w:tcMar>
              <w:left w:w="70" w:type="dxa"/>
              <w:right w:w="70" w:type="dxa"/>
            </w:tcMar>
            <w:vAlign w:val="center"/>
          </w:tcPr>
          <w:p w14:paraId="31F2BC84">
            <w:pPr>
              <w:keepNext/>
              <w:spacing w:before="20" w:after="20" w:line="260" w:lineRule="exact"/>
              <w:ind w:left="0" w:leftChars="0" w:right="0" w:rightChars="0" w:firstLine="0" w:firstLineChars="0"/>
              <w:jc w:val="center"/>
            </w:pPr>
            <w:r>
              <w:rPr>
                <w:rFonts w:ascii="Times New Roman" w:hAnsi="Times New Roman" w:eastAsia="宋体"/>
                <w:b w:val="0"/>
                <w:sz w:val="18"/>
              </w:rPr>
              <w:t>880481.11</w:t>
            </w:r>
          </w:p>
        </w:tc>
        <w:tc>
          <w:tcPr>
            <w:tcW w:w="1662" w:type="dxa"/>
            <w:tcMar>
              <w:left w:w="70" w:type="dxa"/>
              <w:right w:w="70" w:type="dxa"/>
            </w:tcMar>
            <w:vAlign w:val="center"/>
          </w:tcPr>
          <w:p w14:paraId="36349CD5">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662" w:type="dxa"/>
            <w:tcMar>
              <w:left w:w="70" w:type="dxa"/>
              <w:right w:w="70" w:type="dxa"/>
            </w:tcMar>
            <w:vAlign w:val="center"/>
          </w:tcPr>
          <w:p w14:paraId="381E6ED7">
            <w:pPr>
              <w:keepNext/>
              <w:spacing w:before="20" w:after="20" w:line="260" w:lineRule="exact"/>
              <w:ind w:left="0" w:leftChars="0" w:right="0" w:rightChars="0" w:firstLine="0" w:firstLineChars="0"/>
              <w:jc w:val="center"/>
            </w:pPr>
            <w:r>
              <w:rPr>
                <w:rFonts w:ascii="Times New Roman" w:hAnsi="Times New Roman" w:eastAsia="宋体"/>
                <w:b w:val="0"/>
                <w:sz w:val="18"/>
              </w:rPr>
              <w:t>700.77</w:t>
            </w:r>
          </w:p>
        </w:tc>
      </w:tr>
      <w:tr w14:paraId="2FDFD0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9E1B71C">
            <w:pPr>
              <w:keepNext/>
              <w:spacing w:before="20" w:after="20" w:line="260" w:lineRule="exact"/>
              <w:ind w:left="0" w:leftChars="0" w:right="0" w:rightChars="0" w:firstLine="0" w:firstLineChars="0"/>
              <w:jc w:val="center"/>
            </w:pPr>
            <w:r>
              <w:rPr>
                <w:rFonts w:ascii="Times New Roman" w:hAnsi="Times New Roman" w:eastAsia="宋体"/>
                <w:b w:val="0"/>
                <w:sz w:val="18"/>
              </w:rPr>
              <w:t>第3季度</w:t>
            </w:r>
          </w:p>
        </w:tc>
        <w:tc>
          <w:tcPr>
            <w:tcW w:w="1662" w:type="dxa"/>
            <w:tcMar>
              <w:left w:w="70" w:type="dxa"/>
              <w:right w:w="70" w:type="dxa"/>
            </w:tcMar>
            <w:vAlign w:val="center"/>
          </w:tcPr>
          <w:p w14:paraId="7138DEB6">
            <w:pPr>
              <w:keepNext/>
              <w:spacing w:before="20" w:after="20" w:line="260" w:lineRule="exact"/>
              <w:ind w:left="0" w:leftChars="0" w:right="0" w:rightChars="0" w:firstLine="0" w:firstLineChars="0"/>
              <w:jc w:val="center"/>
            </w:pPr>
            <w:r>
              <w:rPr>
                <w:rFonts w:ascii="Times New Roman" w:hAnsi="Times New Roman" w:eastAsia="宋体"/>
                <w:b w:val="0"/>
                <w:sz w:val="18"/>
              </w:rPr>
              <w:t>435215.49</w:t>
            </w:r>
          </w:p>
        </w:tc>
        <w:tc>
          <w:tcPr>
            <w:tcW w:w="1662" w:type="dxa"/>
            <w:tcMar>
              <w:left w:w="70" w:type="dxa"/>
              <w:right w:w="70" w:type="dxa"/>
            </w:tcMar>
            <w:vAlign w:val="center"/>
          </w:tcPr>
          <w:p w14:paraId="0FF645F2">
            <w:pPr>
              <w:keepNext/>
              <w:spacing w:before="20" w:after="20" w:line="260" w:lineRule="exact"/>
              <w:ind w:left="0" w:leftChars="0" w:right="0" w:rightChars="0" w:firstLine="0" w:firstLineChars="0"/>
              <w:jc w:val="center"/>
            </w:pPr>
            <w:r>
              <w:rPr>
                <w:rFonts w:ascii="Times New Roman" w:hAnsi="Times New Roman" w:eastAsia="宋体"/>
                <w:b w:val="0"/>
                <w:sz w:val="18"/>
              </w:rPr>
              <w:t>1310676.45</w:t>
            </w:r>
          </w:p>
        </w:tc>
        <w:tc>
          <w:tcPr>
            <w:tcW w:w="1662" w:type="dxa"/>
            <w:tcMar>
              <w:left w:w="70" w:type="dxa"/>
              <w:right w:w="70" w:type="dxa"/>
            </w:tcMar>
            <w:vAlign w:val="center"/>
          </w:tcPr>
          <w:p w14:paraId="728C21E3">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5FDED539">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r>
      <w:tr w14:paraId="433629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B04827">
            <w:pPr>
              <w:keepNext w:val="0"/>
              <w:spacing w:before="20" w:after="20" w:line="260" w:lineRule="exact"/>
              <w:ind w:left="0" w:leftChars="0" w:right="0" w:rightChars="0" w:firstLine="0" w:firstLineChars="0"/>
              <w:jc w:val="center"/>
            </w:pPr>
            <w:r>
              <w:rPr>
                <w:rFonts w:ascii="Times New Roman" w:hAnsi="Times New Roman" w:eastAsia="宋体"/>
                <w:b w:val="0"/>
                <w:sz w:val="18"/>
              </w:rPr>
              <w:t>第4季度</w:t>
            </w:r>
          </w:p>
        </w:tc>
        <w:tc>
          <w:tcPr>
            <w:tcW w:w="1662" w:type="dxa"/>
            <w:tcMar>
              <w:left w:w="70" w:type="dxa"/>
              <w:right w:w="70" w:type="dxa"/>
            </w:tcMar>
            <w:vAlign w:val="center"/>
          </w:tcPr>
          <w:p w14:paraId="2FF7B621">
            <w:pPr>
              <w:keepNext w:val="0"/>
              <w:spacing w:before="20" w:after="20" w:line="260" w:lineRule="exact"/>
              <w:ind w:left="0" w:leftChars="0" w:right="0" w:rightChars="0" w:firstLine="0" w:firstLineChars="0"/>
              <w:jc w:val="center"/>
            </w:pPr>
            <w:r>
              <w:rPr>
                <w:rFonts w:ascii="Times New Roman" w:hAnsi="Times New Roman" w:eastAsia="宋体"/>
                <w:b w:val="0"/>
                <w:sz w:val="18"/>
              </w:rPr>
              <w:t>455905.92</w:t>
            </w:r>
          </w:p>
        </w:tc>
        <w:tc>
          <w:tcPr>
            <w:tcW w:w="1662" w:type="dxa"/>
            <w:tcMar>
              <w:left w:w="70" w:type="dxa"/>
              <w:right w:w="70" w:type="dxa"/>
            </w:tcMar>
            <w:vAlign w:val="center"/>
          </w:tcPr>
          <w:p w14:paraId="6D7919C9">
            <w:pPr>
              <w:keepNext w:val="0"/>
              <w:spacing w:before="20" w:after="20" w:line="260" w:lineRule="exact"/>
              <w:ind w:left="0" w:leftChars="0" w:right="0" w:rightChars="0" w:firstLine="0" w:firstLineChars="0"/>
              <w:jc w:val="center"/>
            </w:pPr>
            <w:r>
              <w:rPr>
                <w:rFonts w:ascii="Times New Roman" w:hAnsi="Times New Roman" w:eastAsia="宋体"/>
                <w:b w:val="0"/>
                <w:sz w:val="18"/>
              </w:rPr>
              <w:t>1049556.71</w:t>
            </w:r>
          </w:p>
        </w:tc>
        <w:tc>
          <w:tcPr>
            <w:tcW w:w="1662" w:type="dxa"/>
            <w:tcMar>
              <w:left w:w="70" w:type="dxa"/>
              <w:right w:w="70" w:type="dxa"/>
            </w:tcMar>
            <w:vAlign w:val="center"/>
          </w:tcPr>
          <w:p w14:paraId="6205AF14">
            <w:pPr>
              <w:keepNext w:val="0"/>
              <w:spacing w:before="20" w:after="20" w:line="260" w:lineRule="exact"/>
              <w:ind w:left="0" w:leftChars="0" w:right="0" w:rightChars="0" w:firstLine="0" w:firstLineChars="0"/>
              <w:jc w:val="center"/>
            </w:pPr>
            <w:r>
              <w:rPr>
                <w:rFonts w:ascii="Times New Roman" w:hAnsi="Times New Roman" w:eastAsia="宋体"/>
                <w:b w:val="0"/>
                <w:sz w:val="18"/>
              </w:rPr>
              <w:t>43%</w:t>
            </w:r>
          </w:p>
        </w:tc>
        <w:tc>
          <w:tcPr>
            <w:tcW w:w="1662" w:type="dxa"/>
            <w:tcMar>
              <w:left w:w="70" w:type="dxa"/>
              <w:right w:w="70" w:type="dxa"/>
            </w:tcMar>
            <w:vAlign w:val="center"/>
          </w:tcPr>
          <w:p w14:paraId="54B34516">
            <w:pPr>
              <w:keepNext w:val="0"/>
              <w:spacing w:before="20" w:after="20" w:line="260" w:lineRule="exact"/>
              <w:ind w:left="0" w:leftChars="0" w:right="0" w:rightChars="0" w:firstLine="0" w:firstLineChars="0"/>
              <w:jc w:val="center"/>
            </w:pPr>
            <w:r>
              <w:rPr>
                <w:rFonts w:ascii="Times New Roman" w:hAnsi="Times New Roman" w:eastAsia="宋体"/>
                <w:b w:val="0"/>
                <w:sz w:val="18"/>
              </w:rPr>
              <w:t>589.21</w:t>
            </w:r>
          </w:p>
        </w:tc>
      </w:tr>
    </w:tbl>
    <w:p w14:paraId="5E255A51">
      <w:pPr>
        <w:pStyle w:val="2"/>
        <w:widowControl/>
        <w:spacing w:before="0" w:after="0" w:line="348" w:lineRule="exact"/>
        <w:ind w:firstLine="480"/>
        <w:jc w:val="both"/>
      </w:pPr>
      <w:r>
        <w:rPr>
          <w:rFonts w:ascii="Times New Roman" w:hAnsi="Times New Roman" w:eastAsia="方正仿宋_GBK"/>
          <w:b w:val="0"/>
          <w:sz w:val="24"/>
        </w:rPr>
        <w:t>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14:paraId="3D61E08C">
      <w:pPr>
        <w:pStyle w:val="2"/>
        <w:keepNext/>
        <w:spacing w:before="120" w:after="0" w:line="240" w:lineRule="auto"/>
        <w:ind w:left="0" w:leftChars="0" w:right="0" w:rightChars="0" w:firstLine="0" w:firstLineChars="0"/>
        <w:jc w:val="center"/>
      </w:pPr>
      <w:r>
        <w:drawing>
          <wp:inline distT="0" distB="0" distL="114300" distR="114300">
            <wp:extent cx="5120640" cy="4668520"/>
            <wp:effectExtent l="0" t="0" r="0" b="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29"/>
                    <a:stretch>
                      <a:fillRect/>
                    </a:stretch>
                  </pic:blipFill>
                  <pic:spPr>
                    <a:xfrm>
                      <a:off x="0" y="0"/>
                      <a:ext cx="5120640" cy="4668818"/>
                    </a:xfrm>
                    <a:prstGeom prst="rect">
                      <a:avLst/>
                    </a:prstGeom>
                    <a:noFill/>
                    <a:ln w="9525">
                      <a:noFill/>
                    </a:ln>
                  </pic:spPr>
                </pic:pic>
              </a:graphicData>
            </a:graphic>
          </wp:inline>
        </w:drawing>
      </w:r>
    </w:p>
    <w:p w14:paraId="53AFD40F">
      <w:pPr>
        <w:pStyle w:val="2"/>
        <w:spacing w:before="60" w:after="120" w:line="280" w:lineRule="exact"/>
        <w:ind w:left="0" w:leftChars="0" w:right="0" w:rightChars="0" w:firstLine="0" w:firstLineChars="0"/>
        <w:jc w:val="center"/>
      </w:pPr>
      <w:r>
        <w:rPr>
          <w:rFonts w:ascii="Times New Roman" w:hAnsi="Times New Roman" w:eastAsia="宋体"/>
          <w:b w:val="0"/>
          <w:sz w:val="21"/>
        </w:rPr>
        <w:t>图3-16 邳州2025年分季度电量规模与电量渗透率</w:t>
      </w:r>
    </w:p>
    <w:p w14:paraId="205CA63E">
      <w:pPr>
        <w:pStyle w:val="2"/>
        <w:widowControl/>
        <w:spacing w:before="0" w:after="0" w:line="348" w:lineRule="exact"/>
        <w:ind w:firstLine="480"/>
        <w:jc w:val="both"/>
      </w:pPr>
      <w:r>
        <w:rPr>
          <w:rFonts w:ascii="Times New Roman" w:hAnsi="Times New Roman" w:eastAsia="方正仿宋_GBK"/>
          <w:b w:val="0"/>
          <w:sz w:val="24"/>
        </w:rPr>
        <w:t>季度统计采用各月发电量与用电量分别加总后再计算比值，保留各月电量规模的差异。区域年度指标同样采用全年电量合计，月度指标则用于分析季节变化。</w:t>
      </w:r>
    </w:p>
    <w:p w14:paraId="1E717A19">
      <w:pPr>
        <w:pStyle w:val="2"/>
        <w:widowControl/>
        <w:spacing w:before="0" w:after="0" w:line="348" w:lineRule="exact"/>
        <w:ind w:firstLine="480"/>
        <w:jc w:val="both"/>
      </w:pPr>
      <w:r>
        <w:rPr>
          <w:rFonts w:ascii="Times New Roman" w:hAnsi="Times New Roman" w:eastAsia="方正仿宋_GBK"/>
          <w:b w:val="0"/>
          <w:sz w:val="24"/>
        </w:rPr>
        <w:t>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14:paraId="7CE0B6A6">
      <w:pPr>
        <w:pStyle w:val="2"/>
        <w:widowControl/>
        <w:spacing w:before="0" w:after="0" w:line="348" w:lineRule="exact"/>
        <w:ind w:firstLine="480"/>
        <w:jc w:val="both"/>
      </w:pPr>
      <w:r>
        <w:rPr>
          <w:rFonts w:ascii="Times New Roman" w:hAnsi="Times New Roman" w:eastAsia="方正仿宋_GBK"/>
          <w:b w:val="0"/>
          <w:sz w:val="24"/>
        </w:rPr>
        <w:t>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14:paraId="2554F0A3">
      <w:pPr>
        <w:pStyle w:val="5"/>
        <w:keepNext/>
        <w:numPr>
          <w:ilvl w:val="0"/>
          <w:numId w:val="0"/>
        </w:numPr>
        <w:spacing w:before="160" w:after="120" w:line="390" w:lineRule="exact"/>
        <w:ind w:firstLine="0"/>
      </w:pPr>
      <w:bookmarkStart w:id="135" w:name="区域容量储备与重载设备并存"/>
      <w:r>
        <w:rPr>
          <w:rFonts w:ascii="Times New Roman" w:hAnsi="Times New Roman" w:eastAsia="方正仿宋_GBK"/>
          <w:b/>
          <w:sz w:val="26"/>
        </w:rPr>
        <w:t>3.8.3 区域容量储备与重载设备并存</w:t>
      </w:r>
      <w:bookmarkEnd w:id="135"/>
    </w:p>
    <w:p w14:paraId="664625E8">
      <w:pPr>
        <w:pStyle w:val="115"/>
        <w:widowControl/>
        <w:spacing w:before="0" w:after="0" w:line="348" w:lineRule="exact"/>
        <w:ind w:firstLine="480"/>
        <w:jc w:val="both"/>
      </w:pPr>
      <w:r>
        <w:rPr>
          <w:rFonts w:ascii="Times New Roman" w:hAnsi="Times New Roman" w:eastAsia="方正仿宋_GBK"/>
          <w:b w:val="0"/>
          <w:sz w:val="24"/>
        </w:rPr>
        <w:t>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14:paraId="34E9930E">
      <w:pPr>
        <w:pStyle w:val="2"/>
        <w:widowControl/>
        <w:spacing w:before="0" w:after="0" w:line="348" w:lineRule="exact"/>
        <w:ind w:firstLine="480"/>
        <w:jc w:val="both"/>
      </w:pPr>
      <w:r>
        <w:rPr>
          <w:rFonts w:ascii="Times New Roman" w:hAnsi="Times New Roman" w:eastAsia="方正仿宋_GBK"/>
          <w:b w:val="0"/>
          <w:sz w:val="24"/>
        </w:rPr>
        <w:t>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14:paraId="0A819EE3">
      <w:pPr>
        <w:pStyle w:val="2"/>
        <w:widowControl/>
        <w:spacing w:before="0" w:after="0" w:line="348" w:lineRule="exact"/>
        <w:ind w:firstLine="480"/>
        <w:jc w:val="both"/>
      </w:pPr>
      <w:r>
        <w:rPr>
          <w:rFonts w:ascii="Times New Roman" w:hAnsi="Times New Roman" w:eastAsia="方正仿宋_GBK"/>
          <w:b w:val="0"/>
          <w:sz w:val="24"/>
        </w:rPr>
        <w:t>主变台数会改变N-1后的剩余容量。两台等容量主变在N-1条件下只剩一半容量，增加一台后，即使正常运行负载率不高，故障时的可用容量仍可能明显提高，因此主变扩建既增加总容量，也改变站内设备组合。第五章邳州弹性方案首年完成主变补强、减少后期配储的结果，需结合具体规格和建设时序解释。</w:t>
      </w:r>
    </w:p>
    <w:p w14:paraId="204E8071">
      <w:pPr>
        <w:pStyle w:val="2"/>
        <w:widowControl/>
        <w:spacing w:before="0" w:after="0" w:line="348" w:lineRule="exact"/>
        <w:ind w:firstLine="480"/>
        <w:jc w:val="both"/>
      </w:pPr>
      <w:r>
        <w:rPr>
          <w:rFonts w:ascii="Times New Roman" w:hAnsi="Times New Roman" w:eastAsia="方正仿宋_GBK"/>
          <w:b w:val="0"/>
          <w:sz w:val="24"/>
        </w:rPr>
        <w:t>负荷分散系数用于联系各站峰值与区域同时峰值。系数大于1.00说明各站峰值不完全同时出现，区域峰值低于各站独立峰值之和，但各站设备仍要承受本地高峰。本报告采用</w:t>
      </w:r>
      <w:commentRangeStart w:id="5"/>
      <w:r>
        <w:rPr>
          <w:rFonts w:ascii="Times New Roman" w:hAnsi="Times New Roman" w:eastAsia="方正仿宋_GBK"/>
          <w:b w:val="0"/>
          <w:sz w:val="24"/>
        </w:rPr>
        <w:t>1.00、1.10、1.15</w:t>
      </w:r>
      <w:commentRangeEnd w:id="5"/>
      <w:r>
        <w:rPr>
          <w:woUserID w:val="2"/>
        </w:rPr>
        <w:commentReference w:id="5"/>
      </w:r>
      <w:r>
        <w:rPr>
          <w:rFonts w:ascii="Times New Roman" w:hAnsi="Times New Roman" w:eastAsia="方正仿宋_GBK"/>
          <w:b w:val="0"/>
          <w:sz w:val="24"/>
        </w:rPr>
        <w:t>三个负荷分散系数构造推广情景，并结合站级负荷分配讨论容量配置。</w:t>
      </w:r>
    </w:p>
    <w:p w14:paraId="2220BAA3">
      <w:pPr>
        <w:pStyle w:val="5"/>
        <w:keepNext/>
        <w:numPr>
          <w:ilvl w:val="0"/>
          <w:numId w:val="0"/>
        </w:numPr>
        <w:spacing w:before="160" w:after="120" w:line="390" w:lineRule="exact"/>
        <w:ind w:firstLine="0"/>
      </w:pPr>
      <w:bookmarkStart w:id="136" w:name="两地区的容量规划重点"/>
      <w:r>
        <w:rPr>
          <w:rFonts w:ascii="Times New Roman" w:hAnsi="Times New Roman" w:eastAsia="方正仿宋_GBK"/>
          <w:b/>
          <w:sz w:val="26"/>
        </w:rPr>
        <w:t>3.8.4 两地区的容量规划重点</w:t>
      </w:r>
      <w:bookmarkEnd w:id="136"/>
    </w:p>
    <w:p w14:paraId="68DCABED">
      <w:pPr>
        <w:pStyle w:val="115"/>
        <w:widowControl/>
        <w:spacing w:before="0" w:after="0" w:line="348" w:lineRule="exact"/>
        <w:ind w:firstLine="480"/>
        <w:jc w:val="both"/>
      </w:pPr>
      <w:r>
        <w:rPr>
          <w:rFonts w:ascii="Times New Roman" w:hAnsi="Times New Roman" w:eastAsia="方正仿宋_GBK"/>
          <w:b w:val="0"/>
          <w:sz w:val="24"/>
        </w:rPr>
        <w:t>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14:paraId="6B44F2C5">
      <w:pPr>
        <w:pStyle w:val="2"/>
        <w:widowControl/>
        <w:spacing w:before="0" w:after="0" w:line="348" w:lineRule="exact"/>
        <w:ind w:firstLine="480"/>
        <w:jc w:val="both"/>
      </w:pPr>
      <w:r>
        <w:rPr>
          <w:rFonts w:ascii="Times New Roman" w:hAnsi="Times New Roman" w:eastAsia="方正仿宋_GBK"/>
          <w:b w:val="0"/>
          <w:sz w:val="24"/>
        </w:rPr>
        <w:t>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14:paraId="23BF5CF0">
      <w:pPr>
        <w:pStyle w:val="2"/>
        <w:widowControl/>
        <w:spacing w:before="0" w:after="0" w:line="348" w:lineRule="exact"/>
        <w:ind w:firstLine="480"/>
        <w:jc w:val="both"/>
      </w:pPr>
      <w:r>
        <w:rPr>
          <w:rFonts w:ascii="Times New Roman" w:hAnsi="Times New Roman" w:eastAsia="方正仿宋_GBK"/>
          <w:b w:val="0"/>
          <w:sz w:val="24"/>
        </w:rPr>
        <w:t>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14:paraId="1EB7C68F">
      <w:pPr>
        <w:pStyle w:val="3"/>
        <w:keepNext/>
        <w:pageBreakBefore/>
        <w:numPr>
          <w:ilvl w:val="0"/>
          <w:numId w:val="0"/>
        </w:numPr>
        <w:spacing w:before="0" w:after="120" w:line="540" w:lineRule="exact"/>
        <w:ind w:firstLine="0"/>
      </w:pPr>
      <w:bookmarkStart w:id="137" w:name="第四章-基于实际工程的建设成本模型"/>
      <w:bookmarkStart w:id="138" w:name="h491"/>
      <w:r>
        <w:rPr>
          <w:rFonts w:ascii="Times New Roman" w:hAnsi="Times New Roman" w:eastAsia="方正仿宋_GBK"/>
          <w:b/>
          <w:sz w:val="36"/>
        </w:rPr>
        <w:t>第四章 基于实际工程的建设成本模型</w:t>
      </w:r>
      <w:bookmarkEnd w:id="137"/>
      <w:bookmarkEnd w:id="138"/>
    </w:p>
    <w:p w14:paraId="5EE2F0F8">
      <w:pPr>
        <w:pStyle w:val="4"/>
        <w:keepNext/>
        <w:numPr>
          <w:ilvl w:val="0"/>
          <w:numId w:val="0"/>
        </w:numPr>
        <w:spacing w:before="160" w:after="120" w:line="480" w:lineRule="exact"/>
        <w:ind w:firstLine="0"/>
      </w:pPr>
      <w:bookmarkStart w:id="139" w:name="成本模型的范围与建立原则"/>
      <w:bookmarkStart w:id="140" w:name="h492"/>
      <w:r>
        <w:rPr>
          <w:rFonts w:ascii="Times New Roman" w:hAnsi="Times New Roman" w:eastAsia="方正仿宋_GBK"/>
          <w:b/>
          <w:sz w:val="32"/>
        </w:rPr>
        <w:t>4.1 成本模型的范围与建立原则</w:t>
      </w:r>
      <w:bookmarkEnd w:id="139"/>
      <w:bookmarkEnd w:id="140"/>
    </w:p>
    <w:p w14:paraId="06A834DA">
      <w:pPr>
        <w:pStyle w:val="5"/>
        <w:keepNext/>
        <w:numPr>
          <w:ilvl w:val="0"/>
          <w:numId w:val="0"/>
        </w:numPr>
        <w:spacing w:before="160" w:after="120" w:line="390" w:lineRule="exact"/>
        <w:ind w:firstLine="0"/>
      </w:pPr>
      <w:bookmarkStart w:id="141" w:name="建设改造措施与投资估算依据"/>
      <w:r>
        <w:rPr>
          <w:rFonts w:ascii="Times New Roman" w:hAnsi="Times New Roman" w:eastAsia="方正仿宋_GBK"/>
          <w:b/>
          <w:sz w:val="26"/>
        </w:rPr>
        <w:t>4.1.1 建设改造措施与投资估算依据</w:t>
      </w:r>
      <w:bookmarkEnd w:id="141"/>
    </w:p>
    <w:p w14:paraId="28446DAD">
      <w:pPr>
        <w:pStyle w:val="115"/>
        <w:widowControl/>
        <w:spacing w:before="0" w:after="0" w:line="348" w:lineRule="exact"/>
        <w:ind w:firstLine="480"/>
        <w:jc w:val="both"/>
      </w:pPr>
      <w:r>
        <w:rPr>
          <w:rFonts w:ascii="Times New Roman" w:hAnsi="Times New Roman" w:eastAsia="方正仿宋_GBK"/>
          <w:b w:val="0"/>
          <w:sz w:val="24"/>
        </w:rPr>
        <w:t>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14:paraId="42A8D2EE">
      <w:pPr>
        <w:pStyle w:val="2"/>
        <w:widowControl/>
        <w:spacing w:before="0" w:after="0" w:line="348" w:lineRule="exact"/>
        <w:ind w:firstLine="480"/>
        <w:jc w:val="both"/>
      </w:pPr>
      <w:r>
        <w:rPr>
          <w:rFonts w:ascii="Times New Roman" w:hAnsi="Times New Roman" w:eastAsia="方正仿宋_GBK"/>
          <w:b w:val="0"/>
          <w:sz w:val="24"/>
        </w:rPr>
        <w:t>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14:paraId="0C5B7CB7">
      <w:pPr>
        <w:pStyle w:val="5"/>
        <w:keepNext/>
        <w:numPr>
          <w:ilvl w:val="0"/>
          <w:numId w:val="0"/>
        </w:numPr>
        <w:spacing w:before="160" w:after="120" w:line="390" w:lineRule="exact"/>
        <w:ind w:firstLine="0"/>
      </w:pPr>
      <w:bookmarkStart w:id="142" w:name="投资运维与更新"/>
      <w:r>
        <w:rPr>
          <w:rFonts w:ascii="Times New Roman" w:hAnsi="Times New Roman" w:eastAsia="方正仿宋_GBK"/>
          <w:b/>
          <w:sz w:val="26"/>
        </w:rPr>
        <w:t>4.1.2 投资、运维与更新</w:t>
      </w:r>
      <w:bookmarkEnd w:id="142"/>
    </w:p>
    <w:p w14:paraId="1B06662B">
      <w:pPr>
        <w:pStyle w:val="115"/>
        <w:widowControl/>
        <w:spacing w:before="0" w:after="0" w:line="348" w:lineRule="exact"/>
        <w:ind w:firstLine="480"/>
        <w:jc w:val="both"/>
      </w:pPr>
      <w:r>
        <w:rPr>
          <w:rFonts w:ascii="Times New Roman" w:hAnsi="Times New Roman" w:eastAsia="方正仿宋_GBK"/>
          <w:b w:val="0"/>
          <w:sz w:val="24"/>
        </w:rPr>
        <w:t>评价期费用以2021年末为评价基准、2041年为截止年，新增工程在投运年发生初始投资，次年起计固定运维。设备达到设定寿命且评价期内仍需服务时，按同等实价更新，使不同寿命的措施在相同现金流范围内比较[10,13,14]。</w:t>
      </w:r>
    </w:p>
    <w:p w14:paraId="40CB67CB">
      <w:pPr>
        <w:pStyle w:val="2"/>
        <w:widowControl/>
        <w:spacing w:before="0" w:after="0" w:line="348" w:lineRule="exact"/>
        <w:ind w:firstLine="480"/>
        <w:jc w:val="both"/>
      </w:pPr>
      <w:r>
        <w:rPr>
          <w:rFonts w:ascii="Times New Roman" w:hAnsi="Times New Roman" w:eastAsia="方正仿宋_GBK"/>
          <w:b w:val="0"/>
          <w:sz w:val="24"/>
        </w:rPr>
        <w:t>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14:paraId="184E6DAA">
      <w:pPr>
        <w:pStyle w:val="2"/>
        <w:keepNext/>
        <w:spacing w:before="120" w:after="80" w:line="280" w:lineRule="exact"/>
        <w:ind w:firstLine="0"/>
        <w:jc w:val="center"/>
      </w:pPr>
      <w:r>
        <w:rPr>
          <w:rFonts w:ascii="Times New Roman" w:hAnsi="Times New Roman" w:eastAsia="宋体"/>
          <w:b w:val="0"/>
          <w:sz w:val="21"/>
        </w:rPr>
        <w:t>表4-1 统一经济评价参数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161"/>
        <w:gridCol w:w="2327"/>
        <w:gridCol w:w="3823"/>
      </w:tblGrid>
      <w:tr w14:paraId="73CC32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161" w:type="dxa"/>
            <w:tcMar>
              <w:left w:w="70" w:type="dxa"/>
              <w:right w:w="70" w:type="dxa"/>
            </w:tcMar>
            <w:vAlign w:val="center"/>
          </w:tcPr>
          <w:p w14:paraId="52287CFB">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327" w:type="dxa"/>
            <w:tcMar>
              <w:left w:w="70" w:type="dxa"/>
              <w:right w:w="70" w:type="dxa"/>
            </w:tcMar>
            <w:vAlign w:val="center"/>
          </w:tcPr>
          <w:p w14:paraId="1BF13F4C">
            <w:pPr>
              <w:keepNext/>
              <w:spacing w:before="20" w:after="20" w:line="260" w:lineRule="exact"/>
              <w:ind w:left="0" w:leftChars="0" w:right="0" w:rightChars="0" w:firstLine="0" w:firstLineChars="0"/>
              <w:jc w:val="center"/>
            </w:pPr>
            <w:r>
              <w:rPr>
                <w:rFonts w:ascii="Times New Roman" w:hAnsi="Times New Roman" w:eastAsia="宋体"/>
                <w:b/>
                <w:sz w:val="18"/>
              </w:rPr>
              <w:t>取值</w:t>
            </w:r>
          </w:p>
        </w:tc>
        <w:tc>
          <w:tcPr>
            <w:tcW w:w="3823" w:type="dxa"/>
            <w:tcMar>
              <w:left w:w="70" w:type="dxa"/>
              <w:right w:w="70" w:type="dxa"/>
            </w:tcMar>
            <w:vAlign w:val="center"/>
          </w:tcPr>
          <w:p w14:paraId="3FA49A88">
            <w:pPr>
              <w:keepNext/>
              <w:spacing w:before="20" w:after="20" w:line="260" w:lineRule="exact"/>
              <w:ind w:left="0" w:leftChars="0" w:right="0" w:rightChars="0" w:firstLine="0" w:firstLineChars="0"/>
              <w:jc w:val="center"/>
            </w:pPr>
            <w:r>
              <w:rPr>
                <w:rFonts w:ascii="Times New Roman" w:hAnsi="Times New Roman" w:eastAsia="宋体"/>
                <w:b/>
                <w:sz w:val="18"/>
              </w:rPr>
              <w:t>计算依据与用途</w:t>
            </w:r>
          </w:p>
        </w:tc>
      </w:tr>
      <w:tr w14:paraId="01A92C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651F5BF">
            <w:pPr>
              <w:keepNext/>
              <w:spacing w:before="20" w:after="20" w:line="260" w:lineRule="exact"/>
              <w:ind w:left="0" w:leftChars="0" w:right="0" w:rightChars="0" w:firstLine="0" w:firstLineChars="0"/>
              <w:jc w:val="center"/>
            </w:pPr>
            <w:r>
              <w:rPr>
                <w:rFonts w:ascii="Times New Roman" w:hAnsi="Times New Roman" w:eastAsia="宋体"/>
                <w:b w:val="0"/>
                <w:sz w:val="18"/>
              </w:rPr>
              <w:t>评价基准年/截止年</w:t>
            </w:r>
          </w:p>
        </w:tc>
        <w:tc>
          <w:tcPr>
            <w:tcW w:w="2327" w:type="dxa"/>
            <w:tcMar>
              <w:left w:w="70" w:type="dxa"/>
              <w:right w:w="70" w:type="dxa"/>
            </w:tcMar>
            <w:vAlign w:val="center"/>
          </w:tcPr>
          <w:p w14:paraId="6B152333">
            <w:pPr>
              <w:keepNext/>
              <w:spacing w:before="20" w:after="20" w:line="260" w:lineRule="exact"/>
              <w:ind w:left="0" w:leftChars="0" w:right="0" w:rightChars="0" w:firstLine="0" w:firstLineChars="0"/>
              <w:jc w:val="center"/>
            </w:pPr>
            <w:r>
              <w:rPr>
                <w:rFonts w:ascii="Times New Roman" w:hAnsi="Times New Roman" w:eastAsia="宋体"/>
                <w:b w:val="0"/>
                <w:sz w:val="18"/>
              </w:rPr>
              <w:t>2021/2041</w:t>
            </w:r>
          </w:p>
        </w:tc>
        <w:tc>
          <w:tcPr>
            <w:tcW w:w="3823" w:type="dxa"/>
            <w:tcMar>
              <w:left w:w="70" w:type="dxa"/>
              <w:right w:w="70" w:type="dxa"/>
            </w:tcMar>
            <w:vAlign w:val="center"/>
          </w:tcPr>
          <w:p w14:paraId="4EFAB559">
            <w:pPr>
              <w:keepNext/>
              <w:spacing w:before="20" w:after="20" w:line="260" w:lineRule="exact"/>
              <w:ind w:left="0" w:leftChars="0" w:right="0" w:rightChars="0" w:firstLine="0" w:firstLineChars="0"/>
              <w:jc w:val="center"/>
            </w:pPr>
            <w:r>
              <w:rPr>
                <w:rFonts w:ascii="Times New Roman" w:hAnsi="Times New Roman" w:eastAsia="宋体"/>
                <w:b w:val="0"/>
                <w:sz w:val="18"/>
              </w:rPr>
              <w:t>共同评价期费用比较</w:t>
            </w:r>
          </w:p>
        </w:tc>
      </w:tr>
      <w:tr w14:paraId="01F022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522ADAE">
            <w:pPr>
              <w:keepNext/>
              <w:spacing w:before="20" w:after="20" w:line="260" w:lineRule="exact"/>
              <w:ind w:left="0" w:leftChars="0" w:right="0" w:rightChars="0" w:firstLine="0" w:firstLineChars="0"/>
              <w:jc w:val="center"/>
            </w:pPr>
            <w:r>
              <w:rPr>
                <w:rFonts w:ascii="Times New Roman" w:hAnsi="Times New Roman" w:eastAsia="宋体"/>
                <w:b w:val="0"/>
                <w:sz w:val="18"/>
              </w:rPr>
              <w:t>折现率</w:t>
            </w:r>
          </w:p>
        </w:tc>
        <w:tc>
          <w:tcPr>
            <w:tcW w:w="2327" w:type="dxa"/>
            <w:tcMar>
              <w:left w:w="70" w:type="dxa"/>
              <w:right w:w="70" w:type="dxa"/>
            </w:tcMar>
            <w:vAlign w:val="center"/>
          </w:tcPr>
          <w:p w14:paraId="0DD57C67">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3823" w:type="dxa"/>
            <w:tcMar>
              <w:left w:w="70" w:type="dxa"/>
              <w:right w:w="70" w:type="dxa"/>
            </w:tcMar>
            <w:vAlign w:val="center"/>
          </w:tcPr>
          <w:p w14:paraId="44CFF644">
            <w:pPr>
              <w:keepNext/>
              <w:spacing w:before="20" w:after="20" w:line="260" w:lineRule="exact"/>
              <w:ind w:left="0" w:leftChars="0" w:right="0" w:rightChars="0" w:firstLine="0" w:firstLineChars="0"/>
              <w:jc w:val="center"/>
            </w:pPr>
            <w:r>
              <w:rPr>
                <w:rFonts w:ascii="Times New Roman" w:hAnsi="Times New Roman" w:eastAsia="宋体"/>
                <w:b w:val="0"/>
                <w:sz w:val="18"/>
              </w:rPr>
              <w:t>现值法；统一资金时间价值参数[10,13,14]</w:t>
            </w:r>
          </w:p>
        </w:tc>
      </w:tr>
      <w:tr w14:paraId="43CCE1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70E056F8">
            <w:pPr>
              <w:keepNext/>
              <w:spacing w:before="20" w:after="20" w:line="260" w:lineRule="exact"/>
              <w:ind w:left="0" w:leftChars="0" w:right="0" w:rightChars="0" w:firstLine="0" w:firstLineChars="0"/>
              <w:jc w:val="center"/>
            </w:pPr>
            <w:r>
              <w:rPr>
                <w:rFonts w:ascii="Times New Roman" w:hAnsi="Times New Roman" w:eastAsia="宋体"/>
                <w:b w:val="0"/>
                <w:sz w:val="18"/>
              </w:rPr>
              <w:t>主变/线路使用年限</w:t>
            </w:r>
          </w:p>
        </w:tc>
        <w:tc>
          <w:tcPr>
            <w:tcW w:w="2327" w:type="dxa"/>
            <w:tcMar>
              <w:left w:w="70" w:type="dxa"/>
              <w:right w:w="70" w:type="dxa"/>
            </w:tcMar>
            <w:vAlign w:val="center"/>
          </w:tcPr>
          <w:p w14:paraId="131D1546">
            <w:pPr>
              <w:keepNext/>
              <w:spacing w:before="20" w:after="20" w:line="260" w:lineRule="exact"/>
              <w:ind w:left="0" w:leftChars="0" w:right="0" w:rightChars="0" w:firstLine="0" w:firstLineChars="0"/>
              <w:jc w:val="center"/>
            </w:pPr>
            <w:r>
              <w:rPr>
                <w:rFonts w:ascii="Times New Roman" w:hAnsi="Times New Roman" w:eastAsia="宋体"/>
                <w:b w:val="0"/>
                <w:sz w:val="18"/>
              </w:rPr>
              <w:t>40/40年</w:t>
            </w:r>
          </w:p>
        </w:tc>
        <w:tc>
          <w:tcPr>
            <w:tcW w:w="3823" w:type="dxa"/>
            <w:tcMar>
              <w:left w:w="70" w:type="dxa"/>
              <w:right w:w="70" w:type="dxa"/>
            </w:tcMar>
            <w:vAlign w:val="center"/>
          </w:tcPr>
          <w:p w14:paraId="1461242E">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7C8B1B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0107BFE1">
            <w:pPr>
              <w:keepNext/>
              <w:spacing w:before="20" w:after="20" w:line="260" w:lineRule="exact"/>
              <w:ind w:left="0" w:leftChars="0" w:right="0" w:rightChars="0" w:firstLine="0" w:firstLineChars="0"/>
              <w:jc w:val="center"/>
            </w:pPr>
            <w:r>
              <w:rPr>
                <w:rFonts w:ascii="Times New Roman" w:hAnsi="Times New Roman" w:eastAsia="宋体"/>
                <w:b w:val="0"/>
                <w:sz w:val="18"/>
              </w:rPr>
              <w:t>储能使用年限</w:t>
            </w:r>
          </w:p>
        </w:tc>
        <w:tc>
          <w:tcPr>
            <w:tcW w:w="2327" w:type="dxa"/>
            <w:tcMar>
              <w:left w:w="70" w:type="dxa"/>
              <w:right w:w="70" w:type="dxa"/>
            </w:tcMar>
            <w:vAlign w:val="center"/>
          </w:tcPr>
          <w:p w14:paraId="4B50E497">
            <w:pPr>
              <w:keepNext/>
              <w:spacing w:before="20" w:after="20" w:line="260" w:lineRule="exact"/>
              <w:ind w:left="0" w:leftChars="0" w:right="0" w:rightChars="0" w:firstLine="0" w:firstLineChars="0"/>
              <w:jc w:val="center"/>
            </w:pPr>
            <w:r>
              <w:rPr>
                <w:rFonts w:ascii="Times New Roman" w:hAnsi="Times New Roman" w:eastAsia="宋体"/>
                <w:b w:val="0"/>
                <w:sz w:val="18"/>
              </w:rPr>
              <w:t>25年</w:t>
            </w:r>
          </w:p>
        </w:tc>
        <w:tc>
          <w:tcPr>
            <w:tcW w:w="3823" w:type="dxa"/>
            <w:tcMar>
              <w:left w:w="70" w:type="dxa"/>
              <w:right w:w="70" w:type="dxa"/>
            </w:tcMar>
            <w:vAlign w:val="center"/>
          </w:tcPr>
          <w:p w14:paraId="648F7B04">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7C768C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C8E4827">
            <w:pPr>
              <w:keepNext/>
              <w:spacing w:before="20" w:after="20" w:line="260" w:lineRule="exact"/>
              <w:ind w:left="0" w:leftChars="0" w:right="0" w:rightChars="0" w:firstLine="0" w:firstLineChars="0"/>
              <w:jc w:val="center"/>
            </w:pPr>
            <w:r>
              <w:rPr>
                <w:rFonts w:ascii="Times New Roman" w:hAnsi="Times New Roman" w:eastAsia="宋体"/>
                <w:b w:val="0"/>
                <w:sz w:val="18"/>
              </w:rPr>
              <w:t>变电固定运维费率</w:t>
            </w:r>
          </w:p>
        </w:tc>
        <w:tc>
          <w:tcPr>
            <w:tcW w:w="2327" w:type="dxa"/>
            <w:tcMar>
              <w:left w:w="70" w:type="dxa"/>
              <w:right w:w="70" w:type="dxa"/>
            </w:tcMar>
            <w:vAlign w:val="center"/>
          </w:tcPr>
          <w:p w14:paraId="13ECAF57">
            <w:pPr>
              <w:keepNext/>
              <w:spacing w:before="20" w:after="20" w:line="260" w:lineRule="exact"/>
              <w:ind w:left="0" w:leftChars="0" w:right="0" w:rightChars="0" w:firstLine="0" w:firstLineChars="0"/>
              <w:jc w:val="center"/>
            </w:pPr>
            <w:r>
              <w:rPr>
                <w:rFonts w:ascii="Times New Roman" w:hAnsi="Times New Roman" w:eastAsia="宋体"/>
                <w:b w:val="0"/>
                <w:sz w:val="18"/>
              </w:rPr>
              <w:t>初始投资4.20%/年</w:t>
            </w:r>
          </w:p>
        </w:tc>
        <w:tc>
          <w:tcPr>
            <w:tcW w:w="3823" w:type="dxa"/>
            <w:tcMar>
              <w:left w:w="70" w:type="dxa"/>
              <w:right w:w="70" w:type="dxa"/>
            </w:tcMar>
            <w:vAlign w:val="center"/>
          </w:tcPr>
          <w:p w14:paraId="687FA2C8">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按初始投资比例估算年度运维[13]</w:t>
            </w:r>
          </w:p>
        </w:tc>
      </w:tr>
      <w:tr w14:paraId="3FAED8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0E02BDDB">
            <w:pPr>
              <w:keepNext/>
              <w:spacing w:before="20" w:after="20" w:line="260" w:lineRule="exact"/>
              <w:ind w:left="0" w:leftChars="0" w:right="0" w:rightChars="0" w:firstLine="0" w:firstLineChars="0"/>
              <w:jc w:val="center"/>
            </w:pPr>
            <w:r>
              <w:rPr>
                <w:rFonts w:ascii="Times New Roman" w:hAnsi="Times New Roman" w:eastAsia="宋体"/>
                <w:b w:val="0"/>
                <w:sz w:val="18"/>
              </w:rPr>
              <w:t>线路固定运维费率</w:t>
            </w:r>
          </w:p>
        </w:tc>
        <w:tc>
          <w:tcPr>
            <w:tcW w:w="2327" w:type="dxa"/>
            <w:tcMar>
              <w:left w:w="70" w:type="dxa"/>
              <w:right w:w="70" w:type="dxa"/>
            </w:tcMar>
            <w:vAlign w:val="center"/>
          </w:tcPr>
          <w:p w14:paraId="492CA721">
            <w:pPr>
              <w:keepNext/>
              <w:spacing w:before="20" w:after="20" w:line="260" w:lineRule="exact"/>
              <w:ind w:left="0" w:leftChars="0" w:right="0" w:rightChars="0" w:firstLine="0" w:firstLineChars="0"/>
              <w:jc w:val="center"/>
            </w:pPr>
            <w:r>
              <w:rPr>
                <w:rFonts w:ascii="Times New Roman" w:hAnsi="Times New Roman" w:eastAsia="宋体"/>
                <w:b w:val="0"/>
                <w:sz w:val="18"/>
              </w:rPr>
              <w:t>初始投资2.20%/年</w:t>
            </w:r>
          </w:p>
        </w:tc>
        <w:tc>
          <w:tcPr>
            <w:tcW w:w="3823" w:type="dxa"/>
            <w:tcMar>
              <w:left w:w="70" w:type="dxa"/>
              <w:right w:w="70" w:type="dxa"/>
            </w:tcMar>
            <w:vAlign w:val="center"/>
          </w:tcPr>
          <w:p w14:paraId="5407E53B">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按初始投资比例估算年度运维[14]</w:t>
            </w:r>
          </w:p>
        </w:tc>
      </w:tr>
      <w:tr w14:paraId="62BAFF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497AEA43">
            <w:pPr>
              <w:keepNext w:val="0"/>
              <w:spacing w:before="20" w:after="20" w:line="260" w:lineRule="exact"/>
              <w:ind w:left="0" w:leftChars="0" w:right="0" w:rightChars="0" w:firstLine="0" w:firstLineChars="0"/>
              <w:jc w:val="center"/>
            </w:pPr>
            <w:r>
              <w:rPr>
                <w:rFonts w:ascii="Times New Roman" w:hAnsi="Times New Roman" w:eastAsia="宋体"/>
                <w:b w:val="0"/>
                <w:sz w:val="18"/>
              </w:rPr>
              <w:t>储能固定运维费率</w:t>
            </w:r>
          </w:p>
        </w:tc>
        <w:tc>
          <w:tcPr>
            <w:tcW w:w="2327" w:type="dxa"/>
            <w:tcMar>
              <w:left w:w="70" w:type="dxa"/>
              <w:right w:w="70" w:type="dxa"/>
            </w:tcMar>
            <w:vAlign w:val="center"/>
          </w:tcPr>
          <w:p w14:paraId="2EF4EAD1">
            <w:pPr>
              <w:keepNext w:val="0"/>
              <w:spacing w:before="20" w:after="20" w:line="260" w:lineRule="exact"/>
              <w:ind w:left="0" w:leftChars="0" w:right="0" w:rightChars="0" w:firstLine="0" w:firstLineChars="0"/>
              <w:jc w:val="center"/>
            </w:pPr>
            <w:r>
              <w:rPr>
                <w:rFonts w:ascii="Times New Roman" w:hAnsi="Times New Roman" w:eastAsia="宋体"/>
                <w:b w:val="0"/>
                <w:sz w:val="18"/>
              </w:rPr>
              <w:t>初始投资3.00%/年</w:t>
            </w:r>
          </w:p>
        </w:tc>
        <w:tc>
          <w:tcPr>
            <w:tcW w:w="3823" w:type="dxa"/>
            <w:tcMar>
              <w:left w:w="70" w:type="dxa"/>
              <w:right w:w="70" w:type="dxa"/>
            </w:tcMar>
            <w:vAlign w:val="center"/>
          </w:tcPr>
          <w:p w14:paraId="01E0C54F">
            <w:pPr>
              <w:keepNext w:val="0"/>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按初始投资比例估算年度运维[10]</w:t>
            </w:r>
          </w:p>
        </w:tc>
      </w:tr>
    </w:tbl>
    <w:p w14:paraId="15044821">
      <w:pPr>
        <w:pStyle w:val="2"/>
        <w:widowControl/>
        <w:spacing w:before="0" w:after="0" w:line="348" w:lineRule="exact"/>
        <w:ind w:firstLine="480"/>
        <w:jc w:val="both"/>
      </w:pPr>
      <w:r>
        <w:rPr>
          <w:rFonts w:ascii="Times New Roman" w:hAnsi="Times New Roman" w:eastAsia="方正仿宋_GBK"/>
          <w:b w:val="0"/>
          <w:sz w:val="24"/>
        </w:rPr>
        <w:t>注：文献支持费用构成和折现方法，所列年限与费率为本研究统一经济比较取值。</w:t>
      </w:r>
    </w:p>
    <w:p w14:paraId="3A316547">
      <w:pPr>
        <w:pStyle w:val="5"/>
        <w:keepNext/>
        <w:numPr>
          <w:ilvl w:val="0"/>
          <w:numId w:val="0"/>
        </w:numPr>
        <w:spacing w:before="160" w:after="120" w:line="390" w:lineRule="exact"/>
        <w:ind w:firstLine="0"/>
      </w:pPr>
      <w:bookmarkStart w:id="143" w:name="增量比较的适用范围"/>
      <w:r>
        <w:rPr>
          <w:rFonts w:ascii="Times New Roman" w:hAnsi="Times New Roman" w:eastAsia="方正仿宋_GBK"/>
          <w:b/>
          <w:sz w:val="26"/>
        </w:rPr>
        <w:t>4.1.3 增量比较的适用范围</w:t>
      </w:r>
      <w:bookmarkEnd w:id="143"/>
    </w:p>
    <w:p w14:paraId="7BD641E6">
      <w:pPr>
        <w:pStyle w:val="115"/>
        <w:widowControl/>
        <w:spacing w:before="0" w:after="0" w:line="348" w:lineRule="exact"/>
        <w:ind w:firstLine="480"/>
        <w:jc w:val="both"/>
      </w:pPr>
      <w:r>
        <w:rPr>
          <w:rFonts w:ascii="Times New Roman" w:hAnsi="Times New Roman" w:eastAsia="方正仿宋_GBK"/>
          <w:b w:val="0"/>
          <w:sz w:val="24"/>
        </w:rPr>
        <w:t>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14:paraId="64410080">
      <w:pPr>
        <w:pStyle w:val="2"/>
        <w:widowControl/>
        <w:spacing w:before="0" w:after="0" w:line="348" w:lineRule="exact"/>
        <w:ind w:firstLine="480"/>
        <w:jc w:val="both"/>
      </w:pPr>
      <w:r>
        <w:rPr>
          <w:rFonts w:ascii="Times New Roman" w:hAnsi="Times New Roman" w:eastAsia="方正仿宋_GBK"/>
          <w:b w:val="0"/>
          <w:sz w:val="24"/>
        </w:rPr>
        <w:t>费用目标采用新增建设、固定运维和寿命更新支出，两类方案采用相同计价范围和折现基准。</w:t>
      </w:r>
    </w:p>
    <w:p w14:paraId="6E48F305">
      <w:pPr>
        <w:pStyle w:val="4"/>
        <w:keepNext/>
        <w:numPr>
          <w:ilvl w:val="0"/>
          <w:numId w:val="0"/>
        </w:numPr>
        <w:spacing w:before="160" w:after="120" w:line="480" w:lineRule="exact"/>
        <w:ind w:firstLine="0"/>
      </w:pPr>
      <w:bookmarkStart w:id="144" w:name="h504"/>
      <w:bookmarkStart w:id="145" w:name="主变工程成本系数"/>
      <w:r>
        <w:rPr>
          <w:rFonts w:ascii="Times New Roman" w:hAnsi="Times New Roman" w:eastAsia="方正仿宋_GBK"/>
          <w:b/>
          <w:sz w:val="32"/>
        </w:rPr>
        <w:t>4.2 主变工程成本系数</w:t>
      </w:r>
      <w:bookmarkEnd w:id="144"/>
      <w:bookmarkEnd w:id="145"/>
    </w:p>
    <w:p w14:paraId="6B780F54">
      <w:pPr>
        <w:pStyle w:val="5"/>
        <w:keepNext/>
        <w:numPr>
          <w:ilvl w:val="0"/>
          <w:numId w:val="0"/>
        </w:numPr>
        <w:spacing w:before="160" w:after="120" w:line="390" w:lineRule="exact"/>
        <w:ind w:firstLine="0"/>
      </w:pPr>
      <w:bookmarkStart w:id="146" w:name="替换工程案例"/>
      <w:r>
        <w:rPr>
          <w:rFonts w:ascii="Times New Roman" w:hAnsi="Times New Roman" w:eastAsia="方正仿宋_GBK"/>
          <w:b/>
          <w:sz w:val="26"/>
        </w:rPr>
        <w:t>4.2.1 替换工程案例</w:t>
      </w:r>
      <w:bookmarkEnd w:id="146"/>
    </w:p>
    <w:p w14:paraId="28CB201A">
      <w:pPr>
        <w:pStyle w:val="115"/>
        <w:widowControl/>
        <w:spacing w:before="0" w:after="0" w:line="348" w:lineRule="exact"/>
        <w:ind w:firstLine="480"/>
        <w:jc w:val="both"/>
      </w:pPr>
      <w:r>
        <w:rPr>
          <w:rFonts w:ascii="Times New Roman" w:hAnsi="Times New Roman" w:eastAsia="方正仿宋_GBK"/>
          <w:b w:val="0"/>
          <w:sz w:val="24"/>
        </w:rPr>
        <w:t>依据徐州110 kV输变电建设改造工程投资估算资料，王庄110 kV变电站2号主变由20 MVA更换为50 MVA，静态投资1151万元；鲁庙110 kV变电站两台主变由2×31.50 MVA更换为2×50 MVA，静态投资1335万元[85]。</w:t>
      </w:r>
    </w:p>
    <w:p w14:paraId="796CFC9F">
      <w:pPr>
        <w:pStyle w:val="2"/>
        <w:widowControl/>
        <w:spacing w:before="0" w:after="0" w:line="348" w:lineRule="exact"/>
        <w:ind w:firstLine="480"/>
        <w:jc w:val="both"/>
      </w:pPr>
      <w:r>
        <w:rPr>
          <w:rFonts w:ascii="Times New Roman" w:hAnsi="Times New Roman" w:eastAsia="方正仿宋_GBK"/>
          <w:b w:val="0"/>
          <w:sz w:val="24"/>
        </w:rPr>
        <w:t>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14:paraId="537BE9C6">
      <w:pPr>
        <w:pStyle w:val="2"/>
        <w:keepNext/>
        <w:spacing w:before="120" w:after="80" w:line="280" w:lineRule="exact"/>
        <w:ind w:firstLine="0"/>
        <w:jc w:val="center"/>
      </w:pPr>
      <w:r>
        <w:rPr>
          <w:rFonts w:ascii="Times New Roman" w:hAnsi="Times New Roman" w:eastAsia="宋体"/>
          <w:b w:val="0"/>
          <w:sz w:val="21"/>
        </w:rPr>
        <w:t>表4-2 徐州110 kV主变工程价格依据[85]</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9F3A0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27A83C03">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1662" w:type="dxa"/>
            <w:tcMar>
              <w:left w:w="70" w:type="dxa"/>
              <w:right w:w="70" w:type="dxa"/>
            </w:tcMar>
            <w:vAlign w:val="center"/>
          </w:tcPr>
          <w:p w14:paraId="11DE1938">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662" w:type="dxa"/>
            <w:tcMar>
              <w:left w:w="70" w:type="dxa"/>
              <w:right w:w="70" w:type="dxa"/>
            </w:tcMar>
            <w:vAlign w:val="center"/>
          </w:tcPr>
          <w:p w14:paraId="244C538A">
            <w:pPr>
              <w:keepNext/>
              <w:spacing w:before="20" w:after="20" w:line="260" w:lineRule="exact"/>
              <w:ind w:left="0" w:leftChars="0" w:right="0" w:rightChars="0" w:firstLine="0" w:firstLineChars="0"/>
              <w:jc w:val="center"/>
            </w:pPr>
            <w:r>
              <w:rPr>
                <w:rFonts w:ascii="Times New Roman" w:hAnsi="Times New Roman" w:eastAsia="宋体"/>
                <w:b/>
                <w:sz w:val="18"/>
              </w:rPr>
              <w:t>被替换主变容量/MVA</w:t>
            </w:r>
          </w:p>
        </w:tc>
        <w:tc>
          <w:tcPr>
            <w:tcW w:w="1662" w:type="dxa"/>
            <w:tcMar>
              <w:left w:w="70" w:type="dxa"/>
              <w:right w:w="70" w:type="dxa"/>
            </w:tcMar>
            <w:vAlign w:val="center"/>
          </w:tcPr>
          <w:p w14:paraId="3A374C0C">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662" w:type="dxa"/>
            <w:tcMar>
              <w:left w:w="70" w:type="dxa"/>
              <w:right w:w="70" w:type="dxa"/>
            </w:tcMar>
            <w:vAlign w:val="center"/>
          </w:tcPr>
          <w:p w14:paraId="415FE58A">
            <w:pPr>
              <w:keepNext/>
              <w:spacing w:before="20" w:after="20" w:line="260" w:lineRule="exact"/>
              <w:ind w:left="0" w:leftChars="0" w:right="0" w:rightChars="0" w:firstLine="0" w:firstLineChars="0"/>
              <w:jc w:val="center"/>
            </w:pPr>
            <w:r>
              <w:rPr>
                <w:rFonts w:ascii="Times New Roman" w:hAnsi="Times New Roman" w:eastAsia="宋体"/>
                <w:b/>
                <w:sz w:val="18"/>
              </w:rPr>
              <w:t>静态投资/万元</w:t>
            </w:r>
          </w:p>
        </w:tc>
      </w:tr>
      <w:tr w14:paraId="25C93A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7E73D2D">
            <w:pPr>
              <w:keepNext/>
              <w:spacing w:before="20" w:after="20" w:line="260" w:lineRule="exact"/>
              <w:ind w:left="0" w:leftChars="0" w:right="0" w:rightChars="0" w:firstLine="0" w:firstLineChars="0"/>
              <w:jc w:val="center"/>
            </w:pPr>
            <w:r>
              <w:rPr>
                <w:rFonts w:ascii="Times New Roman" w:hAnsi="Times New Roman" w:eastAsia="宋体"/>
                <w:b w:val="0"/>
                <w:sz w:val="18"/>
              </w:rPr>
              <w:t>邢楼110千伏变电站主变扩建工程</w:t>
            </w:r>
          </w:p>
        </w:tc>
        <w:tc>
          <w:tcPr>
            <w:tcW w:w="1662" w:type="dxa"/>
            <w:tcMar>
              <w:left w:w="70" w:type="dxa"/>
              <w:right w:w="70" w:type="dxa"/>
            </w:tcMar>
            <w:vAlign w:val="center"/>
          </w:tcPr>
          <w:p w14:paraId="1A9EE214">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7C9BBA65">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730C226F">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2645CA25">
            <w:pPr>
              <w:keepNext/>
              <w:spacing w:before="20" w:after="20" w:line="260" w:lineRule="exact"/>
              <w:ind w:left="0" w:leftChars="0" w:right="0" w:rightChars="0" w:firstLine="0" w:firstLineChars="0"/>
              <w:jc w:val="center"/>
            </w:pPr>
            <w:r>
              <w:rPr>
                <w:rFonts w:ascii="Times New Roman" w:hAnsi="Times New Roman" w:eastAsia="宋体"/>
                <w:b w:val="0"/>
                <w:sz w:val="18"/>
              </w:rPr>
              <w:t>1206</w:t>
            </w:r>
          </w:p>
        </w:tc>
      </w:tr>
      <w:tr w14:paraId="2AD7D1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384E232">
            <w:pPr>
              <w:keepNext/>
              <w:spacing w:before="20" w:after="20" w:line="260" w:lineRule="exact"/>
              <w:ind w:left="0" w:leftChars="0" w:right="0" w:rightChars="0" w:firstLine="0" w:firstLineChars="0"/>
              <w:jc w:val="center"/>
            </w:pPr>
            <w:r>
              <w:rPr>
                <w:rFonts w:ascii="Times New Roman" w:hAnsi="Times New Roman" w:eastAsia="宋体"/>
                <w:b w:val="0"/>
                <w:sz w:val="18"/>
              </w:rPr>
              <w:t>墩集110千伏变电站主变扩建工程</w:t>
            </w:r>
          </w:p>
        </w:tc>
        <w:tc>
          <w:tcPr>
            <w:tcW w:w="1662" w:type="dxa"/>
            <w:tcMar>
              <w:left w:w="70" w:type="dxa"/>
              <w:right w:w="70" w:type="dxa"/>
            </w:tcMar>
            <w:vAlign w:val="center"/>
          </w:tcPr>
          <w:p w14:paraId="03BA128B">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77AD4E50">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7F543B20">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5441BAF4">
            <w:pPr>
              <w:keepNext/>
              <w:spacing w:before="20" w:after="20" w:line="260" w:lineRule="exact"/>
              <w:ind w:left="0" w:leftChars="0" w:right="0" w:rightChars="0" w:firstLine="0" w:firstLineChars="0"/>
              <w:jc w:val="center"/>
            </w:pPr>
            <w:r>
              <w:rPr>
                <w:rFonts w:ascii="Times New Roman" w:hAnsi="Times New Roman" w:eastAsia="宋体"/>
                <w:b w:val="0"/>
                <w:sz w:val="18"/>
              </w:rPr>
              <w:t>1240</w:t>
            </w:r>
          </w:p>
        </w:tc>
      </w:tr>
      <w:tr w14:paraId="64D24E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AFAA79F">
            <w:pPr>
              <w:keepNext/>
              <w:spacing w:before="20" w:after="20" w:line="260" w:lineRule="exact"/>
              <w:ind w:left="0" w:leftChars="0" w:right="0" w:rightChars="0" w:firstLine="0" w:firstLineChars="0"/>
              <w:jc w:val="center"/>
            </w:pPr>
            <w:r>
              <w:rPr>
                <w:rFonts w:ascii="Times New Roman" w:hAnsi="Times New Roman" w:eastAsia="宋体"/>
                <w:b w:val="0"/>
                <w:sz w:val="18"/>
              </w:rPr>
              <w:t>王庄110千伏变电站2号主变增容工程</w:t>
            </w:r>
          </w:p>
        </w:tc>
        <w:tc>
          <w:tcPr>
            <w:tcW w:w="1662" w:type="dxa"/>
            <w:tcMar>
              <w:left w:w="70" w:type="dxa"/>
              <w:right w:w="70" w:type="dxa"/>
            </w:tcMar>
            <w:vAlign w:val="center"/>
          </w:tcPr>
          <w:p w14:paraId="77172A93">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2D57004E">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6B01EA2D">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51964995">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000D55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09B32B5">
            <w:pPr>
              <w:keepNext w:val="0"/>
              <w:spacing w:before="20" w:after="20" w:line="260" w:lineRule="exact"/>
              <w:ind w:left="0" w:leftChars="0" w:right="0" w:rightChars="0" w:firstLine="0" w:firstLineChars="0"/>
              <w:jc w:val="center"/>
            </w:pPr>
            <w:r>
              <w:rPr>
                <w:rFonts w:ascii="Times New Roman" w:hAnsi="Times New Roman" w:eastAsia="宋体"/>
                <w:b w:val="0"/>
                <w:sz w:val="18"/>
              </w:rPr>
              <w:t>鲁庙110千伏变电站1号2号主变增容工程</w:t>
            </w:r>
          </w:p>
        </w:tc>
        <w:tc>
          <w:tcPr>
            <w:tcW w:w="1662" w:type="dxa"/>
            <w:tcMar>
              <w:left w:w="70" w:type="dxa"/>
              <w:right w:w="70" w:type="dxa"/>
            </w:tcMar>
            <w:vAlign w:val="center"/>
          </w:tcPr>
          <w:p w14:paraId="1EC2D441">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741631C7">
            <w:pPr>
              <w:keepNext w:val="0"/>
              <w:spacing w:before="20" w:after="20" w:line="260" w:lineRule="exact"/>
              <w:ind w:left="0" w:leftChars="0" w:right="0" w:rightChars="0" w:firstLine="0" w:firstLineChars="0"/>
              <w:jc w:val="center"/>
            </w:pPr>
            <w:r>
              <w:rPr>
                <w:rFonts w:ascii="Times New Roman" w:hAnsi="Times New Roman" w:eastAsia="宋体"/>
                <w:b w:val="0"/>
                <w:sz w:val="18"/>
              </w:rPr>
              <w:t>63</w:t>
            </w:r>
          </w:p>
        </w:tc>
        <w:tc>
          <w:tcPr>
            <w:tcW w:w="1662" w:type="dxa"/>
            <w:tcMar>
              <w:left w:w="70" w:type="dxa"/>
              <w:right w:w="70" w:type="dxa"/>
            </w:tcMar>
            <w:vAlign w:val="center"/>
          </w:tcPr>
          <w:p w14:paraId="72F758F4">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c>
          <w:tcPr>
            <w:tcW w:w="1662" w:type="dxa"/>
            <w:tcMar>
              <w:left w:w="70" w:type="dxa"/>
              <w:right w:w="70" w:type="dxa"/>
            </w:tcMar>
            <w:vAlign w:val="center"/>
          </w:tcPr>
          <w:p w14:paraId="535BF0B5">
            <w:pPr>
              <w:keepNext w:val="0"/>
              <w:spacing w:before="20" w:after="20" w:line="260" w:lineRule="exact"/>
              <w:ind w:left="0" w:leftChars="0" w:right="0" w:rightChars="0" w:firstLine="0" w:firstLineChars="0"/>
              <w:jc w:val="center"/>
            </w:pPr>
            <w:r>
              <w:rPr>
                <w:rFonts w:ascii="Times New Roman" w:hAnsi="Times New Roman" w:eastAsia="宋体"/>
                <w:b w:val="0"/>
                <w:sz w:val="18"/>
              </w:rPr>
              <w:t>1335</w:t>
            </w:r>
          </w:p>
        </w:tc>
      </w:tr>
    </w:tbl>
    <w:p w14:paraId="422654D2">
      <w:pPr>
        <w:pStyle w:val="2"/>
        <w:widowControl/>
        <w:spacing w:before="0" w:after="0" w:line="348" w:lineRule="exact"/>
        <w:ind w:firstLine="480"/>
        <w:jc w:val="both"/>
      </w:pPr>
      <w:r>
        <w:rPr>
          <w:rFonts w:ascii="Times New Roman" w:hAnsi="Times New Roman" w:eastAsia="方正仿宋_GBK"/>
          <w:b w:val="0"/>
          <w:sz w:val="24"/>
        </w:rPr>
        <w:t>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14:paraId="46C8B3C7">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30"/>
                    <a:stretch>
                      <a:fillRect/>
                    </a:stretch>
                  </pic:blipFill>
                  <pic:spPr>
                    <a:xfrm>
                      <a:off x="0" y="0"/>
                      <a:ext cx="5120640" cy="3614569"/>
                    </a:xfrm>
                    <a:prstGeom prst="rect">
                      <a:avLst/>
                    </a:prstGeom>
                    <a:noFill/>
                    <a:ln w="9525">
                      <a:noFill/>
                    </a:ln>
                  </pic:spPr>
                </pic:pic>
              </a:graphicData>
            </a:graphic>
          </wp:inline>
        </w:drawing>
      </w:r>
    </w:p>
    <w:p w14:paraId="780F8D77">
      <w:pPr>
        <w:pStyle w:val="2"/>
        <w:spacing w:before="60" w:after="120" w:line="280" w:lineRule="exact"/>
        <w:ind w:left="0" w:leftChars="0" w:right="0" w:rightChars="0" w:firstLine="0" w:firstLineChars="0"/>
        <w:jc w:val="center"/>
      </w:pPr>
      <w:r>
        <w:rPr>
          <w:rFonts w:ascii="Times New Roman" w:hAnsi="Times New Roman" w:eastAsia="宋体"/>
          <w:b w:val="0"/>
          <w:sz w:val="21"/>
        </w:rPr>
        <w:t>图4-1 主变工程新购容量、替换容量与净增容量</w:t>
      </w:r>
    </w:p>
    <w:p w14:paraId="458BB825">
      <w:pPr>
        <w:pStyle w:val="5"/>
        <w:keepNext/>
        <w:numPr>
          <w:ilvl w:val="0"/>
          <w:numId w:val="0"/>
        </w:numPr>
        <w:spacing w:before="160" w:after="120" w:line="390" w:lineRule="exact"/>
        <w:ind w:firstLine="0"/>
      </w:pPr>
      <w:bookmarkStart w:id="147" w:name="采购容量加权系数"/>
      <w:r>
        <w:rPr>
          <w:rFonts w:ascii="Times New Roman" w:hAnsi="Times New Roman" w:eastAsia="方正仿宋_GBK"/>
          <w:b/>
          <w:sz w:val="26"/>
        </w:rPr>
        <w:t>4.2.2 采购容量加权系数</w:t>
      </w:r>
      <w:bookmarkEnd w:id="147"/>
    </w:p>
    <w:p w14:paraId="6F624105">
      <w:pPr>
        <w:pStyle w:val="115"/>
        <w:widowControl/>
        <w:spacing w:before="0" w:after="0" w:line="348" w:lineRule="exact"/>
        <w:ind w:firstLine="480"/>
        <w:jc w:val="both"/>
      </w:pPr>
      <w:r>
        <w:rPr>
          <w:rFonts w:ascii="Times New Roman" w:hAnsi="Times New Roman" w:eastAsia="方正仿宋_GBK"/>
          <w:b w:val="0"/>
          <w:sz w:val="24"/>
        </w:rPr>
        <w:t>主变替换工程采用采购容量加权，将两个案例静态投资之和除以新购铭牌容量之和，形成式（4-1）的参考系数。</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6F1F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32273447">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C705166">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1151+1335</m:t>
                    </m:r>
                  </m:num>
                  <m:den>
                    <m:r>
                      <m:rPr>
                        <m:nor/>
                        <m:sty m:val="p"/>
                      </m:rPr>
                      <w:rPr>
                        <w:rFonts w:ascii="Times New Roman" w:hAnsi="Times New Roman" w:eastAsia="方正仿宋_GBK" w:cs="Times New Roman"/>
                        <w:b w:val="0"/>
                        <w:i w:val="0"/>
                        <w:iCs w:val="0"/>
                      </w:rPr>
                      <m:t>50+100</m:t>
                    </m:r>
                  </m:den>
                </m:f>
                <m:r>
                  <m:rPr>
                    <m:nor/>
                    <m:sty m:val="p"/>
                  </m:rPr>
                  <w:rPr>
                    <w:rFonts w:ascii="Times New Roman" w:hAnsi="Times New Roman" w:eastAsia="方正仿宋_GBK" w:cs="Times New Roman"/>
                    <w:b w:val="0"/>
                    <w:i w:val="0"/>
                    <w:iCs w:val="0"/>
                  </w:rPr>
                  <m:t>≈16.57 万元/MVA.</m:t>
                </m:r>
              </m:oMath>
            </m:oMathPara>
          </w:p>
        </w:tc>
        <w:tc>
          <w:tcPr>
            <w:tcW w:w="737" w:type="dxa"/>
            <w:tcMar>
              <w:top w:w="0" w:type="dxa"/>
              <w:left w:w="0" w:type="dxa"/>
              <w:bottom w:w="0" w:type="dxa"/>
              <w:right w:w="0" w:type="dxa"/>
            </w:tcMar>
            <w:vAlign w:val="center"/>
          </w:tcPr>
          <w:p w14:paraId="5B3C4FDB">
            <w:pPr>
              <w:keepNext/>
              <w:spacing w:before="0" w:after="0"/>
              <w:ind w:left="0" w:leftChars="0" w:right="0" w:rightChars="0" w:firstLine="0" w:firstLineChars="0"/>
              <w:jc w:val="right"/>
            </w:pPr>
            <w:r>
              <w:rPr>
                <w:rFonts w:ascii="Times New Roman" w:hAnsi="Times New Roman" w:eastAsia="方正仿宋_GBK"/>
                <w:b w:val="0"/>
                <w:sz w:val="18"/>
              </w:rPr>
              <w:t>（4-1）</w:t>
            </w:r>
          </w:p>
        </w:tc>
      </w:tr>
    </w:tbl>
    <w:p w14:paraId="35A518CC">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为主变更换工程单位采购容量投资，单位万元/MVA；分子为两案例静态投资合计，单位万元，分母为新购容量合计，单位MVA。</w:t>
      </w:r>
    </w:p>
    <w:p w14:paraId="35142814">
      <w:pPr>
        <w:pStyle w:val="2"/>
        <w:widowControl/>
        <w:spacing w:before="0" w:after="0" w:line="348" w:lineRule="exact"/>
        <w:ind w:firstLine="480"/>
        <w:jc w:val="both"/>
      </w:pPr>
      <w:r>
        <w:rPr>
          <w:rFonts w:ascii="Times New Roman" w:hAnsi="Times New Roman" w:eastAsia="方正仿宋_GBK"/>
          <w:b w:val="0"/>
          <w:sz w:val="24"/>
        </w:rPr>
        <w:t>王庄单案例系数为23.02万元/MVA，鲁庙为13.35万元/MVA。加权系数处于二者之间，保留项目配套规模差异的影响。本研究采用采购容量加权，并通过相对价格情景检查该系数对配置的影响。</w:t>
      </w:r>
    </w:p>
    <w:p w14:paraId="0A4D2730">
      <w:pPr>
        <w:pStyle w:val="2"/>
        <w:widowControl/>
        <w:spacing w:before="0" w:after="0" w:line="348" w:lineRule="exact"/>
        <w:ind w:firstLine="480"/>
        <w:jc w:val="both"/>
      </w:pPr>
      <w:r>
        <w:rPr>
          <w:rFonts w:ascii="Times New Roman" w:hAnsi="Times New Roman" w:eastAsia="方正仿宋_GBK"/>
          <w:b w:val="0"/>
          <w:sz w:val="24"/>
        </w:rPr>
        <w:t>主变容量按功率因数0.95折算为有功供电能力，单位费用约17.45万元/MW。该功率按新购主变额定容量折算，用于计算主变单位功率投资。</w:t>
      </w:r>
    </w:p>
    <w:p w14:paraId="735BC93F">
      <w:pPr>
        <w:pStyle w:val="2"/>
        <w:widowControl/>
        <w:spacing w:before="0" w:after="0" w:line="348" w:lineRule="exact"/>
        <w:ind w:firstLine="480"/>
        <w:jc w:val="both"/>
      </w:pPr>
      <w:r>
        <w:rPr>
          <w:rFonts w:ascii="Times New Roman" w:hAnsi="Times New Roman" w:eastAsia="方正仿宋_GBK"/>
          <w:b w:val="0"/>
          <w:sz w:val="24"/>
        </w:rPr>
        <w:t>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14:paraId="0EBA58DE">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31"/>
                    <a:stretch>
                      <a:fillRect/>
                    </a:stretch>
                  </pic:blipFill>
                  <pic:spPr>
                    <a:xfrm>
                      <a:off x="0" y="0"/>
                      <a:ext cx="5120640" cy="3614569"/>
                    </a:xfrm>
                    <a:prstGeom prst="rect">
                      <a:avLst/>
                    </a:prstGeom>
                    <a:noFill/>
                    <a:ln w="9525">
                      <a:noFill/>
                    </a:ln>
                  </pic:spPr>
                </pic:pic>
              </a:graphicData>
            </a:graphic>
          </wp:inline>
        </w:drawing>
      </w:r>
    </w:p>
    <w:p w14:paraId="78D6B699">
      <w:pPr>
        <w:pStyle w:val="2"/>
        <w:spacing w:before="60" w:after="120" w:line="280" w:lineRule="exact"/>
        <w:ind w:left="0" w:leftChars="0" w:right="0" w:rightChars="0" w:firstLine="0" w:firstLineChars="0"/>
        <w:jc w:val="center"/>
      </w:pPr>
      <w:r>
        <w:rPr>
          <w:rFonts w:ascii="Times New Roman" w:hAnsi="Times New Roman" w:eastAsia="宋体"/>
          <w:b w:val="0"/>
          <w:sz w:val="21"/>
        </w:rPr>
        <w:t>图4-2 按新购与净增容量折算的主变工程投资</w:t>
      </w:r>
    </w:p>
    <w:p w14:paraId="785F4F95">
      <w:pPr>
        <w:pStyle w:val="5"/>
        <w:keepNext/>
        <w:numPr>
          <w:ilvl w:val="0"/>
          <w:numId w:val="0"/>
        </w:numPr>
        <w:spacing w:before="160" w:after="120" w:line="390" w:lineRule="exact"/>
        <w:ind w:firstLine="0"/>
      </w:pPr>
      <w:bookmarkStart w:id="148" w:name="净增容量与工程费用"/>
      <w:r>
        <w:rPr>
          <w:rFonts w:ascii="Times New Roman" w:hAnsi="Times New Roman" w:eastAsia="方正仿宋_GBK"/>
          <w:b/>
          <w:sz w:val="26"/>
        </w:rPr>
        <w:t>4.2.3 净增容量与工程费用</w:t>
      </w:r>
      <w:bookmarkEnd w:id="148"/>
    </w:p>
    <w:p w14:paraId="68EC1B5D">
      <w:pPr>
        <w:pStyle w:val="115"/>
        <w:widowControl/>
        <w:spacing w:before="0" w:after="0" w:line="348" w:lineRule="exact"/>
        <w:ind w:firstLine="480"/>
        <w:jc w:val="both"/>
      </w:pPr>
      <w:r>
        <w:rPr>
          <w:rFonts w:ascii="Times New Roman" w:hAnsi="Times New Roman" w:eastAsia="方正仿宋_GBK"/>
          <w:b w:val="0"/>
          <w:sz w:val="24"/>
        </w:rPr>
        <w:t>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14:paraId="6A0C3F94">
      <w:pPr>
        <w:pStyle w:val="2"/>
        <w:widowControl/>
        <w:spacing w:before="0" w:after="0" w:line="348" w:lineRule="exact"/>
        <w:ind w:firstLine="480"/>
        <w:jc w:val="both"/>
      </w:pPr>
      <w:r>
        <w:rPr>
          <w:rFonts w:ascii="Times New Roman" w:hAnsi="Times New Roman" w:eastAsia="方正仿宋_GBK"/>
          <w:b w:val="0"/>
          <w:sz w:val="24"/>
        </w:rPr>
        <w:t>对站</w:t>
      </w:r>
      <m:oMath>
        <m:r>
          <m:rPr>
            <m:nor/>
          </m:rPr>
          <w:rPr>
            <w:rFonts w:ascii="Times New Roman" w:hAnsi="Times New Roman" w:eastAsia="方正仿宋_GBK" w:cs="Times New Roman"/>
            <w:i/>
            <w:iCs/>
          </w:rPr>
          <m:t>i</m:t>
        </m:r>
      </m:oMath>
      <w:r>
        <w:rPr>
          <w:rFonts w:ascii="Times New Roman" w:hAnsi="Times New Roman" w:eastAsia="方正仿宋_GBK"/>
          <w:b w:val="0"/>
          <w:sz w:val="24"/>
        </w:rPr>
        <w:t>、主变安装位置</w:t>
      </w:r>
      <m:oMath>
        <m:r>
          <m:rPr>
            <m:nor/>
          </m:rPr>
          <w:rPr>
            <w:rFonts w:ascii="Times New Roman" w:hAnsi="Times New Roman" w:eastAsia="方正仿宋_GBK" w:cs="Times New Roman"/>
            <w:i/>
            <w:iCs/>
          </w:rPr>
          <m:t>k</m:t>
        </m:r>
      </m:oMath>
      <w:r>
        <w:rPr>
          <w:rFonts w:ascii="Times New Roman" w:hAnsi="Times New Roman" w:eastAsia="方正仿宋_GBK"/>
          <w:b w:val="0"/>
          <w:sz w:val="24"/>
        </w:rPr>
        <w:t>、投运年份</w:t>
      </w:r>
      <m:oMath>
        <m:r>
          <m:rPr>
            <m:nor/>
          </m:rPr>
          <w:rPr>
            <w:rFonts w:ascii="Times New Roman" w:hAnsi="Times New Roman" w:eastAsia="方正仿宋_GBK" w:cs="Times New Roman"/>
            <w:i/>
            <w:iCs/>
          </w:rPr>
          <m:t>y</m:t>
        </m:r>
      </m:oMath>
      <w:r>
        <w:rPr>
          <w:rFonts w:ascii="Times New Roman" w:hAnsi="Times New Roman" w:eastAsia="方正仿宋_GBK"/>
          <w:b w:val="0"/>
          <w:sz w:val="24"/>
        </w:rPr>
        <w:t>，若容量由</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old</m:t>
            </m:r>
          </m:sup>
        </m:sSup>
      </m:oMath>
      <w:r>
        <w:rPr>
          <w:rFonts w:ascii="Times New Roman" w:hAnsi="Times New Roman" w:eastAsia="方正仿宋_GBK"/>
          <w:b w:val="0"/>
          <w:sz w:val="24"/>
        </w:rPr>
        <w:t>更换为</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oMath>
      <w:r>
        <w:rPr>
          <w:rFonts w:ascii="Times New Roman" w:hAnsi="Times New Roman" w:eastAsia="方正仿宋_GBK"/>
          <w:b w:val="0"/>
          <w:sz w:val="24"/>
        </w:rPr>
        <w:t>，工程投资按</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oMath>
      <w:r>
        <w:rPr>
          <w:rFonts w:ascii="Times New Roman" w:hAnsi="Times New Roman" w:eastAsia="方正仿宋_GBK"/>
          <w:b w:val="0"/>
          <w:sz w:val="24"/>
        </w:rPr>
        <w:t>计取。设备容量增加</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r>
          <m:rPr>
            <m:nor/>
            <m:sty m:val="p"/>
          </m:rPr>
          <w:rPr>
            <w:rFonts w:ascii="Times New Roman" w:hAnsi="Times New Roman" w:eastAsia="方正仿宋_GBK" w:cs="Times New Roman"/>
            <w:b w:val="0"/>
            <w:i w:val="0"/>
            <w:iCs w:val="0"/>
          </w:rPr>
          <m:t>−</m:t>
        </m:r>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old</m:t>
            </m:r>
          </m:sup>
        </m:sSup>
      </m:oMath>
      <w:r>
        <w:rPr>
          <w:rFonts w:ascii="Times New Roman" w:hAnsi="Times New Roman" w:eastAsia="方正仿宋_GBK"/>
          <w:b w:val="0"/>
          <w:sz w:val="24"/>
        </w:rPr>
        <w:t>，费用按整台新购容量计取。报告在年度表中并列主变净增容量和新购铭牌容量，使比值变化与实际采购费用可以分别复算。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650C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61268E77">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57EC832">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iky</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r>
                        <m:rPr>
                          <m:nor/>
                          <m:sty m:val="p"/>
                        </m:rPr>
                        <w:rPr>
                          <w:rFonts w:ascii="Times New Roman" w:hAnsi="Times New Roman" w:eastAsia="方正仿宋_GBK" w:cs="Times New Roman"/>
                          <w:b w:val="0"/>
                          <w:i w:val="0"/>
                          <w:iCs w:val="0"/>
                        </w:rPr>
                        <m:t> </m:t>
                      </m:r>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e>
                  </m:mr>
                  <m:mr>
                    <m:e>
                      <m:r>
                        <m:rPr>
                          <m:nor/>
                          <m:sty m:val="p"/>
                        </m:rPr>
                        <w:rPr>
                          <w:rFonts w:ascii="Times New Roman" w:hAnsi="Times New Roman" w:eastAsia="方正仿宋_GBK" w:cs="Times New Roman"/>
                          <w:b w:val="0"/>
                          <w:i w:val="0"/>
                          <w:iCs w:val="0"/>
                        </w:rPr>
                        <m:t>Δ</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Sub>
                    </m:e>
                    <m:e>
                      <m:r>
                        <m:rPr>
                          <m:nor/>
                          <m:sty m:val="p"/>
                        </m:rPr>
                        <w:rPr>
                          <w:rFonts w:ascii="Times New Roman" w:hAnsi="Times New Roman" w:eastAsia="方正仿宋_GBK" w:cs="Times New Roman"/>
                          <w:b w:val="0"/>
                          <w:i w:val="0"/>
                          <w:iCs w:val="0"/>
                        </w:rPr>
                        <m:t>=</m:t>
                      </m:r>
                      <m:d>
                        <m:dPr/>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up>
                              <m:r>
                                <m:rPr>
                                  <m:nor/>
                                  <m:sty m:val="p"/>
                                </m:rPr>
                                <w:rPr>
                                  <w:rFonts w:ascii="Times New Roman" w:hAnsi="Times New Roman" w:eastAsia="方正仿宋_GBK" w:cs="Times New Roman"/>
                                  <w:b w:val="0"/>
                                  <w:i w:val="0"/>
                                  <w:iCs w:val="0"/>
                                </w:rPr>
                                <m:t>old</m:t>
                              </m:r>
                            </m:sup>
                          </m:sSubSup>
                        </m:e>
                      </m:d>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71DB98D3">
            <w:pPr>
              <w:keepNext/>
              <w:spacing w:before="0" w:after="0"/>
              <w:ind w:left="0" w:leftChars="0" w:right="0" w:rightChars="0" w:firstLine="0" w:firstLineChars="0"/>
              <w:jc w:val="right"/>
            </w:pPr>
            <w:r>
              <w:rPr>
                <w:rFonts w:ascii="Times New Roman" w:hAnsi="Times New Roman" w:eastAsia="方正仿宋_GBK"/>
                <w:b w:val="0"/>
                <w:sz w:val="18"/>
              </w:rPr>
              <w:t>（4-2）</w:t>
            </w:r>
          </w:p>
        </w:tc>
      </w:tr>
    </w:tbl>
    <w:p w14:paraId="6C9856A1">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i</m:t>
        </m:r>
      </m:oMath>
      <w:r>
        <w:rPr>
          <w:rFonts w:ascii="Times New Roman" w:hAnsi="Times New Roman" w:eastAsia="方正仿宋_GBK"/>
          <w:b w:val="0"/>
          <w:sz w:val="24"/>
        </w:rPr>
        <w:t>为站号，</w:t>
      </w:r>
      <m:oMath>
        <m:r>
          <m:rPr>
            <m:nor/>
          </m:rPr>
          <w:rPr>
            <w:rFonts w:ascii="Times New Roman" w:hAnsi="Times New Roman" w:eastAsia="方正仿宋_GBK" w:cs="Times New Roman"/>
            <w:i/>
            <w:iCs/>
          </w:rPr>
          <m:t>k</m:t>
        </m:r>
      </m:oMath>
      <w:r>
        <w:rPr>
          <w:rFonts w:ascii="Times New Roman" w:hAnsi="Times New Roman" w:eastAsia="方正仿宋_GBK"/>
          <w:b w:val="0"/>
          <w:sz w:val="24"/>
        </w:rPr>
        <w:t>为主变安装位置，</w:t>
      </w:r>
      <m:oMath>
        <m:r>
          <m:rPr>
            <m:nor/>
          </m:rPr>
          <w:rPr>
            <w:rFonts w:ascii="Times New Roman" w:hAnsi="Times New Roman" w:eastAsia="方正仿宋_GBK" w:cs="Times New Roman"/>
            <w:i/>
            <w:iCs/>
          </w:rPr>
          <m:t>y</m:t>
        </m:r>
      </m:oMath>
      <w:r>
        <w:rPr>
          <w:rFonts w:ascii="Times New Roman" w:hAnsi="Times New Roman" w:eastAsia="方正仿宋_GBK"/>
          <w:b w:val="0"/>
          <w:sz w:val="24"/>
        </w:rPr>
        <w:t>为投运年份；</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iky</m:t>
            </m:r>
          </m:sub>
        </m:sSub>
      </m:oMath>
      <w:r>
        <w:rPr>
          <w:rFonts w:ascii="Times New Roman" w:hAnsi="Times New Roman" w:eastAsia="方正仿宋_GBK"/>
          <w:b w:val="0"/>
          <w:sz w:val="24"/>
        </w:rPr>
        <w:t>为更换投资，单位万元；</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为单位采购容量工程投资，单位万元/MVA；</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up>
            <m:r>
              <m:rPr>
                <m:nor/>
                <m:sty m:val="p"/>
              </m:rPr>
              <w:rPr>
                <w:rFonts w:ascii="Times New Roman" w:hAnsi="Times New Roman" w:eastAsia="方正仿宋_GBK" w:cs="Times New Roman"/>
                <w:b w:val="0"/>
                <w:i w:val="0"/>
                <w:iCs w:val="0"/>
              </w:rPr>
              <m:t>old</m:t>
            </m:r>
          </m:sup>
        </m:sSubSup>
      </m:oMath>
      <w:r>
        <w:rPr>
          <w:rFonts w:ascii="Times New Roman" w:hAnsi="Times New Roman" w:eastAsia="方正仿宋_GBK"/>
          <w:b w:val="0"/>
          <w:sz w:val="24"/>
        </w:rPr>
        <w:t>分别为更换后、更换前容量，</w:t>
      </w:r>
      <m:oMath>
        <m:r>
          <m:rPr>
            <m:nor/>
            <m:sty m:val="p"/>
          </m:rPr>
          <w:rPr>
            <w:rFonts w:ascii="Times New Roman" w:hAnsi="Times New Roman" w:eastAsia="方正仿宋_GBK" w:cs="Times New Roman"/>
            <w:b w:val="0"/>
            <w:i w:val="0"/>
            <w:iCs w:val="0"/>
          </w:rPr>
          <m:t>Δ</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Sub>
      </m:oMath>
      <w:r>
        <w:rPr>
          <w:rFonts w:ascii="Times New Roman" w:hAnsi="Times New Roman" w:eastAsia="方正仿宋_GBK"/>
          <w:b w:val="0"/>
          <w:sz w:val="24"/>
        </w:rPr>
        <w:t>为容量净增，单位MVA；</w:t>
      </w:r>
      <m:oMath>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oMath>
      <w:r>
        <w:rPr>
          <w:rFonts w:ascii="Times New Roman" w:hAnsi="Times New Roman" w:eastAsia="方正仿宋_GBK"/>
          <w:b w:val="0"/>
          <w:sz w:val="24"/>
        </w:rPr>
        <w:t>为更换状态，发生更换取1，否则取0。未更换时投资为零；更换同一位置后，新容量在后续年份持续在役。</w:t>
      </w:r>
    </w:p>
    <w:p w14:paraId="6563A99C">
      <w:pPr>
        <w:pStyle w:val="5"/>
        <w:keepNext/>
        <w:numPr>
          <w:ilvl w:val="0"/>
          <w:numId w:val="0"/>
        </w:numPr>
        <w:spacing w:before="160" w:after="120" w:line="390" w:lineRule="exact"/>
        <w:ind w:firstLine="0"/>
      </w:pPr>
      <w:bookmarkStart w:id="149" w:name="主变扩建"/>
      <w:r>
        <w:rPr>
          <w:rFonts w:ascii="Times New Roman" w:hAnsi="Times New Roman" w:eastAsia="方正仿宋_GBK"/>
          <w:b/>
          <w:sz w:val="26"/>
        </w:rPr>
        <w:t>4.2.4 主变扩建</w:t>
      </w:r>
      <w:bookmarkEnd w:id="149"/>
    </w:p>
    <w:p w14:paraId="3D42181C">
      <w:pPr>
        <w:pStyle w:val="115"/>
        <w:widowControl/>
        <w:spacing w:before="0" w:after="0" w:line="348" w:lineRule="exact"/>
        <w:ind w:firstLine="480"/>
        <w:jc w:val="both"/>
      </w:pPr>
      <w:r>
        <w:rPr>
          <w:rFonts w:ascii="Times New Roman" w:hAnsi="Times New Roman" w:eastAsia="方正仿宋_GBK"/>
          <w:b w:val="0"/>
          <w:sz w:val="24"/>
        </w:rPr>
        <w:t>邢楼和墩集主变扩建工程均采购50 MVA主变，各新增12回10 kV出线，静态总投资分别为1206万元和1240万元[85]。同规模案例均值为1223万元，作为50 MVA主变扩建仿真费用。</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C2A0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5523C9F">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43951C9">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,exp</m:t>
                    </m:r>
                  </m:sub>
                </m:sSub>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1206+1240</m:t>
                    </m:r>
                  </m:num>
                  <m:den>
                    <m:r>
                      <m:rPr>
                        <m:nor/>
                        <m:sty m:val="p"/>
                      </m:rPr>
                      <w:rPr>
                        <w:rFonts w:ascii="Times New Roman" w:hAnsi="Times New Roman" w:eastAsia="方正仿宋_GBK" w:cs="Times New Roman"/>
                        <w:b w:val="0"/>
                        <w:i w:val="0"/>
                        <w:iCs w:val="0"/>
                      </w:rPr>
                      <m:t>2</m:t>
                    </m:r>
                  </m:den>
                </m:f>
                <m:r>
                  <m:rPr>
                    <m:nor/>
                    <m:sty m:val="p"/>
                  </m:rPr>
                  <w:rPr>
                    <w:rFonts w:ascii="Times New Roman" w:hAnsi="Times New Roman" w:eastAsia="方正仿宋_GBK" w:cs="Times New Roman"/>
                    <w:b w:val="0"/>
                    <w:i w:val="0"/>
                    <w:iCs w:val="0"/>
                  </w:rPr>
                  <m:t>=1223 万元/项.</m:t>
                </m:r>
              </m:oMath>
            </m:oMathPara>
          </w:p>
        </w:tc>
        <w:tc>
          <w:tcPr>
            <w:tcW w:w="737" w:type="dxa"/>
            <w:tcMar>
              <w:top w:w="0" w:type="dxa"/>
              <w:left w:w="0" w:type="dxa"/>
              <w:bottom w:w="0" w:type="dxa"/>
              <w:right w:w="0" w:type="dxa"/>
            </w:tcMar>
            <w:vAlign w:val="center"/>
          </w:tcPr>
          <w:p w14:paraId="3155A511">
            <w:pPr>
              <w:keepNext/>
              <w:spacing w:before="0" w:after="0"/>
              <w:ind w:left="0" w:leftChars="0" w:right="0" w:rightChars="0" w:firstLine="0" w:firstLineChars="0"/>
              <w:jc w:val="right"/>
            </w:pPr>
            <w:r>
              <w:rPr>
                <w:rFonts w:ascii="Times New Roman" w:hAnsi="Times New Roman" w:eastAsia="方正仿宋_GBK"/>
                <w:b w:val="0"/>
                <w:sz w:val="18"/>
              </w:rPr>
              <w:t>（4-3）</w:t>
            </w:r>
          </w:p>
        </w:tc>
      </w:tr>
    </w:tbl>
    <w:p w14:paraId="4FD78F51">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,exp</m:t>
            </m:r>
          </m:sub>
        </m:sSub>
      </m:oMath>
      <w:r>
        <w:rPr>
          <w:rFonts w:ascii="Times New Roman" w:hAnsi="Times New Roman" w:eastAsia="方正仿宋_GBK"/>
          <w:b w:val="0"/>
          <w:sz w:val="24"/>
        </w:rPr>
        <w:t>为50 MVA主变扩建项目参考投资，单位万元/项。</w:t>
      </w:r>
    </w:p>
    <w:p w14:paraId="3554E0EC">
      <w:pPr>
        <w:pStyle w:val="2"/>
        <w:widowControl/>
        <w:spacing w:before="0" w:after="0" w:line="348" w:lineRule="exact"/>
        <w:ind w:firstLine="480"/>
        <w:jc w:val="both"/>
      </w:pPr>
      <w:r>
        <w:rPr>
          <w:rFonts w:ascii="Times New Roman" w:hAnsi="Times New Roman" w:eastAsia="方正仿宋_GBK"/>
          <w:b w:val="0"/>
          <w:sz w:val="24"/>
        </w:rPr>
        <w:t>主变扩建仅在具备预留位置的站点设置，按1223万元/项计费，费用包含增加台数及相应配套工程。</w:t>
      </w:r>
    </w:p>
    <w:p w14:paraId="53BE7BFD">
      <w:pPr>
        <w:pStyle w:val="2"/>
        <w:widowControl/>
        <w:spacing w:before="0" w:after="0" w:line="348" w:lineRule="exact"/>
        <w:ind w:firstLine="480"/>
        <w:jc w:val="both"/>
      </w:pPr>
      <w:r>
        <w:rPr>
          <w:rFonts w:ascii="Times New Roman" w:hAnsi="Times New Roman" w:eastAsia="方正仿宋_GBK"/>
          <w:b w:val="0"/>
          <w:sz w:val="24"/>
        </w:rPr>
        <w:t>主变扩建提高公用主变总容量与主变N-1后剩余容量，按第五章的容量约束和费用目标评价。既有两台规格、正向需求及供电安全任务不同，会使同样的扩建费用对应不同替代储能规模。</w:t>
      </w:r>
    </w:p>
    <w:p w14:paraId="399259DB">
      <w:pPr>
        <w:pStyle w:val="4"/>
        <w:keepNext/>
        <w:numPr>
          <w:ilvl w:val="0"/>
          <w:numId w:val="0"/>
        </w:numPr>
        <w:spacing w:before="160" w:after="120" w:line="480" w:lineRule="exact"/>
        <w:ind w:firstLine="0"/>
      </w:pPr>
      <w:bookmarkStart w:id="150" w:name="h529"/>
      <w:bookmarkStart w:id="151" w:name="kv联络工程费用"/>
      <w:r>
        <w:rPr>
          <w:rFonts w:ascii="Times New Roman" w:hAnsi="Times New Roman" w:eastAsia="方正仿宋_GBK"/>
          <w:b/>
          <w:sz w:val="32"/>
        </w:rPr>
        <w:t>4.3 10 kV联络工程费用</w:t>
      </w:r>
      <w:bookmarkEnd w:id="150"/>
      <w:bookmarkEnd w:id="151"/>
    </w:p>
    <w:p w14:paraId="5F990C33">
      <w:pPr>
        <w:pStyle w:val="5"/>
        <w:keepNext/>
        <w:numPr>
          <w:ilvl w:val="0"/>
          <w:numId w:val="0"/>
        </w:numPr>
        <w:spacing w:before="160" w:after="120" w:line="390" w:lineRule="exact"/>
        <w:ind w:firstLine="0"/>
      </w:pPr>
      <w:bookmarkStart w:id="152" w:name="参考工程及单位造价"/>
      <w:r>
        <w:rPr>
          <w:rFonts w:ascii="Times New Roman" w:hAnsi="Times New Roman" w:eastAsia="方正仿宋_GBK"/>
          <w:b/>
          <w:sz w:val="26"/>
        </w:rPr>
        <w:t>4.3.1 参考工程及单位造价</w:t>
      </w:r>
      <w:bookmarkEnd w:id="152"/>
    </w:p>
    <w:p w14:paraId="4FB48829">
      <w:pPr>
        <w:pStyle w:val="115"/>
        <w:widowControl/>
        <w:spacing w:before="0" w:after="0" w:line="348" w:lineRule="exact"/>
        <w:ind w:firstLine="480"/>
        <w:jc w:val="both"/>
      </w:pPr>
      <w:r>
        <w:rPr>
          <w:rFonts w:ascii="Times New Roman" w:hAnsi="Times New Roman" w:eastAsia="方正仿宋_GBK"/>
          <w:b w:val="0"/>
          <w:sz w:val="24"/>
        </w:rPr>
        <w:t>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14:paraId="2AD30E8A">
      <w:pPr>
        <w:pStyle w:val="5"/>
        <w:keepNext/>
        <w:numPr>
          <w:ilvl w:val="0"/>
          <w:numId w:val="0"/>
        </w:numPr>
        <w:spacing w:before="160" w:after="120" w:line="390" w:lineRule="exact"/>
        <w:ind w:firstLine="0"/>
      </w:pPr>
      <w:bookmarkStart w:id="153" w:name="电缆长度占比与综合造价"/>
      <w:r>
        <w:rPr>
          <w:rFonts w:ascii="Times New Roman" w:hAnsi="Times New Roman" w:eastAsia="方正仿宋_GBK"/>
          <w:b/>
          <w:sz w:val="26"/>
        </w:rPr>
        <w:t>4.3.2 电缆长度占比与综合造价</w:t>
      </w:r>
      <w:bookmarkEnd w:id="153"/>
    </w:p>
    <w:p w14:paraId="69BE85C8">
      <w:pPr>
        <w:pStyle w:val="115"/>
        <w:widowControl/>
        <w:spacing w:before="0" w:after="0" w:line="348" w:lineRule="exact"/>
        <w:ind w:firstLine="480"/>
        <w:jc w:val="both"/>
      </w:pPr>
      <w:r>
        <w:rPr>
          <w:rFonts w:ascii="Times New Roman" w:hAnsi="Times New Roman" w:eastAsia="方正仿宋_GBK"/>
          <w:b w:val="0"/>
          <w:sz w:val="24"/>
        </w:rPr>
        <w:t>线路造价以架空参考基价24万元/km为基准，定义线路成本系数</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。若电缆长度占比为</w:t>
      </w:r>
      <m:oMath>
        <m:r>
          <m:rPr>
            <m:nor/>
          </m:rPr>
          <w:rPr>
            <w:rFonts w:ascii="Times New Roman" w:hAnsi="Times New Roman" w:eastAsia="方正仿宋_GBK" w:cs="Times New Roman"/>
            <w:i/>
            <w:iCs/>
          </w:rPr>
          <m:t>α</m:t>
        </m:r>
      </m:oMath>
      <w:r>
        <w:rPr>
          <w:rFonts w:ascii="Times New Roman" w:hAnsi="Times New Roman" w:eastAsia="方正仿宋_GBK"/>
          <w:b w:val="0"/>
          <w:sz w:val="24"/>
        </w:rPr>
        <w:t>，电缆综合参考价为180万元/km，则单位长度综合费用为</w:t>
      </w:r>
      <m:oMath>
        <m:r>
          <m:rPr>
            <m:nor/>
            <m:sty m:val="p"/>
          </m:rPr>
          <w:rPr>
            <w:rFonts w:ascii="Times New Roman" w:hAnsi="Times New Roman" w:eastAsia="方正仿宋_GBK" w:cs="Times New Roman"/>
            <w:b w:val="0"/>
            <w:i w:val="0"/>
            <w:iCs w:val="0"/>
          </w:rPr>
          <m:t>24(1−</m:t>
        </m:r>
        <m:r>
          <m:rPr>
            <m:nor/>
          </m:rPr>
          <w:rPr>
            <w:rFonts w:ascii="Times New Roman" w:hAnsi="Times New Roman" w:eastAsia="方正仿宋_GBK" w:cs="Times New Roman"/>
            <w:i/>
            <w:iCs/>
          </w:rPr>
          <m:t>α</m:t>
        </m:r>
        <m:r>
          <m:rPr>
            <m:nor/>
            <m:sty m:val="p"/>
          </m:rPr>
          <w:rPr>
            <w:rFonts w:ascii="Times New Roman" w:hAnsi="Times New Roman" w:eastAsia="方正仿宋_GBK" w:cs="Times New Roman"/>
            <w:b w:val="0"/>
            <w:i w:val="0"/>
            <w:iCs w:val="0"/>
          </w:rPr>
          <m:t>)+180</m:t>
        </m:r>
        <m:r>
          <m:rPr>
            <m:nor/>
          </m:rPr>
          <w:rPr>
            <w:rFonts w:ascii="Times New Roman" w:hAnsi="Times New Roman" w:eastAsia="方正仿宋_GBK" w:cs="Times New Roman"/>
            <w:i/>
            <w:iCs/>
          </w:rPr>
          <m:t>α</m:t>
        </m:r>
      </m:oMath>
      <w:r>
        <w:rPr>
          <w:rFonts w:ascii="Times New Roman" w:hAnsi="Times New Roman" w:eastAsia="方正仿宋_GBK"/>
          <w:b w:val="0"/>
          <w:sz w:val="24"/>
        </w:rPr>
        <w:t>，对应</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=1+6.5</m:t>
        </m:r>
        <m:r>
          <m:rPr>
            <m:nor/>
          </m:rPr>
          <w:rPr>
            <w:rFonts w:ascii="Times New Roman" w:hAnsi="Times New Roman" w:eastAsia="方正仿宋_GBK" w:cs="Times New Roman"/>
            <w:i/>
            <w:iCs/>
          </w:rPr>
          <m:t>α</m:t>
        </m:r>
      </m:oMath>
      <w:r>
        <w:rPr>
          <w:rFonts w:ascii="Times New Roman" w:hAnsi="Times New Roman" w:eastAsia="方正仿宋_GBK"/>
          <w:b w:val="0"/>
          <w:sz w:val="24"/>
        </w:rPr>
        <w:t>。系数也可按实际工程单位长度造价与基价之比确定。</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4254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C064E11">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C2B44DA">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=24</m:t>
                </m:r>
                <m:r>
                  <m:rPr>
                    <m:nor/>
                  </m:rPr>
                  <w:rPr>
                    <w:rFonts w:ascii="Times New Roman" w:hAnsi="Times New Roman" w:eastAsia="方正仿宋_GBK" w:cs="Times New Roman"/>
                    <w:i/>
                    <w:iCs/>
                  </w:rPr>
                  <m:t>L</m:t>
                </m:r>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+6.</m:t>
                </m:r>
              </m:oMath>
            </m:oMathPara>
          </w:p>
        </w:tc>
        <w:tc>
          <w:tcPr>
            <w:tcW w:w="737" w:type="dxa"/>
            <w:tcMar>
              <w:top w:w="0" w:type="dxa"/>
              <w:left w:w="0" w:type="dxa"/>
              <w:bottom w:w="0" w:type="dxa"/>
              <w:right w:w="0" w:type="dxa"/>
            </w:tcMar>
            <w:vAlign w:val="center"/>
          </w:tcPr>
          <w:p w14:paraId="3BDEAB43">
            <w:pPr>
              <w:keepNext/>
              <w:spacing w:before="0" w:after="0"/>
              <w:ind w:left="0" w:leftChars="0" w:right="0" w:rightChars="0" w:firstLine="0" w:firstLineChars="0"/>
              <w:jc w:val="right"/>
            </w:pPr>
            <w:r>
              <w:rPr>
                <w:rFonts w:ascii="Times New Roman" w:hAnsi="Times New Roman" w:eastAsia="方正仿宋_GBK"/>
                <w:b w:val="0"/>
                <w:sz w:val="18"/>
              </w:rPr>
              <w:t>（4-4）</w:t>
            </w:r>
          </w:p>
        </w:tc>
      </w:tr>
    </w:tbl>
    <w:p w14:paraId="3BF53F1B">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为单项目建设投资，单位万元；</w:t>
      </w:r>
      <m:oMath>
        <m:r>
          <m:rPr>
            <m:nor/>
          </m:rPr>
          <w:rPr>
            <w:rFonts w:ascii="Times New Roman" w:hAnsi="Times New Roman" w:eastAsia="方正仿宋_GBK" w:cs="Times New Roman"/>
            <w:i/>
            <w:iCs/>
          </w:rPr>
          <m:t>L</m:t>
        </m:r>
      </m:oMath>
      <w:r>
        <w:rPr>
          <w:rFonts w:ascii="Times New Roman" w:hAnsi="Times New Roman" w:eastAsia="方正仿宋_GBK"/>
          <w:b w:val="0"/>
          <w:sz w:val="24"/>
        </w:rPr>
        <w:t>为线路长度，基准取3 km；</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为无量纲线路成本系数；6万元为两台等效开关的固定接入费用。固定费用不随</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同比缩放。</w:t>
      </w:r>
    </w:p>
    <w:p w14:paraId="7E8CEADE">
      <w:pPr>
        <w:pStyle w:val="2"/>
        <w:widowControl/>
        <w:spacing w:before="0" w:after="0" w:line="348" w:lineRule="exact"/>
        <w:ind w:firstLine="480"/>
        <w:jc w:val="both"/>
      </w:pPr>
      <w:r>
        <w:rPr>
          <w:rFonts w:ascii="Times New Roman" w:hAnsi="Times New Roman" w:eastAsia="方正仿宋_GBK"/>
          <w:b w:val="0"/>
          <w:sz w:val="24"/>
        </w:rPr>
        <w:t>邳州线路资料计算的电缆长度占比约11%，市区补充资料约80%。以3 km和6万元固定接入费计算，单项新增联络投资分别为128.38万元、452.40万元。推广时采用电缆长度占比作为输入参数，</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=1+6.5</m:t>
        </m:r>
        <m:r>
          <m:rPr>
            <m:nor/>
          </m:rPr>
          <w:rPr>
            <w:rFonts w:ascii="Times New Roman" w:hAnsi="Times New Roman" w:eastAsia="方正仿宋_GBK" w:cs="Times New Roman"/>
            <w:i/>
            <w:iCs/>
          </w:rPr>
          <m:t>α</m:t>
        </m:r>
      </m:oMath>
      <w:r>
        <w:rPr>
          <w:rFonts w:ascii="Times New Roman" w:hAnsi="Times New Roman" w:eastAsia="方正仿宋_GBK"/>
          <w:b w:val="0"/>
          <w:sz w:val="24"/>
        </w:rPr>
        <w:t>用于内部计价。</w:t>
      </w:r>
    </w:p>
    <w:p w14:paraId="448A05DF">
      <w:pPr>
        <w:pStyle w:val="2"/>
        <w:keepNext/>
        <w:spacing w:before="120" w:after="80" w:line="280" w:lineRule="exact"/>
        <w:ind w:firstLine="0"/>
        <w:jc w:val="center"/>
      </w:pPr>
      <w:r>
        <w:rPr>
          <w:rFonts w:ascii="Times New Roman" w:hAnsi="Times New Roman" w:eastAsia="宋体"/>
          <w:b w:val="0"/>
          <w:sz w:val="21"/>
        </w:rPr>
        <w:t>表4-3 电缆长度占比与项目费用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409A8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A3CA841">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662" w:type="dxa"/>
            <w:tcMar>
              <w:left w:w="70" w:type="dxa"/>
              <w:right w:w="70" w:type="dxa"/>
            </w:tcMar>
            <w:vAlign w:val="center"/>
          </w:tcPr>
          <w:p w14:paraId="0E4CEE03">
            <w:pPr>
              <w:keepNext/>
              <w:spacing w:before="20" w:after="20" w:line="260" w:lineRule="exact"/>
              <w:ind w:left="0" w:leftChars="0" w:right="0" w:rightChars="0" w:firstLine="0" w:firstLineChars="0"/>
              <w:jc w:val="center"/>
            </w:pPr>
            <w:r>
              <w:rPr>
                <w:rFonts w:ascii="Times New Roman" w:hAnsi="Times New Roman" w:eastAsia="宋体"/>
                <w:b/>
                <w:sz w:val="18"/>
              </w:rPr>
              <w:t>长度/km</w:t>
            </w:r>
          </w:p>
        </w:tc>
        <w:tc>
          <w:tcPr>
            <w:tcW w:w="1662" w:type="dxa"/>
            <w:tcMar>
              <w:left w:w="70" w:type="dxa"/>
              <w:right w:w="70" w:type="dxa"/>
            </w:tcMar>
            <w:vAlign w:val="center"/>
          </w:tcPr>
          <w:p w14:paraId="7EC4FE28">
            <w:pPr>
              <w:keepNext/>
              <w:spacing w:before="20" w:after="20" w:line="260" w:lineRule="exact"/>
              <w:ind w:left="0" w:leftChars="0" w:right="0" w:rightChars="0" w:firstLine="0" w:firstLineChars="0"/>
              <w:jc w:val="center"/>
            </w:pPr>
            <w:r>
              <w:rPr>
                <w:rFonts w:ascii="Times New Roman" w:hAnsi="Times New Roman" w:eastAsia="宋体"/>
                <w:b/>
                <w:sz w:val="18"/>
              </w:rPr>
              <w:t>单位长度费用/万元·km⁻¹</w:t>
            </w:r>
          </w:p>
        </w:tc>
        <w:tc>
          <w:tcPr>
            <w:tcW w:w="1662" w:type="dxa"/>
            <w:tcMar>
              <w:left w:w="70" w:type="dxa"/>
              <w:right w:w="70" w:type="dxa"/>
            </w:tcMar>
            <w:vAlign w:val="center"/>
          </w:tcPr>
          <w:p w14:paraId="5BEFDA20">
            <w:pPr>
              <w:keepNext/>
              <w:spacing w:before="20" w:after="20" w:line="260" w:lineRule="exact"/>
              <w:ind w:left="0" w:leftChars="0" w:right="0" w:rightChars="0" w:firstLine="0" w:firstLineChars="0"/>
              <w:jc w:val="center"/>
            </w:pPr>
            <w:r>
              <w:rPr>
                <w:rFonts w:ascii="Times New Roman" w:hAnsi="Times New Roman" w:eastAsia="宋体"/>
                <w:b/>
                <w:sz w:val="18"/>
              </w:rPr>
              <w:t>固定接入费/万元</w:t>
            </w:r>
          </w:p>
        </w:tc>
        <w:tc>
          <w:tcPr>
            <w:tcW w:w="1662" w:type="dxa"/>
            <w:tcMar>
              <w:left w:w="70" w:type="dxa"/>
              <w:right w:w="70" w:type="dxa"/>
            </w:tcMar>
            <w:vAlign w:val="center"/>
          </w:tcPr>
          <w:p w14:paraId="758D7509">
            <w:pPr>
              <w:keepNext/>
              <w:spacing w:before="20" w:after="20" w:line="260" w:lineRule="exact"/>
              <w:ind w:left="0" w:leftChars="0" w:right="0" w:rightChars="0" w:firstLine="0" w:firstLineChars="0"/>
              <w:jc w:val="center"/>
            </w:pPr>
            <w:r>
              <w:rPr>
                <w:rFonts w:ascii="Times New Roman" w:hAnsi="Times New Roman" w:eastAsia="宋体"/>
                <w:b/>
                <w:sz w:val="18"/>
              </w:rPr>
              <w:t>项目投资/万元</w:t>
            </w:r>
          </w:p>
        </w:tc>
      </w:tr>
      <w:tr w14:paraId="770A12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E89BE40">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662" w:type="dxa"/>
            <w:tcMar>
              <w:left w:w="70" w:type="dxa"/>
              <w:right w:w="70" w:type="dxa"/>
            </w:tcMar>
            <w:vAlign w:val="center"/>
          </w:tcPr>
          <w:p w14:paraId="3FF292C1">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1F11715C">
            <w:pPr>
              <w:keepNext/>
              <w:spacing w:before="20" w:after="20" w:line="260" w:lineRule="exact"/>
              <w:ind w:left="0" w:leftChars="0" w:right="0" w:rightChars="0" w:firstLine="0" w:firstLineChars="0"/>
              <w:jc w:val="center"/>
            </w:pPr>
            <w:r>
              <w:rPr>
                <w:rFonts w:ascii="Times New Roman" w:hAnsi="Times New Roman" w:eastAsia="宋体"/>
                <w:b w:val="0"/>
                <w:sz w:val="18"/>
              </w:rPr>
              <w:t>39.60</w:t>
            </w:r>
          </w:p>
        </w:tc>
        <w:tc>
          <w:tcPr>
            <w:tcW w:w="1662" w:type="dxa"/>
            <w:tcMar>
              <w:left w:w="70" w:type="dxa"/>
              <w:right w:w="70" w:type="dxa"/>
            </w:tcMar>
            <w:vAlign w:val="center"/>
          </w:tcPr>
          <w:p w14:paraId="63503271">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6C138477">
            <w:pPr>
              <w:keepNext/>
              <w:spacing w:before="20" w:after="20" w:line="260" w:lineRule="exact"/>
              <w:ind w:left="0" w:leftChars="0" w:right="0" w:rightChars="0" w:firstLine="0" w:firstLineChars="0"/>
              <w:jc w:val="center"/>
            </w:pPr>
            <w:r>
              <w:rPr>
                <w:rFonts w:ascii="Times New Roman" w:hAnsi="Times New Roman" w:eastAsia="宋体"/>
                <w:b w:val="0"/>
                <w:sz w:val="18"/>
              </w:rPr>
              <w:t>124.80</w:t>
            </w:r>
          </w:p>
        </w:tc>
      </w:tr>
      <w:tr w14:paraId="106B7A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9340620">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2E86B8FA">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0609E34A">
            <w:pPr>
              <w:keepNext/>
              <w:spacing w:before="20" w:after="20" w:line="260" w:lineRule="exact"/>
              <w:ind w:left="0" w:leftChars="0" w:right="0" w:rightChars="0" w:firstLine="0" w:firstLineChars="0"/>
              <w:jc w:val="center"/>
            </w:pPr>
            <w:r>
              <w:rPr>
                <w:rFonts w:ascii="Times New Roman" w:hAnsi="Times New Roman" w:eastAsia="宋体"/>
                <w:b w:val="0"/>
                <w:sz w:val="18"/>
              </w:rPr>
              <w:t>70.80</w:t>
            </w:r>
          </w:p>
        </w:tc>
        <w:tc>
          <w:tcPr>
            <w:tcW w:w="1662" w:type="dxa"/>
            <w:tcMar>
              <w:left w:w="70" w:type="dxa"/>
              <w:right w:w="70" w:type="dxa"/>
            </w:tcMar>
            <w:vAlign w:val="center"/>
          </w:tcPr>
          <w:p w14:paraId="42601A54">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40E027E1">
            <w:pPr>
              <w:keepNext/>
              <w:spacing w:before="20" w:after="20" w:line="260" w:lineRule="exact"/>
              <w:ind w:left="0" w:leftChars="0" w:right="0" w:rightChars="0" w:firstLine="0" w:firstLineChars="0"/>
              <w:jc w:val="center"/>
            </w:pPr>
            <w:r>
              <w:rPr>
                <w:rFonts w:ascii="Times New Roman" w:hAnsi="Times New Roman" w:eastAsia="宋体"/>
                <w:b w:val="0"/>
                <w:sz w:val="18"/>
              </w:rPr>
              <w:t>218.40</w:t>
            </w:r>
          </w:p>
        </w:tc>
      </w:tr>
      <w:tr w14:paraId="42850F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D395DB1">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652A6BBF">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31E15E3C">
            <w:pPr>
              <w:keepNext/>
              <w:spacing w:before="20" w:after="20" w:line="260" w:lineRule="exact"/>
              <w:ind w:left="0" w:leftChars="0" w:right="0" w:rightChars="0" w:firstLine="0" w:firstLineChars="0"/>
              <w:jc w:val="center"/>
            </w:pPr>
            <w:r>
              <w:rPr>
                <w:rFonts w:ascii="Times New Roman" w:hAnsi="Times New Roman" w:eastAsia="宋体"/>
                <w:b w:val="0"/>
                <w:sz w:val="18"/>
              </w:rPr>
              <w:t>102.00</w:t>
            </w:r>
          </w:p>
        </w:tc>
        <w:tc>
          <w:tcPr>
            <w:tcW w:w="1662" w:type="dxa"/>
            <w:tcMar>
              <w:left w:w="70" w:type="dxa"/>
              <w:right w:w="70" w:type="dxa"/>
            </w:tcMar>
            <w:vAlign w:val="center"/>
          </w:tcPr>
          <w:p w14:paraId="05F55625">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23E10349">
            <w:pPr>
              <w:keepNext/>
              <w:spacing w:before="20" w:after="20" w:line="260" w:lineRule="exact"/>
              <w:ind w:left="0" w:leftChars="0" w:right="0" w:rightChars="0" w:firstLine="0" w:firstLineChars="0"/>
              <w:jc w:val="center"/>
            </w:pPr>
            <w:r>
              <w:rPr>
                <w:rFonts w:ascii="Times New Roman" w:hAnsi="Times New Roman" w:eastAsia="宋体"/>
                <w:b w:val="0"/>
                <w:sz w:val="18"/>
              </w:rPr>
              <w:t>312.00</w:t>
            </w:r>
          </w:p>
        </w:tc>
      </w:tr>
      <w:tr w14:paraId="7FED75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05B9C01">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662" w:type="dxa"/>
            <w:tcMar>
              <w:left w:w="70" w:type="dxa"/>
              <w:right w:w="70" w:type="dxa"/>
            </w:tcMar>
            <w:vAlign w:val="center"/>
          </w:tcPr>
          <w:p w14:paraId="78A84E73">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02EF9ED9">
            <w:pPr>
              <w:keepNext/>
              <w:spacing w:before="20" w:after="20" w:line="260" w:lineRule="exact"/>
              <w:ind w:left="0" w:leftChars="0" w:right="0" w:rightChars="0" w:firstLine="0" w:firstLineChars="0"/>
              <w:jc w:val="center"/>
            </w:pPr>
            <w:r>
              <w:rPr>
                <w:rFonts w:ascii="Times New Roman" w:hAnsi="Times New Roman" w:eastAsia="宋体"/>
                <w:b w:val="0"/>
                <w:sz w:val="18"/>
              </w:rPr>
              <w:t>148.80</w:t>
            </w:r>
          </w:p>
        </w:tc>
        <w:tc>
          <w:tcPr>
            <w:tcW w:w="1662" w:type="dxa"/>
            <w:tcMar>
              <w:left w:w="70" w:type="dxa"/>
              <w:right w:w="70" w:type="dxa"/>
            </w:tcMar>
            <w:vAlign w:val="center"/>
          </w:tcPr>
          <w:p w14:paraId="5D18B66E">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43DED065">
            <w:pPr>
              <w:keepNext/>
              <w:spacing w:before="20" w:after="20" w:line="260" w:lineRule="exact"/>
              <w:ind w:left="0" w:leftChars="0" w:right="0" w:rightChars="0" w:firstLine="0" w:firstLineChars="0"/>
              <w:jc w:val="center"/>
            </w:pPr>
            <w:r>
              <w:rPr>
                <w:rFonts w:ascii="Times New Roman" w:hAnsi="Times New Roman" w:eastAsia="宋体"/>
                <w:b w:val="0"/>
                <w:sz w:val="18"/>
              </w:rPr>
              <w:t>452.40</w:t>
            </w:r>
          </w:p>
        </w:tc>
      </w:tr>
      <w:tr w14:paraId="106657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7DA8550">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662" w:type="dxa"/>
            <w:tcMar>
              <w:left w:w="70" w:type="dxa"/>
              <w:right w:w="70" w:type="dxa"/>
            </w:tcMar>
            <w:vAlign w:val="center"/>
          </w:tcPr>
          <w:p w14:paraId="6851EAA2">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5BCF0CFC">
            <w:pPr>
              <w:keepNext w:val="0"/>
              <w:spacing w:before="20" w:after="20" w:line="260" w:lineRule="exact"/>
              <w:ind w:left="0" w:leftChars="0" w:right="0" w:rightChars="0" w:firstLine="0" w:firstLineChars="0"/>
              <w:jc w:val="center"/>
            </w:pPr>
            <w:r>
              <w:rPr>
                <w:rFonts w:ascii="Times New Roman" w:hAnsi="Times New Roman" w:eastAsia="宋体"/>
                <w:b w:val="0"/>
                <w:sz w:val="18"/>
              </w:rPr>
              <w:t>164.40</w:t>
            </w:r>
          </w:p>
        </w:tc>
        <w:tc>
          <w:tcPr>
            <w:tcW w:w="1662" w:type="dxa"/>
            <w:tcMar>
              <w:left w:w="70" w:type="dxa"/>
              <w:right w:w="70" w:type="dxa"/>
            </w:tcMar>
            <w:vAlign w:val="center"/>
          </w:tcPr>
          <w:p w14:paraId="1CEE2CE9">
            <w:pPr>
              <w:keepNext w:val="0"/>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756D14BA">
            <w:pPr>
              <w:keepNext w:val="0"/>
              <w:spacing w:before="20" w:after="20" w:line="260" w:lineRule="exact"/>
              <w:ind w:left="0" w:leftChars="0" w:right="0" w:rightChars="0" w:firstLine="0" w:firstLineChars="0"/>
              <w:jc w:val="center"/>
            </w:pPr>
            <w:r>
              <w:rPr>
                <w:rFonts w:ascii="Times New Roman" w:hAnsi="Times New Roman" w:eastAsia="宋体"/>
                <w:b w:val="0"/>
                <w:sz w:val="18"/>
              </w:rPr>
              <w:t>499.20</w:t>
            </w:r>
          </w:p>
        </w:tc>
      </w:tr>
    </w:tbl>
    <w:p w14:paraId="1F316E8A">
      <w:pPr>
        <w:pStyle w:val="2"/>
        <w:widowControl/>
        <w:spacing w:before="0" w:after="0" w:line="348" w:lineRule="exact"/>
        <w:ind w:firstLine="480"/>
        <w:jc w:val="both"/>
      </w:pPr>
      <w:r>
        <w:rPr>
          <w:rFonts w:ascii="Times New Roman" w:hAnsi="Times New Roman" w:eastAsia="方正仿宋_GBK"/>
          <w:b w:val="0"/>
          <w:sz w:val="24"/>
        </w:rPr>
        <w:t>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14:paraId="402C8A0C">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32"/>
                    <a:stretch>
                      <a:fillRect/>
                    </a:stretch>
                  </pic:blipFill>
                  <pic:spPr>
                    <a:xfrm>
                      <a:off x="0" y="0"/>
                      <a:ext cx="5120640" cy="3614569"/>
                    </a:xfrm>
                    <a:prstGeom prst="rect">
                      <a:avLst/>
                    </a:prstGeom>
                    <a:noFill/>
                    <a:ln w="9525">
                      <a:noFill/>
                    </a:ln>
                  </pic:spPr>
                </pic:pic>
              </a:graphicData>
            </a:graphic>
          </wp:inline>
        </w:drawing>
      </w:r>
    </w:p>
    <w:p w14:paraId="4FAA3F0F">
      <w:pPr>
        <w:pStyle w:val="2"/>
        <w:spacing w:before="60" w:after="120" w:line="280" w:lineRule="exact"/>
        <w:ind w:left="0" w:leftChars="0" w:right="0" w:rightChars="0" w:firstLine="0" w:firstLineChars="0"/>
        <w:jc w:val="center"/>
      </w:pPr>
      <w:r>
        <w:rPr>
          <w:rFonts w:ascii="Times New Roman" w:hAnsi="Times New Roman" w:eastAsia="宋体"/>
          <w:b w:val="0"/>
          <w:sz w:val="21"/>
        </w:rPr>
        <w:t>图4-3 不同电缆长度占比下联络项目的投资构成</w:t>
      </w:r>
    </w:p>
    <w:p w14:paraId="382210FA">
      <w:pPr>
        <w:pStyle w:val="5"/>
        <w:keepNext/>
        <w:numPr>
          <w:ilvl w:val="0"/>
          <w:numId w:val="0"/>
        </w:numPr>
        <w:spacing w:before="160" w:after="120" w:line="390" w:lineRule="exact"/>
        <w:ind w:firstLine="0"/>
      </w:pPr>
      <w:bookmarkStart w:id="154" w:name="联络能力与工程计费"/>
      <w:r>
        <w:rPr>
          <w:rFonts w:ascii="Times New Roman" w:hAnsi="Times New Roman" w:eastAsia="方正仿宋_GBK"/>
          <w:b/>
          <w:sz w:val="26"/>
        </w:rPr>
        <w:t>4.3.3 联络能力与工程计费</w:t>
      </w:r>
      <w:bookmarkEnd w:id="154"/>
    </w:p>
    <w:p w14:paraId="4664118C">
      <w:pPr>
        <w:pStyle w:val="115"/>
        <w:widowControl/>
        <w:spacing w:before="0" w:after="0" w:line="348" w:lineRule="exact"/>
        <w:ind w:firstLine="480"/>
        <w:jc w:val="both"/>
      </w:pPr>
      <w:r>
        <w:rPr>
          <w:rFonts w:ascii="Times New Roman" w:hAnsi="Times New Roman" w:eastAsia="方正仿宋_GBK"/>
          <w:b w:val="0"/>
          <w:sz w:val="24"/>
        </w:rPr>
        <w:t>新增候选线的区段</w:t>
      </w:r>
      <w:commentRangeStart w:id="6"/>
      <w:r>
        <w:rPr>
          <w:rFonts w:ascii="Times New Roman" w:hAnsi="Times New Roman" w:eastAsia="方正仿宋_GBK"/>
          <w:b w:val="0"/>
          <w:sz w:val="24"/>
        </w:rPr>
        <w:t>负荷参考值为7.49 MW</w:t>
      </w:r>
      <w:commentRangeEnd w:id="6"/>
      <w:r>
        <w:rPr>
          <w:woUserID w:val="2"/>
        </w:rPr>
        <w:commentReference w:id="6"/>
      </w:r>
      <w:r>
        <w:rPr>
          <w:rFonts w:ascii="Times New Roman" w:hAnsi="Times New Roman" w:eastAsia="方正仿宋_GBK"/>
          <w:b w:val="0"/>
          <w:sz w:val="24"/>
        </w:rPr>
        <w:t>，低于按允许电流折算的有功容量9.05 MW。模型按具体送受端馈线建立候选边，既有边不重复计原建设费，新增边按投运年计项目费用。线路价格改变时，候选路径、区段负荷及热限保持不变，用于识别经济参数的影响。</w:t>
      </w:r>
    </w:p>
    <w:p w14:paraId="420D7D1C">
      <w:pPr>
        <w:pStyle w:val="2"/>
        <w:widowControl/>
        <w:spacing w:before="0" w:after="0" w:line="348" w:lineRule="exact"/>
        <w:ind w:firstLine="480"/>
        <w:jc w:val="both"/>
      </w:pPr>
      <w:r>
        <w:rPr>
          <w:rFonts w:ascii="Times New Roman" w:hAnsi="Times New Roman" w:eastAsia="方正仿宋_GBK"/>
          <w:b w:val="0"/>
          <w:sz w:val="24"/>
        </w:rPr>
        <w:t>同一馈线连接多条候选联络时，共用其源端可转负荷和接收余量，转供功率同时受接收主变容量限制。</w:t>
      </w:r>
    </w:p>
    <w:p w14:paraId="548B9385">
      <w:pPr>
        <w:pStyle w:val="4"/>
        <w:keepNext/>
        <w:numPr>
          <w:ilvl w:val="0"/>
          <w:numId w:val="0"/>
        </w:numPr>
        <w:spacing w:before="160" w:after="120" w:line="480" w:lineRule="exact"/>
        <w:ind w:firstLine="0"/>
      </w:pPr>
      <w:bookmarkStart w:id="155" w:name="h543"/>
      <w:bookmarkStart w:id="156" w:name="储能投资模型"/>
      <w:r>
        <w:rPr>
          <w:rFonts w:ascii="Times New Roman" w:hAnsi="Times New Roman" w:eastAsia="方正仿宋_GBK"/>
          <w:b/>
          <w:sz w:val="32"/>
        </w:rPr>
        <w:t>4.4 储能投资模型</w:t>
      </w:r>
      <w:bookmarkEnd w:id="155"/>
      <w:bookmarkEnd w:id="156"/>
    </w:p>
    <w:p w14:paraId="67D5C50B">
      <w:pPr>
        <w:pStyle w:val="5"/>
        <w:keepNext/>
        <w:numPr>
          <w:ilvl w:val="0"/>
          <w:numId w:val="0"/>
        </w:numPr>
        <w:spacing w:before="160" w:after="120" w:line="390" w:lineRule="exact"/>
        <w:ind w:firstLine="0"/>
      </w:pPr>
      <w:bookmarkStart w:id="157" w:name="储能规格与采购价格依据"/>
      <w:r>
        <w:rPr>
          <w:rFonts w:ascii="Times New Roman" w:hAnsi="Times New Roman" w:eastAsia="方正仿宋_GBK"/>
          <w:b/>
          <w:sz w:val="26"/>
        </w:rPr>
        <w:t>4.4.1 储能规格与采购价格依据</w:t>
      </w:r>
      <w:bookmarkEnd w:id="157"/>
    </w:p>
    <w:p w14:paraId="511D4CC9">
      <w:pPr>
        <w:pStyle w:val="115"/>
        <w:widowControl/>
        <w:spacing w:before="0" w:after="0" w:line="348" w:lineRule="exact"/>
        <w:ind w:firstLine="480"/>
        <w:jc w:val="both"/>
      </w:pPr>
      <w:r>
        <w:rPr>
          <w:rFonts w:ascii="Times New Roman" w:hAnsi="Times New Roman" w:eastAsia="方正仿宋_GBK"/>
          <w:b w:val="0"/>
          <w:sz w:val="24"/>
        </w:rPr>
        <w:t>储能设备采用100 kW/215 kWh柜规格。苏州采购公告的储能柜子项最高限价为27.20万元，作为单柜价格参考[89]。模型投资采用浏阳用户侧储能项目的成套中标价210.46万元，保证交付规模为1 MW/2.15 MWh，折合10柜[87]。</w:t>
      </w:r>
    </w:p>
    <w:p w14:paraId="16C0EFB4">
      <w:pPr>
        <w:pStyle w:val="2"/>
        <w:widowControl/>
        <w:spacing w:before="0" w:after="0" w:line="348" w:lineRule="exact"/>
        <w:ind w:firstLine="480"/>
        <w:jc w:val="both"/>
      </w:pPr>
      <w:r>
        <w:rPr>
          <w:rFonts w:ascii="Times New Roman" w:hAnsi="Times New Roman" w:eastAsia="方正仿宋_GBK"/>
          <w:b w:val="0"/>
          <w:sz w:val="24"/>
        </w:rPr>
        <w:t>按保证交付规模形成单位价格，单柜参考投资为21.05万元。后续配置按整数柜计取功率、能量和投资。</w:t>
      </w:r>
    </w:p>
    <w:p w14:paraId="234E7533">
      <w:pPr>
        <w:pStyle w:val="2"/>
        <w:keepNext/>
        <w:spacing w:before="120" w:after="80" w:line="280" w:lineRule="exact"/>
        <w:ind w:firstLine="0"/>
        <w:jc w:val="center"/>
      </w:pPr>
      <w:r>
        <w:rPr>
          <w:rFonts w:ascii="Times New Roman" w:hAnsi="Times New Roman" w:eastAsia="宋体"/>
          <w:b w:val="0"/>
          <w:sz w:val="21"/>
        </w:rPr>
        <w:t>表4-4 储能采购价格依据[87,89]</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8E287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7447704">
            <w:pPr>
              <w:keepNext/>
              <w:spacing w:before="20" w:after="20" w:line="260" w:lineRule="exact"/>
              <w:ind w:left="0" w:leftChars="0" w:right="0" w:rightChars="0" w:firstLine="0" w:firstLineChars="0"/>
              <w:jc w:val="center"/>
            </w:pPr>
            <w:r>
              <w:rPr>
                <w:rFonts w:ascii="Times New Roman" w:hAnsi="Times New Roman" w:eastAsia="宋体"/>
                <w:b/>
                <w:sz w:val="18"/>
              </w:rPr>
              <w:t>案例</w:t>
            </w:r>
          </w:p>
        </w:tc>
        <w:tc>
          <w:tcPr>
            <w:tcW w:w="1662" w:type="dxa"/>
            <w:tcMar>
              <w:left w:w="70" w:type="dxa"/>
              <w:right w:w="70" w:type="dxa"/>
            </w:tcMar>
            <w:vAlign w:val="center"/>
          </w:tcPr>
          <w:p w14:paraId="4F245590">
            <w:pPr>
              <w:keepNext/>
              <w:spacing w:before="20" w:after="20" w:line="260" w:lineRule="exact"/>
              <w:ind w:left="0" w:leftChars="0" w:right="0" w:rightChars="0" w:firstLine="0" w:firstLineChars="0"/>
              <w:jc w:val="center"/>
            </w:pPr>
            <w:r>
              <w:rPr>
                <w:rFonts w:ascii="Times New Roman" w:hAnsi="Times New Roman" w:eastAsia="宋体"/>
                <w:b/>
                <w:sz w:val="18"/>
              </w:rPr>
              <w:t>公告规模</w:t>
            </w:r>
          </w:p>
        </w:tc>
        <w:tc>
          <w:tcPr>
            <w:tcW w:w="1662" w:type="dxa"/>
            <w:tcMar>
              <w:left w:w="70" w:type="dxa"/>
              <w:right w:w="70" w:type="dxa"/>
            </w:tcMar>
            <w:vAlign w:val="center"/>
          </w:tcPr>
          <w:p w14:paraId="006C704D">
            <w:pPr>
              <w:keepNext/>
              <w:spacing w:before="20" w:after="20" w:line="260" w:lineRule="exact"/>
              <w:ind w:left="0" w:leftChars="0" w:right="0" w:rightChars="0" w:firstLine="0" w:firstLineChars="0"/>
              <w:jc w:val="center"/>
            </w:pPr>
            <w:r>
              <w:rPr>
                <w:rFonts w:ascii="Times New Roman" w:hAnsi="Times New Roman" w:eastAsia="宋体"/>
                <w:b/>
                <w:sz w:val="18"/>
              </w:rPr>
              <w:t>保证规模</w:t>
            </w:r>
          </w:p>
        </w:tc>
        <w:tc>
          <w:tcPr>
            <w:tcW w:w="1662" w:type="dxa"/>
            <w:tcMar>
              <w:left w:w="70" w:type="dxa"/>
              <w:right w:w="70" w:type="dxa"/>
            </w:tcMar>
            <w:vAlign w:val="center"/>
          </w:tcPr>
          <w:p w14:paraId="664554FA">
            <w:pPr>
              <w:keepNext/>
              <w:spacing w:before="20" w:after="20" w:line="260" w:lineRule="exact"/>
              <w:ind w:left="0" w:leftChars="0" w:right="0" w:rightChars="0" w:firstLine="0" w:firstLineChars="0"/>
              <w:jc w:val="center"/>
            </w:pPr>
            <w:r>
              <w:rPr>
                <w:rFonts w:ascii="Times New Roman" w:hAnsi="Times New Roman" w:eastAsia="宋体"/>
                <w:b/>
                <w:sz w:val="18"/>
              </w:rPr>
              <w:t>价格/万元</w:t>
            </w:r>
          </w:p>
        </w:tc>
        <w:tc>
          <w:tcPr>
            <w:tcW w:w="1662" w:type="dxa"/>
            <w:tcMar>
              <w:left w:w="70" w:type="dxa"/>
              <w:right w:w="70" w:type="dxa"/>
            </w:tcMar>
            <w:vAlign w:val="center"/>
          </w:tcPr>
          <w:p w14:paraId="09D34EAF">
            <w:pPr>
              <w:keepNext/>
              <w:spacing w:before="20" w:after="20" w:line="260" w:lineRule="exact"/>
              <w:ind w:left="0" w:leftChars="0" w:right="0" w:rightChars="0" w:firstLine="0" w:firstLineChars="0"/>
              <w:jc w:val="center"/>
            </w:pPr>
            <w:r>
              <w:rPr>
                <w:rFonts w:ascii="Times New Roman" w:hAnsi="Times New Roman" w:eastAsia="宋体"/>
                <w:b/>
                <w:sz w:val="18"/>
              </w:rPr>
              <w:t>价格性质</w:t>
            </w:r>
          </w:p>
        </w:tc>
      </w:tr>
      <w:tr w14:paraId="5A9B83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096606C">
            <w:pPr>
              <w:keepNext/>
              <w:spacing w:before="20" w:after="20" w:line="260" w:lineRule="exact"/>
              <w:ind w:left="0" w:leftChars="0" w:right="0" w:rightChars="0" w:firstLine="0" w:firstLineChars="0"/>
              <w:jc w:val="center"/>
            </w:pPr>
            <w:r>
              <w:rPr>
                <w:rFonts w:ascii="Times New Roman" w:hAnsi="Times New Roman" w:eastAsia="宋体"/>
                <w:b w:val="0"/>
                <w:sz w:val="18"/>
              </w:rPr>
              <w:t>苏州</w:t>
            </w:r>
          </w:p>
        </w:tc>
        <w:tc>
          <w:tcPr>
            <w:tcW w:w="1662" w:type="dxa"/>
            <w:tcMar>
              <w:left w:w="70" w:type="dxa"/>
              <w:right w:w="70" w:type="dxa"/>
            </w:tcMar>
            <w:vAlign w:val="center"/>
          </w:tcPr>
          <w:p w14:paraId="4C59E58D">
            <w:pPr>
              <w:keepNext/>
              <w:spacing w:before="20" w:after="20" w:line="260" w:lineRule="exact"/>
              <w:ind w:left="0" w:leftChars="0" w:right="0" w:rightChars="0" w:firstLine="0" w:firstLineChars="0"/>
              <w:jc w:val="center"/>
            </w:pPr>
            <w:r>
              <w:rPr>
                <w:rFonts w:ascii="Times New Roman" w:hAnsi="Times New Roman" w:eastAsia="宋体"/>
                <w:b w:val="0"/>
                <w:sz w:val="18"/>
              </w:rPr>
              <w:t>100 kW/215 kWh</w:t>
            </w:r>
          </w:p>
        </w:tc>
        <w:tc>
          <w:tcPr>
            <w:tcW w:w="1662" w:type="dxa"/>
            <w:tcMar>
              <w:left w:w="70" w:type="dxa"/>
              <w:right w:w="70" w:type="dxa"/>
            </w:tcMar>
            <w:vAlign w:val="center"/>
          </w:tcPr>
          <w:p w14:paraId="793A0A5F">
            <w:pPr>
              <w:keepNext/>
              <w:spacing w:before="20" w:after="20" w:line="260" w:lineRule="exact"/>
              <w:ind w:left="0" w:leftChars="0" w:right="0" w:rightChars="0" w:firstLine="0" w:firstLineChars="0"/>
              <w:jc w:val="center"/>
            </w:pPr>
            <w:r>
              <w:rPr>
                <w:rFonts w:ascii="Times New Roman" w:hAnsi="Times New Roman" w:eastAsia="宋体"/>
                <w:b w:val="0"/>
                <w:sz w:val="18"/>
              </w:rPr>
              <w:t>同公告</w:t>
            </w:r>
          </w:p>
        </w:tc>
        <w:tc>
          <w:tcPr>
            <w:tcW w:w="1662" w:type="dxa"/>
            <w:tcMar>
              <w:left w:w="70" w:type="dxa"/>
              <w:right w:w="70" w:type="dxa"/>
            </w:tcMar>
            <w:vAlign w:val="center"/>
          </w:tcPr>
          <w:p w14:paraId="052DAD30">
            <w:pPr>
              <w:keepNext/>
              <w:spacing w:before="20" w:after="20" w:line="260" w:lineRule="exact"/>
              <w:ind w:left="0" w:leftChars="0" w:right="0" w:rightChars="0" w:firstLine="0" w:firstLineChars="0"/>
              <w:jc w:val="center"/>
            </w:pPr>
            <w:r>
              <w:rPr>
                <w:rFonts w:ascii="Times New Roman" w:hAnsi="Times New Roman" w:eastAsia="宋体"/>
                <w:b w:val="0"/>
                <w:sz w:val="18"/>
              </w:rPr>
              <w:t>27.20</w:t>
            </w:r>
          </w:p>
        </w:tc>
        <w:tc>
          <w:tcPr>
            <w:tcW w:w="1662" w:type="dxa"/>
            <w:tcMar>
              <w:left w:w="70" w:type="dxa"/>
              <w:right w:w="70" w:type="dxa"/>
            </w:tcMar>
            <w:vAlign w:val="center"/>
          </w:tcPr>
          <w:p w14:paraId="2E1B552F">
            <w:pPr>
              <w:keepNext/>
              <w:spacing w:before="20" w:after="20" w:line="260" w:lineRule="exact"/>
              <w:ind w:left="0" w:leftChars="0" w:right="0" w:rightChars="0" w:firstLine="0" w:firstLineChars="0"/>
              <w:jc w:val="center"/>
            </w:pPr>
            <w:r>
              <w:rPr>
                <w:rFonts w:ascii="Times New Roman" w:hAnsi="Times New Roman" w:eastAsia="宋体"/>
                <w:b w:val="0"/>
                <w:sz w:val="18"/>
              </w:rPr>
              <w:t>储能子项最高限价</w:t>
            </w:r>
          </w:p>
        </w:tc>
      </w:tr>
      <w:tr w14:paraId="1C92D9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4D833A5">
            <w:pPr>
              <w:keepNext w:val="0"/>
              <w:spacing w:before="20" w:after="20" w:line="260" w:lineRule="exact"/>
              <w:ind w:left="0" w:leftChars="0" w:right="0" w:rightChars="0" w:firstLine="0" w:firstLineChars="0"/>
              <w:jc w:val="center"/>
            </w:pPr>
            <w:r>
              <w:rPr>
                <w:rFonts w:ascii="Times New Roman" w:hAnsi="Times New Roman" w:eastAsia="宋体"/>
                <w:b w:val="0"/>
                <w:sz w:val="18"/>
              </w:rPr>
              <w:t>浏阳</w:t>
            </w:r>
          </w:p>
        </w:tc>
        <w:tc>
          <w:tcPr>
            <w:tcW w:w="1662" w:type="dxa"/>
            <w:tcMar>
              <w:left w:w="70" w:type="dxa"/>
              <w:right w:w="70" w:type="dxa"/>
            </w:tcMar>
            <w:vAlign w:val="center"/>
          </w:tcPr>
          <w:p w14:paraId="4CB67B00">
            <w:pPr>
              <w:keepNext w:val="0"/>
              <w:spacing w:before="20" w:after="20" w:line="260" w:lineRule="exact"/>
              <w:ind w:left="0" w:leftChars="0" w:right="0" w:rightChars="0" w:firstLine="0" w:firstLineChars="0"/>
              <w:jc w:val="center"/>
            </w:pPr>
            <w:r>
              <w:rPr>
                <w:rFonts w:ascii="Times New Roman" w:hAnsi="Times New Roman" w:eastAsia="宋体"/>
                <w:b w:val="0"/>
                <w:sz w:val="18"/>
              </w:rPr>
              <w:t>1 MW/2.20 MWh</w:t>
            </w:r>
          </w:p>
        </w:tc>
        <w:tc>
          <w:tcPr>
            <w:tcW w:w="1662" w:type="dxa"/>
            <w:tcMar>
              <w:left w:w="70" w:type="dxa"/>
              <w:right w:w="70" w:type="dxa"/>
            </w:tcMar>
            <w:vAlign w:val="center"/>
          </w:tcPr>
          <w:p w14:paraId="675589E7">
            <w:pPr>
              <w:keepNext w:val="0"/>
              <w:spacing w:before="20" w:after="20" w:line="260" w:lineRule="exact"/>
              <w:ind w:left="0" w:leftChars="0" w:right="0" w:rightChars="0" w:firstLine="0" w:firstLineChars="0"/>
              <w:jc w:val="center"/>
            </w:pPr>
            <w:r>
              <w:rPr>
                <w:rFonts w:ascii="Times New Roman" w:hAnsi="Times New Roman" w:eastAsia="宋体"/>
                <w:b w:val="0"/>
                <w:sz w:val="18"/>
              </w:rPr>
              <w:t>最低1 MW/2.15 MWh</w:t>
            </w:r>
          </w:p>
        </w:tc>
        <w:tc>
          <w:tcPr>
            <w:tcW w:w="1662" w:type="dxa"/>
            <w:tcMar>
              <w:left w:w="70" w:type="dxa"/>
              <w:right w:w="70" w:type="dxa"/>
            </w:tcMar>
            <w:vAlign w:val="center"/>
          </w:tcPr>
          <w:p w14:paraId="7C68B2C8">
            <w:pPr>
              <w:keepNext w:val="0"/>
              <w:spacing w:before="20" w:after="20" w:line="260" w:lineRule="exact"/>
              <w:ind w:left="0" w:leftChars="0" w:right="0" w:rightChars="0" w:firstLine="0" w:firstLineChars="0"/>
              <w:jc w:val="center"/>
            </w:pPr>
            <w:r>
              <w:rPr>
                <w:rFonts w:ascii="Times New Roman" w:hAnsi="Times New Roman" w:eastAsia="宋体"/>
                <w:b w:val="0"/>
                <w:sz w:val="18"/>
              </w:rPr>
              <w:t>210.46</w:t>
            </w:r>
          </w:p>
        </w:tc>
        <w:tc>
          <w:tcPr>
            <w:tcW w:w="1662" w:type="dxa"/>
            <w:tcMar>
              <w:left w:w="70" w:type="dxa"/>
              <w:right w:w="70" w:type="dxa"/>
            </w:tcMar>
            <w:vAlign w:val="center"/>
          </w:tcPr>
          <w:p w14:paraId="255E4D4E">
            <w:pPr>
              <w:keepNext w:val="0"/>
              <w:spacing w:before="20" w:after="20" w:line="260" w:lineRule="exact"/>
              <w:ind w:left="0" w:leftChars="0" w:right="0" w:rightChars="0" w:firstLine="0" w:firstLineChars="0"/>
              <w:jc w:val="center"/>
            </w:pPr>
            <w:r>
              <w:rPr>
                <w:rFonts w:ascii="Times New Roman" w:hAnsi="Times New Roman" w:eastAsia="宋体"/>
                <w:b w:val="0"/>
                <w:sz w:val="18"/>
              </w:rPr>
              <w:t>储能项目中标总价</w:t>
            </w:r>
          </w:p>
        </w:tc>
      </w:tr>
    </w:tbl>
    <w:p w14:paraId="23015D95">
      <w:pPr>
        <w:pStyle w:val="5"/>
        <w:keepNext/>
        <w:numPr>
          <w:ilvl w:val="0"/>
          <w:numId w:val="0"/>
        </w:numPr>
        <w:spacing w:before="160" w:after="120" w:line="390" w:lineRule="exact"/>
        <w:ind w:firstLine="0"/>
      </w:pPr>
      <w:bookmarkStart w:id="158" w:name="成套柜单位价格"/>
      <w:r>
        <w:rPr>
          <w:rFonts w:ascii="Times New Roman" w:hAnsi="Times New Roman" w:eastAsia="方正仿宋_GBK"/>
          <w:b/>
          <w:sz w:val="26"/>
        </w:rPr>
        <w:t>4.4.2 成套柜单位价格</w:t>
      </w:r>
      <w:bookmarkEnd w:id="158"/>
    </w:p>
    <w:p w14:paraId="321CE4BA">
      <w:pPr>
        <w:pStyle w:val="115"/>
        <w:widowControl/>
        <w:spacing w:before="0" w:after="0" w:line="348" w:lineRule="exact"/>
        <w:ind w:firstLine="480"/>
        <w:jc w:val="both"/>
      </w:pPr>
      <w:r>
        <w:rPr>
          <w:rFonts w:ascii="Times New Roman" w:hAnsi="Times New Roman" w:eastAsia="方正仿宋_GBK"/>
          <w:b w:val="0"/>
          <w:sz w:val="24"/>
        </w:rPr>
        <w:t>模型将10柜成套项目成交总投资线性折算为21.05万元/柜，再按相同柜型和单位价格进行规模外推，苏州单柜最高限价用于价格对照。</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42E3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3468EBA8">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98AED6E">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e>
                    <m:e>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2104562.62</m:t>
                          </m:r>
                        </m:num>
                        <m:den>
                          <m:r>
                            <m:rPr>
                              <m:nor/>
                              <m:sty m:val="p"/>
                            </m:rPr>
                            <w:rPr>
                              <w:rFonts w:ascii="Times New Roman" w:hAnsi="Times New Roman" w:eastAsia="方正仿宋_GBK" w:cs="Times New Roman"/>
                              <w:b w:val="0"/>
                              <w:i w:val="0"/>
                              <w:iCs w:val="0"/>
                            </w:rPr>
                            <m:t>10000×10</m:t>
                          </m:r>
                        </m:den>
                      </m:f>
                      <m:r>
                        <m:rPr>
                          <m:nor/>
                          <m:sty m:val="p"/>
                        </m:rPr>
                        <w:rPr>
                          <w:rFonts w:ascii="Times New Roman" w:hAnsi="Times New Roman" w:eastAsia="方正仿宋_GBK" w:cs="Times New Roman"/>
                          <w:b w:val="0"/>
                          <w:i w:val="0"/>
                          <w:iCs w:val="0"/>
                        </w:rPr>
                        <m:t>≈21.05 万元/柜</m:t>
                      </m:r>
                    </m:e>
                  </m:mr>
                  <m:mr>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iy</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b w:val="0"/>
                          <w:i w:val="0"/>
                          <w:iCs w:val="0"/>
                        </w:rPr>
                        <m:t>Δ</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iy</m:t>
                          </m:r>
                        </m:sub>
                      </m:sSub>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68859ADE">
            <w:pPr>
              <w:keepNext/>
              <w:spacing w:before="0" w:after="0"/>
              <w:ind w:left="0" w:leftChars="0" w:right="0" w:rightChars="0" w:firstLine="0" w:firstLineChars="0"/>
              <w:jc w:val="right"/>
            </w:pPr>
            <w:r>
              <w:rPr>
                <w:rFonts w:ascii="Times New Roman" w:hAnsi="Times New Roman" w:eastAsia="方正仿宋_GBK"/>
                <w:b w:val="0"/>
                <w:sz w:val="18"/>
              </w:rPr>
              <w:t>（4-5）</w:t>
            </w:r>
          </w:p>
        </w:tc>
      </w:tr>
    </w:tbl>
    <w:p w14:paraId="7C40A406">
      <w:pPr>
        <w:pStyle w:val="115"/>
        <w:widowControl/>
        <w:spacing w:before="0" w:after="0" w:line="348" w:lineRule="atLeas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为单柜参考投资，</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iy</m:t>
            </m:r>
          </m:sub>
        </m:sSub>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年新增储能投资，单位万元；新增柜数</w:t>
      </w:r>
      <m:oMath>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n</m:t>
        </m:r>
      </m:oMath>
      <w:r>
        <w:rPr>
          <w:rFonts w:ascii="Times New Roman" w:hAnsi="Times New Roman" w:eastAsia="方正仿宋_GBK"/>
          <w:b w:val="0"/>
          <w:sz w:val="24"/>
        </w:rPr>
        <w:t xml:space="preserve">为非负整数；新增功率为 </w:t>
      </w:r>
      <m:oMath>
        <m:r>
          <m:rPr>
            <m:nor/>
            <m:sty m:val="p"/>
          </m:rPr>
          <w:rPr>
            <w:rFonts w:ascii="Times New Roman" w:hAnsi="Times New Roman" w:eastAsia="方正仿宋_GBK" w:cs="Times New Roman"/>
            <w:b w:val="0"/>
            <w:i w:val="0"/>
            <w:iCs w:val="0"/>
          </w:rPr>
          <m:t>0.10Δ</m:t>
        </m:r>
        <m:r>
          <m:rPr>
            <m:nor/>
          </m:rPr>
          <w:rPr>
            <w:rFonts w:ascii="Times New Roman" w:hAnsi="Times New Roman" w:eastAsia="方正仿宋_GBK" w:cs="Times New Roman"/>
            <w:i/>
            <w:iCs/>
          </w:rPr>
          <m:t>n</m:t>
        </m:r>
      </m:oMath>
      <w:r>
        <w:rPr>
          <w:rFonts w:ascii="Times New Roman" w:hAnsi="Times New Roman" w:eastAsia="方正仿宋_GBK"/>
          <w:b w:val="0"/>
          <w:sz w:val="24"/>
        </w:rPr>
        <w:t xml:space="preserve"> MW，新增能量为 </w:t>
      </w:r>
      <m:oMath>
        <m:f>
          <m:fPr/>
          <m:num>
            <m:r>
              <m:rPr>
                <m:nor/>
                <m:sty m:val="p"/>
              </m:rPr>
              <w:rPr>
                <w:rFonts w:ascii="Times New Roman" w:hAnsi="Times New Roman" w:eastAsia="方正仿宋_GBK" w:cs="Times New Roman"/>
                <w:b w:val="0"/>
                <w:i w:val="0"/>
                <w:iCs w:val="0"/>
              </w:rPr>
              <m:t>215Δ</m:t>
            </m:r>
            <m:r>
              <m:rPr>
                <m:nor/>
              </m:rPr>
              <w:rPr>
                <w:rFonts w:ascii="Times New Roman" w:hAnsi="Times New Roman" w:eastAsia="方正仿宋_GBK" w:cs="Times New Roman"/>
                <w:i/>
                <w:iCs/>
              </w:rPr>
              <m:t>n</m:t>
            </m:r>
          </m:num>
          <m:den>
            <m:r>
              <m:rPr>
                <m:nor/>
                <m:sty m:val="p"/>
              </m:rPr>
              <w:rPr>
                <w:rFonts w:ascii="Times New Roman" w:hAnsi="Times New Roman" w:eastAsia="方正仿宋_GBK" w:cs="Times New Roman"/>
                <w:b w:val="0"/>
                <w:i w:val="0"/>
                <w:iCs w:val="0"/>
              </w:rPr>
              <m:t>1000</m:t>
            </m:r>
          </m:den>
        </m:f>
      </m:oMath>
      <w:r>
        <w:rPr>
          <w:rFonts w:ascii="Times New Roman" w:hAnsi="Times New Roman" w:eastAsia="方正仿宋_GBK"/>
          <w:b w:val="0"/>
          <w:sz w:val="24"/>
        </w:rPr>
        <w:t xml:space="preserve"> MWh。按能量折算的成交参考价为2104562.62/2150000≈0.98元/Wh。</w:t>
      </w:r>
    </w:p>
    <w:p w14:paraId="5DEBD2CB">
      <w:pPr>
        <w:pStyle w:val="5"/>
        <w:keepNext/>
        <w:numPr>
          <w:ilvl w:val="0"/>
          <w:numId w:val="0"/>
        </w:numPr>
        <w:spacing w:before="160" w:after="120" w:line="390" w:lineRule="exact"/>
        <w:ind w:firstLine="0"/>
      </w:pPr>
      <w:bookmarkStart w:id="159" w:name="储能有效支撑功率与持续时间"/>
      <w:r>
        <w:rPr>
          <w:rFonts w:ascii="Times New Roman" w:hAnsi="Times New Roman" w:eastAsia="方正仿宋_GBK"/>
          <w:b/>
          <w:sz w:val="26"/>
        </w:rPr>
        <w:t>4.4.3 储能有效支撑功率与持续时间</w:t>
      </w:r>
      <w:bookmarkEnd w:id="159"/>
    </w:p>
    <w:p w14:paraId="40338285">
      <w:pPr>
        <w:pStyle w:val="115"/>
        <w:widowControl/>
        <w:spacing w:before="0" w:after="0" w:line="348" w:lineRule="exact"/>
        <w:ind w:firstLine="480"/>
        <w:jc w:val="both"/>
      </w:pPr>
      <w:r>
        <w:rPr>
          <w:rFonts w:ascii="Times New Roman" w:hAnsi="Times New Roman" w:eastAsia="方正仿宋_GBK"/>
          <w:b w:val="0"/>
          <w:sz w:val="24"/>
        </w:rPr>
        <w:t>储能有效支撑功率同时受额定功率和可用电量限制，取额定功率与可用电量除以支撑持续时间所得功率的较小值。设</w:t>
      </w:r>
      <m:oMath>
        <m:r>
          <m:rPr>
            <m:nor/>
          </m:rPr>
          <w:rPr>
            <w:rFonts w:ascii="Times New Roman" w:hAnsi="Times New Roman" w:eastAsia="方正仿宋_GBK" w:cs="Times New Roman"/>
            <w:i/>
            <w:iCs/>
          </w:rPr>
          <m:t>n</m:t>
        </m:r>
      </m:oMath>
      <w:r>
        <w:rPr>
          <w:rFonts w:ascii="Times New Roman" w:hAnsi="Times New Roman" w:eastAsia="方正仿宋_GBK"/>
          <w:b w:val="0"/>
          <w:sz w:val="24"/>
        </w:rPr>
        <w:t>为储能柜数，</w:t>
      </w:r>
      <m:oMath>
        <m:r>
          <m:rPr>
            <m:nor/>
          </m:rPr>
          <w:rPr>
            <w:rFonts w:ascii="Times New Roman" w:hAnsi="Times New Roman" w:eastAsia="方正仿宋_GBK" w:cs="Times New Roman"/>
            <w:i/>
            <w:iCs/>
          </w:rPr>
          <m:t>H</m:t>
        </m:r>
      </m:oMath>
      <w:r>
        <w:rPr>
          <w:rFonts w:ascii="Times New Roman" w:hAnsi="Times New Roman" w:eastAsia="方正仿宋_GBK"/>
          <w:b w:val="0"/>
          <w:sz w:val="24"/>
        </w:rPr>
        <w:t>为支撑持续时间，可用电量系数取0.76，则有：</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4CDB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381C319">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CC9CB05">
            <w:pPr>
              <w:keepNext/>
              <w:spacing w:before="100" w:after="100" w:line="276" w:lineRule="auto"/>
              <w:ind w:left="0" w:leftChars="0" w:right="0" w:rightChars="0" w:firstLine="0" w:firstLineChars="0"/>
              <w:jc w:val="center"/>
            </w:pPr>
            <m:oMathPara>
              <m:oMath>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)=min</m:t>
                </m:r>
                <m:d>
                  <m:dPr>
                    <m:begChr m:val="{"/>
                    <m:endChr m:val="}"/>
                  </m:dPr>
                  <m:e>
                    <m:r>
                      <m:rPr>
                        <m:nor/>
                        <m:sty m:val="p"/>
                      </m:rPr>
                      <w:rPr>
                        <w:rFonts w:ascii="Times New Roman" w:hAnsi="Times New Roman" w:eastAsia="方正仿宋_GBK" w:cs="Times New Roman"/>
                        <w:b w:val="0"/>
                        <w:i w:val="0"/>
                        <w:iCs w:val="0"/>
                      </w:rPr>
                      <m:t>0.10</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0.215×0.76</m:t>
                        </m:r>
                        <m:r>
                          <m:rPr>
                            <m:nor/>
                          </m:rPr>
                          <w:rPr>
                            <w:rFonts w:ascii="Times New Roman" w:hAnsi="Times New Roman" w:eastAsia="方正仿宋_GBK" w:cs="Times New Roman"/>
                            <w:i/>
                            <w:iCs/>
                          </w:rPr>
                          <m:t>n</m:t>
                        </m:r>
                      </m:num>
                      <m:den>
                        <m:r>
                          <m:rPr>
                            <m:nor/>
                          </m:rPr>
                          <w:rPr>
                            <w:rFonts w:ascii="Times New Roman" w:hAnsi="Times New Roman" w:eastAsia="方正仿宋_GBK" w:cs="Times New Roman"/>
                            <w:i/>
                            <w:iCs/>
                          </w:rPr>
                          <m:t>H</m:t>
                        </m:r>
                      </m:den>
                    </m:f>
                  </m:e>
                </m:d>
                <m:r>
                  <m:rPr>
                    <m:nor/>
                    <m:sty m:val="p"/>
                  </m:rPr>
                  <w:rPr>
                    <w:rFonts w:ascii="Times New Roman" w:hAnsi="Times New Roman" w:eastAsia="方正仿宋_GBK" w:cs="Times New Roman"/>
                    <w:b w:val="0"/>
                    <w:i w:val="0"/>
                    <w:iCs w:val="0"/>
                  </w:rPr>
                  <m:t>,  </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&gt;0.</m:t>
                </m:r>
              </m:oMath>
            </m:oMathPara>
          </w:p>
        </w:tc>
        <w:tc>
          <w:tcPr>
            <w:tcW w:w="737" w:type="dxa"/>
            <w:tcMar>
              <w:top w:w="0" w:type="dxa"/>
              <w:left w:w="0" w:type="dxa"/>
              <w:bottom w:w="0" w:type="dxa"/>
              <w:right w:w="0" w:type="dxa"/>
            </w:tcMar>
            <w:vAlign w:val="center"/>
          </w:tcPr>
          <w:p w14:paraId="29A260B0">
            <w:pPr>
              <w:keepNext/>
              <w:spacing w:before="0" w:after="0"/>
              <w:ind w:left="0" w:leftChars="0" w:right="0" w:rightChars="0" w:firstLine="0" w:firstLineChars="0"/>
              <w:jc w:val="right"/>
            </w:pPr>
            <w:r>
              <w:rPr>
                <w:rFonts w:ascii="Times New Roman" w:hAnsi="Times New Roman" w:eastAsia="方正仿宋_GBK"/>
                <w:b w:val="0"/>
                <w:sz w:val="18"/>
              </w:rPr>
              <w:t>（4-6）</w:t>
            </w:r>
          </w:p>
        </w:tc>
      </w:tr>
    </w:tbl>
    <w:p w14:paraId="3BD66FBA">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单位为MW，单柜额定能量为215.00 kWh，额定功率为100.00 kW，</w:t>
      </w:r>
      <m:oMath>
        <m:r>
          <m:rPr>
            <m:nor/>
          </m:rPr>
          <w:rPr>
            <w:rFonts w:ascii="Times New Roman" w:hAnsi="Times New Roman" w:eastAsia="方正仿宋_GBK" w:cs="Times New Roman"/>
            <w:i/>
            <w:iCs/>
          </w:rPr>
          <m:t>H</m:t>
        </m:r>
      </m:oMath>
      <w:r>
        <w:rPr>
          <w:rFonts w:ascii="Times New Roman" w:hAnsi="Times New Roman" w:eastAsia="方正仿宋_GBK"/>
          <w:b w:val="0"/>
          <w:sz w:val="24"/>
        </w:rPr>
        <w:t>单位为h。正向支撑和反向吸收分别使用相应持续时间。</w:t>
      </w:r>
    </w:p>
    <w:p w14:paraId="70361568">
      <w:pPr>
        <w:pStyle w:val="2"/>
        <w:keepNext/>
        <w:spacing w:before="120" w:after="80" w:line="280" w:lineRule="exact"/>
        <w:ind w:firstLine="0"/>
        <w:jc w:val="center"/>
      </w:pPr>
      <w:r>
        <w:rPr>
          <w:rFonts w:ascii="Times New Roman" w:hAnsi="Times New Roman" w:eastAsia="宋体"/>
          <w:b w:val="0"/>
          <w:sz w:val="21"/>
        </w:rPr>
        <w:t>表4-5 持续时间与储能有效功率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086FA4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2A9608B">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储能支撑持续时间/h</w:t>
            </w:r>
          </w:p>
        </w:tc>
        <w:tc>
          <w:tcPr>
            <w:tcW w:w="1662" w:type="dxa"/>
            <w:tcMar>
              <w:left w:w="70" w:type="dxa"/>
              <w:right w:w="70" w:type="dxa"/>
            </w:tcMar>
            <w:vAlign w:val="center"/>
          </w:tcPr>
          <w:p w14:paraId="3E00BC8E">
            <w:pPr>
              <w:keepNext/>
              <w:spacing w:before="20" w:after="20" w:line="260" w:lineRule="exact"/>
              <w:ind w:left="0" w:leftChars="0" w:right="0" w:rightChars="0" w:firstLine="0" w:firstLineChars="0"/>
              <w:jc w:val="center"/>
            </w:pPr>
            <w:r>
              <w:rPr>
                <w:rFonts w:ascii="Times New Roman" w:hAnsi="Times New Roman" w:eastAsia="宋体"/>
                <w:b/>
                <w:sz w:val="18"/>
              </w:rPr>
              <w:t>10柜额定能量/MWh</w:t>
            </w:r>
          </w:p>
        </w:tc>
        <w:tc>
          <w:tcPr>
            <w:tcW w:w="1662" w:type="dxa"/>
            <w:tcMar>
              <w:left w:w="70" w:type="dxa"/>
              <w:right w:w="70" w:type="dxa"/>
            </w:tcMar>
            <w:vAlign w:val="center"/>
          </w:tcPr>
          <w:p w14:paraId="070D4EED">
            <w:pPr>
              <w:keepNext/>
              <w:spacing w:before="20" w:after="20" w:line="260" w:lineRule="exact"/>
              <w:ind w:left="0" w:leftChars="0" w:right="0" w:rightChars="0" w:firstLine="0" w:firstLineChars="0"/>
              <w:jc w:val="center"/>
            </w:pPr>
            <w:r>
              <w:rPr>
                <w:rFonts w:ascii="Times New Roman" w:hAnsi="Times New Roman" w:eastAsia="宋体"/>
                <w:b/>
                <w:sz w:val="18"/>
              </w:rPr>
              <w:t>可用电量系数</w:t>
            </w:r>
          </w:p>
        </w:tc>
        <w:tc>
          <w:tcPr>
            <w:tcW w:w="1662" w:type="dxa"/>
            <w:tcMar>
              <w:left w:w="70" w:type="dxa"/>
              <w:right w:w="70" w:type="dxa"/>
            </w:tcMar>
            <w:vAlign w:val="center"/>
          </w:tcPr>
          <w:p w14:paraId="156228D5">
            <w:pPr>
              <w:keepNext/>
              <w:spacing w:before="20" w:after="20" w:line="260" w:lineRule="exact"/>
              <w:ind w:left="0" w:leftChars="0" w:right="0" w:rightChars="0" w:firstLine="0" w:firstLineChars="0"/>
              <w:jc w:val="center"/>
            </w:pPr>
            <w:r>
              <w:rPr>
                <w:rFonts w:ascii="Times New Roman" w:hAnsi="Times New Roman" w:eastAsia="宋体"/>
                <w:b/>
                <w:sz w:val="18"/>
              </w:rPr>
              <w:t>储能有效支撑功率/MW</w:t>
            </w:r>
          </w:p>
        </w:tc>
        <w:tc>
          <w:tcPr>
            <w:tcW w:w="1662" w:type="dxa"/>
            <w:tcMar>
              <w:left w:w="70" w:type="dxa"/>
              <w:right w:w="70" w:type="dxa"/>
            </w:tcMar>
            <w:vAlign w:val="center"/>
          </w:tcPr>
          <w:p w14:paraId="078A2786">
            <w:pPr>
              <w:keepNext/>
              <w:spacing w:before="20" w:after="20" w:line="260" w:lineRule="exact"/>
              <w:ind w:left="0" w:leftChars="0" w:right="0" w:rightChars="0" w:firstLine="0" w:firstLineChars="0"/>
              <w:jc w:val="center"/>
            </w:pPr>
            <w:r>
              <w:rPr>
                <w:rFonts w:ascii="Times New Roman" w:hAnsi="Times New Roman" w:eastAsia="宋体"/>
                <w:b/>
                <w:sz w:val="18"/>
              </w:rPr>
              <w:t>单位有效功率投资/万元·MW⁻¹</w:t>
            </w:r>
          </w:p>
        </w:tc>
      </w:tr>
      <w:tr w14:paraId="0AF7F3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A4C68B4">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6E6EF6DF">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14A1CFCE">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5D59F0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082A3417">
            <w:pPr>
              <w:keepNext/>
              <w:spacing w:before="20" w:after="20" w:line="260" w:lineRule="exact"/>
              <w:ind w:left="0" w:leftChars="0" w:right="0" w:rightChars="0" w:firstLine="0" w:firstLineChars="0"/>
              <w:jc w:val="center"/>
            </w:pPr>
            <w:r>
              <w:rPr>
                <w:rFonts w:ascii="Times New Roman" w:hAnsi="Times New Roman" w:eastAsia="宋体"/>
                <w:b w:val="0"/>
                <w:sz w:val="18"/>
              </w:rPr>
              <w:t>210.46</w:t>
            </w:r>
          </w:p>
        </w:tc>
      </w:tr>
      <w:tr w14:paraId="7B6394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570750A">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662" w:type="dxa"/>
            <w:tcMar>
              <w:left w:w="70" w:type="dxa"/>
              <w:right w:w="70" w:type="dxa"/>
            </w:tcMar>
            <w:vAlign w:val="center"/>
          </w:tcPr>
          <w:p w14:paraId="06123445">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0A33E717">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7A162A8">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662" w:type="dxa"/>
            <w:tcMar>
              <w:left w:w="70" w:type="dxa"/>
              <w:right w:w="70" w:type="dxa"/>
            </w:tcMar>
            <w:vAlign w:val="center"/>
          </w:tcPr>
          <w:p w14:paraId="6EE225D8">
            <w:pPr>
              <w:keepNext/>
              <w:spacing w:before="20" w:after="20" w:line="260" w:lineRule="exact"/>
              <w:ind w:left="0" w:leftChars="0" w:right="0" w:rightChars="0" w:firstLine="0" w:firstLineChars="0"/>
              <w:jc w:val="center"/>
            </w:pPr>
            <w:r>
              <w:rPr>
                <w:rFonts w:ascii="Times New Roman" w:hAnsi="Times New Roman" w:eastAsia="宋体"/>
                <w:b w:val="0"/>
                <w:sz w:val="18"/>
              </w:rPr>
              <w:t>257.60</w:t>
            </w:r>
          </w:p>
        </w:tc>
      </w:tr>
      <w:tr w14:paraId="0D1AA8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34B483">
            <w:pPr>
              <w:keepNext/>
              <w:spacing w:before="20" w:after="20" w:line="260" w:lineRule="exact"/>
              <w:ind w:left="0" w:leftChars="0" w:right="0" w:rightChars="0" w:firstLine="0" w:firstLineChars="0"/>
              <w:jc w:val="center"/>
            </w:pPr>
            <w:r>
              <w:rPr>
                <w:rFonts w:ascii="Times New Roman" w:hAnsi="Times New Roman" w:eastAsia="宋体"/>
                <w:b w:val="0"/>
                <w:sz w:val="18"/>
              </w:rPr>
              <w:t>4.00</w:t>
            </w:r>
          </w:p>
        </w:tc>
        <w:tc>
          <w:tcPr>
            <w:tcW w:w="1662" w:type="dxa"/>
            <w:tcMar>
              <w:left w:w="70" w:type="dxa"/>
              <w:right w:w="70" w:type="dxa"/>
            </w:tcMar>
            <w:vAlign w:val="center"/>
          </w:tcPr>
          <w:p w14:paraId="436C8AB6">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6CFB99CC">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52F3DDE">
            <w:pPr>
              <w:keepNext/>
              <w:spacing w:before="20" w:after="20" w:line="260" w:lineRule="exact"/>
              <w:ind w:left="0" w:leftChars="0" w:right="0" w:rightChars="0" w:firstLine="0" w:firstLineChars="0"/>
              <w:jc w:val="center"/>
            </w:pPr>
            <w:r>
              <w:rPr>
                <w:rFonts w:ascii="Times New Roman" w:hAnsi="Times New Roman" w:eastAsia="宋体"/>
                <w:b w:val="0"/>
                <w:sz w:val="18"/>
              </w:rPr>
              <w:t>0.41</w:t>
            </w:r>
          </w:p>
        </w:tc>
        <w:tc>
          <w:tcPr>
            <w:tcW w:w="1662" w:type="dxa"/>
            <w:tcMar>
              <w:left w:w="70" w:type="dxa"/>
              <w:right w:w="70" w:type="dxa"/>
            </w:tcMar>
            <w:vAlign w:val="center"/>
          </w:tcPr>
          <w:p w14:paraId="1579F0D4">
            <w:pPr>
              <w:keepNext/>
              <w:spacing w:before="20" w:after="20" w:line="260" w:lineRule="exact"/>
              <w:ind w:left="0" w:leftChars="0" w:right="0" w:rightChars="0" w:firstLine="0" w:firstLineChars="0"/>
              <w:jc w:val="center"/>
            </w:pPr>
            <w:r>
              <w:rPr>
                <w:rFonts w:ascii="Times New Roman" w:hAnsi="Times New Roman" w:eastAsia="宋体"/>
                <w:b w:val="0"/>
                <w:sz w:val="18"/>
              </w:rPr>
              <w:t>515.19</w:t>
            </w:r>
          </w:p>
        </w:tc>
      </w:tr>
      <w:tr w14:paraId="418354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66B6D5">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4A5B0B4A">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288E088A">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27E1BE7D">
            <w:pPr>
              <w:keepNext/>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03AEAF84">
            <w:pPr>
              <w:keepNext/>
              <w:spacing w:before="20" w:after="20" w:line="260" w:lineRule="exact"/>
              <w:ind w:left="0" w:leftChars="0" w:right="0" w:rightChars="0" w:firstLine="0" w:firstLineChars="0"/>
              <w:jc w:val="center"/>
            </w:pPr>
            <w:r>
              <w:rPr>
                <w:rFonts w:ascii="Times New Roman" w:hAnsi="Times New Roman" w:eastAsia="宋体"/>
                <w:b w:val="0"/>
                <w:sz w:val="18"/>
              </w:rPr>
              <w:t>772.79</w:t>
            </w:r>
          </w:p>
        </w:tc>
      </w:tr>
      <w:tr w14:paraId="43375B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CDC4BBE">
            <w:pPr>
              <w:keepNext w:val="0"/>
              <w:spacing w:before="20" w:after="20" w:line="260" w:lineRule="exact"/>
              <w:ind w:left="0" w:leftChars="0" w:right="0" w:rightChars="0" w:firstLine="0" w:firstLineChars="0"/>
              <w:jc w:val="center"/>
            </w:pPr>
            <w:r>
              <w:rPr>
                <w:rFonts w:ascii="Times New Roman" w:hAnsi="Times New Roman" w:eastAsia="宋体"/>
                <w:b w:val="0"/>
                <w:sz w:val="18"/>
              </w:rPr>
              <w:t>8.00</w:t>
            </w:r>
          </w:p>
        </w:tc>
        <w:tc>
          <w:tcPr>
            <w:tcW w:w="1662" w:type="dxa"/>
            <w:tcMar>
              <w:left w:w="70" w:type="dxa"/>
              <w:right w:w="70" w:type="dxa"/>
            </w:tcMar>
            <w:vAlign w:val="center"/>
          </w:tcPr>
          <w:p w14:paraId="7B26F3C3">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2B75FC01">
            <w:pPr>
              <w:keepNext w:val="0"/>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3882C889">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3ED2032B">
            <w:pPr>
              <w:keepNext w:val="0"/>
              <w:spacing w:before="20" w:after="20" w:line="260" w:lineRule="exact"/>
              <w:ind w:left="0" w:leftChars="0" w:right="0" w:rightChars="0" w:firstLine="0" w:firstLineChars="0"/>
              <w:jc w:val="center"/>
            </w:pPr>
            <w:r>
              <w:rPr>
                <w:rFonts w:ascii="Times New Roman" w:hAnsi="Times New Roman" w:eastAsia="宋体"/>
                <w:b w:val="0"/>
                <w:sz w:val="18"/>
              </w:rPr>
              <w:t>1030.39</w:t>
            </w:r>
          </w:p>
        </w:tc>
      </w:tr>
    </w:tbl>
    <w:p w14:paraId="44851714">
      <w:pPr>
        <w:pStyle w:val="2"/>
        <w:keepNext/>
        <w:spacing w:before="120" w:after="0" w:line="240" w:lineRule="auto"/>
        <w:ind w:left="0" w:leftChars="0" w:right="0" w:rightChars="0" w:firstLine="0" w:firstLineChars="0"/>
        <w:jc w:val="center"/>
      </w:pPr>
      <w:r>
        <w:drawing>
          <wp:inline distT="0" distB="0" distL="114300" distR="114300">
            <wp:extent cx="5120640" cy="2560320"/>
            <wp:effectExtent l="0" t="0" r="0" b="0"/>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33"/>
                    <a:stretch>
                      <a:fillRect/>
                    </a:stretch>
                  </pic:blipFill>
                  <pic:spPr>
                    <a:xfrm>
                      <a:off x="0" y="0"/>
                      <a:ext cx="5120640" cy="2560320"/>
                    </a:xfrm>
                    <a:prstGeom prst="rect">
                      <a:avLst/>
                    </a:prstGeom>
                    <a:noFill/>
                    <a:ln w="9525">
                      <a:noFill/>
                    </a:ln>
                  </pic:spPr>
                </pic:pic>
              </a:graphicData>
            </a:graphic>
          </wp:inline>
        </w:drawing>
      </w:r>
    </w:p>
    <w:p w14:paraId="55014636">
      <w:pPr>
        <w:pStyle w:val="2"/>
        <w:spacing w:before="60" w:after="120" w:line="280" w:lineRule="exact"/>
        <w:ind w:left="0" w:leftChars="0" w:right="0" w:rightChars="0" w:firstLine="0" w:firstLineChars="0"/>
        <w:jc w:val="center"/>
      </w:pPr>
      <w:r>
        <w:rPr>
          <w:rFonts w:ascii="Times New Roman" w:hAnsi="Times New Roman" w:eastAsia="宋体"/>
          <w:b w:val="0"/>
          <w:sz w:val="21"/>
        </w:rPr>
        <w:t>图4-4 储能单位有效支撑功率投资与持续时间</w:t>
      </w:r>
    </w:p>
    <w:p w14:paraId="68AC0993">
      <w:pPr>
        <w:pStyle w:val="2"/>
        <w:widowControl/>
        <w:spacing w:before="0" w:after="0" w:line="348" w:lineRule="exact"/>
        <w:ind w:firstLine="480"/>
        <w:jc w:val="both"/>
      </w:pPr>
      <w:r>
        <w:rPr>
          <w:rFonts w:ascii="Times New Roman" w:hAnsi="Times New Roman" w:eastAsia="方正仿宋_GBK"/>
          <w:b w:val="0"/>
          <w:sz w:val="24"/>
        </w:rPr>
        <w:t>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14:paraId="1C3341DD">
      <w:pPr>
        <w:pStyle w:val="2"/>
        <w:keepNext/>
        <w:spacing w:before="120" w:after="0" w:line="240" w:lineRule="auto"/>
        <w:ind w:left="0" w:leftChars="0" w:right="0" w:rightChars="0" w:firstLine="0" w:firstLineChars="0"/>
        <w:jc w:val="center"/>
      </w:pPr>
      <w:r>
        <w:drawing>
          <wp:inline distT="0" distB="0" distL="114300" distR="114300">
            <wp:extent cx="5120640" cy="4668520"/>
            <wp:effectExtent l="0" t="0" r="0" b="0"/>
            <wp:docPr id="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34"/>
                    <a:stretch>
                      <a:fillRect/>
                    </a:stretch>
                  </pic:blipFill>
                  <pic:spPr>
                    <a:xfrm>
                      <a:off x="0" y="0"/>
                      <a:ext cx="5120640" cy="4668818"/>
                    </a:xfrm>
                    <a:prstGeom prst="rect">
                      <a:avLst/>
                    </a:prstGeom>
                    <a:noFill/>
                    <a:ln w="9525">
                      <a:noFill/>
                    </a:ln>
                  </pic:spPr>
                </pic:pic>
              </a:graphicData>
            </a:graphic>
          </wp:inline>
        </w:drawing>
      </w:r>
    </w:p>
    <w:p w14:paraId="11D76905">
      <w:pPr>
        <w:pStyle w:val="2"/>
        <w:spacing w:before="60" w:after="120" w:line="280" w:lineRule="exact"/>
        <w:ind w:left="0" w:leftChars="0" w:right="0" w:rightChars="0" w:firstLine="0" w:firstLineChars="0"/>
        <w:jc w:val="center"/>
      </w:pPr>
      <w:r>
        <w:rPr>
          <w:rFonts w:ascii="Times New Roman" w:hAnsi="Times New Roman" w:eastAsia="宋体"/>
          <w:b w:val="0"/>
          <w:sz w:val="21"/>
        </w:rPr>
        <w:t>图4-5 1 MW连续支撑任务对应的储能成套柜配置</w:t>
      </w:r>
    </w:p>
    <w:p w14:paraId="48F1372F">
      <w:pPr>
        <w:pStyle w:val="5"/>
        <w:keepNext/>
        <w:numPr>
          <w:ilvl w:val="0"/>
          <w:numId w:val="0"/>
        </w:numPr>
        <w:spacing w:before="160" w:after="120" w:line="390" w:lineRule="exact"/>
        <w:ind w:firstLine="0"/>
      </w:pPr>
      <w:bookmarkStart w:id="160" w:name="可用能力与工程适用性"/>
      <w:r>
        <w:rPr>
          <w:rFonts w:ascii="Times New Roman" w:hAnsi="Times New Roman" w:eastAsia="方正仿宋_GBK"/>
          <w:b/>
          <w:sz w:val="26"/>
        </w:rPr>
        <w:t>4.4.4 可用能力与工程适用性</w:t>
      </w:r>
      <w:bookmarkEnd w:id="160"/>
    </w:p>
    <w:p w14:paraId="7CA49AFE">
      <w:pPr>
        <w:pStyle w:val="115"/>
        <w:widowControl/>
        <w:spacing w:before="0" w:after="0" w:line="348" w:lineRule="exact"/>
        <w:ind w:firstLine="480"/>
        <w:jc w:val="both"/>
      </w:pPr>
      <w:r>
        <w:rPr>
          <w:rFonts w:ascii="Times New Roman" w:hAnsi="Times New Roman" w:eastAsia="方正仿宋_GBK"/>
          <w:b w:val="0"/>
          <w:sz w:val="24"/>
        </w:rPr>
        <w:t>可用电量系数用于第3.4.5节所述静态比选，正向支撑对应可放电电量，反向吸收对应可充电空间。工程应用时，应结合保证可用电量、充放电效率、充电条件及恢复时间核定两方向的支撑能力。</w:t>
      </w:r>
    </w:p>
    <w:p w14:paraId="48A10193">
      <w:pPr>
        <w:pStyle w:val="4"/>
        <w:keepNext/>
        <w:numPr>
          <w:ilvl w:val="0"/>
          <w:numId w:val="0"/>
        </w:numPr>
        <w:spacing w:before="160" w:after="120" w:line="480" w:lineRule="exact"/>
        <w:ind w:firstLine="0"/>
      </w:pPr>
      <w:bookmarkStart w:id="161" w:name="参数变化与措施费用的联系"/>
      <w:bookmarkStart w:id="162" w:name="h562"/>
      <w:r>
        <w:rPr>
          <w:rFonts w:ascii="Times New Roman" w:hAnsi="Times New Roman" w:eastAsia="方正仿宋_GBK"/>
          <w:b/>
          <w:sz w:val="32"/>
        </w:rPr>
        <w:t>4.5 参数变化与措施费用的联系</w:t>
      </w:r>
      <w:bookmarkEnd w:id="161"/>
      <w:bookmarkEnd w:id="162"/>
    </w:p>
    <w:p w14:paraId="15BEF14A">
      <w:pPr>
        <w:pStyle w:val="5"/>
        <w:keepNext/>
        <w:numPr>
          <w:ilvl w:val="0"/>
          <w:numId w:val="0"/>
        </w:numPr>
        <w:spacing w:before="160" w:after="120" w:line="390" w:lineRule="exact"/>
        <w:ind w:firstLine="0"/>
      </w:pPr>
      <w:bookmarkStart w:id="163" w:name="电缆长度占比与联络费用"/>
      <w:r>
        <w:rPr>
          <w:rFonts w:ascii="Times New Roman" w:hAnsi="Times New Roman" w:eastAsia="方正仿宋_GBK"/>
          <w:b/>
          <w:sz w:val="26"/>
        </w:rPr>
        <w:t>4.5.1 电缆长度占比与联络费用</w:t>
      </w:r>
      <w:bookmarkEnd w:id="163"/>
    </w:p>
    <w:p w14:paraId="11116CE2">
      <w:pPr>
        <w:pStyle w:val="115"/>
        <w:widowControl/>
        <w:spacing w:before="0" w:after="0" w:line="348" w:lineRule="exact"/>
        <w:ind w:firstLine="480"/>
        <w:jc w:val="both"/>
      </w:pPr>
      <w:r>
        <w:rPr>
          <w:rFonts w:ascii="Times New Roman" w:hAnsi="Times New Roman" w:eastAsia="方正仿宋_GBK"/>
          <w:b w:val="0"/>
          <w:sz w:val="24"/>
        </w:rPr>
        <w:t>电缆长度占比取10%、30%、50%、80%、90%，单项联络长度3 km和固定接入费6万元保持一致。按第4.3节计价关系，占比提高增加单位长度造价；初始转供率则决定既有网络能力，两项分别进入工程费用与技术约束。</w:t>
      </w:r>
    </w:p>
    <w:p w14:paraId="636150FB">
      <w:pPr>
        <w:pStyle w:val="2"/>
        <w:widowControl/>
        <w:spacing w:before="0" w:after="0" w:line="348" w:lineRule="exact"/>
        <w:ind w:firstLine="480"/>
        <w:jc w:val="both"/>
      </w:pPr>
      <w:r>
        <w:rPr>
          <w:rFonts w:ascii="Times New Roman" w:hAnsi="Times New Roman" w:eastAsia="方正仿宋_GBK"/>
          <w:b w:val="0"/>
          <w:sz w:val="24"/>
        </w:rPr>
        <w:t>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14:paraId="329952BB">
      <w:pPr>
        <w:pStyle w:val="2"/>
        <w:widowControl/>
        <w:spacing w:before="0" w:after="0" w:line="348" w:lineRule="exact"/>
        <w:ind w:firstLine="480"/>
        <w:jc w:val="both"/>
      </w:pPr>
      <w:r>
        <w:rPr>
          <w:rFonts w:ascii="Times New Roman" w:hAnsi="Times New Roman" w:eastAsia="方正仿宋_GBK"/>
          <w:b w:val="0"/>
          <w:sz w:val="24"/>
        </w:rPr>
        <w:t>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14:paraId="05CB6779">
      <w:pPr>
        <w:pStyle w:val="5"/>
        <w:keepNext/>
        <w:numPr>
          <w:ilvl w:val="0"/>
          <w:numId w:val="0"/>
        </w:numPr>
        <w:spacing w:before="160" w:after="120" w:line="390" w:lineRule="exact"/>
        <w:ind w:firstLine="0"/>
      </w:pPr>
      <w:bookmarkStart w:id="164" w:name="储能支撑时间与配置费用"/>
      <w:r>
        <w:rPr>
          <w:rFonts w:ascii="Times New Roman" w:hAnsi="Times New Roman" w:eastAsia="方正仿宋_GBK"/>
          <w:b/>
          <w:sz w:val="26"/>
        </w:rPr>
        <w:t>4.5.2 储能支撑时间与配置费用</w:t>
      </w:r>
      <w:bookmarkEnd w:id="164"/>
    </w:p>
    <w:p w14:paraId="2F79C183">
      <w:pPr>
        <w:pStyle w:val="115"/>
        <w:widowControl/>
        <w:spacing w:before="0" w:after="0" w:line="348" w:lineRule="exact"/>
        <w:ind w:firstLine="480"/>
        <w:jc w:val="both"/>
      </w:pPr>
      <w:r>
        <w:rPr>
          <w:rFonts w:ascii="Times New Roman" w:hAnsi="Times New Roman" w:eastAsia="方正仿宋_GBK"/>
          <w:b w:val="0"/>
          <w:sz w:val="24"/>
        </w:rPr>
        <w:t>储能采用100 kW/215 kWh成套柜及统一单柜参考投资，推广支撑持续时间取2、4、6 h。持续时间延长时，相同柜数的有效支撑功率降低，满足给定缺口需要增加柜数或改用主变、联络措施。新增柜数及投运年共同决定费用。</w:t>
      </w:r>
    </w:p>
    <w:p w14:paraId="6FE9E346">
      <w:pPr>
        <w:pStyle w:val="2"/>
        <w:widowControl/>
        <w:spacing w:before="0" w:after="0" w:line="348" w:lineRule="exact"/>
        <w:ind w:firstLine="480"/>
        <w:jc w:val="both"/>
      </w:pPr>
      <w:r>
        <w:rPr>
          <w:rFonts w:ascii="Times New Roman" w:hAnsi="Times New Roman" w:eastAsia="方正仿宋_GBK"/>
          <w:b w:val="0"/>
          <w:sz w:val="24"/>
        </w:rPr>
        <w:t>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14:paraId="7AD2889F">
      <w:pPr>
        <w:pStyle w:val="2"/>
        <w:widowControl/>
        <w:spacing w:before="0" w:after="0" w:line="348" w:lineRule="exact"/>
        <w:ind w:firstLine="480"/>
        <w:jc w:val="both"/>
      </w:pPr>
      <w:r>
        <w:rPr>
          <w:rFonts w:ascii="Times New Roman" w:hAnsi="Times New Roman" w:eastAsia="方正仿宋_GBK"/>
          <w:b w:val="0"/>
          <w:sz w:val="24"/>
        </w:rPr>
        <w:t>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14:paraId="672DE075">
      <w:pPr>
        <w:pStyle w:val="5"/>
        <w:keepNext/>
        <w:numPr>
          <w:ilvl w:val="0"/>
          <w:numId w:val="0"/>
        </w:numPr>
        <w:spacing w:before="160" w:after="120" w:line="390" w:lineRule="exact"/>
        <w:ind w:firstLine="0"/>
      </w:pPr>
      <w:bookmarkStart w:id="165" w:name="三类措施的经济比较"/>
      <w:r>
        <w:rPr>
          <w:rFonts w:ascii="Times New Roman" w:hAnsi="Times New Roman" w:eastAsia="方正仿宋_GBK"/>
          <w:b/>
          <w:sz w:val="26"/>
        </w:rPr>
        <w:t>4.5.3 三类措施的经济比较</w:t>
      </w:r>
      <w:bookmarkEnd w:id="165"/>
    </w:p>
    <w:p w14:paraId="3296AA79">
      <w:pPr>
        <w:pStyle w:val="115"/>
        <w:widowControl/>
        <w:spacing w:before="0" w:after="0" w:line="348" w:lineRule="exact"/>
        <w:ind w:firstLine="480"/>
        <w:jc w:val="both"/>
      </w:pPr>
      <w:r>
        <w:rPr>
          <w:rFonts w:ascii="Times New Roman" w:hAnsi="Times New Roman" w:eastAsia="方正仿宋_GBK"/>
          <w:b w:val="0"/>
          <w:sz w:val="24"/>
        </w:rPr>
        <w:t>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14:paraId="5A6CD9AF">
      <w:pPr>
        <w:pStyle w:val="2"/>
        <w:widowControl/>
        <w:spacing w:before="0" w:after="0" w:line="348" w:lineRule="exact"/>
        <w:ind w:firstLine="480"/>
        <w:jc w:val="both"/>
      </w:pPr>
      <w:r>
        <w:rPr>
          <w:rFonts w:ascii="Times New Roman" w:hAnsi="Times New Roman" w:eastAsia="方正仿宋_GBK"/>
          <w:b w:val="0"/>
          <w:sz w:val="24"/>
        </w:rPr>
        <w:t>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14:paraId="43F5D22E">
      <w:pPr>
        <w:pStyle w:val="2"/>
        <w:widowControl/>
        <w:spacing w:before="0" w:after="0" w:line="348" w:lineRule="exact"/>
        <w:ind w:firstLine="480"/>
        <w:jc w:val="both"/>
      </w:pPr>
      <w:r>
        <w:rPr>
          <w:rFonts w:ascii="Times New Roman" w:hAnsi="Times New Roman" w:eastAsia="方正仿宋_GBK"/>
          <w:b w:val="0"/>
          <w:sz w:val="24"/>
        </w:rPr>
        <w:t>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14:paraId="09DBAC8A">
      <w:pPr>
        <w:pStyle w:val="5"/>
        <w:keepNext/>
        <w:numPr>
          <w:ilvl w:val="0"/>
          <w:numId w:val="0"/>
        </w:numPr>
        <w:spacing w:before="160" w:after="120" w:line="390" w:lineRule="exact"/>
        <w:ind w:firstLine="0"/>
      </w:pPr>
      <w:bookmarkStart w:id="166" w:name="主变与线路储能的单位功率投资比"/>
      <w:r>
        <w:rPr>
          <w:rFonts w:ascii="Times New Roman" w:hAnsi="Times New Roman" w:eastAsia="方正仿宋_GBK"/>
          <w:b/>
          <w:sz w:val="26"/>
        </w:rPr>
        <w:t>4.5.4 主变与线路、储能的单位功率投资比</w:t>
      </w:r>
      <w:bookmarkEnd w:id="166"/>
    </w:p>
    <w:p w14:paraId="41694493">
      <w:pPr>
        <w:pStyle w:val="115"/>
        <w:widowControl/>
        <w:spacing w:before="0" w:after="0" w:line="348" w:lineRule="exact"/>
        <w:ind w:firstLine="480"/>
        <w:jc w:val="both"/>
      </w:pPr>
      <w:r>
        <w:rPr>
          <w:rFonts w:ascii="Times New Roman" w:hAnsi="Times New Roman" w:eastAsia="方正仿宋_GBK"/>
          <w:b w:val="0"/>
          <w:sz w:val="24"/>
        </w:rPr>
        <w:t>主变与线路单位功率投资比定义为</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TL</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L</m:t>
            </m:r>
          </m:sub>
          <m:sup>
            <m:r>
              <m:rPr>
                <m:nor/>
              </m:rPr>
              <w:rPr>
                <w:rFonts w:ascii="Times New Roman" w:hAnsi="Times New Roman" w:eastAsia="方正仿宋_GBK" w:cs="Times New Roman"/>
                <w:i/>
                <w:iCs/>
              </w:rPr>
              <m:t>P</m:t>
            </m:r>
          </m:sup>
        </m:sSubSup>
      </m:oMath>
      <w:r>
        <w:rPr>
          <w:rFonts w:ascii="Times New Roman" w:hAnsi="Times New Roman" w:eastAsia="方正仿宋_GBK"/>
          <w:b w:val="0"/>
          <w:sz w:val="24"/>
        </w:rPr>
        <w:t>，主变与储能单位功率投资比定义为</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TB</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up>
            <m:r>
              <m:rPr>
                <m:nor/>
              </m:rPr>
              <w:rPr>
                <w:rFonts w:ascii="Times New Roman" w:hAnsi="Times New Roman" w:eastAsia="方正仿宋_GBK" w:cs="Times New Roman"/>
                <w:i/>
                <w:iCs/>
              </w:rPr>
              <m:t>P</m:t>
            </m:r>
          </m:sup>
        </m:sSubSup>
      </m:oMath>
      <w:r>
        <w:rPr>
          <w:rFonts w:ascii="Times New Roman" w:hAnsi="Times New Roman" w:eastAsia="方正仿宋_GBK"/>
          <w:b w:val="0"/>
          <w:sz w:val="24"/>
        </w:rPr>
        <w:t>，均为无量纲。三项单位功率投资统一为万元/MW，其中</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/0.95</m:t>
        </m:r>
      </m:oMath>
      <w:r>
        <w:rPr>
          <w:rFonts w:ascii="Times New Roman" w:hAnsi="Times New Roman" w:eastAsia="方正仿宋_GBK"/>
          <w:b w:val="0"/>
          <w:sz w:val="24"/>
        </w:rPr>
        <w:t>按新购主变铭牌容量折算，</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L</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按单项联络投资与7.49 MW有效转供能力计算，</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sSub>
          <m:sSubPr/>
          <m:e>
            <m:r>
              <m:rPr>
                <m:nor/>
              </m:rPr>
              <w:rPr>
                <w:rFonts w:ascii="Times New Roman" w:hAnsi="Times New Roman" w:eastAsia="方正仿宋_GBK" w:cs="Times New Roman"/>
                <w:i/>
                <w:iCs/>
              </w:rPr>
              <m:t>m</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b w:val="0"/>
            <w:i w:val="0"/>
            <w:iCs w:val="0"/>
          </w:rPr>
          <m:t>/min(0.10,0.215×0.76/</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按单柜采购投资与给定时长的有效支撑功率计算，</w:t>
      </w:r>
      <m:oMath>
        <m:sSub>
          <m:sSubPr/>
          <m:e>
            <m:r>
              <m:rPr>
                <m:nor/>
              </m:rPr>
              <w:rPr>
                <w:rFonts w:ascii="Times New Roman" w:hAnsi="Times New Roman" w:eastAsia="方正仿宋_GBK" w:cs="Times New Roman"/>
                <w:i/>
                <w:iCs/>
              </w:rPr>
              <m:t>m</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为储能价格相对参考值的倍率。主变采用第4.2节的更换参考单价，扩建项目仍按单项工程投资计费[85,87,88,89]。</w:t>
      </w:r>
    </w:p>
    <w:p w14:paraId="4BF1339B">
      <w:pPr>
        <w:pStyle w:val="2"/>
        <w:widowControl/>
        <w:spacing w:before="0" w:after="0" w:line="348" w:lineRule="exact"/>
        <w:ind w:firstLine="480"/>
        <w:jc w:val="both"/>
      </w:pPr>
      <w:r>
        <w:rPr>
          <w:rFonts w:ascii="Times New Roman" w:hAnsi="Times New Roman" w:eastAsia="方正仿宋_GBK"/>
          <w:b w:val="0"/>
          <w:sz w:val="24"/>
        </w:rPr>
        <w:t>两个比值联系主变与替代措施的相对价格。固定主变参考单价时，线路单位功率投资提高会降低</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TL</m:t>
            </m:r>
          </m:sub>
        </m:sSub>
      </m:oMath>
      <w:r>
        <w:rPr>
          <w:rFonts w:ascii="Times New Roman" w:hAnsi="Times New Roman" w:eastAsia="方正仿宋_GBK"/>
          <w:b w:val="0"/>
          <w:sz w:val="24"/>
        </w:rPr>
        <w:t>，储能单位有效功率投资提高会降低</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TB</m:t>
            </m:r>
          </m:sub>
        </m:sSub>
      </m:oMath>
      <w:r>
        <w:rPr>
          <w:rFonts w:ascii="Times New Roman" w:hAnsi="Times New Roman" w:eastAsia="方正仿宋_GBK"/>
          <w:b w:val="0"/>
          <w:sz w:val="24"/>
        </w:rPr>
        <w:t>。相对价格进入完整方案费用，措施能否替代仍由馈线、邻站容量、主变N-1及储能支撑条件共同确定。</w:t>
      </w:r>
    </w:p>
    <w:p w14:paraId="2046B53F">
      <w:pPr>
        <w:pStyle w:val="2"/>
        <w:widowControl/>
        <w:spacing w:before="0" w:after="0" w:line="348" w:lineRule="exact"/>
        <w:ind w:firstLine="480"/>
        <w:jc w:val="both"/>
      </w:pPr>
      <w:r>
        <w:rPr>
          <w:rFonts w:ascii="Times New Roman" w:hAnsi="Times New Roman" w:eastAsia="方正仿宋_GBK"/>
          <w:b w:val="0"/>
          <w:sz w:val="24"/>
        </w:rPr>
        <w:t>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14:paraId="33077560">
      <w:pPr>
        <w:pStyle w:val="4"/>
        <w:keepNext/>
        <w:numPr>
          <w:ilvl w:val="0"/>
          <w:numId w:val="0"/>
        </w:numPr>
        <w:spacing w:before="160" w:after="120" w:line="480" w:lineRule="exact"/>
        <w:ind w:firstLine="0"/>
      </w:pPr>
      <w:bookmarkStart w:id="167" w:name="h579"/>
      <w:bookmarkStart w:id="168" w:name="现金流现值计算"/>
      <w:r>
        <w:rPr>
          <w:rFonts w:ascii="Times New Roman" w:hAnsi="Times New Roman" w:eastAsia="方正仿宋_GBK"/>
          <w:b/>
          <w:sz w:val="32"/>
        </w:rPr>
        <w:t>4.6 现金流现值计算</w:t>
      </w:r>
      <w:bookmarkEnd w:id="167"/>
      <w:bookmarkEnd w:id="168"/>
    </w:p>
    <w:p w14:paraId="30D06D44">
      <w:pPr>
        <w:pStyle w:val="5"/>
        <w:keepNext/>
        <w:numPr>
          <w:ilvl w:val="0"/>
          <w:numId w:val="0"/>
        </w:numPr>
        <w:spacing w:before="160" w:after="120" w:line="390" w:lineRule="exact"/>
        <w:ind w:firstLine="0"/>
      </w:pPr>
      <w:bookmarkStart w:id="169" w:name="单项工程现值因子"/>
      <w:r>
        <w:rPr>
          <w:rFonts w:ascii="Times New Roman" w:hAnsi="Times New Roman" w:eastAsia="方正仿宋_GBK"/>
          <w:b/>
          <w:sz w:val="26"/>
        </w:rPr>
        <w:t>4.6.1 单项工程现值因子</w:t>
      </w:r>
      <w:bookmarkEnd w:id="169"/>
    </w:p>
    <w:p w14:paraId="17576B69">
      <w:pPr>
        <w:pStyle w:val="115"/>
        <w:widowControl/>
        <w:spacing w:before="0" w:after="0" w:line="348" w:lineRule="exact"/>
        <w:ind w:firstLine="480"/>
        <w:jc w:val="both"/>
      </w:pPr>
      <w:r>
        <w:rPr>
          <w:rFonts w:ascii="Times New Roman" w:hAnsi="Times New Roman" w:eastAsia="方正仿宋_GBK"/>
          <w:b w:val="0"/>
          <w:sz w:val="24"/>
        </w:rPr>
        <w:t>设工程于</w:t>
      </w:r>
      <m:oMath>
        <m:r>
          <m:rPr>
            <m:nor/>
          </m:rPr>
          <w:rPr>
            <w:rFonts w:ascii="Times New Roman" w:hAnsi="Times New Roman" w:eastAsia="方正仿宋_GBK" w:cs="Times New Roman"/>
            <w:i/>
            <w:iCs/>
          </w:rPr>
          <m:t>y</m:t>
        </m:r>
      </m:oMath>
      <w:r>
        <w:rPr>
          <w:rFonts w:ascii="Times New Roman" w:hAnsi="Times New Roman" w:eastAsia="方正仿宋_GBK"/>
          <w:b w:val="0"/>
          <w:sz w:val="24"/>
        </w:rPr>
        <w:t>年投运，初始投资</w:t>
      </w:r>
      <m:oMath>
        <m:r>
          <m:rPr>
            <m:nor/>
          </m:rPr>
          <w:rPr>
            <w:rFonts w:ascii="Times New Roman" w:hAnsi="Times New Roman" w:eastAsia="方正仿宋_GBK" w:cs="Times New Roman"/>
            <w:i/>
            <w:iCs/>
          </w:rPr>
          <m:t>I</m:t>
        </m:r>
      </m:oMath>
      <w:r>
        <w:rPr>
          <w:rFonts w:ascii="Times New Roman" w:hAnsi="Times New Roman" w:eastAsia="方正仿宋_GBK"/>
          <w:b w:val="0"/>
          <w:sz w:val="24"/>
        </w:rPr>
        <w:t>，寿命</w:t>
      </w:r>
      <m:oMath>
        <m:r>
          <m:rPr>
            <m:nor/>
          </m:rPr>
          <w:rPr>
            <w:rFonts w:ascii="Times New Roman" w:hAnsi="Times New Roman" w:eastAsia="方正仿宋_GBK" w:cs="Times New Roman"/>
            <w:i/>
            <w:iCs/>
          </w:rPr>
          <m:t>L</m:t>
        </m:r>
      </m:oMath>
      <w:r>
        <w:rPr>
          <w:rFonts w:ascii="Times New Roman" w:hAnsi="Times New Roman" w:eastAsia="方正仿宋_GBK"/>
          <w:b w:val="0"/>
          <w:sz w:val="24"/>
        </w:rPr>
        <w:t>，固定运维率</w:t>
      </w:r>
      <m:oMath>
        <m:r>
          <m:rPr>
            <m:nor/>
          </m:rPr>
          <w:rPr>
            <w:rFonts w:ascii="Times New Roman" w:hAnsi="Times New Roman" w:eastAsia="方正仿宋_GBK" w:cs="Times New Roman"/>
            <w:i/>
            <w:iCs/>
          </w:rPr>
          <m:t>q</m:t>
        </m:r>
      </m:oMath>
      <w:r>
        <w:rPr>
          <w:rFonts w:ascii="Times New Roman" w:hAnsi="Times New Roman" w:eastAsia="方正仿宋_GBK"/>
          <w:b w:val="0"/>
          <w:sz w:val="24"/>
        </w:rPr>
        <w:t>，评价截止年</w:t>
      </w:r>
      <m:oMath>
        <m:r>
          <m:rPr>
            <m:nor/>
          </m:rPr>
          <w:rPr>
            <w:rFonts w:ascii="Times New Roman" w:hAnsi="Times New Roman" w:eastAsia="方正仿宋_GBK" w:cs="Times New Roman"/>
            <w:i/>
            <w:iCs/>
          </w:rPr>
          <m:t>T</m:t>
        </m:r>
      </m:oMath>
      <w:r>
        <w:rPr>
          <w:rFonts w:ascii="Times New Roman" w:hAnsi="Times New Roman" w:eastAsia="方正仿宋_GBK"/>
          <w:b w:val="0"/>
          <w:sz w:val="24"/>
        </w:rPr>
        <w:t>=2041，基准年2021，折现率</w:t>
      </w:r>
      <m:oMath>
        <m:r>
          <m:rPr>
            <m:nor/>
          </m:rPr>
          <w:rPr>
            <w:rFonts w:ascii="Times New Roman" w:hAnsi="Times New Roman" w:eastAsia="方正仿宋_GBK" w:cs="Times New Roman"/>
            <w:i/>
            <w:iCs/>
          </w:rPr>
          <m:t>r</m:t>
        </m:r>
      </m:oMath>
      <w:r>
        <w:rPr>
          <w:rFonts w:ascii="Times New Roman" w:hAnsi="Times New Roman" w:eastAsia="方正仿宋_GBK"/>
          <w:b w:val="0"/>
          <w:sz w:val="24"/>
        </w:rPr>
        <w:t>=6%。单项工程现值由投运投资、评价期内更新和投运次年起固定运维构成[10,13,14]。</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22D5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29B6BA5">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E28F627">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b w:val="0"/>
                          <w:i w:val="0"/>
                          <w:iCs w:val="0"/>
                        </w:rPr>
                        <m:t>)=​</m:t>
                      </m:r>
                    </m:e>
                    <m:e>
                      <m:f>
                        <m:fPr/>
                        <m:num>
                          <m:r>
                            <m:rPr>
                              <m:nor/>
                            </m:rPr>
                            <w:rPr>
                              <w:rFonts w:ascii="Times New Roman" w:hAnsi="Times New Roman" w:eastAsia="方正仿宋_GBK" w:cs="Times New Roman"/>
                              <w:i/>
                              <w:iCs/>
                            </w:rPr>
                            <m:t>I</m:t>
                          </m:r>
                        </m:num>
                        <m:den>
                          <m:r>
                            <m:rPr>
                              <m:nor/>
                              <m:sty m:val="p"/>
                            </m:rPr>
                            <w:rPr>
                              <w:rFonts w:ascii="Times New Roman" w:hAnsi="Times New Roman" w:eastAsia="方正仿宋_GBK" w:cs="Times New Roman"/>
                              <w:b w:val="0"/>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b w:val="0"/>
                                  <w:i w:val="0"/>
                                  <w:iCs w:val="0"/>
                                </w:rPr>
                                <m:t>)</m:t>
                              </m:r>
                            </m:e>
                            <m:sup>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−2021</m:t>
                              </m:r>
                            </m:sup>
                          </m:sSup>
                        </m:den>
                      </m:f>
                    </m:e>
                  </m:mr>
                  <m:mr>
                    <m:e/>
                    <m:e>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k</m:t>
                          </m:r>
                          <m:r>
                            <m:rPr>
                              <m:nor/>
                              <m:sty m:val="p"/>
                            </m:rPr>
                            <w:rPr>
                              <w:rFonts w:ascii="Times New Roman" w:hAnsi="Times New Roman" w:eastAsia="方正仿宋_GBK" w:cs="Times New Roman"/>
                              <w:b w:val="0"/>
                              <w:i w:val="0"/>
                              <w:iCs w:val="0"/>
                            </w:rPr>
                            <m:t>≥1, </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kL</m:t>
                          </m:r>
                          <m:r>
                            <m:rPr>
                              <m:nor/>
                              <m:sty m:val="p"/>
                            </m:rPr>
                            <w:rPr>
                              <w:rFonts w:ascii="Times New Roman" w:hAnsi="Times New Roman" w:eastAsia="方正仿宋_GBK" w:cs="Times New Roman"/>
                              <w:b w:val="0"/>
                              <w:i w:val="0"/>
                              <w:iCs w:val="0"/>
                            </w:rPr>
                            <m:t>&lt;</m:t>
                          </m:r>
                          <m:r>
                            <m:rPr>
                              <m:nor/>
                            </m:rPr>
                            <w:rPr>
                              <w:rFonts w:ascii="Times New Roman" w:hAnsi="Times New Roman" w:eastAsia="方正仿宋_GBK" w:cs="Times New Roman"/>
                              <w:i/>
                              <w:iCs/>
                            </w:rPr>
                            <m:t>T</m:t>
                          </m:r>
                        </m:sub>
                        <m:sup>
                          <m:r>
                            <m:rPr>
                              <m:nor/>
                              <m:sty m:val="p"/>
                            </m:rPr>
                            <w:rPr>
                              <w:rFonts w:ascii="Times New Roman" w:hAnsi="Times New Roman" w:eastAsia="方正仿宋_GBK" w:cs="Times New Roman"/>
                              <w:b w:val="0"/>
                              <w:i w:val="0"/>
                              <w:iCs w:val="0"/>
                            </w:rPr>
                            <m:t>​</m:t>
                          </m:r>
                        </m:sup>
                        <m:e>
                          <m:f>
                            <m:fPr/>
                            <m:num>
                              <m:r>
                                <m:rPr>
                                  <m:nor/>
                                </m:rPr>
                                <w:rPr>
                                  <w:rFonts w:ascii="Times New Roman" w:hAnsi="Times New Roman" w:eastAsia="方正仿宋_GBK" w:cs="Times New Roman"/>
                                  <w:i/>
                                  <w:iCs/>
                                </w:rPr>
                                <m:t>I</m:t>
                              </m:r>
                            </m:num>
                            <m:den>
                              <m:r>
                                <m:rPr>
                                  <m:nor/>
                                  <m:sty m:val="p"/>
                                </m:rPr>
                                <w:rPr>
                                  <w:rFonts w:ascii="Times New Roman" w:hAnsi="Times New Roman" w:eastAsia="方正仿宋_GBK" w:cs="Times New Roman"/>
                                  <w:b w:val="0"/>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b w:val="0"/>
                                      <w:i w:val="0"/>
                                      <w:iCs w:val="0"/>
                                    </w:rPr>
                                    <m:t>)</m:t>
                                  </m:r>
                                </m:e>
                                <m:sup>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kL</m:t>
                                  </m:r>
                                  <m:r>
                                    <m:rPr>
                                      <m:nor/>
                                      <m:sty m:val="p"/>
                                    </m:rPr>
                                    <w:rPr>
                                      <w:rFonts w:ascii="Times New Roman" w:hAnsi="Times New Roman" w:eastAsia="方正仿宋_GBK" w:cs="Times New Roman"/>
                                      <w:b w:val="0"/>
                                      <w:i w:val="0"/>
                                      <w:iCs w:val="0"/>
                                    </w:rPr>
                                    <m:t>−2021</m:t>
                                  </m:r>
                                </m:sup>
                              </m:sSup>
                            </m:den>
                          </m:f>
                        </m:e>
                      </m:nary>
                    </m:e>
                  </m:mr>
                  <m:mr>
                    <m:e/>
                    <m:e>
                      <m:r>
                        <m:rPr>
                          <m:nor/>
                          <m:sty m:val="p"/>
                        </m:rPr>
                        <w:rPr>
                          <w:rFonts w:ascii="Times New Roman" w:hAnsi="Times New Roman" w:eastAsia="方正仿宋_GBK" w:cs="Times New Roman"/>
                          <w:b w:val="0"/>
                          <w:i w:val="0"/>
                          <w:iCs w:val="0"/>
                        </w:rPr>
                        <m:t>+</m:t>
                      </m:r>
                      <m:nary>
                        <m:naryPr>
                          <m:chr m:val="∑"/>
                          <m:limLoc m:val="undOvr"/>
                        </m:naryPr>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up>
                          <m:r>
                            <m:rPr>
                              <m:nor/>
                            </m:rPr>
                            <w:rPr>
                              <w:rFonts w:ascii="Times New Roman" w:hAnsi="Times New Roman" w:eastAsia="方正仿宋_GBK" w:cs="Times New Roman"/>
                              <w:i/>
                              <w:iCs/>
                            </w:rPr>
                            <m:t>T</m:t>
                          </m:r>
                        </m:sup>
                        <m:e>
                          <m:f>
                            <m:fPr/>
                            <m:num>
                              <m:r>
                                <m:rPr>
                                  <m:nor/>
                                </m:rPr>
                                <w:rPr>
                                  <w:rFonts w:ascii="Times New Roman" w:hAnsi="Times New Roman" w:eastAsia="方正仿宋_GBK" w:cs="Times New Roman"/>
                                  <w:i/>
                                  <w:iCs/>
                                </w:rPr>
                                <m:t>qI</m:t>
                              </m:r>
                            </m:num>
                            <m:den>
                              <m:r>
                                <m:rPr>
                                  <m:nor/>
                                  <m:sty m:val="p"/>
                                </m:rPr>
                                <w:rPr>
                                  <w:rFonts w:ascii="Times New Roman" w:hAnsi="Times New Roman" w:eastAsia="方正仿宋_GBK" w:cs="Times New Roman"/>
                                  <w:b w:val="0"/>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b w:val="0"/>
                                      <w:i w:val="0"/>
                                      <w:iCs w:val="0"/>
                                    </w:rPr>
                                    <m:t>)</m:t>
                                  </m:r>
                                </m:e>
                                <m:sup>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−2021</m:t>
                                  </m:r>
                                </m:sup>
                              </m:sSup>
                            </m:den>
                          </m:f>
                        </m:e>
                      </m:nary>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5892D7AC">
            <w:pPr>
              <w:keepNext/>
              <w:spacing w:before="0" w:after="0"/>
              <w:ind w:left="0" w:leftChars="0" w:right="0" w:rightChars="0" w:firstLine="0" w:firstLineChars="0"/>
              <w:jc w:val="right"/>
            </w:pPr>
            <w:r>
              <w:rPr>
                <w:rFonts w:ascii="Times New Roman" w:hAnsi="Times New Roman" w:eastAsia="方正仿宋_GBK"/>
                <w:b w:val="0"/>
                <w:sz w:val="18"/>
              </w:rPr>
              <w:t>（4-7）</w:t>
            </w:r>
          </w:p>
        </w:tc>
      </w:tr>
    </w:tbl>
    <w:p w14:paraId="0DE53D6C">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为单项工程费用现值，单位万元；</w:t>
      </w:r>
      <m:oMath>
        <m:r>
          <m:rPr>
            <m:nor/>
          </m:rPr>
          <w:rPr>
            <w:rFonts w:ascii="Times New Roman" w:hAnsi="Times New Roman" w:eastAsia="方正仿宋_GBK" w:cs="Times New Roman"/>
            <w:i/>
            <w:iCs/>
          </w:rPr>
          <m:t>I</m:t>
        </m:r>
      </m:oMath>
      <w:r>
        <w:rPr>
          <w:rFonts w:ascii="Times New Roman" w:hAnsi="Times New Roman" w:eastAsia="方正仿宋_GBK"/>
          <w:b w:val="0"/>
          <w:sz w:val="24"/>
        </w:rPr>
        <w:t>为初始投资，单位万元；</w:t>
      </w:r>
      <m:oMath>
        <m:r>
          <m:rPr>
            <m:nor/>
          </m:rPr>
          <w:rPr>
            <w:rFonts w:ascii="Times New Roman" w:hAnsi="Times New Roman" w:eastAsia="方正仿宋_GBK" w:cs="Times New Roman"/>
            <w:i/>
            <w:iCs/>
          </w:rPr>
          <m:t>y</m:t>
        </m:r>
      </m:oMath>
      <w:r>
        <w:rPr>
          <w:rFonts w:ascii="Times New Roman" w:hAnsi="Times New Roman" w:eastAsia="方正仿宋_GBK"/>
          <w:b w:val="0"/>
          <w:sz w:val="24"/>
        </w:rPr>
        <w:t>为投运年份，</w:t>
      </w:r>
      <m:oMath>
        <m:r>
          <m:rPr>
            <m:nor/>
          </m:rPr>
          <w:rPr>
            <w:rFonts w:ascii="Times New Roman" w:hAnsi="Times New Roman" w:eastAsia="方正仿宋_GBK" w:cs="Times New Roman"/>
            <w:i/>
            <w:iCs/>
          </w:rPr>
          <m:t>L</m:t>
        </m:r>
      </m:oMath>
      <w:r>
        <w:rPr>
          <w:rFonts w:ascii="Times New Roman" w:hAnsi="Times New Roman" w:eastAsia="方正仿宋_GBK"/>
          <w:b w:val="0"/>
          <w:sz w:val="24"/>
        </w:rPr>
        <w:t>为寿命，单位年；</w:t>
      </w:r>
      <m:oMath>
        <m:r>
          <m:rPr>
            <m:nor/>
          </m:rPr>
          <w:rPr>
            <w:rFonts w:ascii="Times New Roman" w:hAnsi="Times New Roman" w:eastAsia="方正仿宋_GBK" w:cs="Times New Roman"/>
            <w:i/>
            <w:iCs/>
          </w:rPr>
          <m:t>q</m:t>
        </m:r>
      </m:oMath>
      <w:r>
        <w:rPr>
          <w:rFonts w:ascii="Times New Roman" w:hAnsi="Times New Roman" w:eastAsia="方正仿宋_GBK"/>
          <w:b w:val="0"/>
          <w:sz w:val="24"/>
        </w:rPr>
        <w:t>为年度固定运维占初始投资的比例，</w:t>
      </w:r>
      <m:oMath>
        <m:r>
          <m:rPr>
            <m:nor/>
          </m:rPr>
          <w:rPr>
            <w:rFonts w:ascii="Times New Roman" w:hAnsi="Times New Roman" w:eastAsia="方正仿宋_GBK" w:cs="Times New Roman"/>
            <w:i/>
            <w:iCs/>
          </w:rPr>
          <m:t>r</m:t>
        </m:r>
      </m:oMath>
      <w:r>
        <w:rPr>
          <w:rFonts w:ascii="Times New Roman" w:hAnsi="Times New Roman" w:eastAsia="方正仿宋_GBK"/>
          <w:b w:val="0"/>
          <w:sz w:val="24"/>
        </w:rPr>
        <w:t>为折现率；</w:t>
      </w:r>
      <m:oMath>
        <m:r>
          <m:rPr>
            <m:nor/>
          </m:rPr>
          <w:rPr>
            <w:rFonts w:ascii="Times New Roman" w:hAnsi="Times New Roman" w:eastAsia="方正仿宋_GBK" w:cs="Times New Roman"/>
            <w:i/>
            <w:iCs/>
          </w:rPr>
          <m:t>k</m:t>
        </m:r>
      </m:oMath>
      <w:r>
        <w:rPr>
          <w:rFonts w:ascii="Times New Roman" w:hAnsi="Times New Roman" w:eastAsia="方正仿宋_GBK"/>
          <w:b w:val="0"/>
          <w:sz w:val="24"/>
        </w:rPr>
        <w:t>为更新次数序号，</w:t>
      </w:r>
      <m:oMath>
        <m:r>
          <m:rPr>
            <m:nor/>
          </m:rPr>
          <w:rPr>
            <w:rFonts w:ascii="Times New Roman" w:hAnsi="Times New Roman" w:eastAsia="方正仿宋_GBK" w:cs="Times New Roman"/>
            <w:i/>
            <w:iCs/>
          </w:rPr>
          <m:t>t</m:t>
        </m:r>
      </m:oMath>
      <w:r>
        <w:rPr>
          <w:rFonts w:ascii="Times New Roman" w:hAnsi="Times New Roman" w:eastAsia="方正仿宋_GBK"/>
          <w:b w:val="0"/>
          <w:sz w:val="24"/>
        </w:rPr>
        <w:t>为运维年份，</w:t>
      </w:r>
      <m:oMath>
        <m:r>
          <m:rPr>
            <m:nor/>
          </m:rPr>
          <w:rPr>
            <w:rFonts w:ascii="Times New Roman" w:hAnsi="Times New Roman" w:eastAsia="方正仿宋_GBK" w:cs="Times New Roman"/>
            <w:i/>
            <w:iCs/>
          </w:rPr>
          <m:t>T</m:t>
        </m:r>
      </m:oMath>
      <w:r>
        <w:rPr>
          <w:rFonts w:ascii="Times New Roman" w:hAnsi="Times New Roman" w:eastAsia="方正仿宋_GBK"/>
          <w:b w:val="0"/>
          <w:sz w:val="24"/>
        </w:rPr>
        <w:t>为评价截止年。</w:t>
      </w:r>
    </w:p>
    <w:p w14:paraId="653C9767">
      <w:pPr>
        <w:pStyle w:val="2"/>
        <w:widowControl/>
        <w:spacing w:before="0" w:after="0" w:line="348" w:lineRule="exact"/>
        <w:ind w:firstLine="480"/>
        <w:jc w:val="both"/>
      </w:pPr>
      <w:r>
        <w:rPr>
          <w:rFonts w:ascii="Times New Roman" w:hAnsi="Times New Roman" w:eastAsia="方正仿宋_GBK"/>
          <w:b w:val="0"/>
          <w:sz w:val="24"/>
        </w:rPr>
        <w:t>设备在</w:t>
      </w:r>
      <m:oMath>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kL</m:t>
        </m:r>
      </m:oMath>
      <w:r>
        <w:rPr>
          <w:rFonts w:ascii="Times New Roman" w:hAnsi="Times New Roman" w:eastAsia="方正仿宋_GBK"/>
          <w:b w:val="0"/>
          <w:sz w:val="24"/>
        </w:rPr>
        <w:t>严格小于2041时计取更新投资，固定运维计至2041年。</w:t>
      </w:r>
    </w:p>
    <w:p w14:paraId="3FA10ABC">
      <w:pPr>
        <w:pStyle w:val="2"/>
        <w:widowControl/>
        <w:spacing w:before="0" w:after="0" w:line="348" w:lineRule="exact"/>
        <w:ind w:firstLine="480"/>
        <w:jc w:val="both"/>
      </w:pPr>
      <w:r>
        <w:rPr>
          <w:rFonts w:ascii="Times New Roman" w:hAnsi="Times New Roman" w:eastAsia="方正仿宋_GBK"/>
          <w:b w:val="0"/>
          <w:sz w:val="24"/>
        </w:rPr>
        <w:t>令</w:t>
      </w:r>
      <m:oMath>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=1</m:t>
        </m:r>
      </m:oMath>
      <w:r>
        <w:rPr>
          <w:rFonts w:ascii="Times New Roman" w:hAnsi="Times New Roman" w:eastAsia="方正仿宋_GBK"/>
          <w:b w:val="0"/>
          <w:sz w:val="24"/>
        </w:rPr>
        <w:t>，得到现值因子</w:t>
      </w:r>
      <m:oMath>
        <m:r>
          <m:rPr>
            <m:nor/>
          </m:rPr>
          <w:rPr>
            <w:rFonts w:ascii="Times New Roman" w:hAnsi="Times New Roman" w:eastAsia="方正仿宋_GBK" w:cs="Times New Roman"/>
            <w:i/>
            <w:iCs/>
          </w:rPr>
          <m:t>A</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。主变按40年和运维费率4.20%、线路按40年和运维费率2.20%、储能按25年和运维费率3.00%计算。2022—2025年投运的三类设备均未在2041年评价截止前达到设定寿命，因此本评价期内的更新支出为零。</w:t>
      </w:r>
    </w:p>
    <w:p w14:paraId="00394646">
      <w:pPr>
        <w:pStyle w:val="2"/>
        <w:keepNext/>
        <w:spacing w:before="120" w:after="80" w:line="280" w:lineRule="exact"/>
        <w:ind w:firstLine="0"/>
        <w:jc w:val="center"/>
      </w:pPr>
      <w:r>
        <w:rPr>
          <w:rFonts w:ascii="Times New Roman" w:hAnsi="Times New Roman" w:eastAsia="宋体"/>
          <w:b w:val="0"/>
          <w:sz w:val="21"/>
        </w:rPr>
        <w:t>表4-6 单位初始投资的2021年末现值因子（式4-7）</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67445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026873A">
            <w:pPr>
              <w:keepNext/>
              <w:spacing w:before="20" w:after="20" w:line="260" w:lineRule="exact"/>
              <w:ind w:left="0" w:leftChars="0" w:right="0" w:rightChars="0" w:firstLine="0" w:firstLineChars="0"/>
              <w:jc w:val="center"/>
            </w:pPr>
            <w:r>
              <w:rPr>
                <w:rFonts w:ascii="Times New Roman" w:hAnsi="Times New Roman" w:eastAsia="宋体"/>
                <w:b/>
                <w:sz w:val="18"/>
              </w:rPr>
              <w:t>投运年</w:t>
            </w:r>
          </w:p>
        </w:tc>
        <w:tc>
          <w:tcPr>
            <w:tcW w:w="2078" w:type="dxa"/>
            <w:tcMar>
              <w:left w:w="70" w:type="dxa"/>
              <w:right w:w="70" w:type="dxa"/>
            </w:tcMar>
            <w:vAlign w:val="center"/>
          </w:tcPr>
          <w:p w14:paraId="19C7DA0B">
            <w:pPr>
              <w:keepNext/>
              <w:spacing w:before="20" w:after="20" w:line="260" w:lineRule="exact"/>
              <w:ind w:left="0" w:leftChars="0" w:right="0" w:rightChars="0" w:firstLine="0" w:firstLineChars="0"/>
              <w:jc w:val="center"/>
            </w:pPr>
            <w:r>
              <w:rPr>
                <w:rFonts w:ascii="Times New Roman" w:hAnsi="Times New Roman" w:eastAsia="宋体"/>
                <w:b/>
                <w:sz w:val="18"/>
              </w:rPr>
              <w:t>主变现金流现值因子</w:t>
            </w:r>
          </w:p>
        </w:tc>
        <w:tc>
          <w:tcPr>
            <w:tcW w:w="2078" w:type="dxa"/>
            <w:tcMar>
              <w:left w:w="70" w:type="dxa"/>
              <w:right w:w="70" w:type="dxa"/>
            </w:tcMar>
            <w:vAlign w:val="center"/>
          </w:tcPr>
          <w:p w14:paraId="10EF72F1">
            <w:pPr>
              <w:keepNext/>
              <w:spacing w:before="20" w:after="20" w:line="260" w:lineRule="exact"/>
              <w:ind w:left="0" w:leftChars="0" w:right="0" w:rightChars="0" w:firstLine="0" w:firstLineChars="0"/>
              <w:jc w:val="center"/>
            </w:pPr>
            <w:r>
              <w:rPr>
                <w:rFonts w:ascii="Times New Roman" w:hAnsi="Times New Roman" w:eastAsia="宋体"/>
                <w:b/>
                <w:sz w:val="18"/>
              </w:rPr>
              <w:t>线路现金流现值因子</w:t>
            </w:r>
          </w:p>
        </w:tc>
        <w:tc>
          <w:tcPr>
            <w:tcW w:w="2078" w:type="dxa"/>
            <w:tcMar>
              <w:left w:w="70" w:type="dxa"/>
              <w:right w:w="70" w:type="dxa"/>
            </w:tcMar>
            <w:vAlign w:val="center"/>
          </w:tcPr>
          <w:p w14:paraId="5271CBDF">
            <w:pPr>
              <w:keepNext/>
              <w:spacing w:before="20" w:after="20" w:line="260" w:lineRule="exact"/>
              <w:ind w:left="0" w:leftChars="0" w:right="0" w:rightChars="0" w:firstLine="0" w:firstLineChars="0"/>
              <w:jc w:val="center"/>
            </w:pPr>
            <w:r>
              <w:rPr>
                <w:rFonts w:ascii="Times New Roman" w:hAnsi="Times New Roman" w:eastAsia="宋体"/>
                <w:b/>
                <w:sz w:val="18"/>
              </w:rPr>
              <w:t>储能现金流现值因子</w:t>
            </w:r>
          </w:p>
        </w:tc>
      </w:tr>
      <w:tr w14:paraId="51FA32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FF8A47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34AF30D3">
            <w:pPr>
              <w:keepNext/>
              <w:spacing w:before="20" w:after="20" w:line="260" w:lineRule="exact"/>
              <w:ind w:left="0" w:leftChars="0" w:right="0" w:rightChars="0" w:firstLine="0" w:firstLineChars="0"/>
              <w:jc w:val="center"/>
            </w:pPr>
            <w:r>
              <w:rPr>
                <w:rFonts w:ascii="Times New Roman" w:hAnsi="Times New Roman" w:eastAsia="宋体"/>
                <w:b w:val="0"/>
                <w:sz w:val="18"/>
              </w:rPr>
              <w:t>1.39</w:t>
            </w:r>
          </w:p>
        </w:tc>
        <w:tc>
          <w:tcPr>
            <w:tcW w:w="2078" w:type="dxa"/>
            <w:tcMar>
              <w:left w:w="70" w:type="dxa"/>
              <w:right w:w="70" w:type="dxa"/>
            </w:tcMar>
            <w:vAlign w:val="center"/>
          </w:tcPr>
          <w:p w14:paraId="244621AC">
            <w:pPr>
              <w:keepNext/>
              <w:spacing w:before="20" w:after="20" w:line="260" w:lineRule="exact"/>
              <w:ind w:left="0" w:leftChars="0" w:right="0" w:rightChars="0" w:firstLine="0" w:firstLineChars="0"/>
              <w:jc w:val="center"/>
            </w:pPr>
            <w:r>
              <w:rPr>
                <w:rFonts w:ascii="Times New Roman" w:hAnsi="Times New Roman" w:eastAsia="宋体"/>
                <w:b w:val="0"/>
                <w:sz w:val="18"/>
              </w:rPr>
              <w:t>1.17</w:t>
            </w:r>
          </w:p>
        </w:tc>
        <w:tc>
          <w:tcPr>
            <w:tcW w:w="2078" w:type="dxa"/>
            <w:tcMar>
              <w:left w:w="70" w:type="dxa"/>
              <w:right w:w="70" w:type="dxa"/>
            </w:tcMar>
            <w:vAlign w:val="center"/>
          </w:tcPr>
          <w:p w14:paraId="47E20ACB">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r>
      <w:tr w14:paraId="15D4AD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704A8B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02BD72B5">
            <w:pPr>
              <w:keepNext/>
              <w:spacing w:before="20" w:after="20" w:line="260" w:lineRule="exact"/>
              <w:ind w:left="0" w:leftChars="0" w:right="0" w:rightChars="0" w:firstLine="0" w:firstLineChars="0"/>
              <w:jc w:val="center"/>
            </w:pPr>
            <w:r>
              <w:rPr>
                <w:rFonts w:ascii="Times New Roman" w:hAnsi="Times New Roman" w:eastAsia="宋体"/>
                <w:b w:val="0"/>
                <w:sz w:val="18"/>
              </w:rPr>
              <w:t>1.29</w:t>
            </w:r>
          </w:p>
        </w:tc>
        <w:tc>
          <w:tcPr>
            <w:tcW w:w="2078" w:type="dxa"/>
            <w:tcMar>
              <w:left w:w="70" w:type="dxa"/>
              <w:right w:w="70" w:type="dxa"/>
            </w:tcMar>
            <w:vAlign w:val="center"/>
          </w:tcPr>
          <w:p w14:paraId="3ADDB2A5">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2078" w:type="dxa"/>
            <w:tcMar>
              <w:left w:w="70" w:type="dxa"/>
              <w:right w:w="70" w:type="dxa"/>
            </w:tcMar>
            <w:vAlign w:val="center"/>
          </w:tcPr>
          <w:p w14:paraId="4D50A918">
            <w:pPr>
              <w:keepNext/>
              <w:spacing w:before="20" w:after="20" w:line="260" w:lineRule="exact"/>
              <w:ind w:left="0" w:leftChars="0" w:right="0" w:rightChars="0" w:firstLine="0" w:firstLineChars="0"/>
              <w:jc w:val="center"/>
            </w:pPr>
            <w:r>
              <w:rPr>
                <w:rFonts w:ascii="Times New Roman" w:hAnsi="Times New Roman" w:eastAsia="宋体"/>
                <w:b w:val="0"/>
                <w:sz w:val="18"/>
              </w:rPr>
              <w:t>1.18</w:t>
            </w:r>
          </w:p>
        </w:tc>
      </w:tr>
      <w:tr w14:paraId="69F539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5129426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6DF1B804">
            <w:pPr>
              <w:keepNext/>
              <w:spacing w:before="20" w:after="20" w:line="260" w:lineRule="exact"/>
              <w:ind w:left="0" w:leftChars="0" w:right="0" w:rightChars="0" w:firstLine="0" w:firstLineChars="0"/>
              <w:jc w:val="center"/>
            </w:pPr>
            <w:r>
              <w:rPr>
                <w:rFonts w:ascii="Times New Roman" w:hAnsi="Times New Roman" w:eastAsia="宋体"/>
                <w:b w:val="0"/>
                <w:sz w:val="18"/>
              </w:rPr>
              <w:t>1.21</w:t>
            </w:r>
          </w:p>
        </w:tc>
        <w:tc>
          <w:tcPr>
            <w:tcW w:w="2078" w:type="dxa"/>
            <w:tcMar>
              <w:left w:w="70" w:type="dxa"/>
              <w:right w:w="70" w:type="dxa"/>
            </w:tcMar>
            <w:vAlign w:val="center"/>
          </w:tcPr>
          <w:p w14:paraId="43EDB30F">
            <w:pPr>
              <w:keepNext/>
              <w:spacing w:before="20" w:after="20" w:line="260" w:lineRule="exact"/>
              <w:ind w:left="0" w:leftChars="0" w:right="0" w:rightChars="0" w:firstLine="0" w:firstLineChars="0"/>
              <w:jc w:val="center"/>
            </w:pPr>
            <w:r>
              <w:rPr>
                <w:rFonts w:ascii="Times New Roman" w:hAnsi="Times New Roman" w:eastAsia="宋体"/>
                <w:b w:val="0"/>
                <w:sz w:val="18"/>
              </w:rPr>
              <w:t>1.03</w:t>
            </w:r>
          </w:p>
        </w:tc>
        <w:tc>
          <w:tcPr>
            <w:tcW w:w="2078" w:type="dxa"/>
            <w:tcMar>
              <w:left w:w="70" w:type="dxa"/>
              <w:right w:w="70" w:type="dxa"/>
            </w:tcMar>
            <w:vAlign w:val="center"/>
          </w:tcPr>
          <w:p w14:paraId="2D290778">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r>
      <w:tr w14:paraId="28600A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0B8302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78B6E1D6">
            <w:pPr>
              <w:keepNext w:val="0"/>
              <w:spacing w:before="20" w:after="20" w:line="260" w:lineRule="exact"/>
              <w:ind w:left="0" w:leftChars="0" w:right="0" w:rightChars="0" w:firstLine="0" w:firstLineChars="0"/>
              <w:jc w:val="center"/>
            </w:pPr>
            <w:r>
              <w:rPr>
                <w:rFonts w:ascii="Times New Roman" w:hAnsi="Times New Roman" w:eastAsia="宋体"/>
                <w:b w:val="0"/>
                <w:sz w:val="18"/>
              </w:rPr>
              <w:t>1.13</w:t>
            </w:r>
          </w:p>
        </w:tc>
        <w:tc>
          <w:tcPr>
            <w:tcW w:w="2078" w:type="dxa"/>
            <w:tcMar>
              <w:left w:w="70" w:type="dxa"/>
              <w:right w:w="70" w:type="dxa"/>
            </w:tcMar>
            <w:vAlign w:val="center"/>
          </w:tcPr>
          <w:p w14:paraId="41225733">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2078" w:type="dxa"/>
            <w:tcMar>
              <w:left w:w="70" w:type="dxa"/>
              <w:right w:w="70" w:type="dxa"/>
            </w:tcMar>
            <w:vAlign w:val="center"/>
          </w:tcPr>
          <w:p w14:paraId="01CEBE9E">
            <w:pPr>
              <w:keepNext w:val="0"/>
              <w:spacing w:before="20" w:after="20" w:line="260" w:lineRule="exact"/>
              <w:ind w:left="0" w:leftChars="0" w:right="0" w:rightChars="0" w:firstLine="0" w:firstLineChars="0"/>
              <w:jc w:val="center"/>
            </w:pPr>
            <w:r>
              <w:rPr>
                <w:rFonts w:ascii="Times New Roman" w:hAnsi="Times New Roman" w:eastAsia="宋体"/>
                <w:b w:val="0"/>
                <w:sz w:val="18"/>
              </w:rPr>
              <w:t>1.03</w:t>
            </w:r>
          </w:p>
        </w:tc>
      </w:tr>
    </w:tbl>
    <w:p w14:paraId="3850D2E8">
      <w:pPr>
        <w:pStyle w:val="2"/>
        <w:widowControl/>
        <w:spacing w:before="0" w:after="0" w:line="348" w:lineRule="exact"/>
        <w:ind w:firstLine="480"/>
        <w:jc w:val="both"/>
      </w:pPr>
      <w:r>
        <w:rPr>
          <w:rFonts w:ascii="Times New Roman" w:hAnsi="Times New Roman" w:eastAsia="方正仿宋_GBK"/>
          <w:b w:val="0"/>
          <w:sz w:val="24"/>
        </w:rPr>
        <w:t>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各批次按共同的2041年截止期计算，与逐年项目现金流直接对应。工程安排在满足每年技术约束的前提下比较投运时点，设备提前形成的容量储备及其费用由相应年度共同承担。</w:t>
      </w:r>
    </w:p>
    <w:p w14:paraId="4396F592">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35"/>
                    <a:stretch>
                      <a:fillRect/>
                    </a:stretch>
                  </pic:blipFill>
                  <pic:spPr>
                    <a:xfrm>
                      <a:off x="0" y="0"/>
                      <a:ext cx="5120640" cy="3614569"/>
                    </a:xfrm>
                    <a:prstGeom prst="rect">
                      <a:avLst/>
                    </a:prstGeom>
                    <a:noFill/>
                    <a:ln w="9525">
                      <a:noFill/>
                    </a:ln>
                  </pic:spPr>
                </pic:pic>
              </a:graphicData>
            </a:graphic>
          </wp:inline>
        </w:drawing>
      </w:r>
    </w:p>
    <w:p w14:paraId="36EC9DC5">
      <w:pPr>
        <w:pStyle w:val="2"/>
        <w:spacing w:before="60" w:after="120" w:line="280" w:lineRule="exact"/>
        <w:ind w:left="0" w:leftChars="0" w:right="0" w:rightChars="0" w:firstLine="0" w:firstLineChars="0"/>
        <w:jc w:val="center"/>
      </w:pPr>
      <w:r>
        <w:rPr>
          <w:rFonts w:ascii="Times New Roman" w:hAnsi="Times New Roman" w:eastAsia="宋体"/>
          <w:b w:val="0"/>
          <w:sz w:val="21"/>
        </w:rPr>
        <w:t>图4-6 各投运批次单位初始投资的建设与运维现值</w:t>
      </w:r>
    </w:p>
    <w:p w14:paraId="027CC7C1">
      <w:pPr>
        <w:pStyle w:val="5"/>
        <w:keepNext/>
        <w:numPr>
          <w:ilvl w:val="0"/>
          <w:numId w:val="0"/>
        </w:numPr>
        <w:spacing w:before="160" w:after="120" w:line="390" w:lineRule="exact"/>
        <w:ind w:firstLine="0"/>
      </w:pPr>
      <w:bookmarkStart w:id="170" w:name="年度投运对现值的影响"/>
      <w:r>
        <w:rPr>
          <w:rFonts w:ascii="Times New Roman" w:hAnsi="Times New Roman" w:eastAsia="方正仿宋_GBK"/>
          <w:b/>
          <w:sz w:val="26"/>
        </w:rPr>
        <w:t>4.6.2 年度投运对现值的影响</w:t>
      </w:r>
      <w:bookmarkEnd w:id="170"/>
    </w:p>
    <w:p w14:paraId="68A79ACE">
      <w:pPr>
        <w:pStyle w:val="115"/>
        <w:widowControl/>
        <w:spacing w:before="0" w:after="0" w:line="348" w:lineRule="exact"/>
        <w:ind w:firstLine="480"/>
        <w:jc w:val="both"/>
      </w:pPr>
      <w:r>
        <w:rPr>
          <w:rFonts w:ascii="Times New Roman" w:hAnsi="Times New Roman" w:eastAsia="方正仿宋_GBK"/>
          <w:b w:val="0"/>
          <w:sz w:val="24"/>
        </w:rPr>
        <w:t>相同工程晚一年投运会减少初始投资现值及计入的运维年数，并将更新年份后移，因此建设时点需在各年技术可行的前提下参与经济比选。</w:t>
      </w:r>
    </w:p>
    <w:p w14:paraId="7D9B9011">
      <w:pPr>
        <w:pStyle w:val="2"/>
        <w:widowControl/>
        <w:spacing w:before="0" w:after="0" w:line="348" w:lineRule="exact"/>
        <w:ind w:firstLine="480"/>
        <w:jc w:val="both"/>
      </w:pPr>
      <w:r>
        <w:rPr>
          <w:rFonts w:ascii="Times New Roman" w:hAnsi="Times New Roman" w:eastAsia="方正仿宋_GBK"/>
          <w:b w:val="0"/>
          <w:sz w:val="24"/>
        </w:rPr>
        <w:t>储能投资按各投运批次的新增柜数计算。同一主变安装位置在2022—2025年最多更换一次，更换投资按当年新购整台容量计算。不同位置和第三台主变仍可分年投运，采购批次合计用于费用，容量净增用于设备状态及容载比。</w:t>
      </w:r>
    </w:p>
    <w:p w14:paraId="262434F0">
      <w:pPr>
        <w:pStyle w:val="5"/>
        <w:keepNext/>
        <w:numPr>
          <w:ilvl w:val="0"/>
          <w:numId w:val="0"/>
        </w:numPr>
        <w:spacing w:before="160" w:after="120" w:line="390" w:lineRule="exact"/>
        <w:ind w:firstLine="0"/>
      </w:pPr>
      <w:bookmarkStart w:id="171" w:name="费用构成与结果复算"/>
      <w:r>
        <w:rPr>
          <w:rFonts w:ascii="Times New Roman" w:hAnsi="Times New Roman" w:eastAsia="方正仿宋_GBK"/>
          <w:b/>
          <w:sz w:val="26"/>
        </w:rPr>
        <w:t>4.6.3 费用构成与结果复算</w:t>
      </w:r>
      <w:bookmarkEnd w:id="171"/>
    </w:p>
    <w:p w14:paraId="7A8D723F">
      <w:pPr>
        <w:pStyle w:val="115"/>
        <w:widowControl/>
        <w:spacing w:before="0" w:after="0" w:line="348" w:lineRule="exact"/>
        <w:ind w:firstLine="480"/>
        <w:jc w:val="both"/>
      </w:pPr>
      <w:r>
        <w:rPr>
          <w:rFonts w:ascii="Times New Roman" w:hAnsi="Times New Roman" w:eastAsia="方正仿宋_GBK"/>
          <w:b w:val="0"/>
          <w:sz w:val="24"/>
        </w:rPr>
        <w:t>方案费用现值为全部建设改造项目现值之和，主变、储能和线路分项汇总后应与所选布局对应的实际目标费用一致。费用表同时列示初始建设投资与评价期费用现值，便于核对工程规模和现金流折算。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32B0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6383CB52">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DEC1D98">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T</m:t>
                        </m:r>
                      </m:sub>
                    </m:sSub>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B</m:t>
                        </m:r>
                      </m:sub>
                    </m:sSub>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L</m:t>
                        </m:r>
                      </m:sub>
                    </m:sSub>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146CAF73">
            <w:pPr>
              <w:keepNext/>
              <w:spacing w:before="0" w:after="0"/>
              <w:ind w:left="0" w:leftChars="0" w:right="0" w:rightChars="0" w:firstLine="0" w:firstLineChars="0"/>
              <w:jc w:val="right"/>
            </w:pPr>
            <w:r>
              <w:rPr>
                <w:rFonts w:ascii="Times New Roman" w:hAnsi="Times New Roman" w:eastAsia="方正仿宋_GBK"/>
                <w:b w:val="0"/>
                <w:sz w:val="18"/>
              </w:rPr>
              <w:t>（4-8）</w:t>
            </w:r>
          </w:p>
        </w:tc>
      </w:tr>
    </w:tbl>
    <w:p w14:paraId="57113FC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oMath>
      <w:r>
        <w:rPr>
          <w:rFonts w:ascii="Times New Roman" w:hAnsi="Times New Roman" w:eastAsia="方正仿宋_GBK"/>
          <w:b w:val="0"/>
          <w:sz w:val="24"/>
        </w:rPr>
        <w:t>为方案费用现值，</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为建设改造项目</w:t>
      </w:r>
      <m:oMath>
        <m:r>
          <m:rPr>
            <m:nor/>
          </m:rPr>
          <w:rPr>
            <w:rFonts w:ascii="Times New Roman" w:hAnsi="Times New Roman" w:eastAsia="方正仿宋_GBK" w:cs="Times New Roman"/>
            <w:i/>
            <w:iCs/>
          </w:rPr>
          <m:t>e</m:t>
        </m:r>
      </m:oMath>
      <w:r>
        <w:rPr>
          <w:rFonts w:ascii="Times New Roman" w:hAnsi="Times New Roman" w:eastAsia="方正仿宋_GBK"/>
          <w:b w:val="0"/>
          <w:sz w:val="24"/>
        </w:rPr>
        <w:t>的费用现值，单位万元；</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分别为主变、储能和线路投运项目集合。年度采购量、柜数与新线条数来自方案状态变化，费用复算按工程类型和投运年建立现金流。费用以万元计量。</w:t>
      </w:r>
    </w:p>
    <w:p w14:paraId="209647D5">
      <w:pPr>
        <w:pStyle w:val="5"/>
        <w:keepNext/>
        <w:numPr>
          <w:ilvl w:val="0"/>
          <w:numId w:val="0"/>
        </w:numPr>
        <w:spacing w:before="160" w:after="120" w:line="390" w:lineRule="exact"/>
        <w:ind w:firstLine="0"/>
      </w:pPr>
      <w:bookmarkStart w:id="172" w:name="评价期边界与费用解释"/>
      <w:r>
        <w:rPr>
          <w:rFonts w:ascii="Times New Roman" w:hAnsi="Times New Roman" w:eastAsia="方正仿宋_GBK"/>
          <w:b/>
          <w:sz w:val="26"/>
        </w:rPr>
        <w:t>4.6.4 评价期边界与费用解释</w:t>
      </w:r>
      <w:bookmarkEnd w:id="172"/>
    </w:p>
    <w:p w14:paraId="184D6B94">
      <w:pPr>
        <w:pStyle w:val="115"/>
        <w:widowControl/>
        <w:spacing w:before="0" w:after="0" w:line="348" w:lineRule="exact"/>
        <w:ind w:firstLine="480"/>
        <w:jc w:val="both"/>
      </w:pPr>
      <w:r>
        <w:rPr>
          <w:rFonts w:ascii="Times New Roman" w:hAnsi="Times New Roman" w:eastAsia="方正仿宋_GBK"/>
          <w:b w:val="0"/>
          <w:sz w:val="24"/>
        </w:rPr>
        <w:t>本报告采用折现率6%、主变和线路寿命40年、储能寿命25年及本章所列固定运维率，更新按与首次购置相同的实价计算，价格情景对两者使用相同倍数。由于2021年末至2041年的共同评价期短于三类设备的完整寿命，2022—2025年投运设备未在评价截止前触发更新，现值结果因而反映这一期间的建设和固定运维费用。</w:t>
      </w:r>
    </w:p>
    <w:p w14:paraId="2CE15A7E">
      <w:pPr>
        <w:pStyle w:val="2"/>
        <w:widowControl/>
        <w:spacing w:before="0" w:after="0" w:line="348" w:lineRule="exact"/>
        <w:ind w:firstLine="480"/>
        <w:jc w:val="both"/>
      </w:pPr>
      <w:r>
        <w:rPr>
          <w:rFonts w:ascii="Times New Roman" w:hAnsi="Times New Roman" w:eastAsia="方正仿宋_GBK"/>
          <w:b w:val="0"/>
          <w:sz w:val="24"/>
        </w:rPr>
        <w:t>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14:paraId="4B6F1707">
      <w:pPr>
        <w:pStyle w:val="5"/>
        <w:keepNext/>
        <w:numPr>
          <w:ilvl w:val="0"/>
          <w:numId w:val="0"/>
        </w:numPr>
        <w:spacing w:before="160" w:after="120" w:line="390" w:lineRule="exact"/>
        <w:ind w:firstLine="0"/>
      </w:pPr>
      <w:bookmarkStart w:id="173" w:name="主变更换与扩建的投资差异"/>
      <w:r>
        <w:rPr>
          <w:rFonts w:ascii="Times New Roman" w:hAnsi="Times New Roman" w:eastAsia="方正仿宋_GBK"/>
          <w:b/>
          <w:sz w:val="26"/>
        </w:rPr>
        <w:t>4.6.5 主变更换与扩建的投资差异</w:t>
      </w:r>
      <w:bookmarkEnd w:id="173"/>
    </w:p>
    <w:p w14:paraId="3DA971B9">
      <w:pPr>
        <w:pStyle w:val="115"/>
        <w:widowControl/>
        <w:spacing w:before="0" w:after="0" w:line="348" w:lineRule="exact"/>
        <w:ind w:firstLine="480"/>
        <w:jc w:val="both"/>
      </w:pPr>
      <w:r>
        <w:rPr>
          <w:rFonts w:ascii="Times New Roman" w:hAnsi="Times New Roman" w:eastAsia="方正仿宋_GBK"/>
          <w:b w:val="0"/>
          <w:sz w:val="24"/>
        </w:rPr>
        <w:t>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14:paraId="1AE85BA5">
      <w:pPr>
        <w:pStyle w:val="2"/>
        <w:widowControl/>
        <w:spacing w:before="0" w:after="0" w:line="348" w:lineRule="exact"/>
        <w:ind w:firstLine="480"/>
        <w:jc w:val="both"/>
      </w:pPr>
      <w:r>
        <w:rPr>
          <w:rFonts w:ascii="Times New Roman" w:hAnsi="Times New Roman" w:eastAsia="方正仿宋_GBK"/>
          <w:b w:val="0"/>
          <w:sz w:val="24"/>
        </w:rPr>
        <w:t>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14:paraId="2F11B168">
      <w:pPr>
        <w:pStyle w:val="2"/>
        <w:widowControl/>
        <w:spacing w:before="0" w:after="0" w:line="348" w:lineRule="exact"/>
        <w:ind w:firstLine="480"/>
        <w:jc w:val="both"/>
      </w:pPr>
      <w:r>
        <w:rPr>
          <w:rFonts w:ascii="Times New Roman" w:hAnsi="Times New Roman" w:eastAsia="方正仿宋_GBK"/>
          <w:b w:val="0"/>
          <w:sz w:val="24"/>
        </w:rPr>
        <w:t>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14:paraId="63606AE6">
      <w:pPr>
        <w:pStyle w:val="2"/>
        <w:widowControl/>
        <w:spacing w:before="0" w:after="0" w:line="348" w:lineRule="exact"/>
        <w:ind w:firstLine="480"/>
        <w:jc w:val="both"/>
      </w:pPr>
      <w:r>
        <w:rPr>
          <w:rFonts w:ascii="Times New Roman" w:hAnsi="Times New Roman" w:eastAsia="方正仿宋_GBK"/>
          <w:b w:val="0"/>
          <w:sz w:val="24"/>
        </w:rPr>
        <w:t>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14:paraId="5900C85A">
      <w:pPr>
        <w:pStyle w:val="2"/>
        <w:widowControl/>
        <w:spacing w:before="0" w:after="0" w:line="348" w:lineRule="exact"/>
        <w:ind w:firstLine="480"/>
        <w:jc w:val="both"/>
      </w:pPr>
      <w:r>
        <w:rPr>
          <w:rFonts w:ascii="Times New Roman" w:hAnsi="Times New Roman" w:eastAsia="方正仿宋_GBK"/>
          <w:b w:val="0"/>
          <w:sz w:val="24"/>
        </w:rPr>
        <w:t>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14:paraId="49A36DA9">
      <w:pPr>
        <w:pStyle w:val="5"/>
        <w:keepNext/>
        <w:numPr>
          <w:ilvl w:val="0"/>
          <w:numId w:val="0"/>
        </w:numPr>
        <w:spacing w:before="160" w:after="120" w:line="390" w:lineRule="exact"/>
        <w:ind w:firstLine="0"/>
      </w:pPr>
      <w:bookmarkStart w:id="174" w:name="联络与储能的费用响应"/>
      <w:r>
        <w:rPr>
          <w:rFonts w:ascii="Times New Roman" w:hAnsi="Times New Roman" w:eastAsia="方正仿宋_GBK"/>
          <w:b/>
          <w:sz w:val="26"/>
        </w:rPr>
        <w:t>4.6.6 联络与储能的费用响应</w:t>
      </w:r>
      <w:bookmarkEnd w:id="174"/>
    </w:p>
    <w:p w14:paraId="16DB536E">
      <w:pPr>
        <w:pStyle w:val="115"/>
        <w:widowControl/>
        <w:spacing w:before="0" w:after="0" w:line="348" w:lineRule="exact"/>
        <w:ind w:firstLine="480"/>
        <w:jc w:val="both"/>
      </w:pPr>
      <w:r>
        <w:rPr>
          <w:rFonts w:ascii="Times New Roman" w:hAnsi="Times New Roman" w:eastAsia="方正仿宋_GBK"/>
          <w:b w:val="0"/>
          <w:sz w:val="24"/>
        </w:rPr>
        <w:t>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14:paraId="71BA45D3">
      <w:pPr>
        <w:pStyle w:val="2"/>
        <w:widowControl/>
        <w:spacing w:before="0" w:after="0" w:line="348" w:lineRule="exact"/>
        <w:ind w:firstLine="480"/>
        <w:jc w:val="both"/>
      </w:pPr>
      <w:r>
        <w:rPr>
          <w:rFonts w:ascii="Times New Roman" w:hAnsi="Times New Roman" w:eastAsia="方正仿宋_GBK"/>
          <w:b w:val="0"/>
          <w:sz w:val="24"/>
        </w:rPr>
        <w:t>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14:paraId="35B21903">
      <w:pPr>
        <w:pStyle w:val="2"/>
        <w:widowControl/>
        <w:spacing w:before="0" w:after="0" w:line="348" w:lineRule="exact"/>
        <w:ind w:firstLine="480"/>
        <w:jc w:val="both"/>
      </w:pPr>
      <w:r>
        <w:rPr>
          <w:rFonts w:ascii="Times New Roman" w:hAnsi="Times New Roman" w:eastAsia="方正仿宋_GBK"/>
          <w:b w:val="0"/>
          <w:sz w:val="24"/>
        </w:rPr>
        <w:t>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14:paraId="5E392CE8">
      <w:pPr>
        <w:pStyle w:val="3"/>
        <w:keepNext/>
        <w:pageBreakBefore/>
        <w:numPr>
          <w:ilvl w:val="0"/>
          <w:numId w:val="0"/>
        </w:numPr>
        <w:spacing w:before="0" w:after="120" w:line="540" w:lineRule="exact"/>
        <w:ind w:firstLine="0"/>
      </w:pPr>
      <w:bookmarkStart w:id="175" w:name="h608"/>
      <w:bookmarkStart w:id="176" w:name="第五章-一片一策弹性容载比规划建议"/>
      <w:r>
        <w:rPr>
          <w:rFonts w:ascii="Times New Roman" w:hAnsi="Times New Roman" w:eastAsia="方正仿宋_GBK"/>
          <w:b/>
          <w:sz w:val="36"/>
        </w:rPr>
        <w:t>第五章 “一片一策”弹性容载比规划建议</w:t>
      </w:r>
      <w:bookmarkEnd w:id="175"/>
      <w:bookmarkEnd w:id="176"/>
    </w:p>
    <w:p w14:paraId="42E39606">
      <w:pPr>
        <w:pStyle w:val="115"/>
        <w:widowControl/>
        <w:spacing w:before="0" w:after="0" w:line="348" w:lineRule="exact"/>
        <w:ind w:firstLine="480"/>
        <w:jc w:val="both"/>
      </w:pPr>
      <w:r>
        <w:rPr>
          <w:rFonts w:ascii="Times New Roman" w:hAnsi="Times New Roman" w:eastAsia="方正仿宋_GBK"/>
          <w:b w:val="0"/>
          <w:sz w:val="24"/>
        </w:rPr>
        <w:t>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14:paraId="01DD1133">
      <w:pPr>
        <w:pStyle w:val="4"/>
        <w:keepNext/>
        <w:numPr>
          <w:ilvl w:val="0"/>
          <w:numId w:val="0"/>
        </w:numPr>
        <w:spacing w:before="160" w:after="120" w:line="480" w:lineRule="exact"/>
        <w:ind w:firstLine="0"/>
      </w:pPr>
      <w:bookmarkStart w:id="177" w:name="寻优问题与共同起点"/>
      <w:bookmarkStart w:id="178" w:name="h610"/>
      <w:r>
        <w:rPr>
          <w:rFonts w:ascii="Times New Roman" w:hAnsi="Times New Roman" w:eastAsia="方正仿宋_GBK"/>
          <w:b/>
          <w:sz w:val="32"/>
        </w:rPr>
        <w:t>5.1 寻优问题与共同起点</w:t>
      </w:r>
      <w:bookmarkEnd w:id="177"/>
      <w:bookmarkEnd w:id="178"/>
    </w:p>
    <w:p w14:paraId="10CB3711">
      <w:pPr>
        <w:pStyle w:val="5"/>
        <w:keepNext/>
        <w:numPr>
          <w:ilvl w:val="0"/>
          <w:numId w:val="0"/>
        </w:numPr>
        <w:spacing w:before="160" w:after="120" w:line="390" w:lineRule="exact"/>
        <w:ind w:firstLine="0"/>
      </w:pPr>
      <w:bookmarkStart w:id="179" w:name="年度负荷与共同仿真起点"/>
      <w:r>
        <w:rPr>
          <w:rFonts w:ascii="Times New Roman" w:hAnsi="Times New Roman" w:eastAsia="方正仿宋_GBK"/>
          <w:b/>
          <w:sz w:val="26"/>
        </w:rPr>
        <w:t>5.1.1 年度负荷与共同仿真起点</w:t>
      </w:r>
      <w:bookmarkEnd w:id="179"/>
    </w:p>
    <w:p w14:paraId="6132DCB5">
      <w:pPr>
        <w:pStyle w:val="115"/>
        <w:widowControl/>
        <w:spacing w:before="0" w:after="0" w:line="348" w:lineRule="exact"/>
        <w:ind w:firstLine="480"/>
        <w:jc w:val="both"/>
      </w:pPr>
      <w:r>
        <w:rPr>
          <w:rFonts w:ascii="Times New Roman" w:hAnsi="Times New Roman" w:eastAsia="方正仿宋_GBK"/>
          <w:b w:val="0"/>
          <w:sz w:val="24"/>
        </w:rPr>
        <w:t>两类方案保留相同的初始设备组合。市区初始主变总容量为2900.00 MVA，邳州为1463.50 MVA；基期负荷取2021年实际统计值，两地区基期容载比按两位小数均为2.00。该设置用于方案比较，实际在役容量仍采用第三章年度统计。</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D799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62FBA800">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4D4A278E">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stat</m:t>
                    </m:r>
                  </m:sup>
                </m:sSubSup>
                <m:r>
                  <m:rPr>
                    <m:nor/>
                    <m:sty m:val="p"/>
                  </m:rPr>
                  <w:rPr>
                    <w:rFonts w:ascii="Times New Roman" w:hAnsi="Times New Roman" w:eastAsia="方正仿宋_GBK" w:cs="Times New Roman"/>
                    <w:b w:val="0"/>
                    <w:i w:val="0"/>
                    <w:iCs w:val="0"/>
                  </w:rPr>
                  <m:t>, </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=2021,…,2025,  </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,0</m:t>
                    </m:r>
                  </m:sub>
                </m:sSub>
                <m:r>
                  <m:rPr>
                    <m:nor/>
                    <m:sty m:val="p"/>
                  </m:rPr>
                  <w:rPr>
                    <w:rFonts w:ascii="Times New Roman" w:hAnsi="Times New Roman" w:eastAsia="方正仿宋_GBK" w:cs="Times New Roman"/>
                    <w:b w:val="0"/>
                    <w:i w:val="0"/>
                    <w:iCs w:val="0"/>
                  </w:rPr>
                  <m:t>=</m:t>
                </m:r>
                <m:f>
                  <m:fPr/>
                  <m:num>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,0</m:t>
                        </m:r>
                      </m:sub>
                    </m:sSub>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,2021</m:t>
                        </m:r>
                      </m:sub>
                    </m:sSub>
                  </m:den>
                </m:f>
                <m:r>
                  <m:rPr>
                    <m:nor/>
                    <m:sty m:val="p"/>
                  </m:rPr>
                  <w:rPr>
                    <w:rFonts w:ascii="Times New Roman" w:hAnsi="Times New Roman" w:eastAsia="方正仿宋_GBK" w:cs="Times New Roman"/>
                    <w:b w:val="0"/>
                    <w:i w:val="0"/>
                    <w:iCs w:val="0"/>
                  </w:rPr>
                  <m:t>≈2.00.</m:t>
                </m:r>
              </m:oMath>
            </m:oMathPara>
          </w:p>
        </w:tc>
        <w:tc>
          <w:tcPr>
            <w:tcW w:w="737" w:type="dxa"/>
            <w:tcMar>
              <w:top w:w="0" w:type="dxa"/>
              <w:left w:w="0" w:type="dxa"/>
              <w:bottom w:w="0" w:type="dxa"/>
              <w:right w:w="0" w:type="dxa"/>
            </w:tcMar>
            <w:vAlign w:val="center"/>
          </w:tcPr>
          <w:p w14:paraId="7B4DEE90">
            <w:pPr>
              <w:keepNext/>
              <w:spacing w:before="0" w:after="0"/>
              <w:ind w:left="0" w:leftChars="0" w:right="0" w:rightChars="0" w:firstLine="0" w:firstLineChars="0"/>
              <w:jc w:val="right"/>
            </w:pPr>
            <w:r>
              <w:rPr>
                <w:rFonts w:ascii="Times New Roman" w:hAnsi="Times New Roman" w:eastAsia="方正仿宋_GBK"/>
                <w:b w:val="0"/>
                <w:sz w:val="18"/>
              </w:rPr>
              <w:t>（5-1）</w:t>
            </w:r>
          </w:p>
        </w:tc>
      </w:tr>
    </w:tbl>
    <w:p w14:paraId="54627183">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,0</m:t>
            </m:r>
          </m:sub>
        </m:sSub>
      </m:oMath>
      <w:r>
        <w:rPr>
          <w:rFonts w:ascii="Times New Roman" w:hAnsi="Times New Roman" w:eastAsia="方正仿宋_GBK"/>
          <w:b w:val="0"/>
          <w:sz w:val="24"/>
        </w:rPr>
        <w:t>为地区</w:t>
      </w:r>
      <m:oMath>
        <m:r>
          <m:rPr>
            <m:nor/>
          </m:rPr>
          <w:rPr>
            <w:rFonts w:ascii="Times New Roman" w:hAnsi="Times New Roman" w:eastAsia="方正仿宋_GBK" w:cs="Times New Roman"/>
            <w:i/>
            <w:iCs/>
          </w:rPr>
          <m:t>c</m:t>
        </m:r>
      </m:oMath>
      <w:r>
        <w:rPr>
          <w:rFonts w:ascii="Times New Roman" w:hAnsi="Times New Roman" w:eastAsia="方正仿宋_GBK"/>
          <w:b w:val="0"/>
          <w:sz w:val="24"/>
        </w:rPr>
        <w:t>的初始仿真主变总容量，单位MVA；</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,0</m:t>
            </m:r>
          </m:sub>
        </m:sSub>
      </m:oMath>
      <w:r>
        <w:rPr>
          <w:rFonts w:ascii="Times New Roman" w:hAnsi="Times New Roman" w:eastAsia="方正仿宋_GBK"/>
          <w:b w:val="0"/>
          <w:sz w:val="24"/>
        </w:rPr>
        <w:t>为基期容载比，</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stat</m:t>
            </m:r>
          </m:sup>
        </m:sSubSup>
      </m:oMath>
      <w:r>
        <w:rPr>
          <w:rFonts w:ascii="Times New Roman" w:hAnsi="Times New Roman" w:eastAsia="方正仿宋_GBK"/>
          <w:b w:val="0"/>
          <w:sz w:val="24"/>
        </w:rPr>
        <w:t>为同地区第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年的原表网供最大负荷估计值，单位MW。已有年度负荷直接进入模型，保留2023年邳州及2022、2024年市区的负荷回落。年最大净负荷平均增长率用于增长水平描述和通用情景设置。</w:t>
      </w:r>
    </w:p>
    <w:p w14:paraId="0C953D84">
      <w:pPr>
        <w:pStyle w:val="2"/>
        <w:keepNext/>
        <w:spacing w:before="120" w:after="80" w:line="280" w:lineRule="exact"/>
        <w:ind w:firstLine="0"/>
        <w:jc w:val="center"/>
      </w:pPr>
      <w:r>
        <w:rPr>
          <w:rFonts w:ascii="Times New Roman" w:hAnsi="Times New Roman" w:eastAsia="宋体"/>
          <w:b w:val="0"/>
          <w:sz w:val="21"/>
        </w:rPr>
        <w:t>表5-1 实际统计与仿真起点</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106BBC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10DE58F">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754ABEC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1D959396">
            <w:pPr>
              <w:keepNext/>
              <w:spacing w:before="20" w:after="20" w:line="260" w:lineRule="exact"/>
              <w:ind w:left="0" w:leftChars="0" w:right="0" w:rightChars="0" w:firstLine="0" w:firstLineChars="0"/>
              <w:jc w:val="center"/>
            </w:pPr>
            <w:r>
              <w:rPr>
                <w:rFonts w:ascii="Times New Roman" w:hAnsi="Times New Roman" w:eastAsia="宋体"/>
                <w:b/>
                <w:sz w:val="18"/>
              </w:rPr>
              <w:t>实际主变容量/MVA</w:t>
            </w:r>
          </w:p>
        </w:tc>
        <w:tc>
          <w:tcPr>
            <w:tcW w:w="1662" w:type="dxa"/>
            <w:tcMar>
              <w:left w:w="70" w:type="dxa"/>
              <w:right w:w="70" w:type="dxa"/>
            </w:tcMar>
            <w:vAlign w:val="center"/>
          </w:tcPr>
          <w:p w14:paraId="26815FD0">
            <w:pPr>
              <w:keepNext/>
              <w:spacing w:before="20" w:after="20" w:line="260" w:lineRule="exact"/>
              <w:ind w:left="0" w:leftChars="0" w:right="0" w:rightChars="0" w:firstLine="0" w:firstLineChars="0"/>
              <w:jc w:val="center"/>
            </w:pPr>
            <w:r>
              <w:rPr>
                <w:rFonts w:ascii="Times New Roman" w:hAnsi="Times New Roman" w:eastAsia="宋体"/>
                <w:b/>
                <w:sz w:val="18"/>
              </w:rPr>
              <w:t>实际年网供最大负荷/MW</w:t>
            </w:r>
          </w:p>
        </w:tc>
        <w:tc>
          <w:tcPr>
            <w:tcW w:w="1662" w:type="dxa"/>
            <w:tcMar>
              <w:left w:w="70" w:type="dxa"/>
              <w:right w:w="70" w:type="dxa"/>
            </w:tcMar>
            <w:vAlign w:val="center"/>
          </w:tcPr>
          <w:p w14:paraId="78D18AC0">
            <w:pPr>
              <w:keepNext/>
              <w:spacing w:before="20" w:after="20" w:line="260" w:lineRule="exact"/>
              <w:ind w:left="0" w:leftChars="0" w:right="0" w:rightChars="0" w:firstLine="0" w:firstLineChars="0"/>
              <w:jc w:val="center"/>
            </w:pPr>
            <w:r>
              <w:rPr>
                <w:rFonts w:ascii="Times New Roman" w:hAnsi="Times New Roman" w:eastAsia="宋体"/>
                <w:b/>
                <w:sz w:val="18"/>
              </w:rPr>
              <w:t>仿真容量/MVA</w:t>
            </w:r>
          </w:p>
        </w:tc>
      </w:tr>
      <w:tr w14:paraId="617E52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5CF9AD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ACFE158">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7A412EBB">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5BFDE80E">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35CB9102">
            <w:pPr>
              <w:keepNext w:val="0"/>
              <w:spacing w:before="20" w:after="20" w:line="260" w:lineRule="exact"/>
              <w:ind w:left="0" w:leftChars="0" w:right="0" w:rightChars="0" w:firstLine="0" w:firstLineChars="0"/>
              <w:jc w:val="center"/>
            </w:pPr>
            <w:r>
              <w:rPr>
                <w:rFonts w:ascii="Times New Roman" w:hAnsi="Times New Roman" w:eastAsia="宋体"/>
                <w:b w:val="0"/>
                <w:sz w:val="18"/>
              </w:rPr>
              <w:t>1463.50</w:t>
            </w:r>
          </w:p>
        </w:tc>
      </w:tr>
      <w:tr w14:paraId="619F99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8027CA1">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675606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4994CA93">
            <w:pPr>
              <w:keepNext w:val="0"/>
              <w:spacing w:before="20" w:after="20" w:line="260" w:lineRule="exact"/>
              <w:ind w:left="0" w:leftChars="0" w:right="0" w:rightChars="0" w:firstLine="0" w:firstLineChars="0"/>
              <w:jc w:val="center"/>
            </w:pPr>
            <w:r>
              <w:rPr>
                <w:rFonts w:ascii="Times New Roman" w:hAnsi="Times New Roman" w:eastAsia="宋体"/>
                <w:b w:val="0"/>
                <w:sz w:val="18"/>
              </w:rPr>
              <w:t>2045.50</w:t>
            </w:r>
          </w:p>
        </w:tc>
        <w:tc>
          <w:tcPr>
            <w:tcW w:w="1662" w:type="dxa"/>
            <w:tcMar>
              <w:left w:w="70" w:type="dxa"/>
              <w:right w:w="70" w:type="dxa"/>
            </w:tcMar>
            <w:vAlign w:val="center"/>
          </w:tcPr>
          <w:p w14:paraId="1A50708C">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662" w:type="dxa"/>
            <w:tcMar>
              <w:left w:w="70" w:type="dxa"/>
              <w:right w:w="70" w:type="dxa"/>
            </w:tcMar>
            <w:vAlign w:val="center"/>
          </w:tcPr>
          <w:p w14:paraId="19AAC491">
            <w:pPr>
              <w:keepNext w:val="0"/>
              <w:spacing w:before="20" w:after="20" w:line="260" w:lineRule="exact"/>
              <w:ind w:left="0" w:leftChars="0" w:right="0" w:rightChars="0" w:firstLine="0" w:firstLineChars="0"/>
              <w:jc w:val="center"/>
            </w:pPr>
            <w:r>
              <w:rPr>
                <w:rFonts w:ascii="Times New Roman" w:hAnsi="Times New Roman" w:eastAsia="宋体"/>
                <w:b w:val="0"/>
                <w:sz w:val="18"/>
              </w:rPr>
              <w:t>按方案投运</w:t>
            </w:r>
          </w:p>
        </w:tc>
      </w:tr>
      <w:tr w14:paraId="591B76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DEF770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BCB5740">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41012B6B">
            <w:pPr>
              <w:keepNext w:val="0"/>
              <w:spacing w:before="20" w:after="20" w:line="260" w:lineRule="exact"/>
              <w:ind w:left="0" w:leftChars="0" w:right="0" w:rightChars="0" w:firstLine="0" w:firstLineChars="0"/>
              <w:jc w:val="center"/>
            </w:pPr>
            <w:r>
              <w:rPr>
                <w:rFonts w:ascii="Times New Roman" w:hAnsi="Times New Roman" w:eastAsia="宋体"/>
                <w:b w:val="0"/>
                <w:sz w:val="18"/>
              </w:rPr>
              <w:t>2151.00</w:t>
            </w:r>
          </w:p>
        </w:tc>
        <w:tc>
          <w:tcPr>
            <w:tcW w:w="1662" w:type="dxa"/>
            <w:tcMar>
              <w:left w:w="70" w:type="dxa"/>
              <w:right w:w="70" w:type="dxa"/>
            </w:tcMar>
            <w:vAlign w:val="center"/>
          </w:tcPr>
          <w:p w14:paraId="69A48297">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662" w:type="dxa"/>
            <w:tcMar>
              <w:left w:w="70" w:type="dxa"/>
              <w:right w:w="70" w:type="dxa"/>
            </w:tcMar>
            <w:vAlign w:val="center"/>
          </w:tcPr>
          <w:p w14:paraId="07F54512">
            <w:pPr>
              <w:keepNext w:val="0"/>
              <w:spacing w:before="20" w:after="20" w:line="260" w:lineRule="exact"/>
              <w:ind w:left="0" w:leftChars="0" w:right="0" w:rightChars="0" w:firstLine="0" w:firstLineChars="0"/>
              <w:jc w:val="center"/>
            </w:pPr>
            <w:r>
              <w:rPr>
                <w:rFonts w:ascii="Times New Roman" w:hAnsi="Times New Roman" w:eastAsia="宋体"/>
                <w:b w:val="0"/>
                <w:sz w:val="18"/>
              </w:rPr>
              <w:t>按方案投运</w:t>
            </w:r>
          </w:p>
        </w:tc>
      </w:tr>
      <w:tr w14:paraId="2F7A42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6A57AF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C27BDCA">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4BDA1EC8">
            <w:pPr>
              <w:keepNext w:val="0"/>
              <w:spacing w:before="20" w:after="20" w:line="260" w:lineRule="exact"/>
              <w:ind w:left="0" w:leftChars="0" w:right="0" w:rightChars="0" w:firstLine="0" w:firstLineChars="0"/>
              <w:jc w:val="center"/>
            </w:pPr>
            <w:r>
              <w:rPr>
                <w:rFonts w:ascii="Times New Roman" w:hAnsi="Times New Roman" w:eastAsia="宋体"/>
                <w:b w:val="0"/>
                <w:sz w:val="18"/>
              </w:rPr>
              <w:t>2169.50</w:t>
            </w:r>
          </w:p>
        </w:tc>
        <w:tc>
          <w:tcPr>
            <w:tcW w:w="1662" w:type="dxa"/>
            <w:tcMar>
              <w:left w:w="70" w:type="dxa"/>
              <w:right w:w="70" w:type="dxa"/>
            </w:tcMar>
            <w:vAlign w:val="center"/>
          </w:tcPr>
          <w:p w14:paraId="39DFB9E4">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662" w:type="dxa"/>
            <w:tcMar>
              <w:left w:w="70" w:type="dxa"/>
              <w:right w:w="70" w:type="dxa"/>
            </w:tcMar>
            <w:vAlign w:val="center"/>
          </w:tcPr>
          <w:p w14:paraId="0428C6AA">
            <w:pPr>
              <w:keepNext w:val="0"/>
              <w:spacing w:before="20" w:after="20" w:line="260" w:lineRule="exact"/>
              <w:ind w:left="0" w:leftChars="0" w:right="0" w:rightChars="0" w:firstLine="0" w:firstLineChars="0"/>
              <w:jc w:val="center"/>
            </w:pPr>
            <w:r>
              <w:rPr>
                <w:rFonts w:ascii="Times New Roman" w:hAnsi="Times New Roman" w:eastAsia="宋体"/>
                <w:b w:val="0"/>
                <w:sz w:val="18"/>
              </w:rPr>
              <w:t>按方案投运</w:t>
            </w:r>
          </w:p>
        </w:tc>
      </w:tr>
      <w:tr w14:paraId="37E4F0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8D45E7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46EA90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1E05050D">
            <w:pPr>
              <w:keepNext w:val="0"/>
              <w:spacing w:before="20" w:after="20" w:line="260" w:lineRule="exact"/>
              <w:ind w:left="0" w:leftChars="0" w:right="0" w:rightChars="0" w:firstLine="0" w:firstLineChars="0"/>
              <w:jc w:val="center"/>
            </w:pPr>
            <w:r>
              <w:rPr>
                <w:rFonts w:ascii="Times New Roman" w:hAnsi="Times New Roman" w:eastAsia="宋体"/>
                <w:b w:val="0"/>
                <w:sz w:val="18"/>
              </w:rPr>
              <w:t>2139.50</w:t>
            </w:r>
          </w:p>
        </w:tc>
        <w:tc>
          <w:tcPr>
            <w:tcW w:w="1662" w:type="dxa"/>
            <w:tcMar>
              <w:left w:w="70" w:type="dxa"/>
              <w:right w:w="70" w:type="dxa"/>
            </w:tcMar>
            <w:vAlign w:val="center"/>
          </w:tcPr>
          <w:p w14:paraId="07CB42CE">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662" w:type="dxa"/>
            <w:tcMar>
              <w:left w:w="70" w:type="dxa"/>
              <w:right w:w="70" w:type="dxa"/>
            </w:tcMar>
            <w:vAlign w:val="center"/>
          </w:tcPr>
          <w:p w14:paraId="26C3EB32">
            <w:pPr>
              <w:keepNext w:val="0"/>
              <w:spacing w:before="20" w:after="20" w:line="260" w:lineRule="exact"/>
              <w:ind w:left="0" w:leftChars="0" w:right="0" w:rightChars="0" w:firstLine="0" w:firstLineChars="0"/>
              <w:jc w:val="center"/>
            </w:pPr>
            <w:r>
              <w:rPr>
                <w:rFonts w:ascii="Times New Roman" w:hAnsi="Times New Roman" w:eastAsia="宋体"/>
                <w:b w:val="0"/>
                <w:sz w:val="18"/>
              </w:rPr>
              <w:t>按方案投运</w:t>
            </w:r>
          </w:p>
        </w:tc>
      </w:tr>
      <w:tr w14:paraId="1E3EBC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C14C2E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3ECA604">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5D8B2192">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3884B47A">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4EC33768">
            <w:pPr>
              <w:keepNext w:val="0"/>
              <w:spacing w:before="20" w:after="20" w:line="260" w:lineRule="exact"/>
              <w:ind w:left="0" w:leftChars="0" w:right="0" w:rightChars="0" w:firstLine="0" w:firstLineChars="0"/>
              <w:jc w:val="center"/>
            </w:pPr>
            <w:r>
              <w:rPr>
                <w:rFonts w:ascii="Times New Roman" w:hAnsi="Times New Roman" w:eastAsia="宋体"/>
                <w:b w:val="0"/>
                <w:sz w:val="18"/>
              </w:rPr>
              <w:t>2900.00</w:t>
            </w:r>
          </w:p>
        </w:tc>
      </w:tr>
      <w:tr w14:paraId="13D613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9564B9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5E0147F">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611367C5">
            <w:pPr>
              <w:keepNext w:val="0"/>
              <w:spacing w:before="20" w:after="20" w:line="260" w:lineRule="exact"/>
              <w:ind w:left="0" w:leftChars="0" w:right="0" w:rightChars="0" w:firstLine="0" w:firstLineChars="0"/>
              <w:jc w:val="center"/>
            </w:pPr>
            <w:r>
              <w:rPr>
                <w:rFonts w:ascii="Times New Roman" w:hAnsi="Times New Roman" w:eastAsia="宋体"/>
                <w:b w:val="0"/>
                <w:sz w:val="18"/>
              </w:rPr>
              <w:t>3345.00</w:t>
            </w:r>
          </w:p>
        </w:tc>
        <w:tc>
          <w:tcPr>
            <w:tcW w:w="1662" w:type="dxa"/>
            <w:tcMar>
              <w:left w:w="70" w:type="dxa"/>
              <w:right w:w="70" w:type="dxa"/>
            </w:tcMar>
            <w:vAlign w:val="center"/>
          </w:tcPr>
          <w:p w14:paraId="38EFC3A1">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662" w:type="dxa"/>
            <w:tcMar>
              <w:left w:w="70" w:type="dxa"/>
              <w:right w:w="70" w:type="dxa"/>
            </w:tcMar>
            <w:vAlign w:val="center"/>
          </w:tcPr>
          <w:p w14:paraId="3632AA56">
            <w:pPr>
              <w:keepNext w:val="0"/>
              <w:spacing w:before="20" w:after="20" w:line="260" w:lineRule="exact"/>
              <w:ind w:left="0" w:leftChars="0" w:right="0" w:rightChars="0" w:firstLine="0" w:firstLineChars="0"/>
              <w:jc w:val="center"/>
            </w:pPr>
            <w:r>
              <w:rPr>
                <w:rFonts w:ascii="Times New Roman" w:hAnsi="Times New Roman" w:eastAsia="宋体"/>
                <w:b w:val="0"/>
                <w:sz w:val="18"/>
              </w:rPr>
              <w:t>按方案投运</w:t>
            </w:r>
          </w:p>
        </w:tc>
      </w:tr>
      <w:tr w14:paraId="285810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4BA5E2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3DE164B">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4DD4D27F">
            <w:pPr>
              <w:keepNext w:val="0"/>
              <w:spacing w:before="20" w:after="20" w:line="260" w:lineRule="exact"/>
              <w:ind w:left="0" w:leftChars="0" w:right="0" w:rightChars="0" w:firstLine="0" w:firstLineChars="0"/>
              <w:jc w:val="center"/>
            </w:pPr>
            <w:r>
              <w:rPr>
                <w:rFonts w:ascii="Times New Roman" w:hAnsi="Times New Roman" w:eastAsia="宋体"/>
                <w:b w:val="0"/>
                <w:sz w:val="18"/>
              </w:rPr>
              <w:t>3575.00</w:t>
            </w:r>
          </w:p>
        </w:tc>
        <w:tc>
          <w:tcPr>
            <w:tcW w:w="1662" w:type="dxa"/>
            <w:tcMar>
              <w:left w:w="70" w:type="dxa"/>
              <w:right w:w="70" w:type="dxa"/>
            </w:tcMar>
            <w:vAlign w:val="center"/>
          </w:tcPr>
          <w:p w14:paraId="6EC70F51">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662" w:type="dxa"/>
            <w:tcMar>
              <w:left w:w="70" w:type="dxa"/>
              <w:right w:w="70" w:type="dxa"/>
            </w:tcMar>
            <w:vAlign w:val="center"/>
          </w:tcPr>
          <w:p w14:paraId="71F05D7B">
            <w:pPr>
              <w:keepNext w:val="0"/>
              <w:spacing w:before="20" w:after="20" w:line="260" w:lineRule="exact"/>
              <w:ind w:left="0" w:leftChars="0" w:right="0" w:rightChars="0" w:firstLine="0" w:firstLineChars="0"/>
              <w:jc w:val="center"/>
            </w:pPr>
            <w:r>
              <w:rPr>
                <w:rFonts w:ascii="Times New Roman" w:hAnsi="Times New Roman" w:eastAsia="宋体"/>
                <w:b w:val="0"/>
                <w:sz w:val="18"/>
              </w:rPr>
              <w:t>按方案投运</w:t>
            </w:r>
          </w:p>
        </w:tc>
      </w:tr>
      <w:tr w14:paraId="74ADF2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017F55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540F38C">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0D122279">
            <w:pPr>
              <w:keepNext w:val="0"/>
              <w:spacing w:before="20" w:after="20" w:line="260" w:lineRule="exact"/>
              <w:ind w:left="0" w:leftChars="0" w:right="0" w:rightChars="0" w:firstLine="0" w:firstLineChars="0"/>
              <w:jc w:val="center"/>
            </w:pPr>
            <w:r>
              <w:rPr>
                <w:rFonts w:ascii="Times New Roman" w:hAnsi="Times New Roman" w:eastAsia="宋体"/>
                <w:b w:val="0"/>
                <w:sz w:val="18"/>
              </w:rPr>
              <w:t>3675.00</w:t>
            </w:r>
          </w:p>
        </w:tc>
        <w:tc>
          <w:tcPr>
            <w:tcW w:w="1662" w:type="dxa"/>
            <w:tcMar>
              <w:left w:w="70" w:type="dxa"/>
              <w:right w:w="70" w:type="dxa"/>
            </w:tcMar>
            <w:vAlign w:val="center"/>
          </w:tcPr>
          <w:p w14:paraId="26BC3638">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662" w:type="dxa"/>
            <w:tcMar>
              <w:left w:w="70" w:type="dxa"/>
              <w:right w:w="70" w:type="dxa"/>
            </w:tcMar>
            <w:vAlign w:val="center"/>
          </w:tcPr>
          <w:p w14:paraId="210382AB">
            <w:pPr>
              <w:keepNext w:val="0"/>
              <w:spacing w:before="20" w:after="20" w:line="260" w:lineRule="exact"/>
              <w:ind w:left="0" w:leftChars="0" w:right="0" w:rightChars="0" w:firstLine="0" w:firstLineChars="0"/>
              <w:jc w:val="center"/>
            </w:pPr>
            <w:r>
              <w:rPr>
                <w:rFonts w:ascii="Times New Roman" w:hAnsi="Times New Roman" w:eastAsia="宋体"/>
                <w:b w:val="0"/>
                <w:sz w:val="18"/>
              </w:rPr>
              <w:t>按方案投运</w:t>
            </w:r>
          </w:p>
        </w:tc>
      </w:tr>
      <w:tr w14:paraId="2AAFFA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10C155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6CE770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6E97F056">
            <w:pPr>
              <w:keepNext w:val="0"/>
              <w:spacing w:before="20" w:after="20" w:line="260" w:lineRule="exact"/>
              <w:ind w:left="0" w:leftChars="0" w:right="0" w:rightChars="0" w:firstLine="0" w:firstLineChars="0"/>
              <w:jc w:val="center"/>
            </w:pPr>
            <w:r>
              <w:rPr>
                <w:rFonts w:ascii="Times New Roman" w:hAnsi="Times New Roman" w:eastAsia="宋体"/>
                <w:b w:val="0"/>
                <w:sz w:val="18"/>
              </w:rPr>
              <w:t>3701.00</w:t>
            </w:r>
          </w:p>
        </w:tc>
        <w:tc>
          <w:tcPr>
            <w:tcW w:w="1662" w:type="dxa"/>
            <w:tcMar>
              <w:left w:w="70" w:type="dxa"/>
              <w:right w:w="70" w:type="dxa"/>
            </w:tcMar>
            <w:vAlign w:val="center"/>
          </w:tcPr>
          <w:p w14:paraId="77CB2DF8">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5186EBD4">
            <w:pPr>
              <w:keepNext w:val="0"/>
              <w:spacing w:before="20" w:after="20" w:line="260" w:lineRule="exact"/>
              <w:ind w:left="0" w:leftChars="0" w:right="0" w:rightChars="0" w:firstLine="0" w:firstLineChars="0"/>
              <w:jc w:val="center"/>
            </w:pPr>
            <w:r>
              <w:rPr>
                <w:rFonts w:ascii="Times New Roman" w:hAnsi="Times New Roman" w:eastAsia="宋体"/>
                <w:b w:val="0"/>
                <w:sz w:val="18"/>
              </w:rPr>
              <w:t>按方案投运</w:t>
            </w:r>
          </w:p>
        </w:tc>
      </w:tr>
    </w:tbl>
    <w:p w14:paraId="54CE905B">
      <w:pPr>
        <w:pStyle w:val="2"/>
        <w:widowControl/>
        <w:spacing w:before="0" w:after="0" w:line="348" w:lineRule="exact"/>
        <w:ind w:firstLine="480"/>
        <w:jc w:val="both"/>
      </w:pPr>
      <w:r>
        <w:rPr>
          <w:rFonts w:ascii="Times New Roman" w:hAnsi="Times New Roman" w:eastAsia="方正仿宋_GBK"/>
          <w:b w:val="0"/>
          <w:sz w:val="24"/>
        </w:rPr>
        <w:t>各站静态功率按已归档的区域正向峰值和最低净负荷工况分配，再按年度网供峰值标定。反向工况沿用同一源荷结构，属于按年度规模标定的研究情景。</w:t>
      </w:r>
    </w:p>
    <w:p w14:paraId="74659D0C">
      <w:pPr>
        <w:pStyle w:val="5"/>
        <w:keepNext/>
        <w:numPr>
          <w:ilvl w:val="0"/>
          <w:numId w:val="0"/>
        </w:numPr>
        <w:spacing w:before="160" w:after="120" w:line="390" w:lineRule="exact"/>
        <w:ind w:firstLine="0"/>
      </w:pPr>
      <w:bookmarkStart w:id="180" w:name="刚性与弹性方案"/>
      <w:r>
        <w:rPr>
          <w:rFonts w:ascii="Times New Roman" w:hAnsi="Times New Roman" w:eastAsia="方正仿宋_GBK"/>
          <w:b/>
          <w:sz w:val="26"/>
        </w:rPr>
        <w:t>5.1.2 刚性与弹性方案</w:t>
      </w:r>
      <w:bookmarkEnd w:id="180"/>
    </w:p>
    <w:p w14:paraId="5D965E3C">
      <w:pPr>
        <w:pStyle w:val="115"/>
        <w:widowControl/>
        <w:spacing w:before="0" w:after="0" w:line="348" w:lineRule="exact"/>
        <w:ind w:firstLine="480"/>
        <w:jc w:val="both"/>
      </w:pPr>
      <w:r>
        <w:rPr>
          <w:rFonts w:ascii="Times New Roman" w:hAnsi="Times New Roman" w:eastAsia="方正仿宋_GBK"/>
          <w:b w:val="0"/>
          <w:sz w:val="24"/>
        </w:rPr>
        <w:t>主变总容量随建设投运保持非减，其中刚性方案新增扩容受当年负荷两倍的容量限制，若负荷回落使既有容量超过该值，则维持上一年度在役容量。弹性方案取消2.0的新增容量控制，在相同承载约束下先按费用寻优形成经济参考，再在参考费用5%以内优先简化联络工程。下文简称弹性方案，具体容量由正常及N-1承载需求、允许规格和扩建位置共同确定。5%为本研究的工程优选容差。</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A5E9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6DA373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782B6EA">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r>
                        <m:rPr>
                          <m:nor/>
                          <m:sty m:val="p"/>
                        </m:rPr>
                        <w:rPr>
                          <w:rFonts w:ascii="Times New Roman" w:hAnsi="Times New Roman" w:eastAsia="方正仿宋_GBK" w:cs="Times New Roman"/>
                          <w:b w:val="0"/>
                          <w:i w:val="0"/>
                          <w:iCs w:val="0"/>
                        </w:rPr>
                        <m:t>max{</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,rigid,</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m:t>
                      </m:r>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b w:val="0"/>
                                  <w:i w:val="0"/>
                                  <w:iCs w:val="0"/>
                                </w:rPr>
                                <m:t>_</m:t>
                              </m:r>
                            </m:lim>
                          </m:limLow>
                        </m:e>
                        <m:sub>
                          <m:r>
                            <m:rPr>
                              <m:nor/>
                            </m:rPr>
                            <w:rPr>
                              <w:rFonts w:ascii="Times New Roman" w:hAnsi="Times New Roman" w:eastAsia="方正仿宋_GBK" w:cs="Times New Roman"/>
                              <w:i/>
                              <w:iCs/>
                            </w:rPr>
                            <m:t>c</m:t>
                          </m:r>
                        </m:sub>
                      </m:sSub>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,rigid,</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,rigid,</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b w:val="0"/>
                          <w:i w:val="0"/>
                          <w:iCs w:val="0"/>
                        </w:rPr>
                        <m:t>≤max{</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,rigid,</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,2</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,elastic,</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,elastic,</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,elastic,</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,candidate</m:t>
                              </m:r>
                            </m:sub>
                            <m:sup>
                              <m:r>
                                <m:rPr>
                                  <m:nor/>
                                  <m:sty m:val="p"/>
                                </m:rPr>
                                <w:rPr>
                                  <w:rFonts w:ascii="Times New Roman" w:hAnsi="Times New Roman" w:eastAsia="方正仿宋_GBK" w:cs="Times New Roman"/>
                                  <w:b w:val="0"/>
                                  <w:i w:val="0"/>
                                  <w:iCs w:val="0"/>
                                </w:rPr>
                                <m:t>max</m:t>
                              </m:r>
                            </m:sup>
                          </m:sSubSup>
                        </m:e>
                      </m:nary>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7CE9B4CF">
            <w:pPr>
              <w:keepNext/>
              <w:spacing w:before="0" w:after="0"/>
              <w:ind w:left="0" w:leftChars="0" w:right="0" w:rightChars="0" w:firstLine="0" w:firstLineChars="0"/>
              <w:jc w:val="right"/>
            </w:pPr>
            <w:r>
              <w:rPr>
                <w:rFonts w:ascii="Times New Roman" w:hAnsi="Times New Roman" w:eastAsia="方正仿宋_GBK"/>
                <w:b w:val="0"/>
                <w:sz w:val="18"/>
              </w:rPr>
              <w:t>（5-2）</w:t>
            </w:r>
          </w:p>
        </w:tc>
      </w:tr>
    </w:tbl>
    <w:p w14:paraId="74E666EE">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s</m:t>
        </m:r>
      </m:oMath>
      <w:r>
        <w:rPr>
          <w:rFonts w:ascii="Times New Roman" w:hAnsi="Times New Roman" w:eastAsia="方正仿宋_GBK"/>
          <w:b w:val="0"/>
          <w:sz w:val="24"/>
        </w:rPr>
        <w:t>表示刚性或弹性方案，</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为方案主变总容量；</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,candidate</m:t>
            </m:r>
          </m:sub>
          <m:sup>
            <m:r>
              <m:rPr>
                <m:nor/>
                <m:sty m:val="p"/>
              </m:rPr>
              <w:rPr>
                <w:rFonts w:ascii="Times New Roman" w:hAnsi="Times New Roman" w:eastAsia="方正仿宋_GBK" w:cs="Times New Roman"/>
                <w:b w:val="0"/>
                <w:i w:val="0"/>
                <w:iCs w:val="0"/>
              </w:rPr>
              <m:t>max</m:t>
            </m:r>
          </m:sup>
        </m:sSubSup>
      </m:oMath>
      <w:r>
        <w:rPr>
          <w:rFonts w:ascii="Times New Roman" w:hAnsi="Times New Roman" w:eastAsia="方正仿宋_GBK"/>
          <w:b w:val="0"/>
          <w:sz w:val="24"/>
        </w:rPr>
        <w:t>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在候选设备及场地条件下允许的最大容量。刚性方案的下端参考值</w:t>
      </w:r>
      <m:oMath>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b w:val="0"/>
                    <w:i w:val="0"/>
                    <w:iCs w:val="0"/>
                  </w:rPr>
                  <m:t>_</m:t>
                </m:r>
              </m:lim>
            </m:limLow>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按年最大净负荷平均增长率对应的导则范围确定，市区1.50、邳州1.70[8]。两类方案均按实际设备配置与同年网供峰值计算容载比。</w:t>
      </w:r>
    </w:p>
    <w:p w14:paraId="21483C07">
      <w:pPr>
        <w:pStyle w:val="2"/>
        <w:widowControl/>
        <w:spacing w:before="0" w:after="0" w:line="348" w:lineRule="exact"/>
        <w:ind w:firstLine="480"/>
        <w:jc w:val="both"/>
      </w:pPr>
      <w:r>
        <w:rPr>
          <w:rFonts w:ascii="Times New Roman" w:hAnsi="Times New Roman" w:eastAsia="方正仿宋_GBK"/>
          <w:b w:val="0"/>
          <w:sz w:val="24"/>
        </w:rPr>
        <w:t>在明确两类方案的容量约束后，进一步分析光伏增长可能带来的反向容量需求。以下用屋顶资源和政策发展目标构造源荷情景，相应可选主变容量仍由站址、设备候选及网络条件确定。</w:t>
      </w:r>
    </w:p>
    <w:p w14:paraId="38398E61">
      <w:pPr>
        <w:pStyle w:val="2"/>
        <w:widowControl/>
        <w:spacing w:before="0" w:after="0" w:line="348" w:lineRule="exact"/>
        <w:ind w:firstLine="480"/>
        <w:jc w:val="both"/>
      </w:pPr>
      <w:r>
        <w:rPr>
          <w:rFonts w:ascii="Times New Roman" w:hAnsi="Times New Roman" w:eastAsia="方正仿宋_GBK"/>
          <w:b w:val="0"/>
          <w:sz w:val="24"/>
        </w:rPr>
        <w:t>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14:paraId="22369F35">
      <w:pPr>
        <w:pStyle w:val="2"/>
        <w:widowControl/>
        <w:spacing w:before="0" w:after="0" w:line="348" w:lineRule="exact"/>
        <w:ind w:firstLine="480"/>
        <w:jc w:val="both"/>
      </w:pPr>
      <w:r>
        <w:rPr>
          <w:rFonts w:ascii="Times New Roman" w:hAnsi="Times New Roman" w:eastAsia="方正仿宋_GBK"/>
          <w:b w:val="0"/>
          <w:sz w:val="24"/>
        </w:rPr>
        <w:t>屋顶光伏装机容量按</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roof</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Afd</m:t>
        </m:r>
        <m:r>
          <m:rPr>
            <m:nor/>
            <m:sty m:val="p"/>
          </m:rPr>
          <w:rPr>
            <w:rFonts w:ascii="Times New Roman" w:hAnsi="Times New Roman" w:eastAsia="方正仿宋_GBK" w:cs="Times New Roman"/>
            <w:b w:val="0"/>
            <w:i w:val="0"/>
            <w:iCs w:val="0"/>
          </w:rPr>
          <m:t>/1000</m:t>
        </m:r>
      </m:oMath>
      <w:r>
        <w:rPr>
          <w:rFonts w:ascii="Times New Roman" w:hAnsi="Times New Roman" w:eastAsia="方正仿宋_GBK"/>
          <w:b w:val="0"/>
          <w:sz w:val="24"/>
        </w:rPr>
        <w:t>估算。其中，</w:t>
      </w:r>
      <m:oMath>
        <m:r>
          <m:rPr>
            <m:nor/>
          </m:rPr>
          <w:rPr>
            <w:rFonts w:ascii="Times New Roman" w:hAnsi="Times New Roman" w:eastAsia="方正仿宋_GBK" w:cs="Times New Roman"/>
            <w:i/>
            <w:iCs/>
          </w:rPr>
          <m:t>A</m:t>
        </m:r>
      </m:oMath>
      <w:r>
        <w:rPr>
          <w:rFonts w:ascii="Times New Roman" w:hAnsi="Times New Roman" w:eastAsia="方正仿宋_GBK"/>
          <w:b w:val="0"/>
          <w:sz w:val="24"/>
        </w:rPr>
        <w:t>为调查屋顶面积，单位m²；</w:t>
      </w:r>
      <m:oMath>
        <m:r>
          <m:rPr>
            <m:nor/>
          </m:rPr>
          <w:rPr>
            <w:rFonts w:ascii="Times New Roman" w:hAnsi="Times New Roman" w:eastAsia="方正仿宋_GBK" w:cs="Times New Roman"/>
            <w:i/>
            <w:iCs/>
          </w:rPr>
          <m:t>f</m:t>
        </m:r>
      </m:oMath>
      <w:r>
        <w:rPr>
          <w:rFonts w:ascii="Times New Roman" w:hAnsi="Times New Roman" w:eastAsia="方正仿宋_GBK"/>
          <w:b w:val="0"/>
          <w:sz w:val="24"/>
        </w:rPr>
        <w:t>为屋顶可利用比例；</w:t>
      </w:r>
      <m:oMath>
        <m:r>
          <m:rPr>
            <m:nor/>
          </m:rPr>
          <w:rPr>
            <w:rFonts w:ascii="Times New Roman" w:hAnsi="Times New Roman" w:eastAsia="方正仿宋_GBK" w:cs="Times New Roman"/>
            <w:i/>
            <w:iCs/>
          </w:rPr>
          <m:t>d</m:t>
        </m:r>
      </m:oMath>
      <w:r>
        <w:rPr>
          <w:rFonts w:ascii="Times New Roman" w:hAnsi="Times New Roman" w:eastAsia="方正仿宋_GBK"/>
          <w:b w:val="0"/>
          <w:sz w:val="24"/>
        </w:rPr>
        <w:t>为单位可用面积装机密度，单位kWp/m²；</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roof</m:t>
            </m:r>
          </m:sub>
        </m:sSub>
      </m:oMath>
      <w:r>
        <w:rPr>
          <w:rFonts w:ascii="Times New Roman" w:hAnsi="Times New Roman" w:eastAsia="方正仿宋_GBK"/>
          <w:b w:val="0"/>
          <w:sz w:val="24"/>
        </w:rPr>
        <w:t>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14:paraId="1C2CCB1C">
      <w:pPr>
        <w:pStyle w:val="2"/>
        <w:keepNext/>
        <w:spacing w:before="120" w:after="80" w:line="280" w:lineRule="exact"/>
        <w:ind w:firstLine="0"/>
        <w:jc w:val="center"/>
      </w:pPr>
      <w:r>
        <w:rPr>
          <w:rFonts w:ascii="Times New Roman" w:hAnsi="Times New Roman" w:eastAsia="宋体"/>
          <w:b w:val="0"/>
          <w:sz w:val="21"/>
        </w:rPr>
        <w:t>表5-2 不同屋顶可利用比例下的光伏装机容量估算</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70AD81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2C20AB3">
            <w:pPr>
              <w:keepNext/>
              <w:spacing w:before="20" w:after="20" w:line="260" w:lineRule="exact"/>
              <w:ind w:left="0" w:leftChars="0" w:right="0" w:rightChars="0" w:firstLine="0" w:firstLineChars="0"/>
              <w:jc w:val="center"/>
            </w:pPr>
            <w:r>
              <w:rPr>
                <w:rFonts w:ascii="Times New Roman" w:hAnsi="Times New Roman" w:eastAsia="宋体"/>
                <w:b/>
                <w:sz w:val="18"/>
              </w:rPr>
              <w:t>行政范围</w:t>
            </w:r>
          </w:p>
        </w:tc>
        <w:tc>
          <w:tcPr>
            <w:tcW w:w="1662" w:type="dxa"/>
            <w:tcMar>
              <w:left w:w="70" w:type="dxa"/>
              <w:right w:w="70" w:type="dxa"/>
            </w:tcMar>
            <w:vAlign w:val="center"/>
          </w:tcPr>
          <w:p w14:paraId="6F4EFF31">
            <w:pPr>
              <w:keepNext/>
              <w:spacing w:before="20" w:after="20" w:line="260" w:lineRule="exact"/>
              <w:ind w:left="0" w:leftChars="0" w:right="0" w:rightChars="0" w:firstLine="0" w:firstLineChars="0"/>
              <w:jc w:val="center"/>
            </w:pPr>
            <w:r>
              <w:rPr>
                <w:rFonts w:ascii="Times New Roman" w:hAnsi="Times New Roman" w:eastAsia="宋体"/>
                <w:b/>
                <w:sz w:val="18"/>
              </w:rPr>
              <w:t>屋顶面积/万m²</w:t>
            </w:r>
          </w:p>
        </w:tc>
        <w:tc>
          <w:tcPr>
            <w:tcW w:w="1662" w:type="dxa"/>
            <w:tcMar>
              <w:left w:w="70" w:type="dxa"/>
              <w:right w:w="70" w:type="dxa"/>
            </w:tcMar>
            <w:vAlign w:val="center"/>
          </w:tcPr>
          <w:p w14:paraId="73AF91D1">
            <w:pPr>
              <w:keepNext/>
              <w:spacing w:before="20" w:after="20" w:line="260" w:lineRule="exact"/>
              <w:ind w:left="0" w:leftChars="0" w:right="0" w:rightChars="0" w:firstLine="0" w:firstLineChars="0"/>
              <w:jc w:val="center"/>
            </w:pPr>
            <w:r>
              <w:rPr>
                <w:rFonts w:ascii="Times New Roman" w:hAnsi="Times New Roman" w:eastAsia="宋体"/>
                <w:b/>
                <w:sz w:val="18"/>
              </w:rPr>
              <w:t>可利用比例20%/MWp</w:t>
            </w:r>
          </w:p>
        </w:tc>
        <w:tc>
          <w:tcPr>
            <w:tcW w:w="1662" w:type="dxa"/>
            <w:tcMar>
              <w:left w:w="70" w:type="dxa"/>
              <w:right w:w="70" w:type="dxa"/>
            </w:tcMar>
            <w:vAlign w:val="center"/>
          </w:tcPr>
          <w:p w14:paraId="3D22E776">
            <w:pPr>
              <w:keepNext/>
              <w:spacing w:before="20" w:after="20" w:line="260" w:lineRule="exact"/>
              <w:ind w:left="0" w:leftChars="0" w:right="0" w:rightChars="0" w:firstLine="0" w:firstLineChars="0"/>
              <w:jc w:val="center"/>
            </w:pPr>
            <w:r>
              <w:rPr>
                <w:rFonts w:ascii="Times New Roman" w:hAnsi="Times New Roman" w:eastAsia="宋体"/>
                <w:b/>
                <w:sz w:val="18"/>
              </w:rPr>
              <w:t>可利用比例40%/MWp</w:t>
            </w:r>
          </w:p>
        </w:tc>
        <w:tc>
          <w:tcPr>
            <w:tcW w:w="1662" w:type="dxa"/>
            <w:tcMar>
              <w:left w:w="70" w:type="dxa"/>
              <w:right w:w="70" w:type="dxa"/>
            </w:tcMar>
            <w:vAlign w:val="center"/>
          </w:tcPr>
          <w:p w14:paraId="6622EA14">
            <w:pPr>
              <w:keepNext/>
              <w:spacing w:before="20" w:after="20" w:line="260" w:lineRule="exact"/>
              <w:ind w:left="0" w:leftChars="0" w:right="0" w:rightChars="0" w:firstLine="0" w:firstLineChars="0"/>
              <w:jc w:val="center"/>
            </w:pPr>
            <w:r>
              <w:rPr>
                <w:rFonts w:ascii="Times New Roman" w:hAnsi="Times New Roman" w:eastAsia="宋体"/>
                <w:b/>
                <w:sz w:val="18"/>
              </w:rPr>
              <w:t>可利用比例60%/MWp</w:t>
            </w:r>
          </w:p>
        </w:tc>
      </w:tr>
      <w:tr w14:paraId="24749B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D6AB3DD">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E213FB0">
            <w:pPr>
              <w:keepNext/>
              <w:spacing w:before="20" w:after="20" w:line="260" w:lineRule="exact"/>
              <w:ind w:left="0" w:leftChars="0" w:right="0" w:rightChars="0" w:firstLine="0" w:firstLineChars="0"/>
              <w:jc w:val="center"/>
            </w:pPr>
            <w:r>
              <w:rPr>
                <w:rFonts w:ascii="Times New Roman" w:hAnsi="Times New Roman" w:eastAsia="宋体"/>
                <w:b w:val="0"/>
                <w:sz w:val="18"/>
              </w:rPr>
              <w:t>8939.19</w:t>
            </w:r>
          </w:p>
        </w:tc>
        <w:tc>
          <w:tcPr>
            <w:tcW w:w="1662" w:type="dxa"/>
            <w:tcMar>
              <w:left w:w="70" w:type="dxa"/>
              <w:right w:w="70" w:type="dxa"/>
            </w:tcMar>
            <w:vAlign w:val="center"/>
          </w:tcPr>
          <w:p w14:paraId="0C278881">
            <w:pPr>
              <w:keepNext/>
              <w:spacing w:before="20" w:after="20" w:line="260" w:lineRule="exact"/>
              <w:ind w:left="0" w:leftChars="0" w:right="0" w:rightChars="0" w:firstLine="0" w:firstLineChars="0"/>
              <w:jc w:val="center"/>
            </w:pPr>
            <w:r>
              <w:rPr>
                <w:rFonts w:ascii="Times New Roman" w:hAnsi="Times New Roman" w:eastAsia="宋体"/>
                <w:b w:val="0"/>
                <w:sz w:val="18"/>
              </w:rPr>
              <w:t>1787.84</w:t>
            </w:r>
          </w:p>
        </w:tc>
        <w:tc>
          <w:tcPr>
            <w:tcW w:w="1662" w:type="dxa"/>
            <w:tcMar>
              <w:left w:w="70" w:type="dxa"/>
              <w:right w:w="70" w:type="dxa"/>
            </w:tcMar>
            <w:vAlign w:val="center"/>
          </w:tcPr>
          <w:p w14:paraId="01FECF6D">
            <w:pPr>
              <w:keepNext/>
              <w:spacing w:before="20" w:after="20" w:line="260" w:lineRule="exact"/>
              <w:ind w:left="0" w:leftChars="0" w:right="0" w:rightChars="0" w:firstLine="0" w:firstLineChars="0"/>
              <w:jc w:val="center"/>
            </w:pPr>
            <w:r>
              <w:rPr>
                <w:rFonts w:ascii="Times New Roman" w:hAnsi="Times New Roman" w:eastAsia="宋体"/>
                <w:b w:val="0"/>
                <w:sz w:val="18"/>
              </w:rPr>
              <w:t>3575.67</w:t>
            </w:r>
          </w:p>
        </w:tc>
        <w:tc>
          <w:tcPr>
            <w:tcW w:w="1662" w:type="dxa"/>
            <w:tcMar>
              <w:left w:w="70" w:type="dxa"/>
              <w:right w:w="70" w:type="dxa"/>
            </w:tcMar>
            <w:vAlign w:val="center"/>
          </w:tcPr>
          <w:p w14:paraId="127436EF">
            <w:pPr>
              <w:keepNext/>
              <w:spacing w:before="20" w:after="20" w:line="260" w:lineRule="exact"/>
              <w:ind w:left="0" w:leftChars="0" w:right="0" w:rightChars="0" w:firstLine="0" w:firstLineChars="0"/>
              <w:jc w:val="center"/>
            </w:pPr>
            <w:r>
              <w:rPr>
                <w:rFonts w:ascii="Times New Roman" w:hAnsi="Times New Roman" w:eastAsia="宋体"/>
                <w:b w:val="0"/>
                <w:sz w:val="18"/>
              </w:rPr>
              <w:t>5363.51</w:t>
            </w:r>
          </w:p>
        </w:tc>
      </w:tr>
      <w:tr w14:paraId="773023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85FAD9C">
            <w:pPr>
              <w:keepNext w:val="0"/>
              <w:spacing w:before="20" w:after="20" w:line="260" w:lineRule="exact"/>
              <w:ind w:left="0" w:leftChars="0" w:right="0" w:rightChars="0" w:firstLine="0" w:firstLineChars="0"/>
              <w:jc w:val="center"/>
            </w:pPr>
            <w:r>
              <w:rPr>
                <w:rFonts w:ascii="Times New Roman" w:hAnsi="Times New Roman" w:eastAsia="宋体"/>
                <w:b w:val="0"/>
                <w:sz w:val="18"/>
              </w:rPr>
              <w:t>市区鼓楼、云龙、泉山三区</w:t>
            </w:r>
          </w:p>
        </w:tc>
        <w:tc>
          <w:tcPr>
            <w:tcW w:w="1662" w:type="dxa"/>
            <w:tcMar>
              <w:left w:w="70" w:type="dxa"/>
              <w:right w:w="70" w:type="dxa"/>
            </w:tcMar>
            <w:vAlign w:val="center"/>
          </w:tcPr>
          <w:p w14:paraId="33F34B01">
            <w:pPr>
              <w:keepNext w:val="0"/>
              <w:spacing w:before="20" w:after="20" w:line="260" w:lineRule="exact"/>
              <w:ind w:left="0" w:leftChars="0" w:right="0" w:rightChars="0" w:firstLine="0" w:firstLineChars="0"/>
              <w:jc w:val="center"/>
            </w:pPr>
            <w:r>
              <w:rPr>
                <w:rFonts w:ascii="Times New Roman" w:hAnsi="Times New Roman" w:eastAsia="宋体"/>
                <w:b w:val="0"/>
                <w:sz w:val="18"/>
              </w:rPr>
              <w:t>4082.36</w:t>
            </w:r>
          </w:p>
        </w:tc>
        <w:tc>
          <w:tcPr>
            <w:tcW w:w="1662" w:type="dxa"/>
            <w:tcMar>
              <w:left w:w="70" w:type="dxa"/>
              <w:right w:w="70" w:type="dxa"/>
            </w:tcMar>
            <w:vAlign w:val="center"/>
          </w:tcPr>
          <w:p w14:paraId="58F8BD2F">
            <w:pPr>
              <w:keepNext w:val="0"/>
              <w:spacing w:before="20" w:after="20" w:line="260" w:lineRule="exact"/>
              <w:ind w:left="0" w:leftChars="0" w:right="0" w:rightChars="0" w:firstLine="0" w:firstLineChars="0"/>
              <w:jc w:val="center"/>
            </w:pPr>
            <w:r>
              <w:rPr>
                <w:rFonts w:ascii="Times New Roman" w:hAnsi="Times New Roman" w:eastAsia="宋体"/>
                <w:b w:val="0"/>
                <w:sz w:val="18"/>
              </w:rPr>
              <w:t>816.47</w:t>
            </w:r>
          </w:p>
        </w:tc>
        <w:tc>
          <w:tcPr>
            <w:tcW w:w="1662" w:type="dxa"/>
            <w:tcMar>
              <w:left w:w="70" w:type="dxa"/>
              <w:right w:w="70" w:type="dxa"/>
            </w:tcMar>
            <w:vAlign w:val="center"/>
          </w:tcPr>
          <w:p w14:paraId="1BC71A50">
            <w:pPr>
              <w:keepNext w:val="0"/>
              <w:spacing w:before="20" w:after="20" w:line="260" w:lineRule="exact"/>
              <w:ind w:left="0" w:leftChars="0" w:right="0" w:rightChars="0" w:firstLine="0" w:firstLineChars="0"/>
              <w:jc w:val="center"/>
            </w:pPr>
            <w:r>
              <w:rPr>
                <w:rFonts w:ascii="Times New Roman" w:hAnsi="Times New Roman" w:eastAsia="宋体"/>
                <w:b w:val="0"/>
                <w:sz w:val="18"/>
              </w:rPr>
              <w:t>1632.94</w:t>
            </w:r>
          </w:p>
        </w:tc>
        <w:tc>
          <w:tcPr>
            <w:tcW w:w="1662" w:type="dxa"/>
            <w:tcMar>
              <w:left w:w="70" w:type="dxa"/>
              <w:right w:w="70" w:type="dxa"/>
            </w:tcMar>
            <w:vAlign w:val="center"/>
          </w:tcPr>
          <w:p w14:paraId="124F7FF5">
            <w:pPr>
              <w:keepNext w:val="0"/>
              <w:spacing w:before="20" w:after="20" w:line="260" w:lineRule="exact"/>
              <w:ind w:left="0" w:leftChars="0" w:right="0" w:rightChars="0" w:firstLine="0" w:firstLineChars="0"/>
              <w:jc w:val="center"/>
            </w:pPr>
            <w:r>
              <w:rPr>
                <w:rFonts w:ascii="Times New Roman" w:hAnsi="Times New Roman" w:eastAsia="宋体"/>
                <w:b w:val="0"/>
                <w:sz w:val="18"/>
              </w:rPr>
              <w:t>2449.42</w:t>
            </w:r>
          </w:p>
        </w:tc>
      </w:tr>
    </w:tbl>
    <w:p w14:paraId="458B71CE">
      <w:pPr>
        <w:pStyle w:val="2"/>
        <w:widowControl/>
        <w:spacing w:before="0" w:after="0" w:line="348" w:lineRule="exact"/>
        <w:ind w:firstLine="480"/>
        <w:jc w:val="both"/>
      </w:pPr>
      <w:r>
        <w:rPr>
          <w:rFonts w:ascii="Times New Roman" w:hAnsi="Times New Roman" w:eastAsia="方正仿宋_GBK"/>
          <w:b w:val="0"/>
          <w:sz w:val="24"/>
        </w:rPr>
        <w:t>上述容量为所调查屋顶在不同可利用比例下的总装机规模，包含已开发资源。实际新增规模结合建筑结构、遮挡、消防条件及已建光伏占用面积核定。表中MWp为组件侧峰值容量。</w:t>
      </w:r>
    </w:p>
    <w:p w14:paraId="79E1ACF8">
      <w:pPr>
        <w:pStyle w:val="2"/>
        <w:widowControl/>
        <w:spacing w:before="0" w:after="0" w:line="348" w:lineRule="exact"/>
        <w:ind w:firstLine="480"/>
        <w:jc w:val="both"/>
      </w:pPr>
      <w:r>
        <w:rPr>
          <w:rFonts w:ascii="Times New Roman" w:hAnsi="Times New Roman" w:eastAsia="方正仿宋_GBK"/>
          <w:b w:val="0"/>
          <w:sz w:val="24"/>
        </w:rPr>
        <w:t>《江苏省分布式光伏发展实施方案（2026—2030年）》提出，2030年全省分布式光伏累计装机较2025年翻一番，达到1.20亿千瓦[94]。以装机翻倍作为地区发展情景，邳州和市区装机规模分别约为3119.28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14:paraId="58DA54A0">
      <w:pPr>
        <w:pStyle w:val="2"/>
        <w:widowControl/>
        <w:spacing w:before="0" w:after="0" w:line="348" w:lineRule="exact"/>
        <w:ind w:firstLine="480"/>
        <w:jc w:val="both"/>
      </w:pPr>
      <w:r>
        <w:rPr>
          <w:rFonts w:ascii="Times New Roman" w:hAnsi="Times New Roman" w:eastAsia="方正仿宋_GBK"/>
          <w:b w:val="0"/>
          <w:sz w:val="24"/>
        </w:rPr>
        <w:t>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14:paraId="544A6974">
      <w:pPr>
        <w:pStyle w:val="2"/>
        <w:widowControl/>
        <w:spacing w:before="0" w:after="0" w:line="348" w:lineRule="exact"/>
        <w:ind w:firstLine="480"/>
        <w:jc w:val="both"/>
      </w:pPr>
      <w:r>
        <w:rPr>
          <w:rFonts w:ascii="Times New Roman" w:hAnsi="Times New Roman" w:eastAsia="方正仿宋_GBK"/>
          <w:b w:val="0"/>
          <w:sz w:val="24"/>
        </w:rPr>
        <w:t>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14:paraId="207BCCE6">
      <w:pPr>
        <w:pStyle w:val="2"/>
        <w:widowControl/>
        <w:spacing w:before="0" w:after="0" w:line="348" w:lineRule="exact"/>
        <w:ind w:firstLine="480"/>
        <w:jc w:val="both"/>
      </w:pPr>
      <w:r>
        <w:rPr>
          <w:rFonts w:ascii="Times New Roman" w:hAnsi="Times New Roman" w:eastAsia="方正仿宋_GBK"/>
          <w:b w:val="0"/>
          <w:sz w:val="24"/>
        </w:rPr>
        <w:t>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14:paraId="2DFE486C">
      <w:pPr>
        <w:pStyle w:val="5"/>
        <w:keepNext/>
        <w:numPr>
          <w:ilvl w:val="0"/>
          <w:numId w:val="0"/>
        </w:numPr>
        <w:spacing w:before="160" w:after="120" w:line="390" w:lineRule="exact"/>
        <w:ind w:firstLine="0"/>
      </w:pPr>
      <w:bookmarkStart w:id="181" w:name="工程候选与参数设置"/>
      <w:r>
        <w:rPr>
          <w:rFonts w:ascii="Times New Roman" w:hAnsi="Times New Roman" w:eastAsia="方正仿宋_GBK"/>
          <w:b/>
          <w:sz w:val="26"/>
        </w:rPr>
        <w:t>5.1.3 工程候选与参数设置</w:t>
      </w:r>
      <w:bookmarkEnd w:id="181"/>
    </w:p>
    <w:p w14:paraId="6772C595">
      <w:pPr>
        <w:pStyle w:val="115"/>
        <w:widowControl/>
        <w:spacing w:before="0" w:after="0" w:line="348" w:lineRule="exact"/>
        <w:ind w:firstLine="480"/>
        <w:jc w:val="both"/>
      </w:pPr>
      <w:r>
        <w:rPr>
          <w:rFonts w:ascii="Times New Roman" w:hAnsi="Times New Roman" w:eastAsia="方正仿宋_GBK"/>
          <w:b w:val="0"/>
          <w:sz w:val="24"/>
        </w:rPr>
        <w:t>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14:paraId="1FB0FC30">
      <w:pPr>
        <w:pStyle w:val="2"/>
        <w:widowControl/>
        <w:spacing w:before="0" w:after="0" w:line="348" w:lineRule="exact"/>
        <w:ind w:firstLine="480"/>
        <w:jc w:val="both"/>
      </w:pPr>
      <w:r>
        <w:rPr>
          <w:rFonts w:ascii="Times New Roman" w:hAnsi="Times New Roman" w:eastAsia="方正仿宋_GBK"/>
          <w:b w:val="0"/>
          <w:sz w:val="24"/>
        </w:rPr>
        <w:t>储能采用100 kW/215 kWh成套柜，可用电量系数为0.76，地区案例正向支撑持续时间分别取邳州2 h、市区6 h，反向持续时间按各站静态参数设置。</w:t>
      </w:r>
    </w:p>
    <w:p w14:paraId="7B77F476">
      <w:pPr>
        <w:pStyle w:val="2"/>
        <w:keepNext/>
        <w:spacing w:before="120" w:after="80" w:line="280" w:lineRule="exact"/>
        <w:ind w:firstLine="0"/>
        <w:jc w:val="center"/>
      </w:pPr>
      <w:r>
        <w:rPr>
          <w:rFonts w:ascii="Times New Roman" w:hAnsi="Times New Roman" w:eastAsia="宋体"/>
          <w:b w:val="0"/>
          <w:sz w:val="21"/>
        </w:rPr>
        <w:t>表5-3 两地区共同计算条件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3324DD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793" w:type="dxa"/>
            <w:tcMar>
              <w:left w:w="70" w:type="dxa"/>
              <w:right w:w="70" w:type="dxa"/>
            </w:tcMar>
            <w:vAlign w:val="center"/>
          </w:tcPr>
          <w:p w14:paraId="215A0B00">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3259" w:type="dxa"/>
            <w:tcMar>
              <w:left w:w="70" w:type="dxa"/>
              <w:right w:w="70" w:type="dxa"/>
            </w:tcMar>
            <w:vAlign w:val="center"/>
          </w:tcPr>
          <w:p w14:paraId="6AE40974">
            <w:pPr>
              <w:keepNext/>
              <w:spacing w:before="20" w:after="20" w:line="260" w:lineRule="exact"/>
              <w:ind w:left="0" w:leftChars="0" w:right="0" w:rightChars="0" w:firstLine="0" w:firstLineChars="0"/>
              <w:jc w:val="center"/>
            </w:pPr>
            <w:r>
              <w:rPr>
                <w:rFonts w:ascii="Times New Roman" w:hAnsi="Times New Roman" w:eastAsia="宋体"/>
                <w:b/>
                <w:sz w:val="18"/>
              </w:rPr>
              <w:t>设置</w:t>
            </w:r>
          </w:p>
        </w:tc>
        <w:tc>
          <w:tcPr>
            <w:tcW w:w="3259" w:type="dxa"/>
            <w:tcMar>
              <w:left w:w="70" w:type="dxa"/>
              <w:right w:w="70" w:type="dxa"/>
            </w:tcMar>
            <w:vAlign w:val="center"/>
          </w:tcPr>
          <w:p w14:paraId="0E24671F">
            <w:pPr>
              <w:keepNext/>
              <w:spacing w:before="20" w:after="20" w:line="260" w:lineRule="exact"/>
              <w:ind w:left="0" w:leftChars="0" w:right="0" w:rightChars="0" w:firstLine="0" w:firstLineChars="0"/>
              <w:jc w:val="center"/>
            </w:pPr>
            <w:r>
              <w:rPr>
                <w:rFonts w:ascii="Times New Roman" w:hAnsi="Times New Roman" w:eastAsia="宋体"/>
                <w:b/>
                <w:sz w:val="18"/>
              </w:rPr>
              <w:t>依据</w:t>
            </w:r>
          </w:p>
        </w:tc>
      </w:tr>
      <w:tr w14:paraId="5D8FC1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049386A">
            <w:pPr>
              <w:keepNext w:val="0"/>
              <w:spacing w:before="20" w:after="20" w:line="260" w:lineRule="exact"/>
              <w:ind w:left="0" w:leftChars="0" w:right="0" w:rightChars="0" w:firstLine="0" w:firstLineChars="0"/>
              <w:jc w:val="center"/>
            </w:pPr>
            <w:r>
              <w:rPr>
                <w:rFonts w:ascii="Times New Roman" w:hAnsi="Times New Roman" w:eastAsia="宋体"/>
                <w:b w:val="0"/>
                <w:sz w:val="18"/>
              </w:rPr>
              <w:t>年度负荷</w:t>
            </w:r>
          </w:p>
        </w:tc>
        <w:tc>
          <w:tcPr>
            <w:tcW w:w="3259" w:type="dxa"/>
            <w:tcMar>
              <w:left w:w="70" w:type="dxa"/>
              <w:right w:w="70" w:type="dxa"/>
            </w:tcMar>
            <w:vAlign w:val="center"/>
          </w:tcPr>
          <w:p w14:paraId="522B5CD3">
            <w:pPr>
              <w:keepNext w:val="0"/>
              <w:spacing w:before="20" w:after="20" w:line="260" w:lineRule="exact"/>
              <w:ind w:left="0" w:leftChars="0" w:right="0" w:rightChars="0" w:firstLine="0" w:firstLineChars="0"/>
              <w:jc w:val="center"/>
            </w:pPr>
            <w:r>
              <w:rPr>
                <w:rFonts w:ascii="Times New Roman" w:hAnsi="Times New Roman" w:eastAsia="宋体"/>
                <w:b w:val="0"/>
                <w:sz w:val="18"/>
              </w:rPr>
              <w:t>2022—2025年逐年统计</w:t>
            </w:r>
          </w:p>
        </w:tc>
        <w:tc>
          <w:tcPr>
            <w:tcW w:w="3259" w:type="dxa"/>
            <w:tcMar>
              <w:left w:w="70" w:type="dxa"/>
              <w:right w:w="70" w:type="dxa"/>
            </w:tcMar>
            <w:vAlign w:val="center"/>
          </w:tcPr>
          <w:p w14:paraId="0303F54A">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同范围110 kV年度记录</w:t>
            </w:r>
          </w:p>
        </w:tc>
      </w:tr>
      <w:tr w14:paraId="7CF0A7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C2F67C0">
            <w:pPr>
              <w:keepNext w:val="0"/>
              <w:spacing w:before="20" w:after="20" w:line="260" w:lineRule="exact"/>
              <w:ind w:left="0" w:leftChars="0" w:right="0" w:rightChars="0" w:firstLine="0" w:firstLineChars="0"/>
              <w:jc w:val="center"/>
            </w:pPr>
            <w:r>
              <w:rPr>
                <w:rFonts w:ascii="Times New Roman" w:hAnsi="Times New Roman" w:eastAsia="宋体"/>
                <w:b w:val="0"/>
                <w:sz w:val="18"/>
              </w:rPr>
              <w:t>静态截面</w:t>
            </w:r>
          </w:p>
        </w:tc>
        <w:tc>
          <w:tcPr>
            <w:tcW w:w="3259" w:type="dxa"/>
            <w:tcMar>
              <w:left w:w="70" w:type="dxa"/>
              <w:right w:w="70" w:type="dxa"/>
            </w:tcMar>
            <w:vAlign w:val="center"/>
          </w:tcPr>
          <w:p w14:paraId="2F6F8018">
            <w:pPr>
              <w:keepNext w:val="0"/>
              <w:spacing w:before="20" w:after="20" w:line="260" w:lineRule="exact"/>
              <w:ind w:left="0" w:leftChars="0" w:right="0" w:rightChars="0" w:firstLine="0" w:firstLineChars="0"/>
              <w:jc w:val="center"/>
            </w:pPr>
            <w:r>
              <w:rPr>
                <w:rFonts w:ascii="Times New Roman" w:hAnsi="Times New Roman" w:eastAsia="宋体"/>
                <w:b w:val="0"/>
                <w:sz w:val="18"/>
              </w:rPr>
              <w:t>邳州26个、市区45个</w:t>
            </w:r>
          </w:p>
        </w:tc>
        <w:tc>
          <w:tcPr>
            <w:tcW w:w="3259" w:type="dxa"/>
            <w:tcMar>
              <w:left w:w="70" w:type="dxa"/>
              <w:right w:w="70" w:type="dxa"/>
            </w:tcMar>
            <w:vAlign w:val="center"/>
          </w:tcPr>
          <w:p w14:paraId="216D984B">
            <w:pPr>
              <w:keepNext w:val="0"/>
              <w:spacing w:before="20" w:after="20" w:line="260" w:lineRule="exact"/>
              <w:ind w:left="0" w:leftChars="0" w:right="0" w:rightChars="0" w:firstLine="0" w:firstLineChars="0"/>
              <w:jc w:val="center"/>
            </w:pPr>
            <w:r>
              <w:rPr>
                <w:rFonts w:ascii="Times New Roman" w:hAnsi="Times New Roman" w:eastAsia="宋体"/>
                <w:b w:val="0"/>
                <w:sz w:val="18"/>
              </w:rPr>
              <w:t>地区和各站局部极值同期截面</w:t>
            </w:r>
          </w:p>
        </w:tc>
      </w:tr>
      <w:tr w14:paraId="055FEB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78E148DD">
            <w:pPr>
              <w:keepNext w:val="0"/>
              <w:spacing w:before="20" w:after="20" w:line="260" w:lineRule="exact"/>
              <w:ind w:left="0" w:leftChars="0" w:right="0" w:rightChars="0" w:firstLine="0" w:firstLineChars="0"/>
              <w:jc w:val="center"/>
            </w:pPr>
            <w:r>
              <w:rPr>
                <w:rFonts w:ascii="Times New Roman" w:hAnsi="Times New Roman" w:eastAsia="宋体"/>
                <w:b w:val="0"/>
                <w:sz w:val="18"/>
              </w:rPr>
              <w:t>正向储能支撑持续时间</w:t>
            </w:r>
          </w:p>
        </w:tc>
        <w:tc>
          <w:tcPr>
            <w:tcW w:w="3259" w:type="dxa"/>
            <w:tcMar>
              <w:left w:w="70" w:type="dxa"/>
              <w:right w:w="70" w:type="dxa"/>
            </w:tcMar>
            <w:vAlign w:val="center"/>
          </w:tcPr>
          <w:p w14:paraId="59EDDBF8">
            <w:pPr>
              <w:keepNext w:val="0"/>
              <w:spacing w:before="20" w:after="20" w:line="260" w:lineRule="exact"/>
              <w:ind w:left="0" w:leftChars="0" w:right="0" w:rightChars="0" w:firstLine="0" w:firstLineChars="0"/>
              <w:jc w:val="center"/>
            </w:pPr>
            <w:r>
              <w:rPr>
                <w:rFonts w:ascii="Times New Roman" w:hAnsi="Times New Roman" w:eastAsia="宋体"/>
                <w:b w:val="0"/>
                <w:sz w:val="18"/>
              </w:rPr>
              <w:t>邳州2.00 h、市区6.00 h</w:t>
            </w:r>
          </w:p>
        </w:tc>
        <w:tc>
          <w:tcPr>
            <w:tcW w:w="3259" w:type="dxa"/>
            <w:tcMar>
              <w:left w:w="70" w:type="dxa"/>
              <w:right w:w="70" w:type="dxa"/>
            </w:tcMar>
            <w:vAlign w:val="center"/>
          </w:tcPr>
          <w:p w14:paraId="4AB5DC5B">
            <w:pPr>
              <w:keepNext w:val="0"/>
              <w:spacing w:before="20" w:after="20" w:line="260" w:lineRule="exact"/>
              <w:ind w:left="0" w:leftChars="0" w:right="0" w:rightChars="0" w:firstLine="0" w:firstLineChars="0"/>
              <w:jc w:val="center"/>
            </w:pPr>
            <w:r>
              <w:rPr>
                <w:rFonts w:ascii="Times New Roman" w:hAnsi="Times New Roman" w:eastAsia="宋体"/>
                <w:b w:val="0"/>
                <w:sz w:val="18"/>
              </w:rPr>
              <w:t>地区95%峰值持续时间</w:t>
            </w:r>
          </w:p>
        </w:tc>
      </w:tr>
      <w:tr w14:paraId="7E05E4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16CCC37">
            <w:pPr>
              <w:keepNext w:val="0"/>
              <w:spacing w:before="20" w:after="20" w:line="260" w:lineRule="exact"/>
              <w:ind w:left="0" w:leftChars="0" w:right="0" w:rightChars="0" w:firstLine="0" w:firstLineChars="0"/>
              <w:jc w:val="center"/>
            </w:pPr>
            <w:r>
              <w:rPr>
                <w:rFonts w:ascii="Times New Roman" w:hAnsi="Times New Roman" w:eastAsia="宋体"/>
                <w:b w:val="0"/>
                <w:sz w:val="18"/>
              </w:rPr>
              <w:t>储能规格</w:t>
            </w:r>
          </w:p>
        </w:tc>
        <w:tc>
          <w:tcPr>
            <w:tcW w:w="3259" w:type="dxa"/>
            <w:tcMar>
              <w:left w:w="70" w:type="dxa"/>
              <w:right w:w="70" w:type="dxa"/>
            </w:tcMar>
            <w:vAlign w:val="center"/>
          </w:tcPr>
          <w:p w14:paraId="24E25FD7">
            <w:pPr>
              <w:keepNext w:val="0"/>
              <w:spacing w:before="20" w:after="20" w:line="260" w:lineRule="exact"/>
              <w:ind w:left="0" w:leftChars="0" w:right="0" w:rightChars="0" w:firstLine="0" w:firstLineChars="0"/>
              <w:jc w:val="center"/>
            </w:pPr>
            <w:r>
              <w:rPr>
                <w:rFonts w:ascii="Times New Roman" w:hAnsi="Times New Roman" w:eastAsia="宋体"/>
                <w:b w:val="0"/>
                <w:sz w:val="18"/>
              </w:rPr>
              <w:t>100.00 kW/215.00 kWh</w:t>
            </w:r>
          </w:p>
        </w:tc>
        <w:tc>
          <w:tcPr>
            <w:tcW w:w="3259" w:type="dxa"/>
            <w:tcMar>
              <w:left w:w="70" w:type="dxa"/>
              <w:right w:w="70" w:type="dxa"/>
            </w:tcMar>
            <w:vAlign w:val="center"/>
          </w:tcPr>
          <w:p w14:paraId="78D45095">
            <w:pPr>
              <w:keepNext w:val="0"/>
              <w:spacing w:before="20" w:after="20" w:line="260" w:lineRule="exact"/>
              <w:ind w:left="0" w:leftChars="0" w:right="0" w:rightChars="0" w:firstLine="0" w:firstLineChars="0"/>
              <w:jc w:val="center"/>
            </w:pPr>
            <w:r>
              <w:rPr>
                <w:rFonts w:ascii="Times New Roman" w:hAnsi="Times New Roman" w:eastAsia="宋体"/>
                <w:b w:val="0"/>
                <w:sz w:val="18"/>
              </w:rPr>
              <w:t>采购资料</w:t>
            </w:r>
          </w:p>
        </w:tc>
      </w:tr>
      <w:tr w14:paraId="29989F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88F3B95">
            <w:pPr>
              <w:keepNext w:val="0"/>
              <w:spacing w:before="20" w:after="20" w:line="260" w:lineRule="exact"/>
              <w:ind w:left="0" w:leftChars="0" w:right="0" w:rightChars="0" w:firstLine="0" w:firstLineChars="0"/>
              <w:jc w:val="center"/>
            </w:pPr>
            <w:r>
              <w:rPr>
                <w:rFonts w:ascii="Times New Roman" w:hAnsi="Times New Roman" w:eastAsia="宋体"/>
                <w:b w:val="0"/>
                <w:sz w:val="18"/>
              </w:rPr>
              <w:t>可用电量系数</w:t>
            </w:r>
          </w:p>
        </w:tc>
        <w:tc>
          <w:tcPr>
            <w:tcW w:w="3259" w:type="dxa"/>
            <w:tcMar>
              <w:left w:w="70" w:type="dxa"/>
              <w:right w:w="70" w:type="dxa"/>
            </w:tcMar>
            <w:vAlign w:val="center"/>
          </w:tcPr>
          <w:p w14:paraId="765487D3">
            <w:pPr>
              <w:keepNext w:val="0"/>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3259" w:type="dxa"/>
            <w:tcMar>
              <w:left w:w="70" w:type="dxa"/>
              <w:right w:w="70" w:type="dxa"/>
            </w:tcMar>
            <w:vAlign w:val="center"/>
          </w:tcPr>
          <w:p w14:paraId="60213E76">
            <w:pPr>
              <w:keepNext w:val="0"/>
              <w:spacing w:before="20" w:after="20" w:line="260" w:lineRule="exact"/>
              <w:ind w:left="0" w:leftChars="0" w:right="0" w:rightChars="0" w:firstLine="0" w:firstLineChars="0"/>
              <w:jc w:val="center"/>
            </w:pPr>
            <w:r>
              <w:rPr>
                <w:rFonts w:ascii="Times New Roman" w:hAnsi="Times New Roman" w:eastAsia="宋体"/>
                <w:b w:val="0"/>
                <w:sz w:val="18"/>
              </w:rPr>
              <w:t>SOC可用窗口与放电效率的研究取值[86]</w:t>
            </w:r>
          </w:p>
        </w:tc>
      </w:tr>
      <w:tr w14:paraId="5D9867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7073CCEA">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新购主变规格</w:t>
            </w:r>
          </w:p>
        </w:tc>
        <w:tc>
          <w:tcPr>
            <w:tcW w:w="3259" w:type="dxa"/>
            <w:tcMar>
              <w:left w:w="70" w:type="dxa"/>
              <w:right w:w="70" w:type="dxa"/>
            </w:tcMar>
            <w:vAlign w:val="center"/>
          </w:tcPr>
          <w:p w14:paraId="71696694">
            <w:pPr>
              <w:keepNext w:val="0"/>
              <w:spacing w:before="20" w:after="20" w:line="260" w:lineRule="exact"/>
              <w:ind w:left="0" w:leftChars="0" w:right="0" w:rightChars="0" w:firstLine="0" w:firstLineChars="0"/>
              <w:jc w:val="center"/>
            </w:pPr>
            <w:r>
              <w:rPr>
                <w:rFonts w:ascii="Times New Roman" w:hAnsi="Times New Roman" w:eastAsia="宋体"/>
                <w:b w:val="0"/>
                <w:sz w:val="18"/>
              </w:rPr>
              <w:t>31.50、50、63、80 MVA</w:t>
            </w:r>
          </w:p>
        </w:tc>
        <w:tc>
          <w:tcPr>
            <w:tcW w:w="3259" w:type="dxa"/>
            <w:tcMar>
              <w:left w:w="70" w:type="dxa"/>
              <w:right w:w="70" w:type="dxa"/>
            </w:tcMar>
            <w:vAlign w:val="center"/>
          </w:tcPr>
          <w:p w14:paraId="6446F2ED">
            <w:pPr>
              <w:keepNext w:val="0"/>
              <w:spacing w:before="20" w:after="20" w:line="260" w:lineRule="exact"/>
              <w:ind w:left="0" w:leftChars="0" w:right="0" w:rightChars="0" w:firstLine="0" w:firstLineChars="0"/>
              <w:jc w:val="center"/>
            </w:pPr>
            <w:r>
              <w:rPr>
                <w:rFonts w:ascii="Times New Roman" w:hAnsi="Times New Roman" w:eastAsia="宋体"/>
                <w:b w:val="0"/>
                <w:sz w:val="18"/>
              </w:rPr>
              <w:t>按站限制</w:t>
            </w:r>
          </w:p>
        </w:tc>
      </w:tr>
      <w:tr w14:paraId="597D28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1FF7D184">
            <w:pPr>
              <w:keepNext w:val="0"/>
              <w:spacing w:before="20" w:after="20" w:line="260" w:lineRule="exact"/>
              <w:ind w:left="0" w:leftChars="0" w:right="0" w:rightChars="0" w:firstLine="0" w:firstLineChars="0"/>
              <w:jc w:val="center"/>
            </w:pPr>
            <w:r>
              <w:rPr>
                <w:rFonts w:ascii="Times New Roman" w:hAnsi="Times New Roman" w:eastAsia="宋体"/>
                <w:b w:val="0"/>
                <w:sz w:val="18"/>
              </w:rPr>
              <w:t>第三台主变</w:t>
            </w:r>
          </w:p>
        </w:tc>
        <w:tc>
          <w:tcPr>
            <w:tcW w:w="3259" w:type="dxa"/>
            <w:tcMar>
              <w:left w:w="70" w:type="dxa"/>
              <w:right w:w="70" w:type="dxa"/>
            </w:tcMar>
            <w:vAlign w:val="center"/>
          </w:tcPr>
          <w:p w14:paraId="4481E55D">
            <w:pPr>
              <w:keepNext w:val="0"/>
              <w:spacing w:before="20" w:after="20" w:line="260" w:lineRule="exact"/>
              <w:ind w:left="0" w:leftChars="0" w:right="0" w:rightChars="0" w:firstLine="0" w:firstLineChars="0"/>
              <w:jc w:val="center"/>
            </w:pPr>
            <w:r>
              <w:rPr>
                <w:rFonts w:ascii="Times New Roman" w:hAnsi="Times New Roman" w:eastAsia="宋体"/>
                <w:b w:val="0"/>
                <w:sz w:val="18"/>
              </w:rPr>
              <w:t>有预留条件时50 MVA</w:t>
            </w:r>
          </w:p>
        </w:tc>
        <w:tc>
          <w:tcPr>
            <w:tcW w:w="3259" w:type="dxa"/>
            <w:tcMar>
              <w:left w:w="70" w:type="dxa"/>
              <w:right w:w="70" w:type="dxa"/>
            </w:tcMar>
            <w:vAlign w:val="center"/>
          </w:tcPr>
          <w:p w14:paraId="01F7F001">
            <w:pPr>
              <w:keepNext w:val="0"/>
              <w:spacing w:before="20" w:after="20" w:line="260" w:lineRule="exact"/>
              <w:ind w:left="0" w:leftChars="0" w:right="0" w:rightChars="0" w:firstLine="0" w:firstLineChars="0"/>
              <w:jc w:val="center"/>
            </w:pPr>
            <w:r>
              <w:rPr>
                <w:rFonts w:ascii="Times New Roman" w:hAnsi="Times New Roman" w:eastAsia="宋体"/>
                <w:b w:val="0"/>
                <w:sz w:val="18"/>
              </w:rPr>
              <w:t>按站限制</w:t>
            </w:r>
          </w:p>
        </w:tc>
      </w:tr>
      <w:tr w14:paraId="1BA232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7ABB09E0">
            <w:pPr>
              <w:keepNext w:val="0"/>
              <w:spacing w:before="20" w:after="20" w:line="260" w:lineRule="exact"/>
              <w:ind w:left="0" w:leftChars="0" w:right="0" w:rightChars="0" w:firstLine="0" w:firstLineChars="0"/>
              <w:jc w:val="center"/>
            </w:pPr>
            <w:r>
              <w:rPr>
                <w:rFonts w:ascii="Times New Roman" w:hAnsi="Times New Roman" w:eastAsia="宋体"/>
                <w:b w:val="0"/>
                <w:sz w:val="18"/>
              </w:rPr>
              <w:t>既有转供能力</w:t>
            </w:r>
          </w:p>
        </w:tc>
        <w:tc>
          <w:tcPr>
            <w:tcW w:w="3259" w:type="dxa"/>
            <w:tcMar>
              <w:left w:w="70" w:type="dxa"/>
              <w:right w:w="70" w:type="dxa"/>
            </w:tcMar>
            <w:vAlign w:val="center"/>
          </w:tcPr>
          <w:p w14:paraId="1E6C1869">
            <w:pPr>
              <w:keepNext w:val="0"/>
              <w:spacing w:before="20" w:after="20" w:line="260" w:lineRule="exact"/>
              <w:ind w:left="0" w:leftChars="0" w:right="0" w:rightChars="0" w:firstLine="0" w:firstLineChars="0"/>
              <w:jc w:val="center"/>
            </w:pPr>
            <w:r>
              <w:rPr>
                <w:rFonts w:ascii="Times New Roman" w:hAnsi="Times New Roman" w:eastAsia="宋体"/>
                <w:b w:val="0"/>
                <w:sz w:val="18"/>
              </w:rPr>
              <w:t>逐站MW上限与网络能力共同限制</w:t>
            </w:r>
          </w:p>
        </w:tc>
        <w:tc>
          <w:tcPr>
            <w:tcW w:w="3259" w:type="dxa"/>
            <w:tcMar>
              <w:left w:w="70" w:type="dxa"/>
              <w:right w:w="70" w:type="dxa"/>
            </w:tcMar>
            <w:vAlign w:val="center"/>
          </w:tcPr>
          <w:p w14:paraId="00FD21D5">
            <w:pPr>
              <w:keepNext w:val="0"/>
              <w:spacing w:before="20" w:after="20" w:line="260" w:lineRule="exact"/>
              <w:ind w:left="0" w:leftChars="0" w:right="0" w:rightChars="0" w:firstLine="0" w:firstLineChars="0"/>
              <w:jc w:val="center"/>
            </w:pPr>
            <w:r>
              <w:rPr>
                <w:rFonts w:ascii="Times New Roman" w:hAnsi="Times New Roman" w:eastAsia="宋体"/>
                <w:b w:val="0"/>
                <w:sz w:val="18"/>
              </w:rPr>
              <w:t>全停全转统计及馈线资料</w:t>
            </w:r>
          </w:p>
        </w:tc>
      </w:tr>
      <w:tr w14:paraId="66134A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2202BCA6">
            <w:pPr>
              <w:keepNext w:val="0"/>
              <w:spacing w:before="20" w:after="20" w:line="260" w:lineRule="exact"/>
              <w:ind w:left="0" w:leftChars="0" w:right="0" w:rightChars="0" w:firstLine="0" w:firstLineChars="0"/>
              <w:jc w:val="center"/>
            </w:pPr>
            <w:r>
              <w:rPr>
                <w:rFonts w:ascii="Times New Roman" w:hAnsi="Times New Roman" w:eastAsia="宋体"/>
                <w:b w:val="0"/>
                <w:sz w:val="18"/>
              </w:rPr>
              <w:t>新增联络费用</w:t>
            </w:r>
          </w:p>
        </w:tc>
        <w:tc>
          <w:tcPr>
            <w:tcW w:w="3259" w:type="dxa"/>
            <w:tcMar>
              <w:left w:w="70" w:type="dxa"/>
              <w:right w:w="70" w:type="dxa"/>
            </w:tcMar>
            <w:vAlign w:val="center"/>
          </w:tcPr>
          <w:p w14:paraId="64A3E394">
            <w:pPr>
              <w:keepNext w:val="0"/>
              <w:spacing w:before="20" w:after="20" w:line="260" w:lineRule="exact"/>
              <w:ind w:left="0" w:leftChars="0" w:right="0" w:rightChars="0" w:firstLine="0" w:firstLineChars="0"/>
              <w:jc w:val="center"/>
            </w:pPr>
            <w:r>
              <w:rPr>
                <w:rFonts w:ascii="Times New Roman" w:hAnsi="Times New Roman" w:eastAsia="宋体"/>
                <w:b w:val="0"/>
                <w:sz w:val="18"/>
              </w:rPr>
              <w:t>邳州128.38、市区452.40万元/项</w:t>
            </w:r>
          </w:p>
        </w:tc>
        <w:tc>
          <w:tcPr>
            <w:tcW w:w="3259" w:type="dxa"/>
            <w:tcMar>
              <w:left w:w="70" w:type="dxa"/>
              <w:right w:w="70" w:type="dxa"/>
            </w:tcMar>
            <w:vAlign w:val="center"/>
          </w:tcPr>
          <w:p w14:paraId="621DD6AA">
            <w:pPr>
              <w:keepNext w:val="0"/>
              <w:spacing w:before="20" w:after="20" w:line="260" w:lineRule="exact"/>
              <w:ind w:left="0" w:leftChars="0" w:right="0" w:rightChars="0" w:firstLine="0" w:firstLineChars="0"/>
              <w:jc w:val="center"/>
            </w:pPr>
            <w:r>
              <w:rPr>
                <w:rFonts w:ascii="Times New Roman" w:hAnsi="Times New Roman" w:eastAsia="宋体"/>
                <w:b w:val="0"/>
                <w:sz w:val="18"/>
              </w:rPr>
              <w:t>地区电缆长度占比</w:t>
            </w:r>
          </w:p>
        </w:tc>
      </w:tr>
      <w:tr w14:paraId="27F12F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7F5BB49D">
            <w:pPr>
              <w:keepNext w:val="0"/>
              <w:spacing w:before="20" w:after="20" w:line="260" w:lineRule="exact"/>
              <w:ind w:left="0" w:leftChars="0" w:right="0" w:rightChars="0" w:firstLine="0" w:firstLineChars="0"/>
              <w:jc w:val="center"/>
            </w:pPr>
            <w:r>
              <w:rPr>
                <w:rFonts w:ascii="Times New Roman" w:hAnsi="Times New Roman" w:eastAsia="宋体"/>
                <w:b w:val="0"/>
                <w:sz w:val="18"/>
              </w:rPr>
              <w:t>供电安全及功率因数</w:t>
            </w:r>
          </w:p>
        </w:tc>
        <w:tc>
          <w:tcPr>
            <w:tcW w:w="3259" w:type="dxa"/>
            <w:tcMar>
              <w:left w:w="70" w:type="dxa"/>
              <w:right w:w="70" w:type="dxa"/>
            </w:tcMar>
            <w:vAlign w:val="center"/>
          </w:tcPr>
          <w:p w14:paraId="7467A55D">
            <w:pPr>
              <w:keepNext w:val="0"/>
              <w:spacing w:before="20" w:after="20" w:line="260" w:lineRule="exact"/>
              <w:ind w:left="0" w:leftChars="0" w:right="0" w:rightChars="0" w:firstLine="0" w:firstLineChars="0"/>
              <w:jc w:val="center"/>
            </w:pPr>
            <w:r>
              <w:rPr>
                <w:rFonts w:ascii="Times New Roman" w:hAnsi="Times New Roman" w:eastAsia="宋体"/>
                <w:b w:val="0"/>
                <w:sz w:val="18"/>
              </w:rPr>
              <w:t>正常及最大单台主变N-1；0.95</w:t>
            </w:r>
          </w:p>
        </w:tc>
        <w:tc>
          <w:tcPr>
            <w:tcW w:w="3259" w:type="dxa"/>
            <w:tcMar>
              <w:left w:w="70" w:type="dxa"/>
              <w:right w:w="70" w:type="dxa"/>
            </w:tcMar>
            <w:vAlign w:val="center"/>
          </w:tcPr>
          <w:p w14:paraId="1F57DEB5">
            <w:pPr>
              <w:keepNext w:val="0"/>
              <w:spacing w:before="20" w:after="20" w:line="260" w:lineRule="exact"/>
              <w:ind w:left="0" w:leftChars="0" w:right="0" w:rightChars="0" w:firstLine="0" w:firstLineChars="0"/>
              <w:jc w:val="center"/>
            </w:pPr>
            <w:r>
              <w:rPr>
                <w:rFonts w:ascii="Times New Roman" w:hAnsi="Times New Roman" w:eastAsia="宋体"/>
                <w:b w:val="0"/>
                <w:sz w:val="18"/>
              </w:rPr>
              <w:t>逐工况校核</w:t>
            </w:r>
          </w:p>
        </w:tc>
      </w:tr>
      <w:tr w14:paraId="00F6F2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6454C25A">
            <w:pPr>
              <w:keepNext w:val="0"/>
              <w:spacing w:before="20" w:after="20" w:line="260" w:lineRule="exact"/>
              <w:ind w:left="0" w:leftChars="0" w:right="0" w:rightChars="0" w:firstLine="0" w:firstLineChars="0"/>
              <w:jc w:val="center"/>
            </w:pPr>
            <w:r>
              <w:rPr>
                <w:rFonts w:ascii="Times New Roman" w:hAnsi="Times New Roman" w:eastAsia="宋体"/>
                <w:b w:val="0"/>
                <w:sz w:val="18"/>
              </w:rPr>
              <w:t>反向承载</w:t>
            </w:r>
          </w:p>
        </w:tc>
        <w:tc>
          <w:tcPr>
            <w:tcW w:w="3259" w:type="dxa"/>
            <w:tcMar>
              <w:left w:w="70" w:type="dxa"/>
              <w:right w:w="70" w:type="dxa"/>
            </w:tcMar>
            <w:vAlign w:val="center"/>
          </w:tcPr>
          <w:p w14:paraId="081A8F26">
            <w:pPr>
              <w:keepNext w:val="0"/>
              <w:spacing w:before="20" w:after="20" w:line="260" w:lineRule="exact"/>
              <w:ind w:left="0" w:leftChars="0" w:right="0" w:rightChars="0" w:firstLine="0" w:firstLineChars="0"/>
              <w:jc w:val="center"/>
            </w:pPr>
            <w:r>
              <w:rPr>
                <w:rFonts w:ascii="Times New Roman" w:hAnsi="Times New Roman" w:eastAsia="宋体"/>
                <w:b w:val="0"/>
                <w:sz w:val="18"/>
              </w:rPr>
              <w:t>正常及健康站80%，故障站按剩余主变能力</w:t>
            </w:r>
          </w:p>
        </w:tc>
        <w:tc>
          <w:tcPr>
            <w:tcW w:w="3259" w:type="dxa"/>
            <w:tcMar>
              <w:left w:w="70" w:type="dxa"/>
              <w:right w:w="70" w:type="dxa"/>
            </w:tcMar>
            <w:vAlign w:val="center"/>
          </w:tcPr>
          <w:p w14:paraId="66A0BDFE">
            <w:pPr>
              <w:keepNext w:val="0"/>
              <w:spacing w:before="20" w:after="20" w:line="260" w:lineRule="exact"/>
              <w:ind w:left="0" w:leftChars="0" w:right="0" w:rightChars="0" w:firstLine="0" w:firstLineChars="0"/>
              <w:jc w:val="center"/>
            </w:pPr>
            <w:r>
              <w:rPr>
                <w:rFonts w:ascii="Times New Roman" w:hAnsi="Times New Roman" w:eastAsia="宋体"/>
                <w:b w:val="0"/>
                <w:sz w:val="18"/>
              </w:rPr>
              <w:t>导则反向限值与N-1静态校核</w:t>
            </w:r>
          </w:p>
        </w:tc>
      </w:tr>
      <w:tr w14:paraId="4D9179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ECEB984">
            <w:pPr>
              <w:keepNext w:val="0"/>
              <w:spacing w:before="20" w:after="20" w:line="260" w:lineRule="exact"/>
              <w:ind w:left="0" w:leftChars="0" w:right="0" w:rightChars="0" w:firstLine="0" w:firstLineChars="0"/>
              <w:jc w:val="center"/>
            </w:pPr>
            <w:r>
              <w:rPr>
                <w:rFonts w:ascii="Times New Roman" w:hAnsi="Times New Roman" w:eastAsia="宋体"/>
                <w:b w:val="0"/>
                <w:sz w:val="18"/>
              </w:rPr>
              <w:t>主变采购组织</w:t>
            </w:r>
          </w:p>
        </w:tc>
        <w:tc>
          <w:tcPr>
            <w:tcW w:w="3259" w:type="dxa"/>
            <w:tcMar>
              <w:left w:w="70" w:type="dxa"/>
              <w:right w:w="70" w:type="dxa"/>
            </w:tcMar>
            <w:vAlign w:val="center"/>
          </w:tcPr>
          <w:p w14:paraId="153D6BE0">
            <w:pPr>
              <w:keepNext w:val="0"/>
              <w:spacing w:before="20" w:after="20" w:line="260" w:lineRule="exact"/>
              <w:ind w:left="0" w:leftChars="0" w:right="0" w:rightChars="0" w:firstLine="0" w:firstLineChars="0"/>
              <w:jc w:val="center"/>
            </w:pPr>
            <w:r>
              <w:rPr>
                <w:rFonts w:ascii="Times New Roman" w:hAnsi="Times New Roman" w:eastAsia="宋体"/>
                <w:b w:val="0"/>
                <w:sz w:val="18"/>
              </w:rPr>
              <w:t>四年内同一位置最多更换一次</w:t>
            </w:r>
          </w:p>
        </w:tc>
        <w:tc>
          <w:tcPr>
            <w:tcW w:w="3259" w:type="dxa"/>
            <w:tcMar>
              <w:left w:w="70" w:type="dxa"/>
              <w:right w:w="70" w:type="dxa"/>
            </w:tcMar>
            <w:vAlign w:val="center"/>
          </w:tcPr>
          <w:p w14:paraId="24E10BF8">
            <w:pPr>
              <w:keepNext w:val="0"/>
              <w:spacing w:before="20" w:after="20" w:line="260" w:lineRule="exact"/>
              <w:ind w:left="0" w:leftChars="0" w:right="0" w:rightChars="0" w:firstLine="0" w:firstLineChars="0"/>
              <w:jc w:val="center"/>
            </w:pPr>
            <w:r>
              <w:rPr>
                <w:rFonts w:ascii="Times New Roman" w:hAnsi="Times New Roman" w:eastAsia="宋体"/>
                <w:b w:val="0"/>
                <w:sz w:val="18"/>
              </w:rPr>
              <w:t>两类方案共同的工程实施假设</w:t>
            </w:r>
          </w:p>
        </w:tc>
      </w:tr>
      <w:tr w14:paraId="314431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818B9B0">
            <w:pPr>
              <w:keepNext w:val="0"/>
              <w:spacing w:before="20" w:after="20" w:line="260" w:lineRule="exact"/>
              <w:ind w:left="0" w:leftChars="0" w:right="0" w:rightChars="0" w:firstLine="0" w:firstLineChars="0"/>
              <w:jc w:val="center"/>
            </w:pPr>
            <w:r>
              <w:rPr>
                <w:rFonts w:ascii="Times New Roman" w:hAnsi="Times New Roman" w:eastAsia="宋体"/>
                <w:b w:val="0"/>
                <w:sz w:val="18"/>
              </w:rPr>
              <w:t>弹性工程优选</w:t>
            </w:r>
          </w:p>
        </w:tc>
        <w:tc>
          <w:tcPr>
            <w:tcW w:w="3259" w:type="dxa"/>
            <w:tcMar>
              <w:left w:w="70" w:type="dxa"/>
              <w:right w:w="70" w:type="dxa"/>
            </w:tcMar>
            <w:vAlign w:val="center"/>
          </w:tcPr>
          <w:p w14:paraId="73B13E9B">
            <w:pPr>
              <w:keepNext w:val="0"/>
              <w:spacing w:before="20" w:after="20" w:line="260" w:lineRule="exact"/>
              <w:ind w:left="0" w:leftChars="0" w:right="0" w:rightChars="0" w:firstLine="0" w:firstLineChars="0"/>
              <w:jc w:val="center"/>
            </w:pPr>
            <w:r>
              <w:rPr>
                <w:rFonts w:ascii="Times New Roman" w:hAnsi="Times New Roman" w:eastAsia="宋体"/>
                <w:b w:val="0"/>
                <w:sz w:val="18"/>
              </w:rPr>
              <w:t>经济参考费用5%以内优先简化联络</w:t>
            </w:r>
          </w:p>
        </w:tc>
        <w:tc>
          <w:tcPr>
            <w:tcW w:w="3259" w:type="dxa"/>
            <w:tcMar>
              <w:left w:w="70" w:type="dxa"/>
              <w:right w:w="70" w:type="dxa"/>
            </w:tcMar>
            <w:vAlign w:val="center"/>
          </w:tcPr>
          <w:p w14:paraId="4746FD4C">
            <w:pPr>
              <w:keepNext w:val="0"/>
              <w:spacing w:before="20" w:after="20" w:line="260" w:lineRule="exact"/>
              <w:ind w:left="0" w:leftChars="0" w:right="0" w:rightChars="0" w:firstLine="0" w:firstLineChars="0"/>
              <w:jc w:val="center"/>
            </w:pPr>
            <w:r>
              <w:rPr>
                <w:rFonts w:ascii="Times New Roman" w:hAnsi="Times New Roman" w:eastAsia="宋体"/>
                <w:b w:val="0"/>
                <w:sz w:val="18"/>
              </w:rPr>
              <w:t>本研究费用容差</w:t>
            </w:r>
          </w:p>
        </w:tc>
      </w:tr>
    </w:tbl>
    <w:p w14:paraId="35DBFDD9">
      <w:pPr>
        <w:pStyle w:val="2"/>
        <w:widowControl/>
        <w:spacing w:before="0" w:after="0" w:line="348" w:lineRule="exact"/>
        <w:ind w:firstLine="480"/>
        <w:jc w:val="both"/>
      </w:pPr>
      <w:r>
        <w:rPr>
          <w:rFonts w:ascii="Times New Roman" w:hAnsi="Times New Roman" w:eastAsia="方正仿宋_GBK"/>
          <w:b w:val="0"/>
          <w:sz w:val="24"/>
        </w:rPr>
        <w:t>核心参数的定义、选取依据及地区资料见第3.5节。地区案例保留实际年度负荷和具体网络，推广模板按第3.5节的五项参数组织源荷、网络及工程费用条件。</w:t>
      </w:r>
    </w:p>
    <w:p w14:paraId="682F6CEF">
      <w:pPr>
        <w:pStyle w:val="4"/>
        <w:keepNext/>
        <w:numPr>
          <w:ilvl w:val="0"/>
          <w:numId w:val="0"/>
        </w:numPr>
        <w:spacing w:before="160" w:after="120" w:line="480" w:lineRule="exact"/>
        <w:ind w:firstLine="0"/>
      </w:pPr>
      <w:bookmarkStart w:id="182" w:name="三类措施的选取与寻优方法"/>
      <w:bookmarkStart w:id="183" w:name="h633"/>
      <w:r>
        <w:rPr>
          <w:rFonts w:ascii="Times New Roman" w:hAnsi="Times New Roman" w:eastAsia="方正仿宋_GBK"/>
          <w:b/>
          <w:sz w:val="32"/>
        </w:rPr>
        <w:t>5.2 三类措施的选取与寻优方法</w:t>
      </w:r>
      <w:bookmarkEnd w:id="182"/>
      <w:bookmarkEnd w:id="183"/>
    </w:p>
    <w:p w14:paraId="31A85F9C">
      <w:pPr>
        <w:pStyle w:val="5"/>
        <w:keepNext/>
        <w:numPr>
          <w:ilvl w:val="0"/>
          <w:numId w:val="0"/>
        </w:numPr>
        <w:spacing w:before="160" w:after="120" w:line="390" w:lineRule="exact"/>
        <w:ind w:firstLine="0"/>
      </w:pPr>
      <w:bookmarkStart w:id="184" w:name="主变增容及扩建方案"/>
      <w:r>
        <w:rPr>
          <w:rFonts w:ascii="Times New Roman" w:hAnsi="Times New Roman" w:eastAsia="方正仿宋_GBK"/>
          <w:b/>
          <w:sz w:val="26"/>
        </w:rPr>
        <w:t>5.2.1 主变增容及扩建方案</w:t>
      </w:r>
      <w:bookmarkEnd w:id="184"/>
    </w:p>
    <w:p w14:paraId="2ACB1ED7">
      <w:pPr>
        <w:pStyle w:val="115"/>
        <w:widowControl/>
        <w:spacing w:before="0" w:after="0" w:line="348" w:lineRule="exact"/>
        <w:ind w:firstLine="480"/>
        <w:jc w:val="both"/>
      </w:pPr>
      <w:r>
        <w:rPr>
          <w:rFonts w:ascii="Times New Roman" w:hAnsi="Times New Roman" w:eastAsia="方正仿宋_GBK"/>
          <w:b w:val="0"/>
          <w:sz w:val="24"/>
        </w:rPr>
        <w:t>每个主变安装位置从允许规格中选择一项，2022—2025年同一位置最多更换一次，更换后保持所购规格。该建设组织假设由两类方案共同采用，使新购主变在四年规划期内持续使用。不同位置的更换和第三台主变扩建可按需求分年安排。更换主变按新购整台容量计费，新增容量用于更新在役容量，两者分别统计。储能柜数为整数，后续在役数量不得低于前一年。新增联络投运后持续可用，既有联络建设费用不重复计取。</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A4C0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68F7CB78">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061241F">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sub>
                        <m:sup>
                          <m:r>
                            <m:rPr>
                              <m:nor/>
                              <m:sty m:val="p"/>
                            </m:rPr>
                            <w:rPr>
                              <w:rFonts w:ascii="Times New Roman" w:hAnsi="Times New Roman" w:eastAsia="方正仿宋_GBK" w:cs="Times New Roman"/>
                              <w:b w:val="0"/>
                              <w:i w:val="0"/>
                              <w:iCs w:val="0"/>
                            </w:rPr>
                            <m:t>​</m:t>
                          </m:r>
                        </m:sup>
                        <m:e>
                          <m:r>
                            <m:rPr>
                              <m:nor/>
                            </m:rPr>
                            <w:rPr>
                              <w:rFonts w:ascii="Times New Roman" w:hAnsi="Times New Roman" w:eastAsia="方正仿宋_GBK" w:cs="Times New Roman"/>
                              <w:i/>
                              <w:iCs/>
                            </w:rPr>
                            <m:t>r</m:t>
                          </m:r>
                        </m:e>
                      </m:nary>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+50</m:t>
                      </m:r>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r</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e>
                      </m:nary>
                    </m:e>
                    <m:e>
                      <m:r>
                        <m:rPr>
                          <m:nor/>
                          <m:sty m:val="p"/>
                        </m:rPr>
                        <w:rPr>
                          <w:rFonts w:ascii="Times New Roman" w:hAnsi="Times New Roman" w:eastAsia="方正仿宋_GBK" w:cs="Times New Roman"/>
                          <w:b w:val="0"/>
                          <w:i w:val="0"/>
                          <w:iCs w:val="0"/>
                        </w:rPr>
                        <m:t>=1,</m:t>
                      </m:r>
                    </m:e>
                  </m:mr>
                  <m:mr>
                    <m:e>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5D0EC232">
            <w:pPr>
              <w:keepNext/>
              <w:spacing w:before="0" w:after="0"/>
              <w:ind w:left="0" w:leftChars="0" w:right="0" w:rightChars="0" w:firstLine="0" w:firstLineChars="0"/>
              <w:jc w:val="right"/>
            </w:pPr>
            <w:r>
              <w:rPr>
                <w:rFonts w:ascii="Times New Roman" w:hAnsi="Times New Roman" w:eastAsia="方正仿宋_GBK"/>
                <w:b w:val="0"/>
                <w:sz w:val="18"/>
              </w:rPr>
              <w:t>（5-3）</w:t>
            </w:r>
          </w:p>
        </w:tc>
      </w:tr>
    </w:tbl>
    <w:p w14:paraId="014845CF">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表示站点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j</m:t>
        </m:r>
      </m:oMath>
      <w:r>
        <w:rPr>
          <w:rFonts w:ascii="Times New Roman" w:hAnsi="Times New Roman" w:eastAsia="方正仿宋_GBK"/>
          <w:b w:val="0"/>
          <w:sz w:val="24"/>
        </w:rPr>
        <w:t>个原主变位置在第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年是否采用容量</w:t>
      </w:r>
      <m:oMath>
        <m:r>
          <m:rPr>
            <m:nor/>
          </m:rPr>
          <w:rPr>
            <w:rFonts w:ascii="Times New Roman" w:hAnsi="Times New Roman" w:eastAsia="方正仿宋_GBK" w:cs="Times New Roman"/>
            <w:i/>
            <w:iCs/>
          </w:rPr>
          <m:t>r</m:t>
        </m:r>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表示第三台50 MVA主变是否在役，</w:t>
      </w:r>
      <m:oMath>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为在役储能柜数。没有扩建条件的站点不设置相应候选。</w:t>
      </w:r>
    </w:p>
    <w:p w14:paraId="454CBD27">
      <w:pPr>
        <w:pStyle w:val="2"/>
        <w:widowControl/>
        <w:spacing w:before="0" w:after="0" w:line="348" w:lineRule="exact"/>
        <w:ind w:firstLine="480"/>
        <w:jc w:val="both"/>
      </w:pPr>
      <w:r>
        <w:rPr>
          <w:rFonts w:ascii="Times New Roman" w:hAnsi="Times New Roman" w:eastAsia="方正仿宋_GBK"/>
          <w:b w:val="0"/>
          <w:sz w:val="24"/>
        </w:rPr>
        <w:t>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14:paraId="544E490E">
      <w:pPr>
        <w:pStyle w:val="5"/>
        <w:keepNext/>
        <w:numPr>
          <w:ilvl w:val="0"/>
          <w:numId w:val="0"/>
        </w:numPr>
        <w:spacing w:before="160" w:after="120" w:line="390" w:lineRule="exact"/>
        <w:ind w:firstLine="0"/>
      </w:pPr>
      <w:bookmarkStart w:id="185" w:name="利用既有10-kv联络能力"/>
      <w:r>
        <w:rPr>
          <w:rFonts w:ascii="Times New Roman" w:hAnsi="Times New Roman" w:eastAsia="方正仿宋_GBK"/>
          <w:b/>
          <w:sz w:val="26"/>
        </w:rPr>
        <w:t>5.2.2 利用既有10 kV联络能力</w:t>
      </w:r>
      <w:bookmarkEnd w:id="185"/>
    </w:p>
    <w:p w14:paraId="2EA77B3E">
      <w:pPr>
        <w:pStyle w:val="115"/>
        <w:widowControl/>
        <w:spacing w:before="0" w:after="0" w:line="348" w:lineRule="exact"/>
        <w:ind w:firstLine="480"/>
        <w:jc w:val="both"/>
      </w:pPr>
      <w:r>
        <w:rPr>
          <w:rFonts w:ascii="Times New Roman" w:hAnsi="Times New Roman" w:eastAsia="方正仿宋_GBK"/>
          <w:b w:val="0"/>
          <w:sz w:val="24"/>
        </w:rPr>
        <w:t>既有网络按逐站全停转供资料标定。以站外最大可供负荷与损失负荷之和为需供负荷，计算本站转供比例，再乘以当年最大正向净负荷形成年度既有转供预算，并保留原表站外最大可供负荷的绝对上限。共用馈线的多条通道同时共用源端负荷和接收余量。</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687E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83D7B98">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027A7C34">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ρ</m:t>
                          </m:r>
                        </m:e>
                        <m:sub>
                          <m:r>
                            <m:rPr>
                              <m:nor/>
                            </m:rPr>
                            <w:rPr>
                              <w:rFonts w:ascii="Times New Roman" w:hAnsi="Times New Roman" w:eastAsia="方正仿宋_GBK" w:cs="Times New Roman"/>
                              <w:i/>
                              <w:iCs/>
                            </w:rPr>
                            <m:t>i</m:t>
                          </m:r>
                        </m:sub>
                      </m:sSub>
                    </m:e>
                    <m:e>
                      <m:r>
                        <m:rPr>
                          <m:nor/>
                          <m:sty m:val="p"/>
                        </m:rPr>
                        <w:rPr>
                          <w:rFonts w:ascii="Times New Roman" w:hAnsi="Times New Roman" w:eastAsia="方正仿宋_GBK" w:cs="Times New Roman"/>
                          <w:b w:val="0"/>
                          <w:i w:val="0"/>
                          <w:iCs w:val="0"/>
                        </w:rPr>
                        <m:t>=</m:t>
                      </m:r>
                      <m:f>
                        <m:fPr/>
                        <m:num>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num>
                        <m:den>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den>
                      </m:f>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existing</m:t>
                              </m:r>
                            </m:sup>
                          </m:sSubSup>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e>
                      </m:nary>
                    </m:e>
                    <m:e>
                      <m:r>
                        <m:rPr>
                          <m:nor/>
                          <m:sty m:val="p"/>
                        </m:rPr>
                        <w:rPr>
                          <w:rFonts w:ascii="Times New Roman" w:hAnsi="Times New Roman" w:eastAsia="方正仿宋_GBK" w:cs="Times New Roman"/>
                          <w:b w:val="0"/>
                          <w:i w:val="0"/>
                          <w:iCs w:val="0"/>
                        </w:rPr>
                        <m:t>≤min{</m:t>
                      </m:r>
                      <m:sSub>
                        <m:sSubPr/>
                        <m:e>
                          <m:r>
                            <m:rPr>
                              <m:nor/>
                            </m:rPr>
                            <w:rPr>
                              <w:rFonts w:ascii="Times New Roman" w:hAnsi="Times New Roman" w:eastAsia="方正仿宋_GBK" w:cs="Times New Roman"/>
                              <w:i/>
                              <w:iCs/>
                            </w:rPr>
                            <m:t>ρ</m:t>
                          </m:r>
                        </m:e>
                        <m:sub>
                          <m:r>
                            <m:rPr>
                              <m:nor/>
                            </m:rPr>
                            <w:rPr>
                              <w:rFonts w:ascii="Times New Roman" w:hAnsi="Times New Roman" w:eastAsia="方正仿宋_GBK" w:cs="Times New Roman"/>
                              <w:i/>
                              <w:iCs/>
                            </w:rPr>
                            <m:t>i</m:t>
                          </m:r>
                        </m:sub>
                      </m:sSub>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46F675DD">
            <w:pPr>
              <w:keepNext/>
              <w:spacing w:before="0" w:after="0"/>
              <w:ind w:left="0" w:leftChars="0" w:right="0" w:rightChars="0" w:firstLine="0" w:firstLineChars="0"/>
              <w:jc w:val="right"/>
            </w:pPr>
            <w:r>
              <w:rPr>
                <w:rFonts w:ascii="Times New Roman" w:hAnsi="Times New Roman" w:eastAsia="方正仿宋_GBK"/>
                <w:b w:val="0"/>
                <w:sz w:val="18"/>
              </w:rPr>
              <w:t>（5-4）</w:t>
            </w:r>
          </w:p>
        </w:tc>
      </w:tr>
    </w:tbl>
    <w:p w14:paraId="310776FE">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existing</m:t>
            </m:r>
          </m:sup>
        </m:sSubSup>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的既有转出通道集合，</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oMath>
      <w:r>
        <w:rPr>
          <w:rFonts w:ascii="Times New Roman" w:hAnsi="Times New Roman" w:eastAsia="方正仿宋_GBK"/>
          <w:b w:val="0"/>
          <w:sz w:val="24"/>
        </w:rPr>
        <w:t>为工况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下通道</w:t>
      </w:r>
      <m:oMath>
        <m:r>
          <m:rPr>
            <m:nor/>
          </m:rPr>
          <w:rPr>
            <w:rFonts w:ascii="Times New Roman" w:hAnsi="Times New Roman" w:eastAsia="方正仿宋_GBK" w:cs="Times New Roman"/>
            <w:i/>
            <w:iCs/>
          </w:rPr>
          <m:t>e</m:t>
        </m:r>
      </m:oMath>
      <w:r>
        <w:rPr>
          <w:rFonts w:ascii="Times New Roman" w:hAnsi="Times New Roman" w:eastAsia="方正仿宋_GBK"/>
          <w:b w:val="0"/>
          <w:sz w:val="24"/>
        </w:rPr>
        <w:t>的转出功率，</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oMath>
      <w:r>
        <w:rPr>
          <w:rFonts w:ascii="Times New Roman" w:hAnsi="Times New Roman" w:eastAsia="方正仿宋_GBK"/>
          <w:b w:val="0"/>
          <w:sz w:val="24"/>
        </w:rPr>
        <w:t>为原表站外最大可供负荷，</w:t>
      </w:r>
      <m:oMath>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为对应损失负荷，</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年最大正向净负荷，单位均为MW；</w:t>
      </w:r>
      <m:oMath>
        <m:sSub>
          <m:sSubPr/>
          <m:e>
            <m:r>
              <m:rPr>
                <m:nor/>
              </m:rPr>
              <w:rPr>
                <w:rFonts w:ascii="Times New Roman" w:hAnsi="Times New Roman" w:eastAsia="方正仿宋_GBK" w:cs="Times New Roman"/>
                <w:i/>
                <w:iCs/>
              </w:rPr>
              <m:t>ρ</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为逐站转供比例。每年采用相同预算分别校核正常和故障工况，实际转供还受具体通道及接收侧能力限制。</w:t>
      </w:r>
    </w:p>
    <w:p w14:paraId="2E79A528">
      <w:pPr>
        <w:pStyle w:val="5"/>
        <w:keepNext/>
        <w:numPr>
          <w:ilvl w:val="0"/>
          <w:numId w:val="0"/>
        </w:numPr>
        <w:spacing w:before="160" w:after="120" w:line="390" w:lineRule="exact"/>
        <w:ind w:firstLine="0"/>
      </w:pPr>
      <w:bookmarkStart w:id="186" w:name="新建10-kv联络提升转供能力"/>
      <w:r>
        <w:rPr>
          <w:rFonts w:ascii="Times New Roman" w:hAnsi="Times New Roman" w:eastAsia="方正仿宋_GBK"/>
          <w:b/>
          <w:sz w:val="26"/>
        </w:rPr>
        <w:t>5.2.3 新建10 kV联络提升转供能力</w:t>
      </w:r>
      <w:bookmarkEnd w:id="186"/>
    </w:p>
    <w:p w14:paraId="270D9909">
      <w:pPr>
        <w:pStyle w:val="115"/>
        <w:widowControl/>
        <w:spacing w:before="0" w:after="0" w:line="348" w:lineRule="exact"/>
        <w:ind w:firstLine="480"/>
        <w:jc w:val="both"/>
      </w:pPr>
      <w:r>
        <w:rPr>
          <w:rFonts w:ascii="Times New Roman" w:hAnsi="Times New Roman" w:eastAsia="方正仿宋_GBK"/>
          <w:b w:val="0"/>
          <w:sz w:val="24"/>
        </w:rPr>
        <w:t>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E68E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7DCCA97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0E6933A">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rPr>
                            <w:rPr>
                              <w:rFonts w:ascii="Times New Roman" w:hAnsi="Times New Roman" w:eastAsia="方正仿宋_GBK" w:cs="Times New Roman"/>
                              <w:i/>
                              <w:iCs/>
                            </w:rPr>
                            <m:t>a</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b</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m:t>
                          </m:r>
                        </m:sup>
                      </m:sSubSup>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e</m:t>
                          </m:r>
                        </m:sub>
                      </m:sSub>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out</m:t>
                              </m:r>
                            </m:sup>
                          </m:sSubSup>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nary>
                    </m:e>
                    <m:e>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own</m:t>
                          </m:r>
                        </m:sup>
                      </m:sSubSup>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in</m:t>
                              </m:r>
                            </m:sup>
                          </m:sSubSup>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nary>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1FD88813">
            <w:pPr>
              <w:keepNext/>
              <w:spacing w:before="0" w:after="0"/>
              <w:ind w:left="0" w:leftChars="0" w:right="0" w:rightChars="0" w:firstLine="0" w:firstLineChars="0"/>
              <w:jc w:val="right"/>
            </w:pPr>
            <w:r>
              <w:rPr>
                <w:rFonts w:ascii="Times New Roman" w:hAnsi="Times New Roman" w:eastAsia="方正仿宋_GBK"/>
                <w:b w:val="0"/>
                <w:sz w:val="18"/>
              </w:rPr>
              <w:t>（5-5）</w:t>
            </w:r>
          </w:p>
        </w:tc>
      </w:tr>
    </w:tbl>
    <w:p w14:paraId="3FF1D9F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下线路</w:t>
      </w:r>
      <m:oMath>
        <m:r>
          <m:rPr>
            <m:nor/>
          </m:rPr>
          <w:rPr>
            <w:rFonts w:ascii="Times New Roman" w:hAnsi="Times New Roman" w:eastAsia="方正仿宋_GBK" w:cs="Times New Roman"/>
            <w:i/>
            <w:iCs/>
          </w:rPr>
          <m:t>e</m:t>
        </m:r>
      </m:oMath>
      <w:r>
        <w:rPr>
          <w:rFonts w:ascii="Times New Roman" w:hAnsi="Times New Roman" w:eastAsia="方正仿宋_GBK"/>
          <w:b w:val="0"/>
          <w:sz w:val="24"/>
        </w:rPr>
        <w:t>的转供功率，</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为线路有效容量，</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为投运状态，既有边取1。</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own</m:t>
            </m:r>
          </m:sup>
        </m:sSubSup>
      </m:oMath>
      <w:r>
        <w:rPr>
          <w:rFonts w:ascii="Times New Roman" w:hAnsi="Times New Roman" w:eastAsia="方正仿宋_GBK"/>
          <w:b w:val="0"/>
          <w:sz w:val="24"/>
        </w:rPr>
        <w:t>为馈线</w:t>
      </w:r>
      <m:oMath>
        <m:r>
          <m:rPr>
            <m:nor/>
          </m:rPr>
          <w:rPr>
            <w:rFonts w:ascii="Times New Roman" w:hAnsi="Times New Roman" w:eastAsia="方正仿宋_GBK" w:cs="Times New Roman"/>
            <w:i/>
            <w:iCs/>
          </w:rPr>
          <m:t>f</m:t>
        </m:r>
      </m:oMath>
      <w:r>
        <w:rPr>
          <w:rFonts w:ascii="Times New Roman" w:hAnsi="Times New Roman" w:eastAsia="方正仿宋_GBK"/>
          <w:b w:val="0"/>
          <w:sz w:val="24"/>
        </w:rPr>
        <w:t>自身可转负荷，</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oMath>
      <w:r>
        <w:rPr>
          <w:rFonts w:ascii="Times New Roman" w:hAnsi="Times New Roman" w:eastAsia="方正仿宋_GBK"/>
          <w:b w:val="0"/>
          <w:sz w:val="24"/>
        </w:rPr>
        <w:t>为热限，</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oMath>
      <w:r>
        <w:rPr>
          <w:rFonts w:ascii="Times New Roman" w:hAnsi="Times New Roman" w:eastAsia="方正仿宋_GBK"/>
          <w:b w:val="0"/>
          <w:sz w:val="24"/>
        </w:rPr>
        <w:t>为接收余量计算采用的馈线负荷。各量单位均为MW，负的接收余量按0处理。送端可转负荷限于该馈线原有负荷块。</w:t>
      </w:r>
    </w:p>
    <w:p w14:paraId="1A82CCBF">
      <w:pPr>
        <w:pStyle w:val="2"/>
        <w:widowControl/>
        <w:spacing w:before="0" w:after="0" w:line="348" w:lineRule="exact"/>
        <w:ind w:firstLine="480"/>
        <w:jc w:val="both"/>
      </w:pPr>
      <w:r>
        <w:rPr>
          <w:rFonts w:ascii="Times New Roman" w:hAnsi="Times New Roman" w:eastAsia="方正仿宋_GBK"/>
          <w:b w:val="0"/>
          <w:sz w:val="24"/>
        </w:rPr>
        <w:t>两地区均保留已核实联络、按站对构建的既有等效通道及付费新增候选，馈线分配和热限采用已有资料及研究设定。既有能力受逐站资料上限约束，新增项目按投运年计建设费用。</w:t>
      </w:r>
    </w:p>
    <w:p w14:paraId="723E600E">
      <w:pPr>
        <w:pStyle w:val="2"/>
        <w:widowControl/>
        <w:spacing w:before="0" w:after="0" w:line="348" w:lineRule="exact"/>
        <w:ind w:firstLine="480"/>
        <w:jc w:val="both"/>
      </w:pPr>
      <w:r>
        <w:rPr>
          <w:rFonts w:ascii="Times New Roman" w:hAnsi="Times New Roman" w:eastAsia="方正仿宋_GBK"/>
          <w:b w:val="0"/>
          <w:sz w:val="24"/>
        </w:rPr>
        <w:t>新增联络由具体端点、可切换负荷和接收余量共同限定。每条已建设线路的工程投资计取一次，同一项目在多个正常或故障工况中可以重复使用，但各工况分别校核功率。线路投运后持续在役，线路热限保持不变。</w:t>
      </w:r>
    </w:p>
    <w:p w14:paraId="2875BAB6">
      <w:pPr>
        <w:pStyle w:val="5"/>
        <w:keepNext/>
        <w:numPr>
          <w:ilvl w:val="0"/>
          <w:numId w:val="0"/>
        </w:numPr>
        <w:spacing w:before="160" w:after="120" w:line="390" w:lineRule="exact"/>
        <w:ind w:firstLine="0"/>
      </w:pPr>
      <w:bookmarkStart w:id="187" w:name="负荷转接与容量衔接"/>
      <w:r>
        <w:rPr>
          <w:rFonts w:ascii="Times New Roman" w:hAnsi="Times New Roman" w:eastAsia="方正仿宋_GBK"/>
          <w:b/>
          <w:sz w:val="26"/>
        </w:rPr>
        <w:t>5.2.4 负荷转接与容量衔接</w:t>
      </w:r>
      <w:bookmarkEnd w:id="187"/>
    </w:p>
    <w:p w14:paraId="0862D259">
      <w:pPr>
        <w:pStyle w:val="115"/>
        <w:widowControl/>
        <w:spacing w:before="0" w:after="0" w:line="348" w:lineRule="exact"/>
        <w:ind w:firstLine="480"/>
        <w:jc w:val="both"/>
      </w:pPr>
      <w:r>
        <w:rPr>
          <w:rFonts w:ascii="Times New Roman" w:hAnsi="Times New Roman" w:eastAsia="方正仿宋_GBK"/>
          <w:b w:val="0"/>
          <w:sz w:val="24"/>
        </w:rPr>
        <w:t>站间转接改变供电归属，区域内部转出与承接总量相等。对每个静态工况，转接后的站级净负荷按下式计算。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4663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3528663E">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4D1616E">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rPr>
                        <m:t>P</m:t>
                      </m:r>
                      <m:sSub>
                        <m:sSubPr/>
                        <m:e>
                          <m:r>
                            <m:rPr>
                              <m:nor/>
                              <m:sty m:val="p"/>
                            </m:rPr>
                            <w:rPr>
                              <w:rFonts w:ascii="Times New Roman" w:hAnsi="Times New Roman" w:eastAsia="方正仿宋_GBK" w:cs="Times New Roman"/>
                              <w:b w:val="0"/>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e>
                      </m:nary>
                    </m:e>
                    <m:e>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e>
                      </m:nary>
                      <m:r>
                        <m:rPr>
                          <m:nor/>
                          <m:sty m:val="p"/>
                        </m:rPr>
                        <w:rPr>
                          <w:rFonts w:ascii="Times New Roman" w:hAnsi="Times New Roman" w:eastAsia="方正仿宋_GBK" w:cs="Times New Roman"/>
                          <w:b w:val="0"/>
                          <w:i w:val="0"/>
                          <w:iCs w:val="0"/>
                        </w:rPr>
                        <m:t>,</m:t>
                      </m:r>
                    </m:e>
                  </m:mr>
                  <m:mr>
                    <m:e>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r>
                            <m:rPr>
                              <m:nor/>
                            </m:rPr>
                            <w:rPr>
                              <w:rFonts w:ascii="Times New Roman" w:hAnsi="Times New Roman" w:eastAsia="方正仿宋_GBK" w:cs="Times New Roman"/>
                              <w:i/>
                              <w:iCs/>
                            </w:rPr>
                            <m:t>P</m:t>
                          </m:r>
                        </m:e>
                      </m:nary>
                      <m:sSub>
                        <m:sSubPr/>
                        <m:e>
                          <m:r>
                            <m:rPr>
                              <m:nor/>
                              <m:sty m:val="p"/>
                            </m:rPr>
                            <w:rPr>
                              <w:rFonts w:ascii="Times New Roman" w:hAnsi="Times New Roman" w:eastAsia="方正仿宋_GBK" w:cs="Times New Roman"/>
                              <w:b w:val="0"/>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e>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5F49AD7E">
            <w:pPr>
              <w:keepNext/>
              <w:spacing w:before="0" w:after="0"/>
              <w:ind w:left="0" w:leftChars="0" w:right="0" w:rightChars="0" w:firstLine="0" w:firstLineChars="0"/>
              <w:jc w:val="right"/>
            </w:pPr>
            <w:r>
              <w:rPr>
                <w:rFonts w:ascii="Times New Roman" w:hAnsi="Times New Roman" w:eastAsia="方正仿宋_GBK"/>
                <w:b w:val="0"/>
                <w:sz w:val="18"/>
              </w:rPr>
              <w:t>（5-6）</w:t>
            </w:r>
          </w:p>
        </w:tc>
      </w:tr>
    </w:tbl>
    <w:p w14:paraId="4FCD8510">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和</w:t>
      </w:r>
      <m:oMath>
        <m:r>
          <m:rPr>
            <m:nor/>
          </m:rPr>
          <w:rPr>
            <w:rFonts w:ascii="Times New Roman" w:hAnsi="Times New Roman" w:eastAsia="方正仿宋_GBK" w:cs="Times New Roman"/>
            <w:i/>
            <w:iCs/>
          </w:rPr>
          <m:t>P</m:t>
        </m:r>
        <m:sSub>
          <m:sSubPr/>
          <m:e>
            <m:r>
              <m:rPr>
                <m:nor/>
                <m:sty m:val="p"/>
              </m:rPr>
              <w:rPr>
                <w:rFonts w:ascii="Times New Roman" w:hAnsi="Times New Roman" w:eastAsia="方正仿宋_GBK" w:cs="Times New Roman"/>
                <w:b w:val="0"/>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在工况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下转接前后的净负荷，</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oMath>
      <w:r>
        <w:rPr>
          <w:rFonts w:ascii="Times New Roman" w:hAnsi="Times New Roman" w:eastAsia="方正仿宋_GBK"/>
          <w:b w:val="0"/>
          <w:sz w:val="24"/>
        </w:rPr>
        <w:t>为转出及承接负荷，单位均为MW。正向为受电，负向为反送；电源仍归属原站，转出用电负荷可能加重本地反向功率。每个工况使用自身源荷分布，分别校核两方向容量。</w:t>
      </w:r>
    </w:p>
    <w:p w14:paraId="079B3982">
      <w:pPr>
        <w:pStyle w:val="2"/>
        <w:widowControl/>
        <w:spacing w:before="0" w:after="0" w:line="348" w:lineRule="exact"/>
        <w:ind w:firstLine="480"/>
        <w:jc w:val="both"/>
      </w:pPr>
      <w:r>
        <w:rPr>
          <w:rFonts w:ascii="Times New Roman" w:hAnsi="Times New Roman" w:eastAsia="方正仿宋_GBK"/>
          <w:b w:val="0"/>
          <w:sz w:val="24"/>
        </w:rPr>
        <w:t>以同一工况下两站为例，原净负荷分别为80 MW和40 MW，第一站向第二站转接25 MW后，净负荷变为55 MW和65 MW，合计仍为120 MW。这一转接还必须经过已投运线路，并同时满足源端可转负荷、受端馈线余量和两站主变容量要求。</w:t>
      </w:r>
    </w:p>
    <w:p w14:paraId="784F24A5">
      <w:pPr>
        <w:pStyle w:val="5"/>
        <w:keepNext/>
        <w:numPr>
          <w:ilvl w:val="0"/>
          <w:numId w:val="0"/>
        </w:numPr>
        <w:spacing w:before="160" w:after="120" w:line="390" w:lineRule="exact"/>
        <w:ind w:firstLine="0"/>
      </w:pPr>
      <w:bookmarkStart w:id="188" w:name="储能有效支撑功率"/>
      <w:r>
        <w:rPr>
          <w:rFonts w:ascii="Times New Roman" w:hAnsi="Times New Roman" w:eastAsia="方正仿宋_GBK"/>
          <w:b/>
          <w:sz w:val="26"/>
        </w:rPr>
        <w:t>5.2.5 储能有效支撑功率</w:t>
      </w:r>
      <w:bookmarkEnd w:id="188"/>
    </w:p>
    <w:p w14:paraId="309A0BBD">
      <w:pPr>
        <w:pStyle w:val="115"/>
        <w:widowControl/>
        <w:spacing w:before="0" w:after="0" w:line="348" w:lineRule="exact"/>
        <w:ind w:firstLine="480"/>
        <w:jc w:val="both"/>
      </w:pPr>
      <w:r>
        <w:rPr>
          <w:rFonts w:ascii="Times New Roman" w:hAnsi="Times New Roman" w:eastAsia="方正仿宋_GBK"/>
          <w:b w:val="0"/>
          <w:sz w:val="24"/>
        </w:rPr>
        <w:t>储能支撑同时受额定功率和可用电量限制，正反方向分别采用对应持续时间。</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5BB1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AD44E97">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8642BA0">
            <w:pPr>
              <w:keepNext/>
              <w:spacing w:before="100" w:after="100" w:line="276" w:lineRule="auto"/>
              <w:ind w:left="0" w:leftChars="0" w:right="0" w:rightChars="0" w:firstLine="0" w:firstLineChars="0"/>
              <w:jc w:val="center"/>
            </w:pPr>
            <m:oMathPara>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r>
                  <m:rPr>
                    <m:nor/>
                    <m:sty m:val="p"/>
                  </m:rPr>
                  <w:rPr>
                    <w:rFonts w:ascii="Times New Roman" w:hAnsi="Times New Roman" w:eastAsia="方正仿宋_GBK" w:cs="Times New Roman"/>
                    <w:b w:val="0"/>
                    <w:i w:val="0"/>
                    <w:iCs w:val="0"/>
                  </w:rPr>
                  <m:t>=min</m:t>
                </m:r>
                <m:d>
                  <m:dPr>
                    <m:begChr m:val="{"/>
                    <m:endChr m:val="}"/>
                  </m:dPr>
                  <m:e>
                    <m:r>
                      <m:rPr>
                        <m:nor/>
                        <m:sty m:val="p"/>
                      </m:rPr>
                      <w:rPr>
                        <w:rFonts w:ascii="Times New Roman" w:hAnsi="Times New Roman" w:eastAsia="方正仿宋_GBK" w:cs="Times New Roman"/>
                        <w:b w:val="0"/>
                        <w:i w:val="0"/>
                        <w:iCs w:val="0"/>
                      </w:rPr>
                      <m:t>0.10</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0.215×0.76</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sub>
                        </m:sSub>
                      </m:num>
                      <m:den>
                        <m:r>
                          <m:rPr>
                            <m:nor/>
                            <m:sty m:val="p"/>
                          </m:rPr>
                          <w:rPr>
                            <w:rFonts w:ascii="Times New Roman" w:hAnsi="Times New Roman" w:eastAsia="方正仿宋_GBK" w:cs="Times New Roman"/>
                            <w:b w:val="0"/>
                            <w:i w:val="0"/>
                            <w:iCs w:val="0"/>
                          </w:rPr>
                          <m:t>max(1,</m:t>
                        </m:r>
                        <m:sSubSup>
                          <m:sSubSupPr/>
                          <m:e>
                            <m:r>
                              <m:rPr>
                                <m:nor/>
                              </m:rPr>
                              <w:rPr>
                                <w:rFonts w:ascii="Times New Roman" w:hAnsi="Times New Roman" w:eastAsia="方正仿宋_GBK" w:cs="Times New Roman"/>
                                <w:i/>
                                <w:iCs/>
                              </w:rPr>
                              <m:t>H</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r>
                          <m:rPr>
                            <m:nor/>
                            <m:sty m:val="p"/>
                          </m:rPr>
                          <w:rPr>
                            <w:rFonts w:ascii="Times New Roman" w:hAnsi="Times New Roman" w:eastAsia="方正仿宋_GBK" w:cs="Times New Roman"/>
                            <w:b w:val="0"/>
                            <w:i w:val="0"/>
                            <w:iCs w:val="0"/>
                          </w:rPr>
                          <m:t>)</m:t>
                        </m:r>
                      </m:den>
                    </m:f>
                  </m:e>
                </m:d>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2EE59C49">
            <w:pPr>
              <w:keepNext/>
              <w:spacing w:before="0" w:after="0"/>
              <w:ind w:left="0" w:leftChars="0" w:right="0" w:rightChars="0" w:firstLine="0" w:firstLineChars="0"/>
              <w:jc w:val="right"/>
            </w:pPr>
            <w:r>
              <w:rPr>
                <w:rFonts w:ascii="Times New Roman" w:hAnsi="Times New Roman" w:eastAsia="方正仿宋_GBK"/>
                <w:b w:val="0"/>
                <w:sz w:val="18"/>
              </w:rPr>
              <w:t>（5-7）</w:t>
            </w:r>
          </w:p>
        </w:tc>
      </w:tr>
    </w:tbl>
    <w:p w14:paraId="28930964">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Sup>
          <m:sSubSupPr/>
          <m:e>
            <m:r>
              <m:rPr>
                <m:nor/>
              </m:rPr>
              <w:rPr>
                <w:rFonts w:ascii="Times New Roman" w:hAnsi="Times New Roman" w:eastAsia="方正仿宋_GBK" w:cs="Times New Roman"/>
                <w:i/>
                <w:iCs/>
              </w:rPr>
              <m:t>H</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为正向支撑或反向吸收持续时间，单位h，静态折算的最短时间取1 h；</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为相应有效功率，单位MW。额定功率1.00 MW、额定能量2.15 MWh的储能配置，在4.00 h条件下有效支撑功率为0.41 MW。工程应用条件见第4.4.4节。</w:t>
      </w:r>
    </w:p>
    <w:p w14:paraId="689CFD36">
      <w:pPr>
        <w:pStyle w:val="4"/>
        <w:keepNext/>
        <w:numPr>
          <w:ilvl w:val="0"/>
          <w:numId w:val="0"/>
        </w:numPr>
        <w:spacing w:before="160" w:after="120" w:line="480" w:lineRule="exact"/>
        <w:ind w:firstLine="0"/>
      </w:pPr>
      <w:bookmarkStart w:id="189" w:name="约束条件与求解流程"/>
      <w:bookmarkStart w:id="190" w:name="h653"/>
      <w:r>
        <w:rPr>
          <w:rFonts w:ascii="Times New Roman" w:hAnsi="Times New Roman" w:eastAsia="方正仿宋_GBK"/>
          <w:b/>
          <w:sz w:val="32"/>
        </w:rPr>
        <w:t>5.3 约束条件与求解流程</w:t>
      </w:r>
      <w:bookmarkEnd w:id="189"/>
      <w:bookmarkEnd w:id="190"/>
    </w:p>
    <w:p w14:paraId="50CBF4BB">
      <w:pPr>
        <w:pStyle w:val="5"/>
        <w:keepNext/>
        <w:numPr>
          <w:ilvl w:val="0"/>
          <w:numId w:val="0"/>
        </w:numPr>
        <w:spacing w:before="160" w:after="120" w:line="390" w:lineRule="exact"/>
        <w:ind w:firstLine="0"/>
      </w:pPr>
      <w:commentRangeStart w:id="7"/>
      <w:bookmarkStart w:id="191" w:name="正常运行与主变n-1"/>
      <w:r>
        <w:rPr>
          <w:rFonts w:ascii="Times New Roman" w:hAnsi="Times New Roman" w:eastAsia="方正仿宋_GBK"/>
          <w:b/>
          <w:sz w:val="26"/>
        </w:rPr>
        <w:t>5.3.1 正常运行与主变N-1</w:t>
      </w:r>
      <w:commentRangeEnd w:id="7"/>
      <w:r>
        <w:rPr>
          <w:woUserID w:val="2"/>
        </w:rPr>
        <w:commentReference w:id="7"/>
      </w:r>
      <w:bookmarkEnd w:id="191"/>
    </w:p>
    <w:p w14:paraId="4693F97F">
      <w:pPr>
        <w:pStyle w:val="115"/>
        <w:widowControl/>
        <w:spacing w:before="0" w:after="0" w:line="348" w:lineRule="exact"/>
        <w:ind w:firstLine="480"/>
        <w:jc w:val="both"/>
      </w:pPr>
      <w:r>
        <w:rPr>
          <w:rFonts w:ascii="Times New Roman" w:hAnsi="Times New Roman" w:eastAsia="方正仿宋_GBK"/>
          <w:b w:val="0"/>
          <w:sz w:val="24"/>
        </w:rPr>
        <w:t>市区45个、邳州26个同期静态截面覆盖地区正向峰值、地区最低净负荷及各站局部极值，每个截面分别校核正常运行和各站最大单台主变N-1。正常及故障方式共同允许储能和已投运联络参与，设备建设状态在同一年各工况间共享，充放电及转供功率按当处源荷条件安排。</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34BB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6861F9C">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0CEE502">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γ</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b w:val="0"/>
                          <w:i w:val="0"/>
                          <w:iCs w:val="0"/>
                        </w:rPr>
                        <m:t> </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e>
                  </m:mr>
                  <m:mr>
                    <m:e/>
                    <m:e>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b w:val="0"/>
                          <w:i w:val="0"/>
                          <w:iCs w:val="0"/>
                        </w:rPr>
                        <m:t> </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r>
                        <m:rPr>
                          <m:nor/>
                          <m:sty m:val="p"/>
                        </m:rPr>
                        <w:rPr>
                          <w:rFonts w:ascii="Times New Roman" w:hAnsi="Times New Roman" w:eastAsia="方正仿宋_GBK" w:cs="Times New Roman"/>
                          <w:b w:val="0"/>
                          <w:i w:val="0"/>
                          <w:iCs w:val="0"/>
                        </w:rPr>
                        <m:t>,</m:t>
                      </m:r>
                    </m:e>
                  </m:mr>
                  <m:mr>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b w:val="0"/>
                          <w:i w:val="0"/>
                          <w:iCs w:val="0"/>
                        </w:rPr>
                        <m:t>−</m:t>
                      </m:r>
                      <m:sSub>
                        <m:sSubPr/>
                        <m:e>
                          <m:r>
                            <m:rPr>
                              <m:nor/>
                              <m:sty m:val="b"/>
                            </m:rPr>
                            <w:rPr>
                              <w:rFonts w:ascii="Times New Roman" w:hAnsi="Times New Roman" w:eastAsia="方正仿宋_GBK" w:cs="Times New Roman"/>
                              <w:b/>
                              <w:i w:val="0"/>
                              <w:iCs w:val="0"/>
                            </w:rPr>
                            <m:t>1</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为故障站</m:t>
                          </m:r>
                        </m:sub>
                      </m:sSub>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j</m:t>
                          </m:r>
                        </m:lim>
                      </m:limLow>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sub>
                      </m:sSub>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7DAE0855">
            <w:pPr>
              <w:keepNext/>
              <w:spacing w:before="0" w:after="0"/>
              <w:ind w:left="0" w:leftChars="0" w:right="0" w:rightChars="0" w:firstLine="0" w:firstLineChars="0"/>
              <w:jc w:val="right"/>
            </w:pPr>
            <w:r>
              <w:rPr>
                <w:rFonts w:ascii="Times New Roman" w:hAnsi="Times New Roman" w:eastAsia="方正仿宋_GBK"/>
                <w:b w:val="0"/>
                <w:sz w:val="18"/>
              </w:rPr>
              <w:t>（5-8）</w:t>
            </w:r>
          </w:p>
        </w:tc>
      </w:tr>
    </w:tbl>
    <w:p w14:paraId="7D5B1E77">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为带符号的站级净负荷，受入为正、反送为负，单位MW；</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oMath>
      <w:r>
        <w:rPr>
          <w:rFonts w:ascii="Times New Roman" w:hAnsi="Times New Roman" w:eastAsia="方正仿宋_GBK"/>
          <w:b w:val="0"/>
          <w:sz w:val="24"/>
        </w:rPr>
        <w:t>为工况下可用主变容量，单位MVA；</w:t>
      </w:r>
      <m:oMath>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oMath>
      <w:r>
        <w:rPr>
          <w:rFonts w:ascii="Times New Roman" w:hAnsi="Times New Roman" w:eastAsia="方正仿宋_GBK"/>
          <w:b w:val="0"/>
          <w:sz w:val="24"/>
        </w:rPr>
        <w:t>取0.95；</w:t>
      </w:r>
      <m:oMath>
        <m:sSub>
          <m:sSubPr/>
          <m:e>
            <m:r>
              <m:rPr>
                <m:nor/>
              </m:rPr>
              <w:rPr>
                <w:rFonts w:ascii="Times New Roman" w:hAnsi="Times New Roman" w:eastAsia="方正仿宋_GBK" w:cs="Times New Roman"/>
                <w:i/>
                <w:iCs/>
              </w:rPr>
              <m:t>γ</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为反向容量系数，正常运行及</w:t>
      </w:r>
      <w:r>
        <w:rPr>
          <w:rFonts w:ascii="Times New Roman" w:hAnsi="Times New Roman" w:eastAsia="方正仿宋_GBK"/>
          <w:b w:val="0"/>
          <w:sz w:val="24"/>
          <w:highlight w:val="yellow"/>
          <w:rPrChange w:id="5" w:author="白日梦想家" w:date="2026-10-17T20:17:02Z">
            <w:rPr>
              <w:rFonts w:ascii="Times New Roman" w:hAnsi="Times New Roman" w:eastAsia="方正仿宋_GBK"/>
              <w:b w:val="0"/>
              <w:sz w:val="24"/>
            </w:rPr>
          </w:rPrChange>
        </w:rPr>
        <w:t>故障工况中的健康站取0.80，故障站取1.00</w:t>
      </w:r>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分别为储能正向支撑和反向吸收的有效功率，单位MW。</w:t>
      </w:r>
    </w:p>
    <w:p w14:paraId="08353CAC">
      <w:pPr>
        <w:pStyle w:val="2"/>
        <w:widowControl/>
        <w:spacing w:before="0" w:after="0" w:line="348" w:lineRule="exact"/>
        <w:ind w:firstLine="480"/>
        <w:jc w:val="both"/>
      </w:pPr>
      <w:r>
        <w:rPr>
          <w:rFonts w:ascii="Times New Roman" w:hAnsi="Times New Roman" w:eastAsia="方正仿宋_GBK"/>
          <w:b w:val="0"/>
          <w:sz w:val="24"/>
        </w:rPr>
        <w:t>正常及健康站的反向限值依据2025年4月《配电网规划设计技术导则（修订稿）》第6.5.3条的设备反向潮流80%要求设置[8]。模型将该要求落实为主变反向有功功率上限，储能吸收后的反送功率应满足此限值。故障站扣除最大单台主变后，按剩余容量不过载校核，健康邻站仍保留正常反向限值。正向受电则按各工况可用主变容量与储能放电能力共同校核。反向净负荷作为给定场景输入，新增主变、负荷转接或储能充电吸收共同承担其容量需求。</w:t>
      </w:r>
    </w:p>
    <w:p w14:paraId="37478CCE">
      <w:pPr>
        <w:pStyle w:val="2"/>
        <w:widowControl/>
        <w:spacing w:before="0" w:after="0" w:line="348" w:lineRule="exact"/>
        <w:ind w:firstLine="480"/>
        <w:jc w:val="both"/>
      </w:pPr>
      <w:r>
        <w:rPr>
          <w:rFonts w:ascii="Times New Roman" w:hAnsi="Times New Roman" w:eastAsia="方正仿宋_GBK"/>
          <w:b w:val="0"/>
          <w:sz w:val="24"/>
        </w:rPr>
        <w:t>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故障站与健康站逐站通过式（5-8）的校核。</w:t>
      </w:r>
    </w:p>
    <w:p w14:paraId="2BCF8322">
      <w:pPr>
        <w:pStyle w:val="2"/>
        <w:widowControl/>
        <w:spacing w:before="0" w:after="0" w:line="348" w:lineRule="exact"/>
        <w:ind w:firstLine="480"/>
        <w:jc w:val="both"/>
      </w:pPr>
      <w:r>
        <w:rPr>
          <w:rFonts w:ascii="Times New Roman" w:hAnsi="Times New Roman" w:eastAsia="方正仿宋_GBK"/>
          <w:b w:val="0"/>
          <w:sz w:val="24"/>
        </w:rPr>
        <w:t>本研究据上述约束开展静态设备容量比选。导则同时要求电压不越限，并在系统级承载力评估中统筹新能源利用率和调峰能力[8]；这些项目需结合实际接线、连续运行及系统资料进一步校核。当前结果覆盖所设功率截面与规定支撑时长，储能按可用电量折算有效功率，连续荷电状态和充电恢复过程留待工程阶段检验。</w:t>
      </w:r>
    </w:p>
    <w:p w14:paraId="6E865503">
      <w:pPr>
        <w:pStyle w:val="5"/>
        <w:keepNext/>
        <w:numPr>
          <w:ilvl w:val="0"/>
          <w:numId w:val="0"/>
        </w:numPr>
        <w:spacing w:before="160" w:after="120" w:line="390" w:lineRule="exact"/>
        <w:ind w:firstLine="0"/>
      </w:pPr>
      <w:bookmarkStart w:id="192" w:name="评价期费用目标"/>
      <w:r>
        <w:rPr>
          <w:rFonts w:ascii="Times New Roman" w:hAnsi="Times New Roman" w:eastAsia="方正仿宋_GBK"/>
          <w:b/>
          <w:sz w:val="26"/>
        </w:rPr>
        <w:t>5.3.2 评价期费用目标</w:t>
      </w:r>
      <w:bookmarkEnd w:id="192"/>
    </w:p>
    <w:p w14:paraId="2A859AAB">
      <w:pPr>
        <w:pStyle w:val="115"/>
        <w:widowControl/>
        <w:spacing w:before="0" w:after="0" w:line="348" w:lineRule="exact"/>
        <w:ind w:firstLine="480"/>
        <w:jc w:val="both"/>
      </w:pPr>
      <w:r>
        <w:rPr>
          <w:rFonts w:ascii="Times New Roman" w:hAnsi="Times New Roman" w:eastAsia="方正仿宋_GBK"/>
          <w:b w:val="0"/>
          <w:sz w:val="24"/>
        </w:rPr>
        <w:t>模型以共同评价期内新增措施费用现值最小为目标，采用第四章的价格、寿命、维护费率和折现率，在投运当年计建设投资、次年起计固定运维，对评价期内达到设定寿命的设备按统一规则计取更新费用。</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AFDA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7F5CF3A5">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6C16FB3">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sty m:val="p"/>
                        </m:rPr>
                        <w:rPr>
                          <w:rFonts w:ascii="Times New Roman" w:hAnsi="Times New Roman" w:eastAsia="方正仿宋_GBK" w:cs="Times New Roman"/>
                          <w:b w:val="0"/>
                          <w:i w:val="0"/>
                          <w:iCs w:val="0"/>
                        </w:rPr>
                        <m:t>min</m:t>
                      </m:r>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m:t>
                          </m:r>
                        </m:sup>
                        <m:e>
                          <m:r>
                            <m:rPr>
                              <m:nor/>
                              <m:sty m:val="p"/>
                            </m:rPr>
                            <w:rPr>
                              <w:rFonts w:ascii="Times New Roman" w:hAnsi="Times New Roman" w:eastAsia="方正仿宋_GBK" w:cs="Times New Roman"/>
                              <w:b w:val="0"/>
                              <w:i w:val="0"/>
                              <w:iCs w:val="0"/>
                            </w:rPr>
                            <m:t>[</m:t>
                          </m:r>
                        </m:e>
                      </m:nary>
                    </m:e>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e>
                  </m:mr>
                  <m:mr>
                    <m:e/>
                    <m:e>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1EB02F55">
            <w:pPr>
              <w:keepNext/>
              <w:spacing w:before="0" w:after="0"/>
              <w:ind w:left="0" w:leftChars="0" w:right="0" w:rightChars="0" w:firstLine="0" w:firstLineChars="0"/>
              <w:jc w:val="right"/>
            </w:pPr>
            <w:r>
              <w:rPr>
                <w:rFonts w:ascii="Times New Roman" w:hAnsi="Times New Roman" w:eastAsia="方正仿宋_GBK"/>
                <w:b w:val="0"/>
                <w:sz w:val="18"/>
              </w:rPr>
              <w:t>（5-9）</w:t>
            </w:r>
          </w:p>
        </w:tc>
      </w:tr>
    </w:tbl>
    <w:p w14:paraId="4218D904">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分别为当年新增主变、储能及联络建设投资，</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为相应费用现值因子。供电裕度作为技术约束。相同费用附近可能存在多种可行设备组合。</w:t>
      </w:r>
    </w:p>
    <w:p w14:paraId="463B0C86">
      <w:pPr>
        <w:pStyle w:val="5"/>
        <w:keepNext/>
        <w:numPr>
          <w:ilvl w:val="0"/>
          <w:numId w:val="0"/>
        </w:numPr>
        <w:spacing w:before="160" w:after="120" w:line="390" w:lineRule="exact"/>
        <w:ind w:firstLine="0"/>
      </w:pPr>
      <w:bookmarkStart w:id="193" w:name="三类措施的约束寻优流程"/>
      <w:r>
        <w:rPr>
          <w:rFonts w:ascii="Times New Roman" w:hAnsi="Times New Roman" w:eastAsia="方正仿宋_GBK"/>
          <w:b/>
          <w:sz w:val="26"/>
        </w:rPr>
        <w:t>5.3.3 三类措施的约束寻优流程</w:t>
      </w:r>
      <w:bookmarkEnd w:id="193"/>
    </w:p>
    <w:p w14:paraId="35002D64">
      <w:pPr>
        <w:pStyle w:val="115"/>
        <w:widowControl/>
        <w:spacing w:before="0" w:after="0" w:line="348" w:lineRule="exact"/>
        <w:ind w:firstLine="480"/>
        <w:jc w:val="both"/>
      </w:pPr>
      <w:r>
        <w:rPr>
          <w:rFonts w:ascii="Times New Roman" w:hAnsi="Times New Roman" w:eastAsia="方正仿宋_GBK"/>
          <w:b w:val="0"/>
          <w:sz w:val="24"/>
        </w:rPr>
        <w:t>计算结果按设备状态、容量非减、功率平衡、馈线共享余量、接收站容量及费用分项逐项复核，并以独立网络算法检查各静态工况的可行性。</w:t>
      </w:r>
    </w:p>
    <w:p w14:paraId="7643B2A7">
      <w:pPr>
        <w:pStyle w:val="2"/>
        <w:widowControl/>
        <w:spacing w:before="0" w:after="0" w:line="348" w:lineRule="exact"/>
        <w:ind w:firstLine="480"/>
        <w:jc w:val="both"/>
      </w:pPr>
      <w:r>
        <w:rPr>
          <w:rFonts w:ascii="Times New Roman" w:hAnsi="Times New Roman" w:eastAsia="方正仿宋_GBK"/>
          <w:b w:val="0"/>
          <w:sz w:val="24"/>
        </w:rPr>
        <w:t>正文比较通过设备与网络约束校核的可行方案，费用对应所列建设配置。</w:t>
      </w:r>
    </w:p>
    <w:p w14:paraId="114EA760">
      <w:pPr>
        <w:pStyle w:val="2"/>
        <w:widowControl/>
        <w:spacing w:before="0" w:after="0" w:line="348" w:lineRule="exact"/>
        <w:ind w:firstLine="480"/>
        <w:jc w:val="both"/>
      </w:pPr>
      <w:r>
        <w:rPr>
          <w:rFonts w:ascii="Times New Roman" w:hAnsi="Times New Roman" w:eastAsia="方正仿宋_GBK"/>
          <w:b w:val="0"/>
          <w:sz w:val="24"/>
        </w:rPr>
        <w:t>逐年寻优先载入共同初始设备和实际年度负荷，再建立允许的主变规格、扩建位置、储能柜数与联络投运状态。正常和各站最大单台主变N-1分别使用同一套建设状态，运行转接变量随工况变化。投运设备在后续年份持续在役。</w:t>
      </w:r>
    </w:p>
    <w:p w14:paraId="1985A058">
      <w:pPr>
        <w:pStyle w:val="2"/>
        <w:widowControl/>
        <w:spacing w:before="0" w:after="0" w:line="348" w:lineRule="exact"/>
        <w:ind w:firstLine="480"/>
        <w:jc w:val="both"/>
      </w:pPr>
      <w:r>
        <w:rPr>
          <w:rFonts w:ascii="Times New Roman" w:hAnsi="Times New Roman" w:eastAsia="方正仿宋_GBK"/>
          <w:b w:val="0"/>
          <w:sz w:val="24"/>
        </w:rPr>
        <w:t>设备选择和投运状态采用整数变量，转供功率采用连续变量。费用寻优先形成经济参考，弹性方案再在该参考费用的105%以内比较联络工程较少的可行布局，并在联络数量相近时比较费用，形成工程优选方案。邳州共同起点采用方案费用为14801.99万元，经济参考为14338.51万元，增加463.48万元，约3%；保留实际容量时分别为7342.18万元和7097.16万元，增加245.02万元，约3%。市区两起点采用方案与经济参考一致。取得配置后，分别汇总年度容量、采购容量、储能和联络工程，再按第四章现金流复算实际方案费用。</w:t>
      </w:r>
    </w:p>
    <w:p w14:paraId="0D80E963">
      <w:pPr>
        <w:pStyle w:val="4"/>
        <w:keepNext/>
        <w:numPr>
          <w:ilvl w:val="0"/>
          <w:numId w:val="0"/>
        </w:numPr>
        <w:spacing w:before="160" w:after="120" w:line="480" w:lineRule="exact"/>
        <w:ind w:firstLine="0"/>
      </w:pPr>
      <w:bookmarkStart w:id="194" w:name="寻优结果"/>
      <w:bookmarkStart w:id="195" w:name="h668"/>
      <w:r>
        <w:rPr>
          <w:rFonts w:ascii="Times New Roman" w:hAnsi="Times New Roman" w:eastAsia="方正仿宋_GBK"/>
          <w:b/>
          <w:sz w:val="32"/>
        </w:rPr>
        <w:t>5.4 寻优结果</w:t>
      </w:r>
      <w:bookmarkEnd w:id="194"/>
      <w:bookmarkEnd w:id="195"/>
    </w:p>
    <w:p w14:paraId="30348106">
      <w:pPr>
        <w:pStyle w:val="5"/>
        <w:keepNext/>
        <w:numPr>
          <w:ilvl w:val="0"/>
          <w:numId w:val="0"/>
        </w:numPr>
        <w:spacing w:before="160" w:after="120" w:line="390" w:lineRule="exact"/>
        <w:ind w:firstLine="0"/>
      </w:pPr>
      <w:bookmarkStart w:id="196" w:name="邳州逐年方案"/>
      <w:r>
        <w:rPr>
          <w:rFonts w:ascii="Times New Roman" w:hAnsi="Times New Roman" w:eastAsia="方正仿宋_GBK"/>
          <w:b/>
          <w:sz w:val="26"/>
        </w:rPr>
        <w:t>5.4.1 邳州逐年方案</w:t>
      </w:r>
      <w:bookmarkEnd w:id="196"/>
    </w:p>
    <w:p w14:paraId="5483921A">
      <w:pPr>
        <w:pStyle w:val="115"/>
        <w:widowControl/>
        <w:spacing w:before="0" w:after="0" w:line="348" w:lineRule="exact"/>
        <w:ind w:firstLine="480"/>
        <w:jc w:val="both"/>
      </w:pPr>
      <w:r>
        <w:rPr>
          <w:rFonts w:ascii="Times New Roman" w:hAnsi="Times New Roman" w:eastAsia="方正仿宋_GBK"/>
          <w:b w:val="0"/>
          <w:sz w:val="24"/>
        </w:rPr>
        <w:t>邳州弹性方案2022年完成240.50 MVA净增容量，主变总容量达到1704.00 MVA，2025年为1715.50 MVA。各年储能和联络工程按当年供电需求安排，具体在役规模及新增建设分别列于下表。</w:t>
      </w:r>
    </w:p>
    <w:p w14:paraId="44609F73">
      <w:pPr>
        <w:pStyle w:val="2"/>
        <w:keepNext/>
        <w:spacing w:before="120" w:after="80" w:line="280" w:lineRule="exact"/>
        <w:ind w:firstLine="0"/>
        <w:jc w:val="center"/>
      </w:pPr>
      <w:r>
        <w:rPr>
          <w:rFonts w:ascii="Times New Roman" w:hAnsi="Times New Roman" w:eastAsia="宋体"/>
          <w:b w:val="0"/>
          <w:sz w:val="21"/>
        </w:rPr>
        <w:t>表5-4 邳州逐年容量及措施</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4B59B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3F48F263">
            <w:pPr>
              <w:keepNext/>
              <w:spacing w:before="20" w:after="20" w:line="260" w:lineRule="exact"/>
              <w:ind w:left="0" w:leftChars="0" w:right="0" w:rightChars="0" w:firstLine="0" w:firstLineChars="0"/>
              <w:jc w:val="center"/>
              <w:rPr>
                <w:woUserID w:val="2"/>
              </w:rPr>
            </w:pPr>
            <w:commentRangeStart w:id="8"/>
            <w:r>
              <w:rPr>
                <w:rFonts w:ascii="Times New Roman" w:hAnsi="Times New Roman" w:eastAsia="宋体"/>
                <w:b/>
                <w:sz w:val="18"/>
                <w:woUserID w:val="2"/>
              </w:rPr>
              <w:t>方案</w:t>
            </w:r>
          </w:p>
        </w:tc>
        <w:tc>
          <w:tcPr>
            <w:tcW w:w="1187" w:type="dxa"/>
            <w:tcMar>
              <w:left w:w="70" w:type="dxa"/>
              <w:right w:w="70" w:type="dxa"/>
            </w:tcMar>
            <w:vAlign w:val="center"/>
          </w:tcPr>
          <w:p w14:paraId="09EAB12B">
            <w:pPr>
              <w:keepNext/>
              <w:spacing w:before="20" w:after="20" w:line="260" w:lineRule="exact"/>
              <w:ind w:left="0" w:leftChars="0" w:right="0" w:rightChars="0" w:firstLine="0" w:firstLineChars="0"/>
              <w:jc w:val="center"/>
              <w:rPr>
                <w:woUserID w:val="2"/>
              </w:rPr>
            </w:pPr>
            <w:r>
              <w:rPr>
                <w:rFonts w:ascii="Times New Roman" w:hAnsi="Times New Roman" w:eastAsia="宋体"/>
                <w:b/>
                <w:sz w:val="18"/>
                <w:woUserID w:val="2"/>
              </w:rPr>
              <w:t>年份</w:t>
            </w:r>
          </w:p>
        </w:tc>
        <w:tc>
          <w:tcPr>
            <w:tcW w:w="1187" w:type="dxa"/>
            <w:tcMar>
              <w:left w:w="70" w:type="dxa"/>
              <w:right w:w="70" w:type="dxa"/>
            </w:tcMar>
            <w:vAlign w:val="center"/>
          </w:tcPr>
          <w:p w14:paraId="2C1D53A8">
            <w:pPr>
              <w:keepNext/>
              <w:spacing w:before="20" w:after="20" w:line="260" w:lineRule="exact"/>
              <w:ind w:left="0" w:leftChars="0" w:right="0" w:rightChars="0" w:firstLine="0" w:firstLineChars="0"/>
              <w:jc w:val="center"/>
              <w:rPr>
                <w:woUserID w:val="2"/>
              </w:rPr>
            </w:pPr>
            <w:r>
              <w:rPr>
                <w:rFonts w:ascii="Times New Roman" w:hAnsi="Times New Roman" w:eastAsia="宋体"/>
                <w:b/>
                <w:sz w:val="18"/>
                <w:woUserID w:val="2"/>
              </w:rPr>
              <w:t>年网供最大负荷/MW</w:t>
            </w:r>
          </w:p>
        </w:tc>
        <w:tc>
          <w:tcPr>
            <w:tcW w:w="1187" w:type="dxa"/>
            <w:tcMar>
              <w:left w:w="70" w:type="dxa"/>
              <w:right w:w="70" w:type="dxa"/>
            </w:tcMar>
            <w:vAlign w:val="center"/>
          </w:tcPr>
          <w:p w14:paraId="200A527C">
            <w:pPr>
              <w:keepNext/>
              <w:spacing w:before="20" w:after="20" w:line="260" w:lineRule="exact"/>
              <w:ind w:left="0" w:leftChars="0" w:right="0" w:rightChars="0" w:firstLine="0" w:firstLineChars="0"/>
              <w:jc w:val="center"/>
              <w:rPr>
                <w:woUserID w:val="2"/>
              </w:rPr>
            </w:pPr>
            <w:r>
              <w:rPr>
                <w:rFonts w:ascii="Times New Roman" w:hAnsi="Times New Roman" w:eastAsia="宋体"/>
                <w:b/>
                <w:sz w:val="18"/>
                <w:woUserID w:val="2"/>
              </w:rPr>
              <w:t>主变容量/MVA</w:t>
            </w:r>
          </w:p>
        </w:tc>
        <w:tc>
          <w:tcPr>
            <w:tcW w:w="1187" w:type="dxa"/>
            <w:tcMar>
              <w:left w:w="70" w:type="dxa"/>
              <w:right w:w="70" w:type="dxa"/>
            </w:tcMar>
            <w:vAlign w:val="center"/>
          </w:tcPr>
          <w:p w14:paraId="3010A87D">
            <w:pPr>
              <w:keepNext/>
              <w:spacing w:before="20" w:after="20" w:line="260" w:lineRule="exact"/>
              <w:ind w:left="0" w:leftChars="0" w:right="0" w:rightChars="0" w:firstLine="0" w:firstLineChars="0"/>
              <w:jc w:val="center"/>
              <w:rPr>
                <w:woUserID w:val="2"/>
              </w:rPr>
            </w:pPr>
            <w:r>
              <w:rPr>
                <w:rFonts w:ascii="Times New Roman" w:hAnsi="Times New Roman" w:eastAsia="宋体"/>
                <w:b/>
                <w:sz w:val="18"/>
                <w:woUserID w:val="2"/>
              </w:rPr>
              <w:t>容载比</w:t>
            </w:r>
          </w:p>
        </w:tc>
        <w:tc>
          <w:tcPr>
            <w:tcW w:w="1187" w:type="dxa"/>
            <w:tcMar>
              <w:left w:w="70" w:type="dxa"/>
              <w:right w:w="70" w:type="dxa"/>
            </w:tcMar>
            <w:vAlign w:val="center"/>
          </w:tcPr>
          <w:p w14:paraId="6E8E1EE3">
            <w:pPr>
              <w:keepNext/>
              <w:spacing w:before="20" w:after="20" w:line="260" w:lineRule="exact"/>
              <w:ind w:left="0" w:leftChars="0" w:right="0" w:rightChars="0" w:firstLine="0" w:firstLineChars="0"/>
              <w:jc w:val="center"/>
              <w:rPr>
                <w:woUserID w:val="2"/>
              </w:rPr>
            </w:pPr>
            <w:r>
              <w:rPr>
                <w:rFonts w:ascii="Times New Roman" w:hAnsi="Times New Roman" w:eastAsia="宋体"/>
                <w:b/>
                <w:sz w:val="18"/>
                <w:woUserID w:val="2"/>
              </w:rPr>
              <w:t>储能额定功率/MW</w:t>
            </w:r>
          </w:p>
        </w:tc>
        <w:tc>
          <w:tcPr>
            <w:tcW w:w="1187" w:type="dxa"/>
            <w:tcMar>
              <w:left w:w="70" w:type="dxa"/>
              <w:right w:w="70" w:type="dxa"/>
            </w:tcMar>
            <w:vAlign w:val="center"/>
          </w:tcPr>
          <w:p w14:paraId="481D6543">
            <w:pPr>
              <w:keepNext/>
              <w:spacing w:before="20" w:after="20" w:line="260" w:lineRule="exact"/>
              <w:ind w:left="0" w:leftChars="0" w:right="0" w:rightChars="0" w:firstLine="0" w:firstLineChars="0"/>
              <w:jc w:val="center"/>
              <w:rPr>
                <w:woUserID w:val="2"/>
              </w:rPr>
            </w:pPr>
            <w:r>
              <w:rPr>
                <w:rFonts w:ascii="Times New Roman" w:hAnsi="Times New Roman" w:eastAsia="宋体"/>
                <w:b/>
                <w:sz w:val="18"/>
                <w:woUserID w:val="2"/>
              </w:rPr>
              <w:t>累计新线/条</w:t>
            </w:r>
            <w:commentRangeEnd w:id="8"/>
            <w:r>
              <w:rPr>
                <w:woUserID w:val="2"/>
              </w:rPr>
              <w:commentReference w:id="8"/>
            </w:r>
          </w:p>
        </w:tc>
      </w:tr>
      <w:tr w14:paraId="5445B7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35D422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C1D8994">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6EC44299">
            <w:pPr>
              <w:keepNext/>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187" w:type="dxa"/>
            <w:tcMar>
              <w:left w:w="70" w:type="dxa"/>
              <w:right w:w="70" w:type="dxa"/>
            </w:tcMar>
            <w:vAlign w:val="center"/>
          </w:tcPr>
          <w:p w14:paraId="06C9B09B">
            <w:pPr>
              <w:keepNext/>
              <w:spacing w:before="20" w:after="20" w:line="260" w:lineRule="exact"/>
              <w:ind w:left="0" w:leftChars="0" w:right="0" w:rightChars="0" w:firstLine="0" w:firstLineChars="0"/>
              <w:jc w:val="center"/>
            </w:pPr>
            <w:r>
              <w:rPr>
                <w:rFonts w:ascii="Times New Roman" w:hAnsi="Times New Roman" w:eastAsia="宋体"/>
                <w:b w:val="0"/>
                <w:sz w:val="18"/>
              </w:rPr>
              <w:t>1642.50</w:t>
            </w:r>
          </w:p>
        </w:tc>
        <w:tc>
          <w:tcPr>
            <w:tcW w:w="1187" w:type="dxa"/>
            <w:tcMar>
              <w:left w:w="70" w:type="dxa"/>
              <w:right w:w="70" w:type="dxa"/>
            </w:tcMar>
            <w:vAlign w:val="center"/>
          </w:tcPr>
          <w:p w14:paraId="4CF3F4E2">
            <w:pPr>
              <w:keepNext/>
              <w:spacing w:before="20" w:after="20" w:line="260" w:lineRule="exact"/>
              <w:ind w:left="0" w:leftChars="0" w:right="0" w:rightChars="0" w:firstLine="0" w:firstLineChars="0"/>
              <w:jc w:val="center"/>
            </w:pPr>
            <w:r>
              <w:rPr>
                <w:rFonts w:ascii="Times New Roman" w:hAnsi="Times New Roman" w:eastAsia="宋体"/>
                <w:b w:val="0"/>
                <w:sz w:val="18"/>
              </w:rPr>
              <w:t>1.99</w:t>
            </w:r>
          </w:p>
        </w:tc>
        <w:tc>
          <w:tcPr>
            <w:tcW w:w="1187" w:type="dxa"/>
            <w:tcMar>
              <w:left w:w="70" w:type="dxa"/>
              <w:right w:w="70" w:type="dxa"/>
            </w:tcMar>
            <w:vAlign w:val="center"/>
          </w:tcPr>
          <w:p w14:paraId="4876C86E">
            <w:pPr>
              <w:keepNext/>
              <w:spacing w:before="20" w:after="20" w:line="260" w:lineRule="exact"/>
              <w:ind w:left="0" w:leftChars="0" w:right="0" w:rightChars="0" w:firstLine="0" w:firstLineChars="0"/>
              <w:jc w:val="center"/>
            </w:pPr>
            <w:r>
              <w:rPr>
                <w:rFonts w:ascii="Times New Roman" w:hAnsi="Times New Roman" w:eastAsia="宋体"/>
                <w:b w:val="0"/>
                <w:sz w:val="18"/>
              </w:rPr>
              <w:t>16.40</w:t>
            </w:r>
          </w:p>
        </w:tc>
        <w:tc>
          <w:tcPr>
            <w:tcW w:w="1187" w:type="dxa"/>
            <w:tcMar>
              <w:left w:w="70" w:type="dxa"/>
              <w:right w:w="70" w:type="dxa"/>
            </w:tcMar>
            <w:vAlign w:val="center"/>
          </w:tcPr>
          <w:p w14:paraId="699939D8">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4651FD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809026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7ED2A15">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0C4BD5AC">
            <w:pPr>
              <w:keepNext/>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187" w:type="dxa"/>
            <w:tcMar>
              <w:left w:w="70" w:type="dxa"/>
              <w:right w:w="70" w:type="dxa"/>
            </w:tcMar>
            <w:vAlign w:val="center"/>
          </w:tcPr>
          <w:p w14:paraId="4D63D284">
            <w:pPr>
              <w:keepNext/>
              <w:spacing w:before="20" w:after="20" w:line="260" w:lineRule="exact"/>
              <w:ind w:left="0" w:leftChars="0" w:right="0" w:rightChars="0" w:firstLine="0" w:firstLineChars="0"/>
              <w:jc w:val="center"/>
            </w:pPr>
            <w:r>
              <w:rPr>
                <w:rFonts w:ascii="Times New Roman" w:hAnsi="Times New Roman" w:eastAsia="宋体"/>
                <w:b w:val="0"/>
                <w:sz w:val="18"/>
              </w:rPr>
              <w:t>1642.50</w:t>
            </w:r>
          </w:p>
        </w:tc>
        <w:tc>
          <w:tcPr>
            <w:tcW w:w="1187" w:type="dxa"/>
            <w:tcMar>
              <w:left w:w="70" w:type="dxa"/>
              <w:right w:w="70" w:type="dxa"/>
            </w:tcMar>
            <w:vAlign w:val="center"/>
          </w:tcPr>
          <w:p w14:paraId="27A565A9">
            <w:pPr>
              <w:keepNext/>
              <w:spacing w:before="20" w:after="20" w:line="260" w:lineRule="exact"/>
              <w:ind w:left="0" w:leftChars="0" w:right="0" w:rightChars="0" w:firstLine="0" w:firstLineChars="0"/>
              <w:jc w:val="center"/>
            </w:pPr>
            <w:r>
              <w:rPr>
                <w:rFonts w:ascii="Times New Roman" w:hAnsi="Times New Roman" w:eastAsia="宋体"/>
                <w:b w:val="0"/>
                <w:sz w:val="18"/>
              </w:rPr>
              <w:t>2.16</w:t>
            </w:r>
          </w:p>
        </w:tc>
        <w:tc>
          <w:tcPr>
            <w:tcW w:w="1187" w:type="dxa"/>
            <w:tcMar>
              <w:left w:w="70" w:type="dxa"/>
              <w:right w:w="70" w:type="dxa"/>
            </w:tcMar>
            <w:vAlign w:val="center"/>
          </w:tcPr>
          <w:p w14:paraId="4B666DA6">
            <w:pPr>
              <w:keepNext/>
              <w:spacing w:before="20" w:after="20" w:line="260" w:lineRule="exact"/>
              <w:ind w:left="0" w:leftChars="0" w:right="0" w:rightChars="0" w:firstLine="0" w:firstLineChars="0"/>
              <w:jc w:val="center"/>
            </w:pPr>
            <w:r>
              <w:rPr>
                <w:rFonts w:ascii="Times New Roman" w:hAnsi="Times New Roman" w:eastAsia="宋体"/>
                <w:b w:val="0"/>
                <w:sz w:val="18"/>
              </w:rPr>
              <w:t>16.40</w:t>
            </w:r>
          </w:p>
        </w:tc>
        <w:tc>
          <w:tcPr>
            <w:tcW w:w="1187" w:type="dxa"/>
            <w:tcMar>
              <w:left w:w="70" w:type="dxa"/>
              <w:right w:w="70" w:type="dxa"/>
            </w:tcMar>
            <w:vAlign w:val="center"/>
          </w:tcPr>
          <w:p w14:paraId="55527B1D">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77AE45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51E1F2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A5F5195">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484AA697">
            <w:pPr>
              <w:keepNext/>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187" w:type="dxa"/>
            <w:tcMar>
              <w:left w:w="70" w:type="dxa"/>
              <w:right w:w="70" w:type="dxa"/>
            </w:tcMar>
            <w:vAlign w:val="center"/>
          </w:tcPr>
          <w:p w14:paraId="1364235E">
            <w:pPr>
              <w:keepNext/>
              <w:spacing w:before="20" w:after="20" w:line="260" w:lineRule="exact"/>
              <w:ind w:left="0" w:leftChars="0" w:right="0" w:rightChars="0" w:firstLine="0" w:firstLineChars="0"/>
              <w:jc w:val="center"/>
            </w:pPr>
            <w:r>
              <w:rPr>
                <w:rFonts w:ascii="Times New Roman" w:hAnsi="Times New Roman" w:eastAsia="宋体"/>
                <w:b w:val="0"/>
                <w:sz w:val="18"/>
              </w:rPr>
              <w:t>1704.00</w:t>
            </w:r>
          </w:p>
        </w:tc>
        <w:tc>
          <w:tcPr>
            <w:tcW w:w="1187" w:type="dxa"/>
            <w:tcMar>
              <w:left w:w="70" w:type="dxa"/>
              <w:right w:w="70" w:type="dxa"/>
            </w:tcMar>
            <w:vAlign w:val="center"/>
          </w:tcPr>
          <w:p w14:paraId="4E2E3072">
            <w:pPr>
              <w:keepNext/>
              <w:spacing w:before="20" w:after="20" w:line="260" w:lineRule="exact"/>
              <w:ind w:left="0" w:leftChars="0" w:right="0" w:rightChars="0" w:firstLine="0" w:firstLineChars="0"/>
              <w:jc w:val="center"/>
            </w:pPr>
            <w:r>
              <w:rPr>
                <w:rFonts w:ascii="Times New Roman" w:hAnsi="Times New Roman" w:eastAsia="宋体"/>
                <w:b w:val="0"/>
                <w:sz w:val="18"/>
              </w:rPr>
              <w:t>1.98</w:t>
            </w:r>
          </w:p>
        </w:tc>
        <w:tc>
          <w:tcPr>
            <w:tcW w:w="1187" w:type="dxa"/>
            <w:tcMar>
              <w:left w:w="70" w:type="dxa"/>
              <w:right w:w="70" w:type="dxa"/>
            </w:tcMar>
            <w:vAlign w:val="center"/>
          </w:tcPr>
          <w:p w14:paraId="61D69A21">
            <w:pPr>
              <w:keepNext/>
              <w:spacing w:before="20" w:after="20" w:line="260" w:lineRule="exact"/>
              <w:ind w:left="0" w:leftChars="0" w:right="0" w:rightChars="0" w:firstLine="0" w:firstLineChars="0"/>
              <w:jc w:val="center"/>
            </w:pPr>
            <w:r>
              <w:rPr>
                <w:rFonts w:ascii="Times New Roman" w:hAnsi="Times New Roman" w:eastAsia="宋体"/>
                <w:b w:val="0"/>
                <w:sz w:val="18"/>
              </w:rPr>
              <w:t>17.60</w:t>
            </w:r>
          </w:p>
        </w:tc>
        <w:tc>
          <w:tcPr>
            <w:tcW w:w="1187" w:type="dxa"/>
            <w:tcMar>
              <w:left w:w="70" w:type="dxa"/>
              <w:right w:w="70" w:type="dxa"/>
            </w:tcMar>
            <w:vAlign w:val="center"/>
          </w:tcPr>
          <w:p w14:paraId="14400913">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73D17A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B69B9F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43A029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2B9D84F3">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1E3E1B35">
            <w:pPr>
              <w:keepNext/>
              <w:spacing w:before="20" w:after="20" w:line="260" w:lineRule="exact"/>
              <w:ind w:left="0" w:leftChars="0" w:right="0" w:rightChars="0" w:firstLine="0" w:firstLineChars="0"/>
              <w:jc w:val="center"/>
            </w:pPr>
            <w:r>
              <w:rPr>
                <w:rFonts w:ascii="Times New Roman" w:hAnsi="Times New Roman" w:eastAsia="宋体"/>
                <w:b w:val="0"/>
                <w:sz w:val="18"/>
              </w:rPr>
              <w:t>1704.00</w:t>
            </w:r>
          </w:p>
        </w:tc>
        <w:tc>
          <w:tcPr>
            <w:tcW w:w="1187" w:type="dxa"/>
            <w:tcMar>
              <w:left w:w="70" w:type="dxa"/>
              <w:right w:w="70" w:type="dxa"/>
            </w:tcMar>
            <w:vAlign w:val="center"/>
          </w:tcPr>
          <w:p w14:paraId="068600E4">
            <w:pPr>
              <w:keepNext/>
              <w:spacing w:before="20" w:after="20" w:line="260" w:lineRule="exact"/>
              <w:ind w:left="0" w:leftChars="0" w:right="0" w:rightChars="0" w:firstLine="0" w:firstLineChars="0"/>
              <w:jc w:val="center"/>
            </w:pPr>
            <w:r>
              <w:rPr>
                <w:rFonts w:ascii="Times New Roman" w:hAnsi="Times New Roman" w:eastAsia="宋体"/>
                <w:b w:val="0"/>
                <w:sz w:val="18"/>
              </w:rPr>
              <w:t>1.78</w:t>
            </w:r>
          </w:p>
        </w:tc>
        <w:tc>
          <w:tcPr>
            <w:tcW w:w="1187" w:type="dxa"/>
            <w:tcMar>
              <w:left w:w="70" w:type="dxa"/>
              <w:right w:w="70" w:type="dxa"/>
            </w:tcMar>
            <w:vAlign w:val="center"/>
          </w:tcPr>
          <w:p w14:paraId="400791C6">
            <w:pPr>
              <w:keepNext/>
              <w:spacing w:before="20" w:after="20" w:line="260" w:lineRule="exact"/>
              <w:ind w:left="0" w:leftChars="0" w:right="0" w:rightChars="0" w:firstLine="0" w:firstLineChars="0"/>
              <w:jc w:val="center"/>
            </w:pPr>
            <w:r>
              <w:rPr>
                <w:rFonts w:ascii="Times New Roman" w:hAnsi="Times New Roman" w:eastAsia="宋体"/>
                <w:b w:val="0"/>
                <w:sz w:val="18"/>
              </w:rPr>
              <w:t>22.30</w:t>
            </w:r>
          </w:p>
        </w:tc>
        <w:tc>
          <w:tcPr>
            <w:tcW w:w="1187" w:type="dxa"/>
            <w:tcMar>
              <w:left w:w="70" w:type="dxa"/>
              <w:right w:w="70" w:type="dxa"/>
            </w:tcMar>
            <w:vAlign w:val="center"/>
          </w:tcPr>
          <w:p w14:paraId="0BFAA33C">
            <w:pPr>
              <w:keepNext/>
              <w:spacing w:before="20" w:after="20" w:line="260" w:lineRule="exact"/>
              <w:ind w:left="0" w:leftChars="0" w:right="0" w:rightChars="0" w:firstLine="0" w:firstLineChars="0"/>
              <w:jc w:val="center"/>
            </w:pPr>
            <w:r>
              <w:rPr>
                <w:rFonts w:ascii="Times New Roman" w:hAnsi="Times New Roman" w:eastAsia="宋体"/>
                <w:b w:val="0"/>
                <w:sz w:val="18"/>
              </w:rPr>
              <w:t>16</w:t>
            </w:r>
          </w:p>
        </w:tc>
      </w:tr>
      <w:tr w14:paraId="4206C7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AA93A0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8C350DE">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44C5CB45">
            <w:pPr>
              <w:keepNext/>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187" w:type="dxa"/>
            <w:tcMar>
              <w:left w:w="70" w:type="dxa"/>
              <w:right w:w="70" w:type="dxa"/>
            </w:tcMar>
            <w:vAlign w:val="center"/>
          </w:tcPr>
          <w:p w14:paraId="09D69BF6">
            <w:pPr>
              <w:keepNext/>
              <w:spacing w:before="20" w:after="20" w:line="260" w:lineRule="exact"/>
              <w:ind w:left="0" w:leftChars="0" w:right="0" w:rightChars="0" w:firstLine="0" w:firstLineChars="0"/>
              <w:jc w:val="center"/>
            </w:pPr>
            <w:r>
              <w:rPr>
                <w:rFonts w:ascii="Times New Roman" w:hAnsi="Times New Roman" w:eastAsia="宋体"/>
                <w:b w:val="0"/>
                <w:sz w:val="18"/>
              </w:rPr>
              <w:t>1704.00</w:t>
            </w:r>
          </w:p>
        </w:tc>
        <w:tc>
          <w:tcPr>
            <w:tcW w:w="1187" w:type="dxa"/>
            <w:tcMar>
              <w:left w:w="70" w:type="dxa"/>
              <w:right w:w="70" w:type="dxa"/>
            </w:tcMar>
            <w:vAlign w:val="center"/>
          </w:tcPr>
          <w:p w14:paraId="005345FD">
            <w:pPr>
              <w:keepNext/>
              <w:spacing w:before="20" w:after="20" w:line="260" w:lineRule="exact"/>
              <w:ind w:left="0" w:leftChars="0" w:right="0" w:rightChars="0" w:firstLine="0" w:firstLineChars="0"/>
              <w:jc w:val="center"/>
            </w:pPr>
            <w:r>
              <w:rPr>
                <w:rFonts w:ascii="Times New Roman" w:hAnsi="Times New Roman" w:eastAsia="宋体"/>
                <w:b w:val="0"/>
                <w:sz w:val="18"/>
              </w:rPr>
              <w:t>2.07</w:t>
            </w:r>
          </w:p>
        </w:tc>
        <w:tc>
          <w:tcPr>
            <w:tcW w:w="1187" w:type="dxa"/>
            <w:tcMar>
              <w:left w:w="70" w:type="dxa"/>
              <w:right w:w="70" w:type="dxa"/>
            </w:tcMar>
            <w:vAlign w:val="center"/>
          </w:tcPr>
          <w:p w14:paraId="490764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CF5D46E">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r>
      <w:tr w14:paraId="391EED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35CEBB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ECCCC41">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25C4EBC5">
            <w:pPr>
              <w:keepNext/>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187" w:type="dxa"/>
            <w:tcMar>
              <w:left w:w="70" w:type="dxa"/>
              <w:right w:w="70" w:type="dxa"/>
            </w:tcMar>
            <w:vAlign w:val="center"/>
          </w:tcPr>
          <w:p w14:paraId="140D5F73">
            <w:pPr>
              <w:keepNext/>
              <w:spacing w:before="20" w:after="20" w:line="260" w:lineRule="exact"/>
              <w:ind w:left="0" w:leftChars="0" w:right="0" w:rightChars="0" w:firstLine="0" w:firstLineChars="0"/>
              <w:jc w:val="center"/>
            </w:pPr>
            <w:r>
              <w:rPr>
                <w:rFonts w:ascii="Times New Roman" w:hAnsi="Times New Roman" w:eastAsia="宋体"/>
                <w:b w:val="0"/>
                <w:sz w:val="18"/>
              </w:rPr>
              <w:t>1704.00</w:t>
            </w:r>
          </w:p>
        </w:tc>
        <w:tc>
          <w:tcPr>
            <w:tcW w:w="1187" w:type="dxa"/>
            <w:tcMar>
              <w:left w:w="70" w:type="dxa"/>
              <w:right w:w="70" w:type="dxa"/>
            </w:tcMar>
            <w:vAlign w:val="center"/>
          </w:tcPr>
          <w:p w14:paraId="3BFBF745">
            <w:pPr>
              <w:keepNext/>
              <w:spacing w:before="20" w:after="20" w:line="260" w:lineRule="exact"/>
              <w:ind w:left="0" w:leftChars="0" w:right="0" w:rightChars="0" w:firstLine="0" w:firstLineChars="0"/>
              <w:jc w:val="center"/>
            </w:pPr>
            <w:r>
              <w:rPr>
                <w:rFonts w:ascii="Times New Roman" w:hAnsi="Times New Roman" w:eastAsia="宋体"/>
                <w:b w:val="0"/>
                <w:sz w:val="18"/>
              </w:rPr>
              <w:t>2.24</w:t>
            </w:r>
          </w:p>
        </w:tc>
        <w:tc>
          <w:tcPr>
            <w:tcW w:w="1187" w:type="dxa"/>
            <w:tcMar>
              <w:left w:w="70" w:type="dxa"/>
              <w:right w:w="70" w:type="dxa"/>
            </w:tcMar>
            <w:vAlign w:val="center"/>
          </w:tcPr>
          <w:p w14:paraId="5B601F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C3E749D">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r>
      <w:tr w14:paraId="6A0A59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36B862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75ABCC0">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259341E0">
            <w:pPr>
              <w:keepNext/>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187" w:type="dxa"/>
            <w:tcMar>
              <w:left w:w="70" w:type="dxa"/>
              <w:right w:w="70" w:type="dxa"/>
            </w:tcMar>
            <w:vAlign w:val="center"/>
          </w:tcPr>
          <w:p w14:paraId="740C8E5A">
            <w:pPr>
              <w:keepNext/>
              <w:spacing w:before="20" w:after="20" w:line="260" w:lineRule="exact"/>
              <w:ind w:left="0" w:leftChars="0" w:right="0" w:rightChars="0" w:firstLine="0" w:firstLineChars="0"/>
              <w:jc w:val="center"/>
            </w:pPr>
            <w:r>
              <w:rPr>
                <w:rFonts w:ascii="Times New Roman" w:hAnsi="Times New Roman" w:eastAsia="宋体"/>
                <w:b w:val="0"/>
                <w:sz w:val="18"/>
              </w:rPr>
              <w:t>1715.50</w:t>
            </w:r>
          </w:p>
        </w:tc>
        <w:tc>
          <w:tcPr>
            <w:tcW w:w="1187" w:type="dxa"/>
            <w:tcMar>
              <w:left w:w="70" w:type="dxa"/>
              <w:right w:w="70" w:type="dxa"/>
            </w:tcMar>
            <w:vAlign w:val="center"/>
          </w:tcPr>
          <w:p w14:paraId="69E477BF">
            <w:pPr>
              <w:keepNext/>
              <w:spacing w:before="20" w:after="20" w:line="260" w:lineRule="exact"/>
              <w:ind w:left="0" w:leftChars="0" w:right="0" w:rightChars="0" w:firstLine="0" w:firstLineChars="0"/>
              <w:jc w:val="center"/>
            </w:pPr>
            <w:r>
              <w:rPr>
                <w:rFonts w:ascii="Times New Roman" w:hAnsi="Times New Roman" w:eastAsia="宋体"/>
                <w:b w:val="0"/>
                <w:sz w:val="18"/>
              </w:rPr>
              <w:t>1.99</w:t>
            </w:r>
          </w:p>
        </w:tc>
        <w:tc>
          <w:tcPr>
            <w:tcW w:w="1187" w:type="dxa"/>
            <w:tcMar>
              <w:left w:w="70" w:type="dxa"/>
              <w:right w:w="70" w:type="dxa"/>
            </w:tcMar>
            <w:vAlign w:val="center"/>
          </w:tcPr>
          <w:p w14:paraId="33A517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19DA0C4">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r>
      <w:tr w14:paraId="4201E8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714FF8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CC497B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29CC0A5E">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44ED14C0">
            <w:pPr>
              <w:keepNext w:val="0"/>
              <w:spacing w:before="20" w:after="20" w:line="260" w:lineRule="exact"/>
              <w:ind w:left="0" w:leftChars="0" w:right="0" w:rightChars="0" w:firstLine="0" w:firstLineChars="0"/>
              <w:jc w:val="center"/>
            </w:pPr>
            <w:r>
              <w:rPr>
                <w:rFonts w:ascii="Times New Roman" w:hAnsi="Times New Roman" w:eastAsia="宋体"/>
                <w:b w:val="0"/>
                <w:sz w:val="18"/>
              </w:rPr>
              <w:t>1715.50</w:t>
            </w:r>
          </w:p>
        </w:tc>
        <w:tc>
          <w:tcPr>
            <w:tcW w:w="1187" w:type="dxa"/>
            <w:tcMar>
              <w:left w:w="70" w:type="dxa"/>
              <w:right w:w="70" w:type="dxa"/>
            </w:tcMar>
            <w:vAlign w:val="center"/>
          </w:tcPr>
          <w:p w14:paraId="7761ADA5">
            <w:pPr>
              <w:keepNext w:val="0"/>
              <w:spacing w:before="20" w:after="20" w:line="260" w:lineRule="exact"/>
              <w:ind w:left="0" w:leftChars="0" w:right="0" w:rightChars="0" w:firstLine="0" w:firstLineChars="0"/>
              <w:jc w:val="center"/>
            </w:pPr>
            <w:r>
              <w:rPr>
                <w:rFonts w:ascii="Times New Roman" w:hAnsi="Times New Roman" w:eastAsia="宋体"/>
                <w:b w:val="0"/>
                <w:sz w:val="18"/>
              </w:rPr>
              <w:t>1.79</w:t>
            </w:r>
          </w:p>
        </w:tc>
        <w:tc>
          <w:tcPr>
            <w:tcW w:w="1187" w:type="dxa"/>
            <w:tcMar>
              <w:left w:w="70" w:type="dxa"/>
              <w:right w:w="70" w:type="dxa"/>
            </w:tcMar>
            <w:vAlign w:val="center"/>
          </w:tcPr>
          <w:p w14:paraId="2DAC5F6E">
            <w:pPr>
              <w:keepNext w:val="0"/>
              <w:spacing w:before="20" w:after="20" w:line="260" w:lineRule="exact"/>
              <w:ind w:left="0" w:leftChars="0" w:right="0" w:rightChars="0" w:firstLine="0" w:firstLineChars="0"/>
              <w:jc w:val="center"/>
            </w:pPr>
            <w:r>
              <w:rPr>
                <w:rFonts w:ascii="Times New Roman" w:hAnsi="Times New Roman" w:eastAsia="宋体"/>
                <w:b w:val="0"/>
                <w:sz w:val="18"/>
              </w:rPr>
              <w:t>3.40</w:t>
            </w:r>
          </w:p>
        </w:tc>
        <w:tc>
          <w:tcPr>
            <w:tcW w:w="1187" w:type="dxa"/>
            <w:tcMar>
              <w:left w:w="70" w:type="dxa"/>
              <w:right w:w="70" w:type="dxa"/>
            </w:tcMar>
            <w:vAlign w:val="center"/>
          </w:tcPr>
          <w:p w14:paraId="0376504E">
            <w:pPr>
              <w:keepNext w:val="0"/>
              <w:spacing w:before="20" w:after="20" w:line="260" w:lineRule="exact"/>
              <w:ind w:left="0" w:leftChars="0" w:right="0" w:rightChars="0" w:firstLine="0" w:firstLineChars="0"/>
              <w:jc w:val="center"/>
            </w:pPr>
            <w:r>
              <w:rPr>
                <w:rFonts w:ascii="Times New Roman" w:hAnsi="Times New Roman" w:eastAsia="宋体"/>
                <w:b w:val="0"/>
                <w:sz w:val="18"/>
              </w:rPr>
              <w:t>13</w:t>
            </w:r>
          </w:p>
        </w:tc>
      </w:tr>
    </w:tbl>
    <w:p w14:paraId="78D8A299">
      <w:pPr>
        <w:pStyle w:val="2"/>
        <w:keepNext/>
        <w:spacing w:before="120" w:after="80" w:line="280" w:lineRule="exact"/>
        <w:ind w:firstLine="0"/>
        <w:jc w:val="center"/>
      </w:pPr>
      <w:r>
        <w:rPr>
          <w:rFonts w:ascii="Times New Roman" w:hAnsi="Times New Roman" w:eastAsia="宋体"/>
          <w:b w:val="0"/>
          <w:sz w:val="21"/>
        </w:rPr>
        <w:t>表5-5 邳州逐年新增工程与费用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6D368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E19419D">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758C9E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DEDA5AC">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039" w:type="dxa"/>
            <w:tcMar>
              <w:left w:w="70" w:type="dxa"/>
              <w:right w:w="70" w:type="dxa"/>
            </w:tcMar>
            <w:vAlign w:val="center"/>
          </w:tcPr>
          <w:p w14:paraId="14E89130">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039" w:type="dxa"/>
            <w:tcMar>
              <w:left w:w="70" w:type="dxa"/>
              <w:right w:w="70" w:type="dxa"/>
            </w:tcMar>
            <w:vAlign w:val="center"/>
          </w:tcPr>
          <w:p w14:paraId="6E199A17">
            <w:pPr>
              <w:keepNext/>
              <w:spacing w:before="20" w:after="20" w:line="260" w:lineRule="exact"/>
              <w:ind w:left="0" w:leftChars="0" w:right="0" w:rightChars="0" w:firstLine="0" w:firstLineChars="0"/>
              <w:jc w:val="center"/>
            </w:pPr>
            <w:r>
              <w:rPr>
                <w:rFonts w:ascii="Times New Roman" w:hAnsi="Times New Roman" w:eastAsia="宋体"/>
                <w:b/>
                <w:sz w:val="18"/>
              </w:rPr>
              <w:t>扩建主变/台</w:t>
            </w:r>
          </w:p>
        </w:tc>
        <w:tc>
          <w:tcPr>
            <w:tcW w:w="1039" w:type="dxa"/>
            <w:tcMar>
              <w:left w:w="70" w:type="dxa"/>
              <w:right w:w="70" w:type="dxa"/>
            </w:tcMar>
            <w:vAlign w:val="center"/>
          </w:tcPr>
          <w:p w14:paraId="753A4FFA">
            <w:pPr>
              <w:keepNext/>
              <w:spacing w:before="20" w:after="20" w:line="260" w:lineRule="exact"/>
              <w:ind w:left="0" w:leftChars="0" w:right="0" w:rightChars="0" w:firstLine="0" w:firstLineChars="0"/>
              <w:jc w:val="center"/>
            </w:pPr>
            <w:r>
              <w:rPr>
                <w:rFonts w:ascii="Times New Roman" w:hAnsi="Times New Roman" w:eastAsia="宋体"/>
                <w:b/>
                <w:sz w:val="18"/>
              </w:rPr>
              <w:t>新增储能额定能量/MWh</w:t>
            </w:r>
          </w:p>
        </w:tc>
        <w:tc>
          <w:tcPr>
            <w:tcW w:w="1039" w:type="dxa"/>
            <w:tcMar>
              <w:left w:w="70" w:type="dxa"/>
              <w:right w:w="70" w:type="dxa"/>
            </w:tcMar>
            <w:vAlign w:val="center"/>
          </w:tcPr>
          <w:p w14:paraId="3A6CCF3E">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039" w:type="dxa"/>
            <w:tcMar>
              <w:left w:w="70" w:type="dxa"/>
              <w:right w:w="70" w:type="dxa"/>
            </w:tcMar>
            <w:vAlign w:val="center"/>
          </w:tcPr>
          <w:p w14:paraId="06A50EBC">
            <w:pPr>
              <w:keepNext/>
              <w:spacing w:before="20" w:after="20" w:line="260" w:lineRule="exact"/>
              <w:ind w:left="0" w:leftChars="0" w:right="0" w:rightChars="0" w:firstLine="0" w:firstLineChars="0"/>
              <w:jc w:val="center"/>
            </w:pPr>
            <w:r>
              <w:rPr>
                <w:rFonts w:ascii="Times New Roman" w:hAnsi="Times New Roman" w:eastAsia="宋体"/>
                <w:b/>
                <w:sz w:val="18"/>
              </w:rPr>
              <w:t>当年措施现值/万元</w:t>
            </w:r>
          </w:p>
        </w:tc>
      </w:tr>
      <w:tr w14:paraId="6E4058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445C0F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2A573B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57B4D90">
            <w:pPr>
              <w:keepNext/>
              <w:spacing w:before="20" w:after="20" w:line="260" w:lineRule="exact"/>
              <w:ind w:left="0" w:leftChars="0" w:right="0" w:rightChars="0" w:firstLine="0" w:firstLineChars="0"/>
              <w:jc w:val="center"/>
            </w:pPr>
            <w:r>
              <w:rPr>
                <w:rFonts w:ascii="Times New Roman" w:hAnsi="Times New Roman" w:eastAsia="宋体"/>
                <w:b w:val="0"/>
                <w:sz w:val="18"/>
              </w:rPr>
              <w:t>179.00</w:t>
            </w:r>
          </w:p>
        </w:tc>
        <w:tc>
          <w:tcPr>
            <w:tcW w:w="1039" w:type="dxa"/>
            <w:tcMar>
              <w:left w:w="70" w:type="dxa"/>
              <w:right w:w="70" w:type="dxa"/>
            </w:tcMar>
            <w:vAlign w:val="center"/>
          </w:tcPr>
          <w:p w14:paraId="6A6E37F0">
            <w:pPr>
              <w:keepNext/>
              <w:spacing w:before="20" w:after="20" w:line="260" w:lineRule="exact"/>
              <w:ind w:left="0" w:leftChars="0" w:right="0" w:rightChars="0" w:firstLine="0" w:firstLineChars="0"/>
              <w:jc w:val="center"/>
            </w:pPr>
            <w:r>
              <w:rPr>
                <w:rFonts w:ascii="Times New Roman" w:hAnsi="Times New Roman" w:eastAsia="宋体"/>
                <w:b w:val="0"/>
                <w:sz w:val="18"/>
              </w:rPr>
              <w:t>402.00</w:t>
            </w:r>
          </w:p>
        </w:tc>
        <w:tc>
          <w:tcPr>
            <w:tcW w:w="1039" w:type="dxa"/>
            <w:tcMar>
              <w:left w:w="70" w:type="dxa"/>
              <w:right w:w="70" w:type="dxa"/>
            </w:tcMar>
            <w:vAlign w:val="center"/>
          </w:tcPr>
          <w:p w14:paraId="080EABA8">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D262811">
            <w:pPr>
              <w:keepNext/>
              <w:spacing w:before="20" w:after="20" w:line="260" w:lineRule="exact"/>
              <w:ind w:left="0" w:leftChars="0" w:right="0" w:rightChars="0" w:firstLine="0" w:firstLineChars="0"/>
              <w:jc w:val="center"/>
            </w:pPr>
            <w:r>
              <w:rPr>
                <w:rFonts w:ascii="Times New Roman" w:hAnsi="Times New Roman" w:eastAsia="宋体"/>
                <w:b w:val="0"/>
                <w:sz w:val="18"/>
              </w:rPr>
              <w:t>35.26</w:t>
            </w:r>
          </w:p>
        </w:tc>
        <w:tc>
          <w:tcPr>
            <w:tcW w:w="1039" w:type="dxa"/>
            <w:tcMar>
              <w:left w:w="70" w:type="dxa"/>
              <w:right w:w="70" w:type="dxa"/>
            </w:tcMar>
            <w:vAlign w:val="center"/>
          </w:tcPr>
          <w:p w14:paraId="2E159556">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039" w:type="dxa"/>
            <w:tcMar>
              <w:left w:w="70" w:type="dxa"/>
              <w:right w:w="70" w:type="dxa"/>
            </w:tcMar>
            <w:vAlign w:val="center"/>
          </w:tcPr>
          <w:p w14:paraId="74A0FCBA">
            <w:pPr>
              <w:keepNext/>
              <w:spacing w:before="20" w:after="20" w:line="260" w:lineRule="exact"/>
              <w:ind w:left="0" w:leftChars="0" w:right="0" w:rightChars="0" w:firstLine="0" w:firstLineChars="0"/>
              <w:jc w:val="center"/>
            </w:pPr>
            <w:r>
              <w:rPr>
                <w:rFonts w:ascii="Times New Roman" w:hAnsi="Times New Roman" w:eastAsia="宋体"/>
                <w:b w:val="0"/>
                <w:sz w:val="18"/>
              </w:rPr>
              <w:t>14783.72</w:t>
            </w:r>
          </w:p>
        </w:tc>
      </w:tr>
      <w:tr w14:paraId="0BA017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7CB69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3C71C91">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71550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E0E6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F00735">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F29BE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961E88">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4288B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96659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028FEE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48AF1F4">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9F46AFC">
            <w:pPr>
              <w:keepNext/>
              <w:spacing w:before="20" w:after="20" w:line="260" w:lineRule="exact"/>
              <w:ind w:left="0" w:leftChars="0" w:right="0" w:rightChars="0" w:firstLine="0" w:firstLineChars="0"/>
              <w:jc w:val="center"/>
            </w:pPr>
            <w:r>
              <w:rPr>
                <w:rFonts w:ascii="Times New Roman" w:hAnsi="Times New Roman" w:eastAsia="宋体"/>
                <w:b w:val="0"/>
                <w:sz w:val="18"/>
              </w:rPr>
              <w:t>61.50</w:t>
            </w:r>
          </w:p>
        </w:tc>
        <w:tc>
          <w:tcPr>
            <w:tcW w:w="1039" w:type="dxa"/>
            <w:tcMar>
              <w:left w:w="70" w:type="dxa"/>
              <w:right w:w="70" w:type="dxa"/>
            </w:tcMar>
            <w:vAlign w:val="center"/>
          </w:tcPr>
          <w:p w14:paraId="78122521">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1366AAB6">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47CABFB0">
            <w:pPr>
              <w:keepNext/>
              <w:spacing w:before="20" w:after="20" w:line="260" w:lineRule="exact"/>
              <w:ind w:left="0" w:leftChars="0" w:right="0" w:rightChars="0" w:firstLine="0" w:firstLineChars="0"/>
              <w:jc w:val="center"/>
            </w:pPr>
            <w:r>
              <w:rPr>
                <w:rFonts w:ascii="Times New Roman" w:hAnsi="Times New Roman" w:eastAsia="宋体"/>
                <w:b w:val="0"/>
                <w:sz w:val="18"/>
              </w:rPr>
              <w:t>2.58</w:t>
            </w:r>
          </w:p>
        </w:tc>
        <w:tc>
          <w:tcPr>
            <w:tcW w:w="1039" w:type="dxa"/>
            <w:tcMar>
              <w:left w:w="70" w:type="dxa"/>
              <w:right w:w="70" w:type="dxa"/>
            </w:tcMar>
            <w:vAlign w:val="center"/>
          </w:tcPr>
          <w:p w14:paraId="7A74899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62E42A67">
            <w:pPr>
              <w:keepNext/>
              <w:spacing w:before="20" w:after="20" w:line="260" w:lineRule="exact"/>
              <w:ind w:left="0" w:leftChars="0" w:right="0" w:rightChars="0" w:firstLine="0" w:firstLineChars="0"/>
              <w:jc w:val="center"/>
            </w:pPr>
            <w:r>
              <w:rPr>
                <w:rFonts w:ascii="Times New Roman" w:hAnsi="Times New Roman" w:eastAsia="宋体"/>
                <w:b w:val="0"/>
                <w:sz w:val="18"/>
              </w:rPr>
              <w:t>2521.26</w:t>
            </w:r>
          </w:p>
        </w:tc>
      </w:tr>
      <w:tr w14:paraId="19A849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D35C3C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A9C4F8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A167AC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94914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4D979B">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0AD1685">
            <w:pPr>
              <w:keepNext/>
              <w:spacing w:before="20" w:after="20" w:line="260" w:lineRule="exact"/>
              <w:ind w:left="0" w:leftChars="0" w:right="0" w:rightChars="0" w:firstLine="0" w:firstLineChars="0"/>
              <w:jc w:val="center"/>
            </w:pPr>
            <w:r>
              <w:rPr>
                <w:rFonts w:ascii="Times New Roman" w:hAnsi="Times New Roman" w:eastAsia="宋体"/>
                <w:b w:val="0"/>
                <w:sz w:val="18"/>
              </w:rPr>
              <w:t>10.11</w:t>
            </w:r>
          </w:p>
        </w:tc>
        <w:tc>
          <w:tcPr>
            <w:tcW w:w="1039" w:type="dxa"/>
            <w:tcMar>
              <w:left w:w="70" w:type="dxa"/>
              <w:right w:w="70" w:type="dxa"/>
            </w:tcMar>
            <w:vAlign w:val="center"/>
          </w:tcPr>
          <w:p w14:paraId="31E6F76E">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6C1709D7">
            <w:pPr>
              <w:keepNext/>
              <w:spacing w:before="20" w:after="20" w:line="260" w:lineRule="exact"/>
              <w:ind w:left="0" w:leftChars="0" w:right="0" w:rightChars="0" w:firstLine="0" w:firstLineChars="0"/>
              <w:jc w:val="center"/>
            </w:pPr>
            <w:r>
              <w:rPr>
                <w:rFonts w:ascii="Times New Roman" w:hAnsi="Times New Roman" w:eastAsia="宋体"/>
                <w:b w:val="0"/>
                <w:sz w:val="18"/>
              </w:rPr>
              <w:t>1891.08</w:t>
            </w:r>
          </w:p>
        </w:tc>
      </w:tr>
      <w:tr w14:paraId="2D87EE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926D3D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ABC3CF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707D840C">
            <w:pPr>
              <w:keepNext/>
              <w:spacing w:before="20" w:after="20" w:line="260" w:lineRule="exact"/>
              <w:ind w:left="0" w:leftChars="0" w:right="0" w:rightChars="0" w:firstLine="0" w:firstLineChars="0"/>
              <w:jc w:val="center"/>
            </w:pPr>
            <w:r>
              <w:rPr>
                <w:rFonts w:ascii="Times New Roman" w:hAnsi="Times New Roman" w:eastAsia="宋体"/>
                <w:b w:val="0"/>
                <w:sz w:val="18"/>
              </w:rPr>
              <w:t>240.50</w:t>
            </w:r>
          </w:p>
        </w:tc>
        <w:tc>
          <w:tcPr>
            <w:tcW w:w="1039" w:type="dxa"/>
            <w:tcMar>
              <w:left w:w="70" w:type="dxa"/>
              <w:right w:w="70" w:type="dxa"/>
            </w:tcMar>
            <w:vAlign w:val="center"/>
          </w:tcPr>
          <w:p w14:paraId="61DD7675">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039" w:type="dxa"/>
            <w:tcMar>
              <w:left w:w="70" w:type="dxa"/>
              <w:right w:w="70" w:type="dxa"/>
            </w:tcMar>
            <w:vAlign w:val="center"/>
          </w:tcPr>
          <w:p w14:paraId="2A245BA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1E36290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1CCB3D">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1E5347C1">
            <w:pPr>
              <w:keepNext/>
              <w:spacing w:before="20" w:after="20" w:line="260" w:lineRule="exact"/>
              <w:ind w:left="0" w:leftChars="0" w:right="0" w:rightChars="0" w:firstLine="0" w:firstLineChars="0"/>
              <w:jc w:val="center"/>
            </w:pPr>
            <w:r>
              <w:rPr>
                <w:rFonts w:ascii="Times New Roman" w:hAnsi="Times New Roman" w:eastAsia="宋体"/>
                <w:b w:val="0"/>
                <w:sz w:val="18"/>
              </w:rPr>
              <w:t>12553.76</w:t>
            </w:r>
          </w:p>
        </w:tc>
      </w:tr>
      <w:tr w14:paraId="1F8D0B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EB6AE7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AFE433E">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BEA16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E405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B8EF8E">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78B4AA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B7BB40">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E6284B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1AC8B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5B6193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B95BE32">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1BC41EC">
            <w:pPr>
              <w:keepNext/>
              <w:spacing w:before="20" w:after="20" w:line="260" w:lineRule="exact"/>
              <w:ind w:left="0" w:leftChars="0" w:right="0" w:rightChars="0" w:firstLine="0" w:firstLineChars="0"/>
              <w:jc w:val="center"/>
            </w:pPr>
            <w:r>
              <w:rPr>
                <w:rFonts w:ascii="Times New Roman" w:hAnsi="Times New Roman" w:eastAsia="宋体"/>
                <w:b w:val="0"/>
                <w:sz w:val="18"/>
              </w:rPr>
              <w:t>11.50</w:t>
            </w:r>
          </w:p>
        </w:tc>
        <w:tc>
          <w:tcPr>
            <w:tcW w:w="1039" w:type="dxa"/>
            <w:tcMar>
              <w:left w:w="70" w:type="dxa"/>
              <w:right w:w="70" w:type="dxa"/>
            </w:tcMar>
            <w:vAlign w:val="center"/>
          </w:tcPr>
          <w:p w14:paraId="5BA015AC">
            <w:pPr>
              <w:keepNext/>
              <w:spacing w:before="20" w:after="20" w:line="260" w:lineRule="exact"/>
              <w:ind w:left="0" w:leftChars="0" w:right="0" w:rightChars="0" w:firstLine="0" w:firstLineChars="0"/>
              <w:jc w:val="center"/>
            </w:pPr>
            <w:r>
              <w:rPr>
                <w:rFonts w:ascii="Times New Roman" w:hAnsi="Times New Roman" w:eastAsia="宋体"/>
                <w:b w:val="0"/>
                <w:sz w:val="18"/>
              </w:rPr>
              <w:t>31.50</w:t>
            </w:r>
          </w:p>
        </w:tc>
        <w:tc>
          <w:tcPr>
            <w:tcW w:w="1039" w:type="dxa"/>
            <w:tcMar>
              <w:left w:w="70" w:type="dxa"/>
              <w:right w:w="70" w:type="dxa"/>
            </w:tcMar>
            <w:vAlign w:val="center"/>
          </w:tcPr>
          <w:p w14:paraId="6B4F03A0">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34417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BEED2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C19CE25">
            <w:pPr>
              <w:keepNext/>
              <w:spacing w:before="20" w:after="20" w:line="260" w:lineRule="exact"/>
              <w:ind w:left="0" w:leftChars="0" w:right="0" w:rightChars="0" w:firstLine="0" w:firstLineChars="0"/>
              <w:jc w:val="center"/>
            </w:pPr>
            <w:r>
              <w:rPr>
                <w:rFonts w:ascii="Times New Roman" w:hAnsi="Times New Roman" w:eastAsia="宋体"/>
                <w:b w:val="0"/>
                <w:sz w:val="18"/>
              </w:rPr>
              <w:t>763.85</w:t>
            </w:r>
          </w:p>
        </w:tc>
      </w:tr>
      <w:tr w14:paraId="090B10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87C542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9E339A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4B754E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72130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C4A58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1407E86">
            <w:pPr>
              <w:keepNext w:val="0"/>
              <w:spacing w:before="20" w:after="20" w:line="260" w:lineRule="exact"/>
              <w:ind w:left="0" w:leftChars="0" w:right="0" w:rightChars="0" w:firstLine="0" w:firstLineChars="0"/>
              <w:jc w:val="center"/>
            </w:pPr>
            <w:r>
              <w:rPr>
                <w:rFonts w:ascii="Times New Roman" w:hAnsi="Times New Roman" w:eastAsia="宋体"/>
                <w:b w:val="0"/>
                <w:sz w:val="18"/>
              </w:rPr>
              <w:t>7.31</w:t>
            </w:r>
          </w:p>
        </w:tc>
        <w:tc>
          <w:tcPr>
            <w:tcW w:w="1039" w:type="dxa"/>
            <w:tcMar>
              <w:left w:w="70" w:type="dxa"/>
              <w:right w:w="70" w:type="dxa"/>
            </w:tcMar>
            <w:vAlign w:val="center"/>
          </w:tcPr>
          <w:p w14:paraId="04D21CD1">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4DDB69AA">
            <w:pPr>
              <w:keepNext w:val="0"/>
              <w:spacing w:before="20" w:after="20" w:line="260" w:lineRule="exact"/>
              <w:ind w:left="0" w:leftChars="0" w:right="0" w:rightChars="0" w:firstLine="0" w:firstLineChars="0"/>
              <w:jc w:val="center"/>
            </w:pPr>
            <w:r>
              <w:rPr>
                <w:rFonts w:ascii="Times New Roman" w:hAnsi="Times New Roman" w:eastAsia="宋体"/>
                <w:b w:val="0"/>
                <w:sz w:val="18"/>
              </w:rPr>
              <w:t>1484.38</w:t>
            </w:r>
          </w:p>
        </w:tc>
      </w:tr>
    </w:tbl>
    <w:p w14:paraId="7EF2DC70">
      <w:pPr>
        <w:pStyle w:val="2"/>
        <w:widowControl/>
        <w:spacing w:before="0" w:after="0" w:line="348" w:lineRule="exact"/>
        <w:ind w:firstLine="480"/>
        <w:jc w:val="both"/>
      </w:pPr>
      <w:r>
        <w:rPr>
          <w:rFonts w:ascii="Times New Roman" w:hAnsi="Times New Roman" w:eastAsia="方正仿宋_GBK"/>
          <w:b w:val="0"/>
          <w:sz w:val="24"/>
        </w:rPr>
        <w:t>邳州两类方案的主要差异出现在建设时序。2022年弹性方案完成240.50 MVA净增容量，主变总容量达到1704.00 MVA，而刚性方案当年受容量上限约束，形成1642.50 MVA，并以储能及联络共同补足局部供电需求。2024年刚性方案再增加61.50 MVA，弹性方案在八义集补强一台主变，净增11.50 MVA，使两类方案总容量分别达到1704.00 MVA和1715.50 MVA。前期主变建设规模的差异改变了后续补充措施的选择，年度主变采购与储能、联络增量共同解释方案费用。</w:t>
      </w:r>
    </w:p>
    <w:p w14:paraId="2E60D346">
      <w:pPr>
        <w:pStyle w:val="2"/>
        <w:widowControl/>
        <w:spacing w:before="0" w:after="0" w:line="348" w:lineRule="exact"/>
        <w:ind w:firstLine="480"/>
        <w:jc w:val="both"/>
      </w:pPr>
      <w:r>
        <w:rPr>
          <w:rFonts w:ascii="Times New Roman" w:hAnsi="Times New Roman" w:eastAsia="方正仿宋_GBK"/>
          <w:b w:val="0"/>
          <w:sz w:val="24"/>
        </w:rPr>
        <w:t>2023年负荷较2022年回落约8%，两类方案均保持当年设备状态，容载比分别升至2.16和2.24。该年的比值上升由负荷变化形成。2024年负荷恢复后，两类方案分别实施上述增容，并各新增1项联络。2025年负荷进一步增加，主变容量均保持上一年状态，刚性与弹性容载比分别为1.78和1.79。刚性方案当年新增10.11 MWh储能和7项联络，弹性方案新增7.31 MWh储能和6项联络，末年累计新增联络分别为16条和13条。弹性方案较多的站内容量及其分布，减少了对储能和新增通道的依赖。</w:t>
      </w:r>
    </w:p>
    <w:p w14:paraId="09168F41">
      <w:pPr>
        <w:pStyle w:val="2"/>
        <w:widowControl/>
        <w:spacing w:before="0" w:after="0" w:line="348" w:lineRule="exact"/>
        <w:ind w:firstLine="480"/>
        <w:jc w:val="both"/>
      </w:pPr>
      <w:r>
        <w:rPr>
          <w:rFonts w:ascii="Times New Roman" w:hAnsi="Times New Roman" w:eastAsia="方正仿宋_GBK"/>
          <w:b w:val="0"/>
          <w:sz w:val="24"/>
        </w:rPr>
        <w:t>邳州弹性方案2022年新购483.50 MVA、替换原设备243.00 MVA，容量净增240.50 MVA。该批采购按全部新购容量计取工程投资，形成的净增容量则在后续年度持续承担供电与故障支援任务。</w:t>
      </w:r>
    </w:p>
    <w:p w14:paraId="60F3BB18">
      <w:pPr>
        <w:pStyle w:val="2"/>
        <w:widowControl/>
        <w:spacing w:before="0" w:after="0" w:line="348" w:lineRule="exact"/>
        <w:ind w:firstLine="480"/>
        <w:jc w:val="both"/>
      </w:pPr>
      <w:r>
        <w:rPr>
          <w:rFonts w:ascii="Times New Roman" w:hAnsi="Times New Roman" w:eastAsia="方正仿宋_GBK"/>
          <w:b w:val="0"/>
          <w:sz w:val="24"/>
        </w:rPr>
        <w:t>逐年新增工程图进一步区分了首年补强与后期追加。弹性方案2022年较多采购主变，使其后续储能规模较小；刚性方案在容量控制下同时采用储能和联络，随负荷恢复及增长再追加相关措施。图中的主变为当年新购铭牌容量，储能与联络为当年新增数量，后续在役总量仍按年度方案表累计。各措施的建设时间决定相应费用发生年份，首年与末年的工程差异共同形成评价期费用比较。</w:t>
      </w:r>
    </w:p>
    <w:p w14:paraId="376BB8D8">
      <w:pPr>
        <w:pStyle w:val="2"/>
        <w:keepNext/>
        <w:spacing w:before="120" w:after="0" w:line="240" w:lineRule="auto"/>
        <w:ind w:left="0" w:leftChars="0" w:right="0" w:rightChars="0" w:firstLine="0" w:firstLineChars="0"/>
        <w:jc w:val="center"/>
      </w:pPr>
      <w:r>
        <w:drawing>
          <wp:inline distT="0" distB="0" distL="114300" distR="114300">
            <wp:extent cx="5120640" cy="5271135"/>
            <wp:effectExtent l="0" t="0" r="0" b="0"/>
            <wp:docPr id="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pic:cNvPicPr>
                      <a:picLocks noChangeAspect="1" noChangeArrowheads="1"/>
                    </pic:cNvPicPr>
                  </pic:nvPicPr>
                  <pic:blipFill>
                    <a:blip r:embed="rId36"/>
                    <a:stretch>
                      <a:fillRect/>
                    </a:stretch>
                  </pic:blipFill>
                  <pic:spPr>
                    <a:xfrm>
                      <a:off x="0" y="0"/>
                      <a:ext cx="5120640" cy="5271247"/>
                    </a:xfrm>
                    <a:prstGeom prst="rect">
                      <a:avLst/>
                    </a:prstGeom>
                    <a:noFill/>
                    <a:ln w="9525">
                      <a:noFill/>
                    </a:ln>
                  </pic:spPr>
                </pic:pic>
              </a:graphicData>
            </a:graphic>
          </wp:inline>
        </w:drawing>
      </w:r>
    </w:p>
    <w:p w14:paraId="217F884F">
      <w:pPr>
        <w:pStyle w:val="2"/>
        <w:spacing w:before="60" w:after="120" w:line="280" w:lineRule="exact"/>
        <w:ind w:left="0" w:leftChars="0" w:right="0" w:rightChars="0" w:firstLine="0" w:firstLineChars="0"/>
        <w:jc w:val="center"/>
      </w:pPr>
      <w:r>
        <w:rPr>
          <w:rFonts w:ascii="Times New Roman" w:hAnsi="Times New Roman" w:eastAsia="宋体"/>
          <w:b w:val="0"/>
          <w:sz w:val="21"/>
        </w:rPr>
        <w:t>图5-1 邳州两类方案的逐年新增工程</w:t>
      </w:r>
    </w:p>
    <w:p w14:paraId="7676E2A4">
      <w:pPr>
        <w:pStyle w:val="5"/>
        <w:keepNext/>
        <w:numPr>
          <w:ilvl w:val="0"/>
          <w:numId w:val="0"/>
        </w:numPr>
        <w:spacing w:before="160" w:after="120" w:line="390" w:lineRule="exact"/>
        <w:ind w:firstLine="0"/>
      </w:pPr>
      <w:bookmarkStart w:id="197" w:name="市区逐年方案"/>
      <w:r>
        <w:rPr>
          <w:rFonts w:ascii="Times New Roman" w:hAnsi="Times New Roman" w:eastAsia="方正仿宋_GBK"/>
          <w:b/>
          <w:sz w:val="26"/>
        </w:rPr>
        <w:t>5.4.2 市区逐年方案</w:t>
      </w:r>
      <w:bookmarkEnd w:id="197"/>
    </w:p>
    <w:p w14:paraId="2513539C">
      <w:pPr>
        <w:pStyle w:val="115"/>
        <w:widowControl/>
        <w:spacing w:before="0" w:after="0" w:line="348" w:lineRule="exact"/>
        <w:ind w:firstLine="480"/>
        <w:jc w:val="both"/>
      </w:pPr>
      <w:r>
        <w:rPr>
          <w:rFonts w:ascii="Times New Roman" w:hAnsi="Times New Roman" w:eastAsia="方正仿宋_GBK"/>
          <w:b w:val="0"/>
          <w:sz w:val="24"/>
        </w:rPr>
        <w:t>市区弹性方案2022年完成23.00 MVA净增容量，主变总容量达到2923.00 MVA，2025年为2923.00 MVA。各年储能和联络工程按当年供电需求安排，具体在役规模及新增建设分别列于下表。</w:t>
      </w:r>
    </w:p>
    <w:p w14:paraId="7AF972AA">
      <w:pPr>
        <w:pStyle w:val="2"/>
        <w:keepNext/>
        <w:spacing w:before="120" w:after="80" w:line="280" w:lineRule="exact"/>
        <w:ind w:firstLine="0"/>
        <w:jc w:val="center"/>
      </w:pPr>
      <w:r>
        <w:rPr>
          <w:rFonts w:ascii="Times New Roman" w:hAnsi="Times New Roman" w:eastAsia="宋体"/>
          <w:b w:val="0"/>
          <w:sz w:val="21"/>
        </w:rPr>
        <w:t>表5-6 市区逐年容量及措施</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1D58E9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34068CA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71AE089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581D2501">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187" w:type="dxa"/>
            <w:tcMar>
              <w:left w:w="70" w:type="dxa"/>
              <w:right w:w="70" w:type="dxa"/>
            </w:tcMar>
            <w:vAlign w:val="center"/>
          </w:tcPr>
          <w:p w14:paraId="1FA096D4">
            <w:pPr>
              <w:keepNext/>
              <w:spacing w:before="20" w:after="20" w:line="260" w:lineRule="exact"/>
              <w:ind w:left="0" w:leftChars="0" w:right="0" w:rightChars="0" w:firstLine="0" w:firstLineChars="0"/>
              <w:jc w:val="center"/>
            </w:pPr>
            <w:r>
              <w:rPr>
                <w:rFonts w:ascii="Times New Roman" w:hAnsi="Times New Roman" w:eastAsia="宋体"/>
                <w:b/>
                <w:sz w:val="18"/>
              </w:rPr>
              <w:t>主变容量/MVA</w:t>
            </w:r>
          </w:p>
        </w:tc>
        <w:tc>
          <w:tcPr>
            <w:tcW w:w="1187" w:type="dxa"/>
            <w:tcMar>
              <w:left w:w="70" w:type="dxa"/>
              <w:right w:w="70" w:type="dxa"/>
            </w:tcMar>
            <w:vAlign w:val="center"/>
          </w:tcPr>
          <w:p w14:paraId="1F764A10">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187" w:type="dxa"/>
            <w:tcMar>
              <w:left w:w="70" w:type="dxa"/>
              <w:right w:w="70" w:type="dxa"/>
            </w:tcMar>
            <w:vAlign w:val="center"/>
          </w:tcPr>
          <w:p w14:paraId="26E757D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187" w:type="dxa"/>
            <w:tcMar>
              <w:left w:w="70" w:type="dxa"/>
              <w:right w:w="70" w:type="dxa"/>
            </w:tcMar>
            <w:vAlign w:val="center"/>
          </w:tcPr>
          <w:p w14:paraId="5F240A06">
            <w:pPr>
              <w:keepNext/>
              <w:spacing w:before="20" w:after="20" w:line="260" w:lineRule="exact"/>
              <w:ind w:left="0" w:leftChars="0" w:right="0" w:rightChars="0" w:firstLine="0" w:firstLineChars="0"/>
              <w:jc w:val="center"/>
            </w:pPr>
            <w:r>
              <w:rPr>
                <w:rFonts w:ascii="Times New Roman" w:hAnsi="Times New Roman" w:eastAsia="宋体"/>
                <w:b/>
                <w:sz w:val="18"/>
              </w:rPr>
              <w:t>累计新线/条</w:t>
            </w:r>
          </w:p>
        </w:tc>
      </w:tr>
      <w:tr w14:paraId="7A638F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E71048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512308F">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48B7B365">
            <w:pPr>
              <w:keepNext/>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187" w:type="dxa"/>
            <w:tcMar>
              <w:left w:w="70" w:type="dxa"/>
              <w:right w:w="70" w:type="dxa"/>
            </w:tcMar>
            <w:vAlign w:val="center"/>
          </w:tcPr>
          <w:p w14:paraId="362AE110">
            <w:pPr>
              <w:keepNext/>
              <w:spacing w:before="20" w:after="20" w:line="260" w:lineRule="exact"/>
              <w:ind w:left="0" w:leftChars="0" w:right="0" w:rightChars="0" w:firstLine="0" w:firstLineChars="0"/>
              <w:jc w:val="center"/>
            </w:pPr>
            <w:r>
              <w:rPr>
                <w:rFonts w:ascii="Times New Roman" w:hAnsi="Times New Roman" w:eastAsia="宋体"/>
                <w:b w:val="0"/>
                <w:sz w:val="18"/>
              </w:rPr>
              <w:t>2900.00</w:t>
            </w:r>
          </w:p>
        </w:tc>
        <w:tc>
          <w:tcPr>
            <w:tcW w:w="1187" w:type="dxa"/>
            <w:tcMar>
              <w:left w:w="70" w:type="dxa"/>
              <w:right w:w="70" w:type="dxa"/>
            </w:tcMar>
            <w:vAlign w:val="center"/>
          </w:tcPr>
          <w:p w14:paraId="1D8660EC">
            <w:pPr>
              <w:keepNext/>
              <w:spacing w:before="20" w:after="20" w:line="260" w:lineRule="exact"/>
              <w:ind w:left="0" w:leftChars="0" w:right="0" w:rightChars="0" w:firstLine="0" w:firstLineChars="0"/>
              <w:jc w:val="center"/>
            </w:pPr>
            <w:r>
              <w:rPr>
                <w:rFonts w:ascii="Times New Roman" w:hAnsi="Times New Roman" w:eastAsia="宋体"/>
                <w:b w:val="0"/>
                <w:sz w:val="18"/>
              </w:rPr>
              <w:t>2.02</w:t>
            </w:r>
          </w:p>
        </w:tc>
        <w:tc>
          <w:tcPr>
            <w:tcW w:w="1187" w:type="dxa"/>
            <w:tcMar>
              <w:left w:w="70" w:type="dxa"/>
              <w:right w:w="70" w:type="dxa"/>
            </w:tcMar>
            <w:vAlign w:val="center"/>
          </w:tcPr>
          <w:p w14:paraId="3F1B21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0813E5B">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396EB5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4ED5D2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2353F60">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385013BA">
            <w:pPr>
              <w:keepNext/>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187" w:type="dxa"/>
            <w:tcMar>
              <w:left w:w="70" w:type="dxa"/>
              <w:right w:w="70" w:type="dxa"/>
            </w:tcMar>
            <w:vAlign w:val="center"/>
          </w:tcPr>
          <w:p w14:paraId="60B46FD5">
            <w:pPr>
              <w:keepNext/>
              <w:spacing w:before="20" w:after="20" w:line="260" w:lineRule="exact"/>
              <w:ind w:left="0" w:leftChars="0" w:right="0" w:rightChars="0" w:firstLine="0" w:firstLineChars="0"/>
              <w:jc w:val="center"/>
            </w:pPr>
            <w:r>
              <w:rPr>
                <w:rFonts w:ascii="Times New Roman" w:hAnsi="Times New Roman" w:eastAsia="宋体"/>
                <w:b w:val="0"/>
                <w:sz w:val="18"/>
              </w:rPr>
              <w:t>2900.00</w:t>
            </w:r>
          </w:p>
        </w:tc>
        <w:tc>
          <w:tcPr>
            <w:tcW w:w="1187" w:type="dxa"/>
            <w:tcMar>
              <w:left w:w="70" w:type="dxa"/>
              <w:right w:w="70" w:type="dxa"/>
            </w:tcMar>
            <w:vAlign w:val="center"/>
          </w:tcPr>
          <w:p w14:paraId="7A561E47">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187" w:type="dxa"/>
            <w:tcMar>
              <w:left w:w="70" w:type="dxa"/>
              <w:right w:w="70" w:type="dxa"/>
            </w:tcMar>
            <w:vAlign w:val="center"/>
          </w:tcPr>
          <w:p w14:paraId="4F94D6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324D469">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7E3885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270F41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93EDF4D">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0516855D">
            <w:pPr>
              <w:keepNext/>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187" w:type="dxa"/>
            <w:tcMar>
              <w:left w:w="70" w:type="dxa"/>
              <w:right w:w="70" w:type="dxa"/>
            </w:tcMar>
            <w:vAlign w:val="center"/>
          </w:tcPr>
          <w:p w14:paraId="4A473044">
            <w:pPr>
              <w:keepNext/>
              <w:spacing w:before="20" w:after="20" w:line="260" w:lineRule="exact"/>
              <w:ind w:left="0" w:leftChars="0" w:right="0" w:rightChars="0" w:firstLine="0" w:firstLineChars="0"/>
              <w:jc w:val="center"/>
            </w:pPr>
            <w:r>
              <w:rPr>
                <w:rFonts w:ascii="Times New Roman" w:hAnsi="Times New Roman" w:eastAsia="宋体"/>
                <w:b w:val="0"/>
                <w:sz w:val="18"/>
              </w:rPr>
              <w:t>2900.00</w:t>
            </w:r>
          </w:p>
        </w:tc>
        <w:tc>
          <w:tcPr>
            <w:tcW w:w="1187" w:type="dxa"/>
            <w:tcMar>
              <w:left w:w="70" w:type="dxa"/>
              <w:right w:w="70" w:type="dxa"/>
            </w:tcMar>
            <w:vAlign w:val="center"/>
          </w:tcPr>
          <w:p w14:paraId="2411D9E9">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187" w:type="dxa"/>
            <w:tcMar>
              <w:left w:w="70" w:type="dxa"/>
              <w:right w:w="70" w:type="dxa"/>
            </w:tcMar>
            <w:vAlign w:val="center"/>
          </w:tcPr>
          <w:p w14:paraId="750A105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285A3F2">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64F05C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E3C0FF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FADFEB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74612993">
            <w:pPr>
              <w:keepNext/>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4FB79180">
            <w:pPr>
              <w:keepNext/>
              <w:spacing w:before="20" w:after="20" w:line="260" w:lineRule="exact"/>
              <w:ind w:left="0" w:leftChars="0" w:right="0" w:rightChars="0" w:firstLine="0" w:firstLineChars="0"/>
              <w:jc w:val="center"/>
            </w:pPr>
            <w:r>
              <w:rPr>
                <w:rFonts w:ascii="Times New Roman" w:hAnsi="Times New Roman" w:eastAsia="宋体"/>
                <w:b w:val="0"/>
                <w:sz w:val="18"/>
              </w:rPr>
              <w:t>2900.00</w:t>
            </w:r>
          </w:p>
        </w:tc>
        <w:tc>
          <w:tcPr>
            <w:tcW w:w="1187" w:type="dxa"/>
            <w:tcMar>
              <w:left w:w="70" w:type="dxa"/>
              <w:right w:w="70" w:type="dxa"/>
            </w:tcMar>
            <w:vAlign w:val="center"/>
          </w:tcPr>
          <w:p w14:paraId="3A15767B">
            <w:pPr>
              <w:keepNext/>
              <w:spacing w:before="20" w:after="20" w:line="260" w:lineRule="exact"/>
              <w:ind w:left="0" w:leftChars="0" w:right="0" w:rightChars="0" w:firstLine="0" w:firstLineChars="0"/>
              <w:jc w:val="center"/>
            </w:pPr>
            <w:r>
              <w:rPr>
                <w:rFonts w:ascii="Times New Roman" w:hAnsi="Times New Roman" w:eastAsia="宋体"/>
                <w:b w:val="0"/>
                <w:sz w:val="18"/>
              </w:rPr>
              <w:t>1.90</w:t>
            </w:r>
          </w:p>
        </w:tc>
        <w:tc>
          <w:tcPr>
            <w:tcW w:w="1187" w:type="dxa"/>
            <w:tcMar>
              <w:left w:w="70" w:type="dxa"/>
              <w:right w:w="70" w:type="dxa"/>
            </w:tcMar>
            <w:vAlign w:val="center"/>
          </w:tcPr>
          <w:p w14:paraId="7772AC8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8684B7A">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1CD3E7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E6B6D5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4B81327">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5D8B0B7A">
            <w:pPr>
              <w:keepNext/>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187" w:type="dxa"/>
            <w:tcMar>
              <w:left w:w="70" w:type="dxa"/>
              <w:right w:w="70" w:type="dxa"/>
            </w:tcMar>
            <w:vAlign w:val="center"/>
          </w:tcPr>
          <w:p w14:paraId="73C62294">
            <w:pPr>
              <w:keepNext/>
              <w:spacing w:before="20" w:after="20" w:line="260" w:lineRule="exact"/>
              <w:ind w:left="0" w:leftChars="0" w:right="0" w:rightChars="0" w:firstLine="0" w:firstLineChars="0"/>
              <w:jc w:val="center"/>
            </w:pPr>
            <w:r>
              <w:rPr>
                <w:rFonts w:ascii="Times New Roman" w:hAnsi="Times New Roman" w:eastAsia="宋体"/>
                <w:b w:val="0"/>
                <w:sz w:val="18"/>
              </w:rPr>
              <w:t>2923.00</w:t>
            </w:r>
          </w:p>
        </w:tc>
        <w:tc>
          <w:tcPr>
            <w:tcW w:w="1187" w:type="dxa"/>
            <w:tcMar>
              <w:left w:w="70" w:type="dxa"/>
              <w:right w:w="70" w:type="dxa"/>
            </w:tcMar>
            <w:vAlign w:val="center"/>
          </w:tcPr>
          <w:p w14:paraId="23B4FF67">
            <w:pPr>
              <w:keepNext/>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6264CC2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804009C">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0867AA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61282A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3BE6CC1">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084C2532">
            <w:pPr>
              <w:keepNext/>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187" w:type="dxa"/>
            <w:tcMar>
              <w:left w:w="70" w:type="dxa"/>
              <w:right w:w="70" w:type="dxa"/>
            </w:tcMar>
            <w:vAlign w:val="center"/>
          </w:tcPr>
          <w:p w14:paraId="1698E4DC">
            <w:pPr>
              <w:keepNext/>
              <w:spacing w:before="20" w:after="20" w:line="260" w:lineRule="exact"/>
              <w:ind w:left="0" w:leftChars="0" w:right="0" w:rightChars="0" w:firstLine="0" w:firstLineChars="0"/>
              <w:jc w:val="center"/>
            </w:pPr>
            <w:r>
              <w:rPr>
                <w:rFonts w:ascii="Times New Roman" w:hAnsi="Times New Roman" w:eastAsia="宋体"/>
                <w:b w:val="0"/>
                <w:sz w:val="18"/>
              </w:rPr>
              <w:t>2923.00</w:t>
            </w:r>
          </w:p>
        </w:tc>
        <w:tc>
          <w:tcPr>
            <w:tcW w:w="1187" w:type="dxa"/>
            <w:tcMar>
              <w:left w:w="70" w:type="dxa"/>
              <w:right w:w="70" w:type="dxa"/>
            </w:tcMar>
            <w:vAlign w:val="center"/>
          </w:tcPr>
          <w:p w14:paraId="2A5DC529">
            <w:pPr>
              <w:keepNext/>
              <w:spacing w:before="20" w:after="20" w:line="260" w:lineRule="exact"/>
              <w:ind w:left="0" w:leftChars="0" w:right="0" w:rightChars="0" w:firstLine="0" w:firstLineChars="0"/>
              <w:jc w:val="center"/>
            </w:pPr>
            <w:r>
              <w:rPr>
                <w:rFonts w:ascii="Times New Roman" w:hAnsi="Times New Roman" w:eastAsia="宋体"/>
                <w:b w:val="0"/>
                <w:sz w:val="18"/>
              </w:rPr>
              <w:t>1.90</w:t>
            </w:r>
          </w:p>
        </w:tc>
        <w:tc>
          <w:tcPr>
            <w:tcW w:w="1187" w:type="dxa"/>
            <w:tcMar>
              <w:left w:w="70" w:type="dxa"/>
              <w:right w:w="70" w:type="dxa"/>
            </w:tcMar>
            <w:vAlign w:val="center"/>
          </w:tcPr>
          <w:p w14:paraId="51E5B0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9D31554">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CE794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E204BB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C9F0BD7">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17DCD841">
            <w:pPr>
              <w:keepNext/>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187" w:type="dxa"/>
            <w:tcMar>
              <w:left w:w="70" w:type="dxa"/>
              <w:right w:w="70" w:type="dxa"/>
            </w:tcMar>
            <w:vAlign w:val="center"/>
          </w:tcPr>
          <w:p w14:paraId="58C85AF0">
            <w:pPr>
              <w:keepNext/>
              <w:spacing w:before="20" w:after="20" w:line="260" w:lineRule="exact"/>
              <w:ind w:left="0" w:leftChars="0" w:right="0" w:rightChars="0" w:firstLine="0" w:firstLineChars="0"/>
              <w:jc w:val="center"/>
            </w:pPr>
            <w:r>
              <w:rPr>
                <w:rFonts w:ascii="Times New Roman" w:hAnsi="Times New Roman" w:eastAsia="宋体"/>
                <w:b w:val="0"/>
                <w:sz w:val="18"/>
              </w:rPr>
              <w:t>2923.00</w:t>
            </w:r>
          </w:p>
        </w:tc>
        <w:tc>
          <w:tcPr>
            <w:tcW w:w="1187" w:type="dxa"/>
            <w:tcMar>
              <w:left w:w="70" w:type="dxa"/>
              <w:right w:w="70" w:type="dxa"/>
            </w:tcMar>
            <w:vAlign w:val="center"/>
          </w:tcPr>
          <w:p w14:paraId="795AB4F5">
            <w:pPr>
              <w:keepNext/>
              <w:spacing w:before="20" w:after="20" w:line="260" w:lineRule="exact"/>
              <w:ind w:left="0" w:leftChars="0" w:right="0" w:rightChars="0" w:firstLine="0" w:firstLineChars="0"/>
              <w:jc w:val="center"/>
            </w:pPr>
            <w:r>
              <w:rPr>
                <w:rFonts w:ascii="Times New Roman" w:hAnsi="Times New Roman" w:eastAsia="宋体"/>
                <w:b w:val="0"/>
                <w:sz w:val="18"/>
              </w:rPr>
              <w:t>2.02</w:t>
            </w:r>
          </w:p>
        </w:tc>
        <w:tc>
          <w:tcPr>
            <w:tcW w:w="1187" w:type="dxa"/>
            <w:tcMar>
              <w:left w:w="70" w:type="dxa"/>
              <w:right w:w="70" w:type="dxa"/>
            </w:tcMar>
            <w:vAlign w:val="center"/>
          </w:tcPr>
          <w:p w14:paraId="38CB7BD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D4EB349">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0AEC87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DA0606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CDF898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793FBA35">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2AC40FD8">
            <w:pPr>
              <w:keepNext w:val="0"/>
              <w:spacing w:before="20" w:after="20" w:line="260" w:lineRule="exact"/>
              <w:ind w:left="0" w:leftChars="0" w:right="0" w:rightChars="0" w:firstLine="0" w:firstLineChars="0"/>
              <w:jc w:val="center"/>
            </w:pPr>
            <w:r>
              <w:rPr>
                <w:rFonts w:ascii="Times New Roman" w:hAnsi="Times New Roman" w:eastAsia="宋体"/>
                <w:b w:val="0"/>
                <w:sz w:val="18"/>
              </w:rPr>
              <w:t>2923.00</w:t>
            </w:r>
          </w:p>
        </w:tc>
        <w:tc>
          <w:tcPr>
            <w:tcW w:w="1187" w:type="dxa"/>
            <w:tcMar>
              <w:left w:w="70" w:type="dxa"/>
              <w:right w:w="70" w:type="dxa"/>
            </w:tcMar>
            <w:vAlign w:val="center"/>
          </w:tcPr>
          <w:p w14:paraId="06F69245">
            <w:pPr>
              <w:keepNext w:val="0"/>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187" w:type="dxa"/>
            <w:tcMar>
              <w:left w:w="70" w:type="dxa"/>
              <w:right w:w="70" w:type="dxa"/>
            </w:tcMar>
            <w:vAlign w:val="center"/>
          </w:tcPr>
          <w:p w14:paraId="4494047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113624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bl>
    <w:p w14:paraId="417C1D54">
      <w:pPr>
        <w:pStyle w:val="2"/>
        <w:keepNext/>
        <w:spacing w:before="120" w:after="0" w:line="240" w:lineRule="auto"/>
        <w:ind w:left="0" w:leftChars="0" w:right="0" w:rightChars="0" w:firstLine="0" w:firstLineChars="0"/>
        <w:jc w:val="center"/>
      </w:pPr>
      <w:r>
        <w:drawing>
          <wp:inline distT="0" distB="0" distL="114300" distR="114300">
            <wp:extent cx="5120640" cy="2519045"/>
            <wp:effectExtent l="0" t="0" r="0" b="0"/>
            <wp:docPr id="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pic:cNvPicPr>
                      <a:picLocks noChangeAspect="1" noChangeArrowheads="1"/>
                    </pic:cNvPicPr>
                  </pic:nvPicPr>
                  <pic:blipFill>
                    <a:blip r:embed="rId37"/>
                    <a:stretch>
                      <a:fillRect/>
                    </a:stretch>
                  </pic:blipFill>
                  <pic:spPr>
                    <a:xfrm>
                      <a:off x="0" y="0"/>
                      <a:ext cx="5120640" cy="2519636"/>
                    </a:xfrm>
                    <a:prstGeom prst="rect">
                      <a:avLst/>
                    </a:prstGeom>
                    <a:noFill/>
                    <a:ln w="9525">
                      <a:noFill/>
                    </a:ln>
                  </pic:spPr>
                </pic:pic>
              </a:graphicData>
            </a:graphic>
          </wp:inline>
        </w:drawing>
      </w:r>
    </w:p>
    <w:p w14:paraId="0BC4F8DB">
      <w:pPr>
        <w:pStyle w:val="2"/>
        <w:spacing w:before="60" w:after="120" w:line="280" w:lineRule="exact"/>
        <w:ind w:left="0" w:leftChars="0" w:right="0" w:rightChars="0" w:firstLine="0" w:firstLineChars="0"/>
        <w:jc w:val="center"/>
      </w:pPr>
      <w:r>
        <w:rPr>
          <w:rFonts w:ascii="Times New Roman" w:hAnsi="Times New Roman" w:eastAsia="宋体"/>
          <w:b w:val="0"/>
          <w:sz w:val="21"/>
        </w:rPr>
        <w:t>图5-2 邳州和市区逐年容载比</w:t>
      </w:r>
    </w:p>
    <w:p w14:paraId="3DC9344E">
      <w:pPr>
        <w:pStyle w:val="2"/>
        <w:keepNext/>
        <w:spacing w:before="120" w:after="80" w:line="280" w:lineRule="exact"/>
        <w:ind w:firstLine="0"/>
        <w:jc w:val="center"/>
      </w:pPr>
      <w:r>
        <w:rPr>
          <w:rFonts w:ascii="Times New Roman" w:hAnsi="Times New Roman" w:eastAsia="宋体"/>
          <w:b w:val="0"/>
          <w:sz w:val="21"/>
        </w:rPr>
        <w:t>表5-7 市区逐年新增工程与费用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318EB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40C2FD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13B57C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CBFCB5E">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039" w:type="dxa"/>
            <w:tcMar>
              <w:left w:w="70" w:type="dxa"/>
              <w:right w:w="70" w:type="dxa"/>
            </w:tcMar>
            <w:vAlign w:val="center"/>
          </w:tcPr>
          <w:p w14:paraId="423D9875">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039" w:type="dxa"/>
            <w:tcMar>
              <w:left w:w="70" w:type="dxa"/>
              <w:right w:w="70" w:type="dxa"/>
            </w:tcMar>
            <w:vAlign w:val="center"/>
          </w:tcPr>
          <w:p w14:paraId="39000B7B">
            <w:pPr>
              <w:keepNext/>
              <w:spacing w:before="20" w:after="20" w:line="260" w:lineRule="exact"/>
              <w:ind w:left="0" w:leftChars="0" w:right="0" w:rightChars="0" w:firstLine="0" w:firstLineChars="0"/>
              <w:jc w:val="center"/>
            </w:pPr>
            <w:r>
              <w:rPr>
                <w:rFonts w:ascii="Times New Roman" w:hAnsi="Times New Roman" w:eastAsia="宋体"/>
                <w:b/>
                <w:sz w:val="18"/>
              </w:rPr>
              <w:t>扩建主变/台</w:t>
            </w:r>
          </w:p>
        </w:tc>
        <w:tc>
          <w:tcPr>
            <w:tcW w:w="1039" w:type="dxa"/>
            <w:tcMar>
              <w:left w:w="70" w:type="dxa"/>
              <w:right w:w="70" w:type="dxa"/>
            </w:tcMar>
            <w:vAlign w:val="center"/>
          </w:tcPr>
          <w:p w14:paraId="2190E985">
            <w:pPr>
              <w:keepNext/>
              <w:spacing w:before="20" w:after="20" w:line="260" w:lineRule="exact"/>
              <w:ind w:left="0" w:leftChars="0" w:right="0" w:rightChars="0" w:firstLine="0" w:firstLineChars="0"/>
              <w:jc w:val="center"/>
            </w:pPr>
            <w:r>
              <w:rPr>
                <w:rFonts w:ascii="Times New Roman" w:hAnsi="Times New Roman" w:eastAsia="宋体"/>
                <w:b/>
                <w:sz w:val="18"/>
              </w:rPr>
              <w:t>新增储能额定能量/MWh</w:t>
            </w:r>
          </w:p>
        </w:tc>
        <w:tc>
          <w:tcPr>
            <w:tcW w:w="1039" w:type="dxa"/>
            <w:tcMar>
              <w:left w:w="70" w:type="dxa"/>
              <w:right w:w="70" w:type="dxa"/>
            </w:tcMar>
            <w:vAlign w:val="center"/>
          </w:tcPr>
          <w:p w14:paraId="63DEEC53">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039" w:type="dxa"/>
            <w:tcMar>
              <w:left w:w="70" w:type="dxa"/>
              <w:right w:w="70" w:type="dxa"/>
            </w:tcMar>
            <w:vAlign w:val="center"/>
          </w:tcPr>
          <w:p w14:paraId="1D9BAB01">
            <w:pPr>
              <w:keepNext/>
              <w:spacing w:before="20" w:after="20" w:line="260" w:lineRule="exact"/>
              <w:ind w:left="0" w:leftChars="0" w:right="0" w:rightChars="0" w:firstLine="0" w:firstLineChars="0"/>
              <w:jc w:val="center"/>
            </w:pPr>
            <w:r>
              <w:rPr>
                <w:rFonts w:ascii="Times New Roman" w:hAnsi="Times New Roman" w:eastAsia="宋体"/>
                <w:b/>
                <w:sz w:val="18"/>
              </w:rPr>
              <w:t>当年措施现值/万元</w:t>
            </w:r>
          </w:p>
        </w:tc>
      </w:tr>
      <w:tr w14:paraId="7944AC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36D35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ABD697E">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868F3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0E32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393BEF">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F463A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1EEEA0">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5EE76739">
            <w:pPr>
              <w:keepNext/>
              <w:spacing w:before="20" w:after="20" w:line="260" w:lineRule="exact"/>
              <w:ind w:left="0" w:leftChars="0" w:right="0" w:rightChars="0" w:firstLine="0" w:firstLineChars="0"/>
              <w:jc w:val="center"/>
            </w:pPr>
            <w:r>
              <w:rPr>
                <w:rFonts w:ascii="Times New Roman" w:hAnsi="Times New Roman" w:eastAsia="宋体"/>
                <w:b w:val="0"/>
                <w:sz w:val="18"/>
              </w:rPr>
              <w:t>1594.68</w:t>
            </w:r>
          </w:p>
        </w:tc>
      </w:tr>
      <w:tr w14:paraId="6F7449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F3C6AE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CA3185B">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3A5054E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FA41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1C2638">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46785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4F3C33">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4A9BA117">
            <w:pPr>
              <w:keepNext/>
              <w:spacing w:before="20" w:after="20" w:line="260" w:lineRule="exact"/>
              <w:ind w:left="0" w:leftChars="0" w:right="0" w:rightChars="0" w:firstLine="0" w:firstLineChars="0"/>
              <w:jc w:val="center"/>
            </w:pPr>
            <w:r>
              <w:rPr>
                <w:rFonts w:ascii="Times New Roman" w:hAnsi="Times New Roman" w:eastAsia="宋体"/>
                <w:b w:val="0"/>
                <w:sz w:val="18"/>
              </w:rPr>
              <w:t>997.09</w:t>
            </w:r>
          </w:p>
        </w:tc>
      </w:tr>
      <w:tr w14:paraId="6CCE0F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392A49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106008D">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11DE6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38DA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5B08F2">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B4FBF7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F4B7A4">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7291A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E1158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34F10E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5C5AEB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215A4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911A8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6F848D">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0F49F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5A09C5">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14885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728CE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2A6266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8AA9A28">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0481414">
            <w:pPr>
              <w:keepNext/>
              <w:spacing w:before="20" w:after="20" w:line="260" w:lineRule="exact"/>
              <w:ind w:left="0" w:leftChars="0" w:right="0" w:rightChars="0" w:firstLine="0" w:firstLineChars="0"/>
              <w:jc w:val="center"/>
            </w:pPr>
            <w:r>
              <w:rPr>
                <w:rFonts w:ascii="Times New Roman" w:hAnsi="Times New Roman" w:eastAsia="宋体"/>
                <w:b w:val="0"/>
                <w:sz w:val="18"/>
              </w:rPr>
              <w:t>23.00</w:t>
            </w:r>
          </w:p>
        </w:tc>
        <w:tc>
          <w:tcPr>
            <w:tcW w:w="1039" w:type="dxa"/>
            <w:tcMar>
              <w:left w:w="70" w:type="dxa"/>
              <w:right w:w="70" w:type="dxa"/>
            </w:tcMar>
            <w:vAlign w:val="center"/>
          </w:tcPr>
          <w:p w14:paraId="44BDE504">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68D87A76">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48911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1D2D67">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8501377">
            <w:pPr>
              <w:keepNext/>
              <w:spacing w:before="20" w:after="20" w:line="260" w:lineRule="exact"/>
              <w:ind w:left="0" w:leftChars="0" w:right="0" w:rightChars="0" w:firstLine="0" w:firstLineChars="0"/>
              <w:jc w:val="center"/>
            </w:pPr>
            <w:r>
              <w:rPr>
                <w:rFonts w:ascii="Times New Roman" w:hAnsi="Times New Roman" w:eastAsia="宋体"/>
                <w:b w:val="0"/>
                <w:sz w:val="18"/>
              </w:rPr>
              <w:t>1446.64</w:t>
            </w:r>
          </w:p>
        </w:tc>
      </w:tr>
      <w:tr w14:paraId="1F23E2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9BD3BE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3C11188">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7B2F1C3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5F45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17F3F8">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1EEDFD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1C9DE0">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8D7EA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6EA39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D58351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6FBCA5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E41D15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3DCCF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C0FE91">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2E3426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C163F5">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42342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E294F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0DF5CE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CC64112">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6817D6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33D60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CAEC9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F6068B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4A4C3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628C41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bl>
    <w:p w14:paraId="6A520C71">
      <w:pPr>
        <w:pStyle w:val="2"/>
        <w:widowControl/>
        <w:spacing w:before="0" w:after="0" w:line="348" w:lineRule="exact"/>
        <w:ind w:firstLine="480"/>
        <w:jc w:val="both"/>
      </w:pPr>
      <w:r>
        <w:rPr>
          <w:rFonts w:ascii="Times New Roman" w:hAnsi="Times New Roman" w:eastAsia="方正仿宋_GBK"/>
          <w:b w:val="0"/>
          <w:sz w:val="24"/>
        </w:rPr>
        <w:t>市区2022年负荷低于2021年、2024年负荷低于2023年，刚性方案在这两个年份均保留已投运的2900.00 MVA主变容量。因此，相应年度容载比超过2.0由负荷减少形成，未伴随新增主变。</w:t>
      </w:r>
    </w:p>
    <w:p w14:paraId="54E24644">
      <w:pPr>
        <w:pStyle w:val="2"/>
        <w:widowControl/>
        <w:spacing w:before="0" w:after="0" w:line="348" w:lineRule="exact"/>
        <w:ind w:firstLine="480"/>
        <w:jc w:val="both"/>
      </w:pPr>
      <w:r>
        <w:rPr>
          <w:rFonts w:ascii="Times New Roman" w:hAnsi="Times New Roman" w:eastAsia="方正仿宋_GBK"/>
          <w:b w:val="0"/>
          <w:sz w:val="24"/>
        </w:rPr>
        <w:t>市区四年中2023年的年度负荷最高，为1542.22 MW。两类方案首年建设完成后，后续主变总容量均保持不变，因此2023年的容载比低于2022年和2024年。到2025年，年度负荷为1528.82 MW，仍略低于2023年。以年最大净负荷平均增长率描述增长阶段时，还需保留这类年际波动，逐年容量安排才能与实际供电任务对应。</w:t>
      </w:r>
    </w:p>
    <w:p w14:paraId="15E1BE86">
      <w:pPr>
        <w:pStyle w:val="2"/>
        <w:widowControl/>
        <w:spacing w:before="0" w:after="0" w:line="348" w:lineRule="exact"/>
        <w:ind w:firstLine="480"/>
        <w:jc w:val="both"/>
      </w:pPr>
      <w:r>
        <w:rPr>
          <w:rFonts w:ascii="Times New Roman" w:hAnsi="Times New Roman" w:eastAsia="方正仿宋_GBK"/>
          <w:b w:val="0"/>
          <w:sz w:val="24"/>
        </w:rPr>
        <w:t>市区弹性方案选择在翟山变将一台40 MVA主变更换为63 MVA，既增加23 MVA区域容量，也将该站最大80 MVA主变停运后的剩余容量从40 MVA提高至63 MVA。刚性方案保留原主变容量，2022年增加3项联络，2023年再增加2项，借助网络重新安排负荷。两类方案分别以站内补强和新增通道满足同一组供电约束，费用差主要由这两类措施的工程费用形成。既有逐站转供能力在两类方案中共同参与支援。</w:t>
      </w:r>
    </w:p>
    <w:p w14:paraId="19D0AA47">
      <w:pPr>
        <w:pStyle w:val="2"/>
        <w:widowControl/>
        <w:spacing w:before="0" w:after="0" w:line="348" w:lineRule="exact"/>
        <w:ind w:firstLine="480"/>
        <w:jc w:val="both"/>
      </w:pPr>
      <w:r>
        <w:rPr>
          <w:rFonts w:ascii="Times New Roman" w:hAnsi="Times New Roman" w:eastAsia="方正仿宋_GBK"/>
          <w:b w:val="0"/>
          <w:sz w:val="24"/>
        </w:rPr>
        <w:t>市区逐年新增图显示了两种建设路径的集中差异：弹性方案首年采购一台63 MVA主变，形成23 MVA净增容量；刚性方案分2022、2023年建设联络。后两年保持既有工程状态，通过运行转接适应年度负荷波动。由于两类方案均未新增储能，本地区费用比较主要由主变工程与联络工程构成，采用各自实际投运批次计算现值后评价其经济差异。</w:t>
      </w:r>
    </w:p>
    <w:p w14:paraId="1EA7F7EC">
      <w:pPr>
        <w:pStyle w:val="2"/>
        <w:keepNext/>
        <w:spacing w:before="120" w:after="0" w:line="240" w:lineRule="auto"/>
        <w:ind w:left="0" w:leftChars="0" w:right="0" w:rightChars="0" w:firstLine="0" w:firstLineChars="0"/>
        <w:jc w:val="center"/>
      </w:pPr>
      <w:r>
        <w:drawing>
          <wp:inline distT="0" distB="0" distL="114300" distR="114300">
            <wp:extent cx="5120640" cy="4141470"/>
            <wp:effectExtent l="0" t="0" r="0" b="0"/>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38"/>
                    <a:stretch>
                      <a:fillRect/>
                    </a:stretch>
                  </pic:blipFill>
                  <pic:spPr>
                    <a:xfrm>
                      <a:off x="0" y="0"/>
                      <a:ext cx="5120640" cy="4141694"/>
                    </a:xfrm>
                    <a:prstGeom prst="rect">
                      <a:avLst/>
                    </a:prstGeom>
                    <a:noFill/>
                    <a:ln w="9525">
                      <a:noFill/>
                    </a:ln>
                  </pic:spPr>
                </pic:pic>
              </a:graphicData>
            </a:graphic>
          </wp:inline>
        </w:drawing>
      </w:r>
    </w:p>
    <w:p w14:paraId="61D17217">
      <w:pPr>
        <w:pStyle w:val="2"/>
        <w:spacing w:before="60" w:after="120" w:line="280" w:lineRule="exact"/>
        <w:ind w:left="0" w:leftChars="0" w:right="0" w:rightChars="0" w:firstLine="0" w:firstLineChars="0"/>
        <w:jc w:val="center"/>
      </w:pPr>
      <w:r>
        <w:rPr>
          <w:rFonts w:ascii="Times New Roman" w:hAnsi="Times New Roman" w:eastAsia="宋体"/>
          <w:b w:val="0"/>
          <w:sz w:val="21"/>
        </w:rPr>
        <w:t>图5-3 市区两类方案的逐年新增工程</w:t>
      </w:r>
    </w:p>
    <w:p w14:paraId="6DBF4012">
      <w:pPr>
        <w:pStyle w:val="5"/>
        <w:keepNext/>
        <w:numPr>
          <w:ilvl w:val="0"/>
          <w:numId w:val="0"/>
        </w:numPr>
        <w:spacing w:before="160" w:after="120" w:line="390" w:lineRule="exact"/>
        <w:ind w:firstLine="0"/>
      </w:pPr>
      <w:bookmarkStart w:id="198" w:name="弹性方案与导则建议范围的逐年对照"/>
      <w:r>
        <w:rPr>
          <w:rFonts w:ascii="Times New Roman" w:hAnsi="Times New Roman" w:eastAsia="方正仿宋_GBK"/>
          <w:b/>
          <w:sz w:val="26"/>
        </w:rPr>
        <w:t>5.4.3 弹性方案与导则建议范围的逐年对照</w:t>
      </w:r>
      <w:bookmarkEnd w:id="198"/>
    </w:p>
    <w:p w14:paraId="742E4B72">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2025年4月《配电网规划设计技术导则（修订稿）》第6.2.2.1条提出容载比总体控制在1.5～2.0，表2按年最大净负荷平均增长率划分发展阶段，相应建议范围如下[8]。</w:t>
      </w:r>
    </w:p>
    <w:p w14:paraId="1EBC65C4">
      <w:pPr>
        <w:pStyle w:val="2"/>
        <w:keepNext/>
        <w:spacing w:before="120" w:after="80" w:line="280" w:lineRule="exact"/>
        <w:ind w:firstLine="0"/>
        <w:jc w:val="center"/>
      </w:pPr>
      <w:r>
        <w:rPr>
          <w:rFonts w:ascii="Times New Roman" w:hAnsi="Times New Roman" w:eastAsia="宋体"/>
          <w:b w:val="0"/>
          <w:sz w:val="21"/>
        </w:rPr>
        <w:t>表5-8 高压分区或行政县（市、区）110～35 kV电网容载比选择范围[8]</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11642D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C602AE3">
            <w:pPr>
              <w:keepNext/>
              <w:spacing w:before="20" w:after="20" w:line="260" w:lineRule="exact"/>
              <w:ind w:left="0" w:leftChars="0" w:right="0" w:rightChars="0" w:firstLine="0" w:firstLineChars="0"/>
              <w:jc w:val="center"/>
            </w:pPr>
            <w:r>
              <w:rPr>
                <w:rFonts w:ascii="Times New Roman" w:hAnsi="Times New Roman" w:eastAsia="宋体"/>
                <w:b/>
                <w:sz w:val="18"/>
              </w:rPr>
              <w:t>负荷增长情况</w:t>
            </w:r>
          </w:p>
        </w:tc>
        <w:tc>
          <w:tcPr>
            <w:tcW w:w="2771" w:type="dxa"/>
            <w:tcMar>
              <w:left w:w="70" w:type="dxa"/>
              <w:right w:w="70" w:type="dxa"/>
            </w:tcMar>
            <w:vAlign w:val="center"/>
          </w:tcPr>
          <w:p w14:paraId="4D43BCE3">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年最大净负荷平均增长率KP</w:t>
            </w:r>
          </w:p>
        </w:tc>
        <w:tc>
          <w:tcPr>
            <w:tcW w:w="2771" w:type="dxa"/>
            <w:tcMar>
              <w:left w:w="70" w:type="dxa"/>
              <w:right w:w="70" w:type="dxa"/>
            </w:tcMar>
            <w:vAlign w:val="center"/>
          </w:tcPr>
          <w:p w14:paraId="5B46F99B">
            <w:pPr>
              <w:keepNext/>
              <w:spacing w:before="20" w:after="20" w:line="260" w:lineRule="exact"/>
              <w:ind w:left="0" w:leftChars="0" w:right="0" w:rightChars="0" w:firstLine="0" w:firstLineChars="0"/>
              <w:jc w:val="center"/>
            </w:pPr>
            <w:r>
              <w:rPr>
                <w:rFonts w:ascii="Times New Roman" w:hAnsi="Times New Roman" w:eastAsia="宋体"/>
                <w:b/>
                <w:sz w:val="18"/>
              </w:rPr>
              <w:t>容载比建议范围</w:t>
            </w:r>
          </w:p>
        </w:tc>
      </w:tr>
      <w:tr w14:paraId="1C4355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6127146">
            <w:pPr>
              <w:keepNext/>
              <w:spacing w:before="20" w:after="20" w:line="260" w:lineRule="exact"/>
              <w:ind w:left="0" w:leftChars="0" w:right="0" w:rightChars="0" w:firstLine="0" w:firstLineChars="0"/>
              <w:jc w:val="center"/>
            </w:pPr>
            <w:r>
              <w:rPr>
                <w:rFonts w:ascii="Times New Roman" w:hAnsi="Times New Roman" w:eastAsia="宋体"/>
                <w:b w:val="0"/>
                <w:sz w:val="18"/>
              </w:rPr>
              <w:t>饱和期</w:t>
            </w:r>
          </w:p>
        </w:tc>
        <w:tc>
          <w:tcPr>
            <w:tcW w:w="2771" w:type="dxa"/>
            <w:tcMar>
              <w:left w:w="70" w:type="dxa"/>
              <w:right w:w="70" w:type="dxa"/>
            </w:tcMar>
            <w:vAlign w:val="center"/>
          </w:tcPr>
          <w:p w14:paraId="36A8F7E9">
            <w:pPr>
              <w:keepNext/>
              <w:spacing w:before="20" w:after="20" w:line="260" w:lineRule="exact"/>
              <w:ind w:left="0" w:leftChars="0" w:right="0" w:rightChars="0" w:firstLine="0" w:firstLineChars="0"/>
              <w:jc w:val="center"/>
            </w:pPr>
            <w:r>
              <w:rPr>
                <w:rFonts w:ascii="Times New Roman" w:hAnsi="Times New Roman" w:eastAsia="宋体"/>
                <w:b w:val="0"/>
                <w:sz w:val="18"/>
              </w:rPr>
              <w:t>KP≤2%</w:t>
            </w:r>
          </w:p>
        </w:tc>
        <w:tc>
          <w:tcPr>
            <w:tcW w:w="2771" w:type="dxa"/>
            <w:tcMar>
              <w:left w:w="70" w:type="dxa"/>
              <w:right w:w="70" w:type="dxa"/>
            </w:tcMar>
            <w:vAlign w:val="center"/>
          </w:tcPr>
          <w:p w14:paraId="7FFDE089">
            <w:pPr>
              <w:keepNext/>
              <w:spacing w:before="20" w:after="20" w:line="260" w:lineRule="exact"/>
              <w:ind w:left="0" w:leftChars="0" w:right="0" w:rightChars="0" w:firstLine="0" w:firstLineChars="0"/>
              <w:jc w:val="center"/>
            </w:pPr>
            <w:r>
              <w:rPr>
                <w:rFonts w:ascii="Times New Roman" w:hAnsi="Times New Roman" w:eastAsia="宋体"/>
                <w:b w:val="0"/>
                <w:sz w:val="18"/>
              </w:rPr>
              <w:t>1.5～1.7</w:t>
            </w:r>
          </w:p>
        </w:tc>
      </w:tr>
      <w:tr w14:paraId="28B38A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F000A29">
            <w:pPr>
              <w:keepNext/>
              <w:spacing w:before="20" w:after="20" w:line="260" w:lineRule="exact"/>
              <w:ind w:left="0" w:leftChars="0" w:right="0" w:rightChars="0" w:firstLine="0" w:firstLineChars="0"/>
              <w:jc w:val="center"/>
            </w:pPr>
            <w:r>
              <w:rPr>
                <w:rFonts w:ascii="Times New Roman" w:hAnsi="Times New Roman" w:eastAsia="宋体"/>
                <w:b w:val="0"/>
                <w:sz w:val="18"/>
              </w:rPr>
              <w:t>较慢增长</w:t>
            </w:r>
          </w:p>
        </w:tc>
        <w:tc>
          <w:tcPr>
            <w:tcW w:w="2771" w:type="dxa"/>
            <w:tcMar>
              <w:left w:w="70" w:type="dxa"/>
              <w:right w:w="70" w:type="dxa"/>
            </w:tcMar>
            <w:vAlign w:val="center"/>
          </w:tcPr>
          <w:p w14:paraId="2053FEBF">
            <w:pPr>
              <w:keepNext/>
              <w:spacing w:before="20" w:after="20" w:line="260" w:lineRule="exact"/>
              <w:ind w:left="0" w:leftChars="0" w:right="0" w:rightChars="0" w:firstLine="0" w:firstLineChars="0"/>
              <w:jc w:val="center"/>
            </w:pPr>
            <w:r>
              <w:rPr>
                <w:rFonts w:ascii="Times New Roman" w:hAnsi="Times New Roman" w:eastAsia="宋体"/>
                <w:b w:val="0"/>
                <w:sz w:val="18"/>
              </w:rPr>
              <w:t>2%＜KP≤4%</w:t>
            </w:r>
          </w:p>
        </w:tc>
        <w:tc>
          <w:tcPr>
            <w:tcW w:w="2771" w:type="dxa"/>
            <w:tcMar>
              <w:left w:w="70" w:type="dxa"/>
              <w:right w:w="70" w:type="dxa"/>
            </w:tcMar>
            <w:vAlign w:val="center"/>
          </w:tcPr>
          <w:p w14:paraId="5F50CAB9">
            <w:pPr>
              <w:keepNext/>
              <w:spacing w:before="20" w:after="20" w:line="260" w:lineRule="exact"/>
              <w:ind w:left="0" w:leftChars="0" w:right="0" w:rightChars="0" w:firstLine="0" w:firstLineChars="0"/>
              <w:jc w:val="center"/>
            </w:pPr>
            <w:r>
              <w:rPr>
                <w:rFonts w:ascii="Times New Roman" w:hAnsi="Times New Roman" w:eastAsia="宋体"/>
                <w:b w:val="0"/>
                <w:sz w:val="18"/>
              </w:rPr>
              <w:t>1.6～1.8</w:t>
            </w:r>
          </w:p>
        </w:tc>
      </w:tr>
      <w:tr w14:paraId="750375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7F676AE">
            <w:pPr>
              <w:keepNext/>
              <w:spacing w:before="20" w:after="20" w:line="260" w:lineRule="exact"/>
              <w:ind w:left="0" w:leftChars="0" w:right="0" w:rightChars="0" w:firstLine="0" w:firstLineChars="0"/>
              <w:jc w:val="center"/>
            </w:pPr>
            <w:r>
              <w:rPr>
                <w:rFonts w:ascii="Times New Roman" w:hAnsi="Times New Roman" w:eastAsia="宋体"/>
                <w:b w:val="0"/>
                <w:sz w:val="18"/>
              </w:rPr>
              <w:t>中等增长</w:t>
            </w:r>
          </w:p>
        </w:tc>
        <w:tc>
          <w:tcPr>
            <w:tcW w:w="2771" w:type="dxa"/>
            <w:tcMar>
              <w:left w:w="70" w:type="dxa"/>
              <w:right w:w="70" w:type="dxa"/>
            </w:tcMar>
            <w:vAlign w:val="center"/>
          </w:tcPr>
          <w:p w14:paraId="58D0DA7E">
            <w:pPr>
              <w:keepNext/>
              <w:spacing w:before="20" w:after="20" w:line="260" w:lineRule="exact"/>
              <w:ind w:left="0" w:leftChars="0" w:right="0" w:rightChars="0" w:firstLine="0" w:firstLineChars="0"/>
              <w:jc w:val="center"/>
            </w:pPr>
            <w:r>
              <w:rPr>
                <w:rFonts w:ascii="Times New Roman" w:hAnsi="Times New Roman" w:eastAsia="宋体"/>
                <w:b w:val="0"/>
                <w:sz w:val="18"/>
              </w:rPr>
              <w:t>4%＜KP≤7%</w:t>
            </w:r>
          </w:p>
        </w:tc>
        <w:tc>
          <w:tcPr>
            <w:tcW w:w="2771" w:type="dxa"/>
            <w:tcMar>
              <w:left w:w="70" w:type="dxa"/>
              <w:right w:w="70" w:type="dxa"/>
            </w:tcMar>
            <w:vAlign w:val="center"/>
          </w:tcPr>
          <w:p w14:paraId="1D698B28">
            <w:pPr>
              <w:keepNext/>
              <w:spacing w:before="20" w:after="20" w:line="260" w:lineRule="exact"/>
              <w:ind w:left="0" w:leftChars="0" w:right="0" w:rightChars="0" w:firstLine="0" w:firstLineChars="0"/>
              <w:jc w:val="center"/>
            </w:pPr>
            <w:r>
              <w:rPr>
                <w:rFonts w:ascii="Times New Roman" w:hAnsi="Times New Roman" w:eastAsia="宋体"/>
                <w:b w:val="0"/>
                <w:sz w:val="18"/>
              </w:rPr>
              <w:t>1.7～1.9</w:t>
            </w:r>
          </w:p>
        </w:tc>
      </w:tr>
      <w:tr w14:paraId="56C8D6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BF0E61F">
            <w:pPr>
              <w:keepNext w:val="0"/>
              <w:spacing w:before="20" w:after="20" w:line="260" w:lineRule="exact"/>
              <w:ind w:left="0" w:leftChars="0" w:right="0" w:rightChars="0" w:firstLine="0" w:firstLineChars="0"/>
              <w:jc w:val="center"/>
            </w:pPr>
            <w:r>
              <w:rPr>
                <w:rFonts w:ascii="Times New Roman" w:hAnsi="Times New Roman" w:eastAsia="宋体"/>
                <w:b w:val="0"/>
                <w:sz w:val="18"/>
              </w:rPr>
              <w:t>较快增长</w:t>
            </w:r>
          </w:p>
        </w:tc>
        <w:tc>
          <w:tcPr>
            <w:tcW w:w="2771" w:type="dxa"/>
            <w:tcMar>
              <w:left w:w="70" w:type="dxa"/>
              <w:right w:w="70" w:type="dxa"/>
            </w:tcMar>
            <w:vAlign w:val="center"/>
          </w:tcPr>
          <w:p w14:paraId="2E7F82E1">
            <w:pPr>
              <w:keepNext w:val="0"/>
              <w:spacing w:before="20" w:after="20" w:line="260" w:lineRule="exact"/>
              <w:ind w:left="0" w:leftChars="0" w:right="0" w:rightChars="0" w:firstLine="0" w:firstLineChars="0"/>
              <w:jc w:val="center"/>
            </w:pPr>
            <w:r>
              <w:rPr>
                <w:rFonts w:ascii="Times New Roman" w:hAnsi="Times New Roman" w:eastAsia="宋体"/>
                <w:b w:val="0"/>
                <w:sz w:val="18"/>
              </w:rPr>
              <w:t>KP＞7%</w:t>
            </w:r>
          </w:p>
        </w:tc>
        <w:tc>
          <w:tcPr>
            <w:tcW w:w="2771" w:type="dxa"/>
            <w:tcMar>
              <w:left w:w="70" w:type="dxa"/>
              <w:right w:w="70" w:type="dxa"/>
            </w:tcMar>
            <w:vAlign w:val="center"/>
          </w:tcPr>
          <w:p w14:paraId="6A537F30">
            <w:pPr>
              <w:keepNext w:val="0"/>
              <w:spacing w:before="20" w:after="20" w:line="260" w:lineRule="exact"/>
              <w:ind w:left="0" w:leftChars="0" w:right="0" w:rightChars="0" w:firstLine="0" w:firstLineChars="0"/>
              <w:jc w:val="center"/>
            </w:pPr>
            <w:r>
              <w:rPr>
                <w:rFonts w:ascii="Times New Roman" w:hAnsi="Times New Roman" w:eastAsia="宋体"/>
                <w:b w:val="0"/>
                <w:sz w:val="18"/>
              </w:rPr>
              <w:t>1.8～2.0</w:t>
            </w:r>
          </w:p>
        </w:tc>
      </w:tr>
    </w:tbl>
    <w:p w14:paraId="51FB2AC0">
      <w:pPr>
        <w:pStyle w:val="2"/>
        <w:widowControl/>
        <w:spacing w:before="0" w:after="0" w:line="348" w:lineRule="exact"/>
        <w:ind w:firstLine="480"/>
        <w:jc w:val="both"/>
      </w:pPr>
      <w:r>
        <w:rPr>
          <w:rFonts w:ascii="Times New Roman" w:hAnsi="Times New Roman" w:eastAsia="方正仿宋_GBK"/>
          <w:b w:val="0"/>
          <w:sz w:val="24"/>
        </w:rPr>
        <w:t>本节沿用建模采用的2021—2025年年最大净负荷平均增长率，</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P</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2025</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2021</m:t>
            </m:r>
          </m:sub>
        </m:sSub>
        <m:sSup>
          <m:sSupPr/>
          <m:e>
            <m:r>
              <m:rPr>
                <m:nor/>
                <m:sty m:val="p"/>
              </m:rPr>
              <w:rPr>
                <w:rFonts w:ascii="Times New Roman" w:hAnsi="Times New Roman" w:eastAsia="方正仿宋_GBK" w:cs="Times New Roman"/>
                <w:b w:val="0"/>
                <w:i w:val="0"/>
                <w:iCs w:val="0"/>
              </w:rPr>
              <m:t>)</m:t>
            </m:r>
          </m:e>
          <m:sup>
            <m:r>
              <m:rPr>
                <m:nor/>
                <m:sty m:val="p"/>
              </m:rPr>
              <w:rPr>
                <w:rFonts w:ascii="Times New Roman" w:hAnsi="Times New Roman" w:eastAsia="方正仿宋_GBK" w:cs="Times New Roman"/>
                <w:b w:val="0"/>
                <w:i w:val="0"/>
                <w:iCs w:val="0"/>
              </w:rPr>
              <m:t>1/4</m:t>
            </m:r>
          </m:sup>
        </m:sSup>
        <m:r>
          <m:rPr>
            <m:nor/>
            <m:sty m:val="p"/>
          </m:rPr>
          <w:rPr>
            <w:rFonts w:ascii="Times New Roman" w:hAnsi="Times New Roman" w:eastAsia="方正仿宋_GBK" w:cs="Times New Roman"/>
            <w:b w:val="0"/>
            <w:i w:val="0"/>
            <w:iCs w:val="0"/>
          </w:rPr>
          <m:t>−1</m:t>
        </m:r>
      </m:oMath>
      <w:r>
        <w:rPr>
          <w:rFonts w:ascii="Times New Roman" w:hAnsi="Times New Roman" w:eastAsia="方正仿宋_GBK"/>
          <w:b w:val="0"/>
          <w:sz w:val="24"/>
        </w:rPr>
        <w:t>，以同一增长水平对照各年方案。邳州年最大净负荷由731.77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14:paraId="214304CF">
      <w:pPr>
        <w:pStyle w:val="2"/>
        <w:widowControl/>
        <w:spacing w:before="0" w:after="0" w:line="348" w:lineRule="exact"/>
        <w:ind w:firstLine="480"/>
        <w:jc w:val="both"/>
      </w:pPr>
      <w:r>
        <w:rPr>
          <w:rFonts w:ascii="Times New Roman" w:hAnsi="Times New Roman" w:eastAsia="方正仿宋_GBK"/>
          <w:b w:val="0"/>
          <w:sz w:val="24"/>
        </w:rPr>
        <w:t>前述年度表为共同仿真起点下、正常允许调整供区的弹性方案规划回算结果。按上述年最大净负荷平均增长率统一分档，邳州2022—2024年均高于分档建议上限1.9，2025年降至1.79，进入建议范围，市区四年均高于分档建议上限1.7，其中2025年为1.91，高出约0.21。两地区各年结果均高于对应建议下限。按条文总体范围比较，邳州2022、2023年和市区2022、2024年超过2.0，其余年度位于1.5～2.0内[8]。年度负荷回落解释了部分年份容载比的上升：邳州2023年、市区2024年容量保持不变，负荷下降使比值升高，后续负荷恢复又使比值回落。</w:t>
      </w:r>
    </w:p>
    <w:p w14:paraId="66EAC87B">
      <w:pPr>
        <w:pStyle w:val="2"/>
        <w:widowControl/>
        <w:spacing w:before="0" w:after="0" w:line="348" w:lineRule="exact"/>
        <w:ind w:firstLine="480"/>
        <w:jc w:val="both"/>
      </w:pPr>
      <w:r>
        <w:rPr>
          <w:rFonts w:ascii="Times New Roman" w:hAnsi="Times New Roman" w:eastAsia="方正仿宋_GBK"/>
          <w:b w:val="0"/>
          <w:sz w:val="24"/>
        </w:rPr>
        <w:t>市区连续高于分档建议上限，还与共同初始容量有关。以2025年为例，1528.82 MW负荷按容载比1.7折算容量为2598.99 MVA，而共同初始容量已为2900.00 MVA，高出301.01 MVA。容量保持非减的条件下，初始设备对应当年容载比约1.90。在此基础上，弹性方案2022年将翟山变一台40 MVA主变更换为63 MVA，净增23.00 MVA，四年均保持2923.00 MVA，2025年容载比为1.91。初始容量与新增补强分别贡献了超出分档建议上限的主要部分和增量部分。翟山变更换后，在最大80 MVA主变停运时保留63 MVA容量，并结合既有转供满足本次工况约束。这项设备补强与既定初始容量应分别解释。</w:t>
      </w:r>
    </w:p>
    <w:p w14:paraId="63AA8C50">
      <w:pPr>
        <w:pStyle w:val="2"/>
        <w:widowControl/>
        <w:spacing w:before="0" w:after="0" w:line="348" w:lineRule="exact"/>
        <w:ind w:firstLine="480"/>
        <w:jc w:val="both"/>
      </w:pPr>
      <w:r>
        <w:rPr>
          <w:rFonts w:ascii="Times New Roman" w:hAnsi="Times New Roman" w:eastAsia="方正仿宋_GBK"/>
          <w:b w:val="0"/>
          <w:sz w:val="24"/>
        </w:rPr>
        <w:t>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14:paraId="76F55F34">
      <w:pPr>
        <w:pStyle w:val="5"/>
        <w:keepNext/>
        <w:numPr>
          <w:ilvl w:val="0"/>
          <w:numId w:val="0"/>
        </w:numPr>
        <w:spacing w:before="160" w:after="120" w:line="390" w:lineRule="exact"/>
        <w:ind w:firstLine="0"/>
      </w:pPr>
      <w:bookmarkStart w:id="199" w:name="建设规模与费用比较"/>
      <w:r>
        <w:rPr>
          <w:rFonts w:ascii="Times New Roman" w:hAnsi="Times New Roman" w:eastAsia="方正仿宋_GBK"/>
          <w:b/>
          <w:sz w:val="26"/>
        </w:rPr>
        <w:t>5.4.4 建设规模与费用比较</w:t>
      </w:r>
      <w:bookmarkEnd w:id="199"/>
    </w:p>
    <w:p w14:paraId="317F8242">
      <w:pPr>
        <w:pStyle w:val="115"/>
        <w:widowControl/>
        <w:spacing w:before="0" w:after="0" w:line="348" w:lineRule="exact"/>
        <w:ind w:firstLine="480"/>
        <w:jc w:val="both"/>
      </w:pPr>
      <w:r>
        <w:rPr>
          <w:rFonts w:ascii="Times New Roman" w:hAnsi="Times New Roman" w:eastAsia="方正仿宋_GBK"/>
          <w:b w:val="0"/>
          <w:sz w:val="24"/>
        </w:rPr>
        <w:t>两地区刚性可行方案费用现值合计21787.83万元，弹性为16248.62万元，减少5539.21万元，降幅约25%。</w:t>
      </w:r>
    </w:p>
    <w:p w14:paraId="574786D8">
      <w:pPr>
        <w:pStyle w:val="2"/>
        <w:keepNext/>
        <w:spacing w:before="120" w:after="80" w:line="280" w:lineRule="exact"/>
        <w:ind w:firstLine="0"/>
        <w:jc w:val="center"/>
      </w:pPr>
      <w:r>
        <w:rPr>
          <w:rFonts w:ascii="Times New Roman" w:hAnsi="Times New Roman" w:eastAsia="宋体"/>
          <w:b w:val="0"/>
          <w:sz w:val="21"/>
        </w:rPr>
        <w:t>表5-9 两地区方案费用比较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57E691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11E69E2F">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771" w:type="dxa"/>
            <w:tcMar>
              <w:left w:w="70" w:type="dxa"/>
              <w:right w:w="70" w:type="dxa"/>
            </w:tcMar>
            <w:vAlign w:val="center"/>
          </w:tcPr>
          <w:p w14:paraId="4A13D26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2771" w:type="dxa"/>
            <w:tcMar>
              <w:left w:w="70" w:type="dxa"/>
              <w:right w:w="70" w:type="dxa"/>
            </w:tcMar>
            <w:vAlign w:val="center"/>
          </w:tcPr>
          <w:p w14:paraId="3C54DD8C">
            <w:pPr>
              <w:keepNext/>
              <w:spacing w:before="20" w:after="20" w:line="260" w:lineRule="exact"/>
              <w:ind w:left="0" w:leftChars="0" w:right="0" w:rightChars="0" w:firstLine="0" w:firstLineChars="0"/>
              <w:jc w:val="center"/>
            </w:pPr>
            <w:r>
              <w:rPr>
                <w:rFonts w:ascii="Times New Roman" w:hAnsi="Times New Roman" w:eastAsia="宋体"/>
                <w:b/>
                <w:sz w:val="18"/>
              </w:rPr>
              <w:t>评价期费用现值/万元</w:t>
            </w:r>
          </w:p>
        </w:tc>
      </w:tr>
      <w:tr w14:paraId="5EAE2F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7FC5FC1">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771" w:type="dxa"/>
            <w:tcMar>
              <w:left w:w="70" w:type="dxa"/>
              <w:right w:w="70" w:type="dxa"/>
            </w:tcMar>
            <w:vAlign w:val="center"/>
          </w:tcPr>
          <w:p w14:paraId="7D7BA1C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2771" w:type="dxa"/>
            <w:tcMar>
              <w:left w:w="70" w:type="dxa"/>
              <w:right w:w="70" w:type="dxa"/>
            </w:tcMar>
            <w:vAlign w:val="center"/>
          </w:tcPr>
          <w:p w14:paraId="74437124">
            <w:pPr>
              <w:keepNext/>
              <w:spacing w:before="20" w:after="20" w:line="260" w:lineRule="exact"/>
              <w:ind w:left="0" w:leftChars="0" w:right="0" w:rightChars="0" w:firstLine="0" w:firstLineChars="0"/>
              <w:jc w:val="center"/>
            </w:pPr>
            <w:r>
              <w:rPr>
                <w:rFonts w:ascii="Times New Roman" w:hAnsi="Times New Roman" w:eastAsia="宋体"/>
                <w:b w:val="0"/>
                <w:sz w:val="18"/>
              </w:rPr>
              <w:t>19196.06</w:t>
            </w:r>
          </w:p>
        </w:tc>
      </w:tr>
      <w:tr w14:paraId="4BCF27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344B52C">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771" w:type="dxa"/>
            <w:tcMar>
              <w:left w:w="70" w:type="dxa"/>
              <w:right w:w="70" w:type="dxa"/>
            </w:tcMar>
            <w:vAlign w:val="center"/>
          </w:tcPr>
          <w:p w14:paraId="0F598FD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2771" w:type="dxa"/>
            <w:tcMar>
              <w:left w:w="70" w:type="dxa"/>
              <w:right w:w="70" w:type="dxa"/>
            </w:tcMar>
            <w:vAlign w:val="center"/>
          </w:tcPr>
          <w:p w14:paraId="4681E857">
            <w:pPr>
              <w:keepNext/>
              <w:spacing w:before="20" w:after="20" w:line="260" w:lineRule="exact"/>
              <w:ind w:left="0" w:leftChars="0" w:right="0" w:rightChars="0" w:firstLine="0" w:firstLineChars="0"/>
              <w:jc w:val="center"/>
            </w:pPr>
            <w:r>
              <w:rPr>
                <w:rFonts w:ascii="Times New Roman" w:hAnsi="Times New Roman" w:eastAsia="宋体"/>
                <w:b w:val="0"/>
                <w:sz w:val="18"/>
              </w:rPr>
              <w:t>14801.99</w:t>
            </w:r>
          </w:p>
        </w:tc>
      </w:tr>
      <w:tr w14:paraId="7B4DCF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A7B7220">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771" w:type="dxa"/>
            <w:tcMar>
              <w:left w:w="70" w:type="dxa"/>
              <w:right w:w="70" w:type="dxa"/>
            </w:tcMar>
            <w:vAlign w:val="center"/>
          </w:tcPr>
          <w:p w14:paraId="2260E38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2771" w:type="dxa"/>
            <w:tcMar>
              <w:left w:w="70" w:type="dxa"/>
              <w:right w:w="70" w:type="dxa"/>
            </w:tcMar>
            <w:vAlign w:val="center"/>
          </w:tcPr>
          <w:p w14:paraId="2C45055B">
            <w:pPr>
              <w:keepNext/>
              <w:spacing w:before="20" w:after="20" w:line="260" w:lineRule="exact"/>
              <w:ind w:left="0" w:leftChars="0" w:right="0" w:rightChars="0" w:firstLine="0" w:firstLineChars="0"/>
              <w:jc w:val="center"/>
            </w:pPr>
            <w:r>
              <w:rPr>
                <w:rFonts w:ascii="Times New Roman" w:hAnsi="Times New Roman" w:eastAsia="宋体"/>
                <w:b w:val="0"/>
                <w:sz w:val="18"/>
              </w:rPr>
              <w:t>2591.77</w:t>
            </w:r>
          </w:p>
        </w:tc>
      </w:tr>
      <w:tr w14:paraId="719CE6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76F149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771" w:type="dxa"/>
            <w:tcMar>
              <w:left w:w="70" w:type="dxa"/>
              <w:right w:w="70" w:type="dxa"/>
            </w:tcMar>
            <w:vAlign w:val="center"/>
          </w:tcPr>
          <w:p w14:paraId="17CC36A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2771" w:type="dxa"/>
            <w:tcMar>
              <w:left w:w="70" w:type="dxa"/>
              <w:right w:w="70" w:type="dxa"/>
            </w:tcMar>
            <w:vAlign w:val="center"/>
          </w:tcPr>
          <w:p w14:paraId="52A50255">
            <w:pPr>
              <w:keepNext w:val="0"/>
              <w:spacing w:before="20" w:after="20" w:line="260" w:lineRule="exact"/>
              <w:ind w:left="0" w:leftChars="0" w:right="0" w:rightChars="0" w:firstLine="0" w:firstLineChars="0"/>
              <w:jc w:val="center"/>
            </w:pPr>
            <w:r>
              <w:rPr>
                <w:rFonts w:ascii="Times New Roman" w:hAnsi="Times New Roman" w:eastAsia="宋体"/>
                <w:b w:val="0"/>
                <w:sz w:val="18"/>
              </w:rPr>
              <w:t>1446.64</w:t>
            </w:r>
          </w:p>
        </w:tc>
      </w:tr>
    </w:tbl>
    <w:p w14:paraId="5D40119F">
      <w:pPr>
        <w:pStyle w:val="2"/>
        <w:keepNext/>
        <w:spacing w:before="120" w:after="80" w:line="280" w:lineRule="exact"/>
        <w:ind w:firstLine="0"/>
        <w:jc w:val="center"/>
      </w:pPr>
      <w:r>
        <w:rPr>
          <w:rFonts w:ascii="Times New Roman" w:hAnsi="Times New Roman" w:eastAsia="宋体"/>
          <w:b w:val="0"/>
          <w:sz w:val="21"/>
        </w:rPr>
        <w:t>表5-10 2025年在役措施及累计建设规模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205B46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459778E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58A253AD">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7D11FD1E">
            <w:pPr>
              <w:keepNext/>
              <w:spacing w:before="20" w:after="20" w:line="260" w:lineRule="exact"/>
              <w:ind w:left="0" w:leftChars="0" w:right="0" w:rightChars="0" w:firstLine="0" w:firstLineChars="0"/>
              <w:jc w:val="center"/>
            </w:pPr>
            <w:r>
              <w:rPr>
                <w:rFonts w:ascii="Times New Roman" w:hAnsi="Times New Roman" w:eastAsia="宋体"/>
                <w:b/>
                <w:sz w:val="18"/>
              </w:rPr>
              <w:t>在役主变/MVA</w:t>
            </w:r>
          </w:p>
        </w:tc>
        <w:tc>
          <w:tcPr>
            <w:tcW w:w="1187" w:type="dxa"/>
            <w:tcMar>
              <w:left w:w="70" w:type="dxa"/>
              <w:right w:w="70" w:type="dxa"/>
            </w:tcMar>
            <w:vAlign w:val="center"/>
          </w:tcPr>
          <w:p w14:paraId="01C2C3D9">
            <w:pPr>
              <w:keepNext/>
              <w:spacing w:before="20" w:after="20" w:line="260" w:lineRule="exact"/>
              <w:ind w:left="0" w:leftChars="0" w:right="0" w:rightChars="0" w:firstLine="0" w:firstLineChars="0"/>
              <w:jc w:val="center"/>
            </w:pPr>
            <w:r>
              <w:rPr>
                <w:rFonts w:ascii="Times New Roman" w:hAnsi="Times New Roman" w:eastAsia="宋体"/>
                <w:b/>
                <w:sz w:val="18"/>
              </w:rPr>
              <w:t>累计新购主变/MVA</w:t>
            </w:r>
          </w:p>
        </w:tc>
        <w:tc>
          <w:tcPr>
            <w:tcW w:w="1187" w:type="dxa"/>
            <w:tcMar>
              <w:left w:w="70" w:type="dxa"/>
              <w:right w:w="70" w:type="dxa"/>
            </w:tcMar>
            <w:vAlign w:val="center"/>
          </w:tcPr>
          <w:p w14:paraId="764DEEF4">
            <w:pPr>
              <w:keepNext/>
              <w:spacing w:before="20" w:after="20" w:line="260" w:lineRule="exact"/>
              <w:ind w:left="0" w:leftChars="0" w:right="0" w:rightChars="0" w:firstLine="0" w:firstLineChars="0"/>
              <w:jc w:val="center"/>
            </w:pPr>
            <w:r>
              <w:rPr>
                <w:rFonts w:ascii="Times New Roman" w:hAnsi="Times New Roman" w:eastAsia="宋体"/>
                <w:b/>
                <w:sz w:val="18"/>
              </w:rPr>
              <w:t>储能功率/MW</w:t>
            </w:r>
          </w:p>
        </w:tc>
        <w:tc>
          <w:tcPr>
            <w:tcW w:w="1187" w:type="dxa"/>
            <w:tcMar>
              <w:left w:w="70" w:type="dxa"/>
              <w:right w:w="70" w:type="dxa"/>
            </w:tcMar>
            <w:vAlign w:val="center"/>
          </w:tcPr>
          <w:p w14:paraId="38E9EE16">
            <w:pPr>
              <w:keepNext/>
              <w:spacing w:before="20" w:after="20" w:line="260" w:lineRule="exact"/>
              <w:ind w:left="0" w:leftChars="0" w:right="0" w:rightChars="0" w:firstLine="0" w:firstLineChars="0"/>
              <w:jc w:val="center"/>
            </w:pPr>
            <w:r>
              <w:rPr>
                <w:rFonts w:ascii="Times New Roman" w:hAnsi="Times New Roman" w:eastAsia="宋体"/>
                <w:b/>
                <w:sz w:val="18"/>
              </w:rPr>
              <w:t>储能能量/MWh</w:t>
            </w:r>
          </w:p>
        </w:tc>
        <w:tc>
          <w:tcPr>
            <w:tcW w:w="1187" w:type="dxa"/>
            <w:tcMar>
              <w:left w:w="70" w:type="dxa"/>
              <w:right w:w="70" w:type="dxa"/>
            </w:tcMar>
            <w:vAlign w:val="center"/>
          </w:tcPr>
          <w:p w14:paraId="100CED81">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r>
      <w:tr w14:paraId="4F26D9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99F2B87">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FE0EF9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FA27F73">
            <w:pPr>
              <w:keepNext/>
              <w:spacing w:before="20" w:after="20" w:line="260" w:lineRule="exact"/>
              <w:ind w:left="0" w:leftChars="0" w:right="0" w:rightChars="0" w:firstLine="0" w:firstLineChars="0"/>
              <w:jc w:val="center"/>
            </w:pPr>
            <w:r>
              <w:rPr>
                <w:rFonts w:ascii="Times New Roman" w:hAnsi="Times New Roman" w:eastAsia="宋体"/>
                <w:b w:val="0"/>
                <w:sz w:val="18"/>
              </w:rPr>
              <w:t>1704.00</w:t>
            </w:r>
          </w:p>
        </w:tc>
        <w:tc>
          <w:tcPr>
            <w:tcW w:w="1187" w:type="dxa"/>
            <w:tcMar>
              <w:left w:w="70" w:type="dxa"/>
              <w:right w:w="70" w:type="dxa"/>
            </w:tcMar>
            <w:vAlign w:val="center"/>
          </w:tcPr>
          <w:p w14:paraId="3EFC4A3D">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187" w:type="dxa"/>
            <w:tcMar>
              <w:left w:w="70" w:type="dxa"/>
              <w:right w:w="70" w:type="dxa"/>
            </w:tcMar>
            <w:vAlign w:val="center"/>
          </w:tcPr>
          <w:p w14:paraId="2B53C03D">
            <w:pPr>
              <w:keepNext/>
              <w:spacing w:before="20" w:after="20" w:line="260" w:lineRule="exact"/>
              <w:ind w:left="0" w:leftChars="0" w:right="0" w:rightChars="0" w:firstLine="0" w:firstLineChars="0"/>
              <w:jc w:val="center"/>
            </w:pPr>
            <w:r>
              <w:rPr>
                <w:rFonts w:ascii="Times New Roman" w:hAnsi="Times New Roman" w:eastAsia="宋体"/>
                <w:b w:val="0"/>
                <w:sz w:val="18"/>
              </w:rPr>
              <w:t>22.30</w:t>
            </w:r>
          </w:p>
        </w:tc>
        <w:tc>
          <w:tcPr>
            <w:tcW w:w="1187" w:type="dxa"/>
            <w:tcMar>
              <w:left w:w="70" w:type="dxa"/>
              <w:right w:w="70" w:type="dxa"/>
            </w:tcMar>
            <w:vAlign w:val="center"/>
          </w:tcPr>
          <w:p w14:paraId="7FF9B284">
            <w:pPr>
              <w:keepNext/>
              <w:spacing w:before="20" w:after="20" w:line="260" w:lineRule="exact"/>
              <w:ind w:left="0" w:leftChars="0" w:right="0" w:rightChars="0" w:firstLine="0" w:firstLineChars="0"/>
              <w:jc w:val="center"/>
            </w:pPr>
            <w:r>
              <w:rPr>
                <w:rFonts w:ascii="Times New Roman" w:hAnsi="Times New Roman" w:eastAsia="宋体"/>
                <w:b w:val="0"/>
                <w:sz w:val="18"/>
              </w:rPr>
              <w:t>47.95</w:t>
            </w:r>
          </w:p>
        </w:tc>
        <w:tc>
          <w:tcPr>
            <w:tcW w:w="1187" w:type="dxa"/>
            <w:tcMar>
              <w:left w:w="70" w:type="dxa"/>
              <w:right w:w="70" w:type="dxa"/>
            </w:tcMar>
            <w:vAlign w:val="center"/>
          </w:tcPr>
          <w:p w14:paraId="309AA67D">
            <w:pPr>
              <w:keepNext/>
              <w:spacing w:before="20" w:after="20" w:line="260" w:lineRule="exact"/>
              <w:ind w:left="0" w:leftChars="0" w:right="0" w:rightChars="0" w:firstLine="0" w:firstLineChars="0"/>
              <w:jc w:val="center"/>
            </w:pPr>
            <w:r>
              <w:rPr>
                <w:rFonts w:ascii="Times New Roman" w:hAnsi="Times New Roman" w:eastAsia="宋体"/>
                <w:b w:val="0"/>
                <w:sz w:val="18"/>
              </w:rPr>
              <w:t>16</w:t>
            </w:r>
          </w:p>
        </w:tc>
      </w:tr>
      <w:tr w14:paraId="074C67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4D4183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ACA3B6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F632CA9">
            <w:pPr>
              <w:keepNext/>
              <w:spacing w:before="20" w:after="20" w:line="260" w:lineRule="exact"/>
              <w:ind w:left="0" w:leftChars="0" w:right="0" w:rightChars="0" w:firstLine="0" w:firstLineChars="0"/>
              <w:jc w:val="center"/>
            </w:pPr>
            <w:r>
              <w:rPr>
                <w:rFonts w:ascii="Times New Roman" w:hAnsi="Times New Roman" w:eastAsia="宋体"/>
                <w:b w:val="0"/>
                <w:sz w:val="18"/>
              </w:rPr>
              <w:t>1715.50</w:t>
            </w:r>
          </w:p>
        </w:tc>
        <w:tc>
          <w:tcPr>
            <w:tcW w:w="1187" w:type="dxa"/>
            <w:tcMar>
              <w:left w:w="70" w:type="dxa"/>
              <w:right w:w="70" w:type="dxa"/>
            </w:tcMar>
            <w:vAlign w:val="center"/>
          </w:tcPr>
          <w:p w14:paraId="2C61E98C">
            <w:pPr>
              <w:keepNext/>
              <w:spacing w:before="20" w:after="20" w:line="260" w:lineRule="exact"/>
              <w:ind w:left="0" w:leftChars="0" w:right="0" w:rightChars="0" w:firstLine="0" w:firstLineChars="0"/>
              <w:jc w:val="center"/>
            </w:pPr>
            <w:r>
              <w:rPr>
                <w:rFonts w:ascii="Times New Roman" w:hAnsi="Times New Roman" w:eastAsia="宋体"/>
                <w:b w:val="0"/>
                <w:sz w:val="18"/>
              </w:rPr>
              <w:t>515.00</w:t>
            </w:r>
          </w:p>
        </w:tc>
        <w:tc>
          <w:tcPr>
            <w:tcW w:w="1187" w:type="dxa"/>
            <w:tcMar>
              <w:left w:w="70" w:type="dxa"/>
              <w:right w:w="70" w:type="dxa"/>
            </w:tcMar>
            <w:vAlign w:val="center"/>
          </w:tcPr>
          <w:p w14:paraId="5ECA8D9B">
            <w:pPr>
              <w:keepNext/>
              <w:spacing w:before="20" w:after="20" w:line="260" w:lineRule="exact"/>
              <w:ind w:left="0" w:leftChars="0" w:right="0" w:rightChars="0" w:firstLine="0" w:firstLineChars="0"/>
              <w:jc w:val="center"/>
            </w:pPr>
            <w:r>
              <w:rPr>
                <w:rFonts w:ascii="Times New Roman" w:hAnsi="Times New Roman" w:eastAsia="宋体"/>
                <w:b w:val="0"/>
                <w:sz w:val="18"/>
              </w:rPr>
              <w:t>3.40</w:t>
            </w:r>
          </w:p>
        </w:tc>
        <w:tc>
          <w:tcPr>
            <w:tcW w:w="1187" w:type="dxa"/>
            <w:tcMar>
              <w:left w:w="70" w:type="dxa"/>
              <w:right w:w="70" w:type="dxa"/>
            </w:tcMar>
            <w:vAlign w:val="center"/>
          </w:tcPr>
          <w:p w14:paraId="13D1D590">
            <w:pPr>
              <w:keepNext/>
              <w:spacing w:before="20" w:after="20" w:line="260" w:lineRule="exact"/>
              <w:ind w:left="0" w:leftChars="0" w:right="0" w:rightChars="0" w:firstLine="0" w:firstLineChars="0"/>
              <w:jc w:val="center"/>
            </w:pPr>
            <w:r>
              <w:rPr>
                <w:rFonts w:ascii="Times New Roman" w:hAnsi="Times New Roman" w:eastAsia="宋体"/>
                <w:b w:val="0"/>
                <w:sz w:val="18"/>
              </w:rPr>
              <w:t>7.31</w:t>
            </w:r>
          </w:p>
        </w:tc>
        <w:tc>
          <w:tcPr>
            <w:tcW w:w="1187" w:type="dxa"/>
            <w:tcMar>
              <w:left w:w="70" w:type="dxa"/>
              <w:right w:w="70" w:type="dxa"/>
            </w:tcMar>
            <w:vAlign w:val="center"/>
          </w:tcPr>
          <w:p w14:paraId="26643707">
            <w:pPr>
              <w:keepNext/>
              <w:spacing w:before="20" w:after="20" w:line="260" w:lineRule="exact"/>
              <w:ind w:left="0" w:leftChars="0" w:right="0" w:rightChars="0" w:firstLine="0" w:firstLineChars="0"/>
              <w:jc w:val="center"/>
            </w:pPr>
            <w:r>
              <w:rPr>
                <w:rFonts w:ascii="Times New Roman" w:hAnsi="Times New Roman" w:eastAsia="宋体"/>
                <w:b w:val="0"/>
                <w:sz w:val="18"/>
              </w:rPr>
              <w:t>13</w:t>
            </w:r>
          </w:p>
        </w:tc>
      </w:tr>
      <w:tr w14:paraId="6CE0F1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2207AFF">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FB6FC1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E1C1C12">
            <w:pPr>
              <w:keepNext/>
              <w:spacing w:before="20" w:after="20" w:line="260" w:lineRule="exact"/>
              <w:ind w:left="0" w:leftChars="0" w:right="0" w:rightChars="0" w:firstLine="0" w:firstLineChars="0"/>
              <w:jc w:val="center"/>
            </w:pPr>
            <w:r>
              <w:rPr>
                <w:rFonts w:ascii="Times New Roman" w:hAnsi="Times New Roman" w:eastAsia="宋体"/>
                <w:b w:val="0"/>
                <w:sz w:val="18"/>
              </w:rPr>
              <w:t>2900.00</w:t>
            </w:r>
          </w:p>
        </w:tc>
        <w:tc>
          <w:tcPr>
            <w:tcW w:w="1187" w:type="dxa"/>
            <w:tcMar>
              <w:left w:w="70" w:type="dxa"/>
              <w:right w:w="70" w:type="dxa"/>
            </w:tcMar>
            <w:vAlign w:val="center"/>
          </w:tcPr>
          <w:p w14:paraId="7FEB5F9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028DB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F5151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48191A2">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4D553D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E300FF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296D17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910B2B4">
            <w:pPr>
              <w:keepNext w:val="0"/>
              <w:spacing w:before="20" w:after="20" w:line="260" w:lineRule="exact"/>
              <w:ind w:left="0" w:leftChars="0" w:right="0" w:rightChars="0" w:firstLine="0" w:firstLineChars="0"/>
              <w:jc w:val="center"/>
            </w:pPr>
            <w:r>
              <w:rPr>
                <w:rFonts w:ascii="Times New Roman" w:hAnsi="Times New Roman" w:eastAsia="宋体"/>
                <w:b w:val="0"/>
                <w:sz w:val="18"/>
              </w:rPr>
              <w:t>2923.00</w:t>
            </w:r>
          </w:p>
        </w:tc>
        <w:tc>
          <w:tcPr>
            <w:tcW w:w="1187" w:type="dxa"/>
            <w:tcMar>
              <w:left w:w="70" w:type="dxa"/>
              <w:right w:w="70" w:type="dxa"/>
            </w:tcMar>
            <w:vAlign w:val="center"/>
          </w:tcPr>
          <w:p w14:paraId="51FA3B26">
            <w:pPr>
              <w:keepNext w:val="0"/>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187" w:type="dxa"/>
            <w:tcMar>
              <w:left w:w="70" w:type="dxa"/>
              <w:right w:w="70" w:type="dxa"/>
            </w:tcMar>
            <w:vAlign w:val="center"/>
          </w:tcPr>
          <w:p w14:paraId="4DBD76F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2D8E26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F37F12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bl>
    <w:p w14:paraId="613FF533">
      <w:pPr>
        <w:pStyle w:val="2"/>
        <w:keepNext/>
        <w:spacing w:before="120" w:after="0" w:line="240" w:lineRule="auto"/>
        <w:ind w:left="0" w:leftChars="0" w:right="0" w:rightChars="0" w:firstLine="0" w:firstLineChars="0"/>
        <w:jc w:val="center"/>
      </w:pPr>
      <w:r>
        <w:drawing>
          <wp:inline distT="0" distB="0" distL="114300" distR="114300">
            <wp:extent cx="5120640" cy="2513965"/>
            <wp:effectExtent l="0" t="0" r="0" b="0"/>
            <wp:docPr id="5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pic:cNvPicPr>
                      <a:picLocks noChangeAspect="1" noChangeArrowheads="1"/>
                    </pic:cNvPicPr>
                  </pic:nvPicPr>
                  <pic:blipFill>
                    <a:blip r:embed="rId39"/>
                    <a:stretch>
                      <a:fillRect/>
                    </a:stretch>
                  </pic:blipFill>
                  <pic:spPr>
                    <a:xfrm>
                      <a:off x="0" y="0"/>
                      <a:ext cx="5120640" cy="2514261"/>
                    </a:xfrm>
                    <a:prstGeom prst="rect">
                      <a:avLst/>
                    </a:prstGeom>
                    <a:noFill/>
                    <a:ln w="9525">
                      <a:noFill/>
                    </a:ln>
                  </pic:spPr>
                </pic:pic>
              </a:graphicData>
            </a:graphic>
          </wp:inline>
        </w:drawing>
      </w:r>
    </w:p>
    <w:p w14:paraId="5F317B29">
      <w:pPr>
        <w:pStyle w:val="2"/>
        <w:spacing w:before="60" w:after="120" w:line="280" w:lineRule="exact"/>
        <w:ind w:left="0" w:leftChars="0" w:right="0" w:rightChars="0" w:firstLine="0" w:firstLineChars="0"/>
        <w:jc w:val="center"/>
      </w:pPr>
      <w:r>
        <w:rPr>
          <w:rFonts w:ascii="Times New Roman" w:hAnsi="Times New Roman" w:eastAsia="宋体"/>
          <w:b w:val="0"/>
          <w:sz w:val="21"/>
        </w:rPr>
        <w:t>图5-4 各方案新增措施评价期费用现值</w:t>
      </w:r>
    </w:p>
    <w:p w14:paraId="1F2136AF">
      <w:pPr>
        <w:pStyle w:val="2"/>
        <w:keepNext/>
        <w:spacing w:before="120" w:after="0" w:line="240" w:lineRule="auto"/>
        <w:ind w:left="0" w:leftChars="0" w:right="0" w:rightChars="0" w:firstLine="0" w:firstLineChars="0"/>
        <w:jc w:val="center"/>
      </w:pPr>
      <w:r>
        <w:drawing>
          <wp:inline distT="0" distB="0" distL="114300" distR="114300">
            <wp:extent cx="5120640" cy="2231390"/>
            <wp:effectExtent l="0" t="0" r="0" b="0"/>
            <wp:docPr id="5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pic:cNvPicPr>
                      <a:picLocks noChangeAspect="1" noChangeArrowheads="1"/>
                    </pic:cNvPicPr>
                  </pic:nvPicPr>
                  <pic:blipFill>
                    <a:blip r:embed="rId40"/>
                    <a:stretch>
                      <a:fillRect/>
                    </a:stretch>
                  </pic:blipFill>
                  <pic:spPr>
                    <a:xfrm>
                      <a:off x="0" y="0"/>
                      <a:ext cx="5120640" cy="2232012"/>
                    </a:xfrm>
                    <a:prstGeom prst="rect">
                      <a:avLst/>
                    </a:prstGeom>
                    <a:noFill/>
                    <a:ln w="9525">
                      <a:noFill/>
                    </a:ln>
                  </pic:spPr>
                </pic:pic>
              </a:graphicData>
            </a:graphic>
          </wp:inline>
        </w:drawing>
      </w:r>
    </w:p>
    <w:p w14:paraId="64351692">
      <w:pPr>
        <w:pStyle w:val="2"/>
        <w:spacing w:before="60" w:after="120" w:line="280" w:lineRule="exact"/>
        <w:ind w:left="0" w:leftChars="0" w:right="0" w:rightChars="0" w:firstLine="0" w:firstLineChars="0"/>
        <w:jc w:val="center"/>
      </w:pPr>
      <w:r>
        <w:rPr>
          <w:rFonts w:ascii="Times New Roman" w:hAnsi="Times New Roman" w:eastAsia="宋体"/>
          <w:b w:val="0"/>
          <w:sz w:val="21"/>
        </w:rPr>
        <w:t>图5-5 主变新购容量与储能额定能量</w:t>
      </w:r>
    </w:p>
    <w:p w14:paraId="609BFE67">
      <w:pPr>
        <w:pStyle w:val="2"/>
        <w:widowControl/>
        <w:spacing w:before="0" w:after="0" w:line="348" w:lineRule="exact"/>
        <w:ind w:firstLine="480"/>
        <w:jc w:val="both"/>
      </w:pPr>
      <w:r>
        <w:rPr>
          <w:rFonts w:ascii="Times New Roman" w:hAnsi="Times New Roman" w:eastAsia="方正仿宋_GBK"/>
          <w:b w:val="0"/>
          <w:sz w:val="24"/>
        </w:rPr>
        <w:t>两地区均从共同压缩起点开展规划回算，首年必要补强计入建设投资，既有转供受逐站资料上限约束，新增联络按地区电缆长度占比计价。在这些相同条件下，比较通过全部静态工况校核的具体可行方案费用。</w:t>
      </w:r>
    </w:p>
    <w:p w14:paraId="08AD2260">
      <w:pPr>
        <w:pStyle w:val="2"/>
        <w:keepNext/>
        <w:spacing w:before="120" w:after="80" w:line="280" w:lineRule="exact"/>
        <w:ind w:firstLine="0"/>
        <w:jc w:val="center"/>
      </w:pPr>
      <w:r>
        <w:rPr>
          <w:rFonts w:ascii="Times New Roman" w:hAnsi="Times New Roman" w:eastAsia="宋体"/>
          <w:b w:val="0"/>
          <w:sz w:val="21"/>
        </w:rPr>
        <w:t>表5-11 主变、储能及联络费用现值</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533DB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E16BB26">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5DE6374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385" w:type="dxa"/>
            <w:tcMar>
              <w:left w:w="70" w:type="dxa"/>
              <w:right w:w="70" w:type="dxa"/>
            </w:tcMar>
            <w:vAlign w:val="center"/>
          </w:tcPr>
          <w:p w14:paraId="51D9F271">
            <w:pPr>
              <w:keepNext/>
              <w:spacing w:before="20" w:after="20" w:line="260" w:lineRule="exact"/>
              <w:ind w:left="0" w:leftChars="0" w:right="0" w:rightChars="0" w:firstLine="0" w:firstLineChars="0"/>
              <w:jc w:val="center"/>
            </w:pPr>
            <w:r>
              <w:rPr>
                <w:rFonts w:ascii="Times New Roman" w:hAnsi="Times New Roman" w:eastAsia="宋体"/>
                <w:b/>
                <w:sz w:val="18"/>
              </w:rPr>
              <w:t>主变/万元</w:t>
            </w:r>
          </w:p>
        </w:tc>
        <w:tc>
          <w:tcPr>
            <w:tcW w:w="1385" w:type="dxa"/>
            <w:tcMar>
              <w:left w:w="70" w:type="dxa"/>
              <w:right w:w="70" w:type="dxa"/>
            </w:tcMar>
            <w:vAlign w:val="center"/>
          </w:tcPr>
          <w:p w14:paraId="37041209">
            <w:pPr>
              <w:keepNext/>
              <w:spacing w:before="20" w:after="20" w:line="260" w:lineRule="exact"/>
              <w:ind w:left="0" w:leftChars="0" w:right="0" w:rightChars="0" w:firstLine="0" w:firstLineChars="0"/>
              <w:jc w:val="center"/>
            </w:pPr>
            <w:r>
              <w:rPr>
                <w:rFonts w:ascii="Times New Roman" w:hAnsi="Times New Roman" w:eastAsia="宋体"/>
                <w:b/>
                <w:sz w:val="18"/>
              </w:rPr>
              <w:t>储能/万元</w:t>
            </w:r>
          </w:p>
        </w:tc>
        <w:tc>
          <w:tcPr>
            <w:tcW w:w="1385" w:type="dxa"/>
            <w:tcMar>
              <w:left w:w="70" w:type="dxa"/>
              <w:right w:w="70" w:type="dxa"/>
            </w:tcMar>
            <w:vAlign w:val="center"/>
          </w:tcPr>
          <w:p w14:paraId="43B14924">
            <w:pPr>
              <w:keepNext/>
              <w:spacing w:before="20" w:after="20" w:line="260" w:lineRule="exact"/>
              <w:ind w:left="0" w:leftChars="0" w:right="0" w:rightChars="0" w:firstLine="0" w:firstLineChars="0"/>
              <w:jc w:val="center"/>
            </w:pPr>
            <w:r>
              <w:rPr>
                <w:rFonts w:ascii="Times New Roman" w:hAnsi="Times New Roman" w:eastAsia="宋体"/>
                <w:b/>
                <w:sz w:val="18"/>
              </w:rPr>
              <w:t>联络/万元</w:t>
            </w:r>
          </w:p>
        </w:tc>
        <w:tc>
          <w:tcPr>
            <w:tcW w:w="1385" w:type="dxa"/>
            <w:tcMar>
              <w:left w:w="70" w:type="dxa"/>
              <w:right w:w="70" w:type="dxa"/>
            </w:tcMar>
            <w:vAlign w:val="center"/>
          </w:tcPr>
          <w:p w14:paraId="4DC4DA0E">
            <w:pPr>
              <w:keepNext/>
              <w:spacing w:before="20" w:after="20" w:line="260" w:lineRule="exact"/>
              <w:ind w:left="0" w:leftChars="0" w:right="0" w:rightChars="0" w:firstLine="0" w:firstLineChars="0"/>
              <w:jc w:val="center"/>
            </w:pPr>
            <w:r>
              <w:rPr>
                <w:rFonts w:ascii="Times New Roman" w:hAnsi="Times New Roman" w:eastAsia="宋体"/>
                <w:b/>
                <w:sz w:val="18"/>
              </w:rPr>
              <w:t>合计/万元</w:t>
            </w:r>
          </w:p>
        </w:tc>
      </w:tr>
      <w:tr w14:paraId="12FFD9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7836F17">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3B2985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2D967418">
            <w:pPr>
              <w:keepNext/>
              <w:spacing w:before="20" w:after="20" w:line="260" w:lineRule="exact"/>
              <w:ind w:left="0" w:leftChars="0" w:right="0" w:rightChars="0" w:firstLine="0" w:firstLineChars="0"/>
              <w:jc w:val="center"/>
            </w:pPr>
            <w:r>
              <w:rPr>
                <w:rFonts w:ascii="Times New Roman" w:hAnsi="Times New Roman" w:eastAsia="宋体"/>
                <w:b w:val="0"/>
                <w:sz w:val="18"/>
              </w:rPr>
              <w:t>11340.87</w:t>
            </w:r>
          </w:p>
        </w:tc>
        <w:tc>
          <w:tcPr>
            <w:tcW w:w="1385" w:type="dxa"/>
            <w:tcMar>
              <w:left w:w="70" w:type="dxa"/>
              <w:right w:w="70" w:type="dxa"/>
            </w:tcMar>
            <w:vAlign w:val="center"/>
          </w:tcPr>
          <w:p w14:paraId="72E1CC91">
            <w:pPr>
              <w:keepNext/>
              <w:spacing w:before="20" w:after="20" w:line="260" w:lineRule="exact"/>
              <w:ind w:left="0" w:leftChars="0" w:right="0" w:rightChars="0" w:firstLine="0" w:firstLineChars="0"/>
              <w:jc w:val="center"/>
            </w:pPr>
            <w:r>
              <w:rPr>
                <w:rFonts w:ascii="Times New Roman" w:hAnsi="Times New Roman" w:eastAsia="宋体"/>
                <w:b w:val="0"/>
                <w:sz w:val="18"/>
              </w:rPr>
              <w:t>5645.80</w:t>
            </w:r>
          </w:p>
        </w:tc>
        <w:tc>
          <w:tcPr>
            <w:tcW w:w="1385" w:type="dxa"/>
            <w:tcMar>
              <w:left w:w="70" w:type="dxa"/>
              <w:right w:w="70" w:type="dxa"/>
            </w:tcMar>
            <w:vAlign w:val="center"/>
          </w:tcPr>
          <w:p w14:paraId="7D7E1332">
            <w:pPr>
              <w:keepNext/>
              <w:spacing w:before="20" w:after="20" w:line="260" w:lineRule="exact"/>
              <w:ind w:left="0" w:leftChars="0" w:right="0" w:rightChars="0" w:firstLine="0" w:firstLineChars="0"/>
              <w:jc w:val="center"/>
            </w:pPr>
            <w:r>
              <w:rPr>
                <w:rFonts w:ascii="Times New Roman" w:hAnsi="Times New Roman" w:eastAsia="宋体"/>
                <w:b w:val="0"/>
                <w:sz w:val="18"/>
              </w:rPr>
              <w:t>2209.38</w:t>
            </w:r>
          </w:p>
        </w:tc>
        <w:tc>
          <w:tcPr>
            <w:tcW w:w="1385" w:type="dxa"/>
            <w:tcMar>
              <w:left w:w="70" w:type="dxa"/>
              <w:right w:w="70" w:type="dxa"/>
            </w:tcMar>
            <w:vAlign w:val="center"/>
          </w:tcPr>
          <w:p w14:paraId="5ABD39AA">
            <w:pPr>
              <w:keepNext/>
              <w:spacing w:before="20" w:after="20" w:line="260" w:lineRule="exact"/>
              <w:ind w:left="0" w:leftChars="0" w:right="0" w:rightChars="0" w:firstLine="0" w:firstLineChars="0"/>
              <w:jc w:val="center"/>
            </w:pPr>
            <w:r>
              <w:rPr>
                <w:rFonts w:ascii="Times New Roman" w:hAnsi="Times New Roman" w:eastAsia="宋体"/>
                <w:b w:val="0"/>
                <w:sz w:val="18"/>
              </w:rPr>
              <w:t>19196.06</w:t>
            </w:r>
          </w:p>
        </w:tc>
      </w:tr>
      <w:tr w14:paraId="5D4ED5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6BDDB38">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1485A3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DACB05E">
            <w:pPr>
              <w:keepNext/>
              <w:spacing w:before="20" w:after="20" w:line="260" w:lineRule="exact"/>
              <w:ind w:left="0" w:leftChars="0" w:right="0" w:rightChars="0" w:firstLine="0" w:firstLineChars="0"/>
              <w:jc w:val="center"/>
            </w:pPr>
            <w:r>
              <w:rPr>
                <w:rFonts w:ascii="Times New Roman" w:hAnsi="Times New Roman" w:eastAsia="宋体"/>
                <w:b w:val="0"/>
                <w:sz w:val="18"/>
              </w:rPr>
              <w:t>12279.95</w:t>
            </w:r>
          </w:p>
        </w:tc>
        <w:tc>
          <w:tcPr>
            <w:tcW w:w="1385" w:type="dxa"/>
            <w:tcMar>
              <w:left w:w="70" w:type="dxa"/>
              <w:right w:w="70" w:type="dxa"/>
            </w:tcMar>
            <w:vAlign w:val="center"/>
          </w:tcPr>
          <w:p w14:paraId="7AA959F8">
            <w:pPr>
              <w:keepNext/>
              <w:spacing w:before="20" w:after="20" w:line="260" w:lineRule="exact"/>
              <w:ind w:left="0" w:leftChars="0" w:right="0" w:rightChars="0" w:firstLine="0" w:firstLineChars="0"/>
              <w:jc w:val="center"/>
            </w:pPr>
            <w:r>
              <w:rPr>
                <w:rFonts w:ascii="Times New Roman" w:hAnsi="Times New Roman" w:eastAsia="宋体"/>
                <w:b w:val="0"/>
                <w:sz w:val="18"/>
              </w:rPr>
              <w:t>738.62</w:t>
            </w:r>
          </w:p>
        </w:tc>
        <w:tc>
          <w:tcPr>
            <w:tcW w:w="1385" w:type="dxa"/>
            <w:tcMar>
              <w:left w:w="70" w:type="dxa"/>
              <w:right w:w="70" w:type="dxa"/>
            </w:tcMar>
            <w:vAlign w:val="center"/>
          </w:tcPr>
          <w:p w14:paraId="49588443">
            <w:pPr>
              <w:keepNext/>
              <w:spacing w:before="20" w:after="20" w:line="260" w:lineRule="exact"/>
              <w:ind w:left="0" w:leftChars="0" w:right="0" w:rightChars="0" w:firstLine="0" w:firstLineChars="0"/>
              <w:jc w:val="center"/>
            </w:pPr>
            <w:r>
              <w:rPr>
                <w:rFonts w:ascii="Times New Roman" w:hAnsi="Times New Roman" w:eastAsia="宋体"/>
                <w:b w:val="0"/>
                <w:sz w:val="18"/>
              </w:rPr>
              <w:t>1783.42</w:t>
            </w:r>
          </w:p>
        </w:tc>
        <w:tc>
          <w:tcPr>
            <w:tcW w:w="1385" w:type="dxa"/>
            <w:tcMar>
              <w:left w:w="70" w:type="dxa"/>
              <w:right w:w="70" w:type="dxa"/>
            </w:tcMar>
            <w:vAlign w:val="center"/>
          </w:tcPr>
          <w:p w14:paraId="32090157">
            <w:pPr>
              <w:keepNext/>
              <w:spacing w:before="20" w:after="20" w:line="260" w:lineRule="exact"/>
              <w:ind w:left="0" w:leftChars="0" w:right="0" w:rightChars="0" w:firstLine="0" w:firstLineChars="0"/>
              <w:jc w:val="center"/>
            </w:pPr>
            <w:r>
              <w:rPr>
                <w:rFonts w:ascii="Times New Roman" w:hAnsi="Times New Roman" w:eastAsia="宋体"/>
                <w:b w:val="0"/>
                <w:sz w:val="18"/>
              </w:rPr>
              <w:t>14801.99</w:t>
            </w:r>
          </w:p>
        </w:tc>
      </w:tr>
      <w:tr w14:paraId="3695C5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DEFDF62">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9102E8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42C169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19167D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309A9A9">
            <w:pPr>
              <w:keepNext/>
              <w:spacing w:before="20" w:after="20" w:line="260" w:lineRule="exact"/>
              <w:ind w:left="0" w:leftChars="0" w:right="0" w:rightChars="0" w:firstLine="0" w:firstLineChars="0"/>
              <w:jc w:val="center"/>
            </w:pPr>
            <w:r>
              <w:rPr>
                <w:rFonts w:ascii="Times New Roman" w:hAnsi="Times New Roman" w:eastAsia="宋体"/>
                <w:b w:val="0"/>
                <w:sz w:val="18"/>
              </w:rPr>
              <w:t>2591.77</w:t>
            </w:r>
          </w:p>
        </w:tc>
        <w:tc>
          <w:tcPr>
            <w:tcW w:w="1385" w:type="dxa"/>
            <w:tcMar>
              <w:left w:w="70" w:type="dxa"/>
              <w:right w:w="70" w:type="dxa"/>
            </w:tcMar>
            <w:vAlign w:val="center"/>
          </w:tcPr>
          <w:p w14:paraId="627FBA28">
            <w:pPr>
              <w:keepNext/>
              <w:spacing w:before="20" w:after="20" w:line="260" w:lineRule="exact"/>
              <w:ind w:left="0" w:leftChars="0" w:right="0" w:rightChars="0" w:firstLine="0" w:firstLineChars="0"/>
              <w:jc w:val="center"/>
            </w:pPr>
            <w:r>
              <w:rPr>
                <w:rFonts w:ascii="Times New Roman" w:hAnsi="Times New Roman" w:eastAsia="宋体"/>
                <w:b w:val="0"/>
                <w:sz w:val="18"/>
              </w:rPr>
              <w:t>2591.77</w:t>
            </w:r>
          </w:p>
        </w:tc>
      </w:tr>
      <w:tr w14:paraId="07A212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0B7539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6AD08A0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4EAC89A7">
            <w:pPr>
              <w:keepNext w:val="0"/>
              <w:spacing w:before="20" w:after="20" w:line="260" w:lineRule="exact"/>
              <w:ind w:left="0" w:leftChars="0" w:right="0" w:rightChars="0" w:firstLine="0" w:firstLineChars="0"/>
              <w:jc w:val="center"/>
            </w:pPr>
            <w:r>
              <w:rPr>
                <w:rFonts w:ascii="Times New Roman" w:hAnsi="Times New Roman" w:eastAsia="宋体"/>
                <w:b w:val="0"/>
                <w:sz w:val="18"/>
              </w:rPr>
              <w:t>1446.64</w:t>
            </w:r>
          </w:p>
        </w:tc>
        <w:tc>
          <w:tcPr>
            <w:tcW w:w="1385" w:type="dxa"/>
            <w:tcMar>
              <w:left w:w="70" w:type="dxa"/>
              <w:right w:w="70" w:type="dxa"/>
            </w:tcMar>
            <w:vAlign w:val="center"/>
          </w:tcPr>
          <w:p w14:paraId="5AD2955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B232D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A24FFD2">
            <w:pPr>
              <w:keepNext w:val="0"/>
              <w:spacing w:before="20" w:after="20" w:line="260" w:lineRule="exact"/>
              <w:ind w:left="0" w:leftChars="0" w:right="0" w:rightChars="0" w:firstLine="0" w:firstLineChars="0"/>
              <w:jc w:val="center"/>
            </w:pPr>
            <w:r>
              <w:rPr>
                <w:rFonts w:ascii="Times New Roman" w:hAnsi="Times New Roman" w:eastAsia="宋体"/>
                <w:b w:val="0"/>
                <w:sz w:val="18"/>
              </w:rPr>
              <w:t>1446.64</w:t>
            </w:r>
          </w:p>
        </w:tc>
      </w:tr>
    </w:tbl>
    <w:p w14:paraId="3393E67A">
      <w:pPr>
        <w:pStyle w:val="2"/>
        <w:widowControl/>
        <w:spacing w:before="0" w:after="0" w:line="348" w:lineRule="exact"/>
        <w:ind w:firstLine="480"/>
        <w:jc w:val="both"/>
      </w:pPr>
      <w:r>
        <w:rPr>
          <w:rFonts w:ascii="Times New Roman" w:hAnsi="Times New Roman" w:eastAsia="方正仿宋_GBK"/>
          <w:b w:val="0"/>
          <w:sz w:val="24"/>
        </w:rPr>
        <w:t>邳州弹性方案主变费用现值增加939.08万元，储能和联络分别减少4907.19万元、425.97万元，合计减少4394.07万元。首年较充分的主变补强降低了后续配储需求，储能费用减少是该地区费用差的主要来源。2024年弹性方案进一步补强八义集，主变总容量较刚性多11.50 MVA，站内容量分配与配套措施的时序共同形成费用差。</w:t>
      </w:r>
    </w:p>
    <w:p w14:paraId="77DEC3C2">
      <w:pPr>
        <w:pStyle w:val="2"/>
        <w:widowControl/>
        <w:spacing w:before="0" w:after="0" w:line="348" w:lineRule="exact"/>
        <w:ind w:firstLine="480"/>
        <w:jc w:val="both"/>
      </w:pPr>
      <w:r>
        <w:rPr>
          <w:rFonts w:ascii="Times New Roman" w:hAnsi="Times New Roman" w:eastAsia="方正仿宋_GBK"/>
          <w:b w:val="0"/>
          <w:sz w:val="24"/>
        </w:rPr>
        <w:t>市区弹性方案以1446.64万元主变费用现值替代刚性方案2591.77万元联络费用，合计减少1145.13万元。既有转供在两类方案中均提供支援，费用优势来自新增补强方式的不同。两地区合计降幅由上述分项变化形成，区域容量变化与费用变化分别按设备及工程项目解释。</w:t>
      </w:r>
    </w:p>
    <w:p w14:paraId="4AD6A214">
      <w:pPr>
        <w:pStyle w:val="2"/>
        <w:widowControl/>
        <w:spacing w:before="0" w:after="0" w:line="348" w:lineRule="exact"/>
        <w:ind w:firstLine="480"/>
        <w:jc w:val="both"/>
      </w:pPr>
      <w:r>
        <w:rPr>
          <w:rFonts w:ascii="Times New Roman" w:hAnsi="Times New Roman" w:eastAsia="方正仿宋_GBK"/>
          <w:b w:val="0"/>
          <w:sz w:val="24"/>
        </w:rPr>
        <w:t>费用差图按“刚性费用减弹性费用”绘制，正值表示弹性方案该项支出较少，负值表示该项支出较多。邳州弹性方案增加主变费用，同时减少储能和联络费用，储能节省构成该地区合计费用下降的主要部分；市区新增主变费用由减少新增联络费用抵消。把各措施费用逐项相加，才能将总体经济结果落实到所采用的工程组合。两地区合计降幅采用具体可行方案的实际费用计算。</w:t>
      </w:r>
    </w:p>
    <w:p w14:paraId="572E64E7">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41"/>
                    <a:stretch>
                      <a:fillRect/>
                    </a:stretch>
                  </pic:blipFill>
                  <pic:spPr>
                    <a:xfrm>
                      <a:off x="0" y="0"/>
                      <a:ext cx="5120640" cy="3614569"/>
                    </a:xfrm>
                    <a:prstGeom prst="rect">
                      <a:avLst/>
                    </a:prstGeom>
                    <a:noFill/>
                    <a:ln w="9525">
                      <a:noFill/>
                    </a:ln>
                  </pic:spPr>
                </pic:pic>
              </a:graphicData>
            </a:graphic>
          </wp:inline>
        </w:drawing>
      </w:r>
    </w:p>
    <w:p w14:paraId="626AB59B">
      <w:pPr>
        <w:pStyle w:val="2"/>
        <w:spacing w:before="60" w:after="120" w:line="280" w:lineRule="exact"/>
        <w:ind w:left="0" w:leftChars="0" w:right="0" w:rightChars="0" w:firstLine="0" w:firstLineChars="0"/>
        <w:jc w:val="center"/>
      </w:pPr>
      <w:r>
        <w:rPr>
          <w:rFonts w:ascii="Times New Roman" w:hAnsi="Times New Roman" w:eastAsia="宋体"/>
          <w:b w:val="0"/>
          <w:sz w:val="21"/>
        </w:rPr>
        <w:t>图5-6 两地区刚性与弹性方案费用差的措施构成</w:t>
      </w:r>
    </w:p>
    <w:p w14:paraId="2571278A">
      <w:pPr>
        <w:pStyle w:val="2"/>
        <w:widowControl/>
        <w:spacing w:before="0" w:after="0" w:line="348" w:lineRule="exact"/>
        <w:ind w:firstLine="480"/>
        <w:jc w:val="both"/>
      </w:pPr>
      <w:r>
        <w:rPr>
          <w:rFonts w:ascii="Times New Roman" w:hAnsi="Times New Roman" w:eastAsia="方正仿宋_GBK"/>
          <w:b w:val="0"/>
          <w:sz w:val="24"/>
        </w:rPr>
        <w:t>容载比变化可按新增容量和负荷增长分解：</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4CAB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BA7A68A">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67446A4">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r>
                  <m:rPr>
                    <m:nor/>
                    <m:sty m:val="p"/>
                  </m:rPr>
                  <w:rPr>
                    <w:rFonts w:ascii="Times New Roman" w:hAnsi="Times New Roman" w:eastAsia="方正仿宋_GBK" w:cs="Times New Roman"/>
                    <w:b w:val="0"/>
                    <w:i w:val="0"/>
                    <w:iCs w:val="0"/>
                  </w:rPr>
                  <m:t>=</m:t>
                </m:r>
                <m:f>
                  <m:fPr/>
                  <m:num>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den>
                </m:f>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d>
                  <m:dPr/>
                  <m:e>
                    <m:f>
                      <m:fPr/>
                      <m:num>
                        <m:r>
                          <m:rPr>
                            <m:nor/>
                            <m:sty m:val="p"/>
                          </m:rPr>
                          <w:rPr>
                            <w:rFonts w:ascii="Times New Roman" w:hAnsi="Times New Roman" w:eastAsia="方正仿宋_GBK" w:cs="Times New Roman"/>
                            <w:b w:val="0"/>
                            <w:i w:val="0"/>
                            <w:iCs w:val="0"/>
                          </w:rPr>
                          <m:t>1</m:t>
                        </m:r>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den>
                    </m:f>
                    <m:r>
                      <m:rPr>
                        <m:nor/>
                        <m:sty m:val="p"/>
                      </m:rPr>
                      <w:rPr>
                        <w:rFonts w:ascii="Times New Roman" w:hAnsi="Times New Roman" w:eastAsia="方正仿宋_GBK" w:cs="Times New Roman"/>
                        <w:b w:val="0"/>
                        <w:i w:val="0"/>
                        <w:iCs w:val="0"/>
                      </w:rPr>
                      <m:t>−</m:t>
                    </m:r>
                    <m:f>
                      <m:fPr/>
                      <m:num>
                        <m:r>
                          <m:rPr>
                            <m:nor/>
                            <m:sty m:val="p"/>
                          </m:rPr>
                          <w:rPr>
                            <w:rFonts w:ascii="Times New Roman" w:hAnsi="Times New Roman" w:eastAsia="方正仿宋_GBK" w:cs="Times New Roman"/>
                            <w:b w:val="0"/>
                            <w:i w:val="0"/>
                            <w:iCs w:val="0"/>
                          </w:rPr>
                          <m:t>1</m:t>
                        </m:r>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den>
                    </m:f>
                  </m:e>
                </m:d>
                <m:r>
                  <m:rPr>
                    <m:nor/>
                    <m:sty m:val="p"/>
                  </m:rPr>
                  <w:rPr>
                    <w:rFonts w:ascii="Times New Roman" w:hAnsi="Times New Roman" w:eastAsia="方正仿宋_GBK" w:cs="Times New Roman"/>
                    <w:b w:val="0"/>
                    <w:i w:val="0"/>
                    <w:iCs w:val="0"/>
                  </w:rPr>
                  <m:t>.</m:t>
                </m:r>
              </m:oMath>
            </m:oMathPara>
          </w:p>
        </w:tc>
        <w:tc>
          <w:tcPr>
            <w:tcW w:w="737" w:type="dxa"/>
            <w:tcMar>
              <w:top w:w="0" w:type="dxa"/>
              <w:left w:w="0" w:type="dxa"/>
              <w:bottom w:w="0" w:type="dxa"/>
              <w:right w:w="0" w:type="dxa"/>
            </w:tcMar>
            <w:vAlign w:val="center"/>
          </w:tcPr>
          <w:p w14:paraId="3B7323DF">
            <w:pPr>
              <w:keepNext/>
              <w:spacing w:before="0" w:after="0"/>
              <w:ind w:left="0" w:leftChars="0" w:right="0" w:rightChars="0" w:firstLine="0" w:firstLineChars="0"/>
              <w:jc w:val="right"/>
            </w:pPr>
            <w:r>
              <w:rPr>
                <w:rFonts w:ascii="Times New Roman" w:hAnsi="Times New Roman" w:eastAsia="方正仿宋_GBK"/>
                <w:b w:val="0"/>
                <w:sz w:val="18"/>
              </w:rPr>
              <w:t>（5-10）</w:t>
            </w:r>
          </w:p>
        </w:tc>
      </w:tr>
    </w:tbl>
    <w:p w14:paraId="3B06AE68">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为相邻两年容载比，</w:t>
      </w:r>
      <m:oMath>
        <m:r>
          <m:rPr>
            <m:nor/>
          </m:rPr>
          <w:rPr>
            <w:rFonts w:ascii="Times New Roman" w:hAnsi="Times New Roman" w:eastAsia="方正仿宋_GBK" w:cs="Times New Roman"/>
            <w:i/>
            <w:iCs/>
          </w:rPr>
          <m:t>y</m:t>
        </m:r>
      </m:oMath>
      <w:r>
        <w:rPr>
          <w:rFonts w:ascii="Times New Roman" w:hAnsi="Times New Roman" w:eastAsia="方正仿宋_GBK"/>
          <w:b w:val="0"/>
          <w:sz w:val="24"/>
        </w:rPr>
        <w:t>为仿真年序号；</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为相邻两年公用主变总容量，单位MVA；</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为对应年网供最大负荷，单位MW。第一项表达新增容量的贡献，第二项表达既有容量在负荷变化下的比值变化。逐年结果与容量、负荷共同解释。</w:t>
      </w:r>
    </w:p>
    <w:p w14:paraId="457097B0">
      <w:pPr>
        <w:pStyle w:val="2"/>
        <w:keepNext/>
        <w:spacing w:before="120" w:after="80" w:line="280" w:lineRule="exact"/>
        <w:ind w:firstLine="0"/>
        <w:jc w:val="center"/>
      </w:pPr>
      <w:r>
        <w:rPr>
          <w:rFonts w:ascii="Times New Roman" w:hAnsi="Times New Roman" w:eastAsia="宋体"/>
          <w:b w:val="0"/>
          <w:sz w:val="21"/>
        </w:rPr>
        <w:t>表5-12 规划容载比年度变化分解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0F39D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FDB3E7E">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729845B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385" w:type="dxa"/>
            <w:tcMar>
              <w:left w:w="70" w:type="dxa"/>
              <w:right w:w="70" w:type="dxa"/>
            </w:tcMar>
            <w:vAlign w:val="center"/>
          </w:tcPr>
          <w:p w14:paraId="5706E80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385" w:type="dxa"/>
            <w:tcMar>
              <w:left w:w="70" w:type="dxa"/>
              <w:right w:w="70" w:type="dxa"/>
            </w:tcMar>
            <w:vAlign w:val="center"/>
          </w:tcPr>
          <w:p w14:paraId="44438AC9">
            <w:pPr>
              <w:keepNext/>
              <w:spacing w:before="20" w:after="20" w:line="260" w:lineRule="exact"/>
              <w:ind w:left="0" w:leftChars="0" w:right="0" w:rightChars="0" w:firstLine="0" w:firstLineChars="0"/>
              <w:jc w:val="center"/>
            </w:pPr>
            <w:r>
              <w:rPr>
                <w:rFonts w:ascii="Times New Roman" w:hAnsi="Times New Roman" w:eastAsia="宋体"/>
                <w:b/>
                <w:sz w:val="18"/>
              </w:rPr>
              <w:t>容量变化贡献</w:t>
            </w:r>
          </w:p>
        </w:tc>
        <w:tc>
          <w:tcPr>
            <w:tcW w:w="1385" w:type="dxa"/>
            <w:tcMar>
              <w:left w:w="70" w:type="dxa"/>
              <w:right w:w="70" w:type="dxa"/>
            </w:tcMar>
            <w:vAlign w:val="center"/>
          </w:tcPr>
          <w:p w14:paraId="4BE1C118">
            <w:pPr>
              <w:keepNext/>
              <w:spacing w:before="20" w:after="20" w:line="260" w:lineRule="exact"/>
              <w:ind w:left="0" w:leftChars="0" w:right="0" w:rightChars="0" w:firstLine="0" w:firstLineChars="0"/>
              <w:jc w:val="center"/>
            </w:pPr>
            <w:r>
              <w:rPr>
                <w:rFonts w:ascii="Times New Roman" w:hAnsi="Times New Roman" w:eastAsia="宋体"/>
                <w:b/>
                <w:sz w:val="18"/>
              </w:rPr>
              <w:t>负荷变化贡献</w:t>
            </w:r>
          </w:p>
        </w:tc>
        <w:tc>
          <w:tcPr>
            <w:tcW w:w="1385" w:type="dxa"/>
            <w:tcMar>
              <w:left w:w="70" w:type="dxa"/>
              <w:right w:w="70" w:type="dxa"/>
            </w:tcMar>
            <w:vAlign w:val="center"/>
          </w:tcPr>
          <w:p w14:paraId="11FC1971">
            <w:pPr>
              <w:keepNext/>
              <w:spacing w:before="20" w:after="20" w:line="260" w:lineRule="exact"/>
              <w:ind w:left="0" w:leftChars="0" w:right="0" w:rightChars="0" w:firstLine="0" w:firstLineChars="0"/>
              <w:jc w:val="center"/>
            </w:pPr>
            <w:r>
              <w:rPr>
                <w:rFonts w:ascii="Times New Roman" w:hAnsi="Times New Roman" w:eastAsia="宋体"/>
                <w:b/>
                <w:sz w:val="18"/>
              </w:rPr>
              <w:t>容载比净变化</w:t>
            </w:r>
          </w:p>
        </w:tc>
      </w:tr>
      <w:tr w14:paraId="76D43E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7D520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4DEA33F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22C6608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5C2297C8">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385" w:type="dxa"/>
            <w:tcMar>
              <w:left w:w="70" w:type="dxa"/>
              <w:right w:w="70" w:type="dxa"/>
            </w:tcMar>
            <w:vAlign w:val="center"/>
          </w:tcPr>
          <w:p w14:paraId="7DC99820">
            <w:pPr>
              <w:keepNext w:val="0"/>
              <w:spacing w:before="20" w:after="20" w:line="260" w:lineRule="exact"/>
              <w:ind w:left="0" w:leftChars="0" w:right="0" w:rightChars="0" w:firstLine="0" w:firstLineChars="0"/>
              <w:jc w:val="center"/>
            </w:pPr>
            <w:r>
              <w:rPr>
                <w:rFonts w:ascii="Times New Roman" w:hAnsi="Times New Roman" w:eastAsia="宋体"/>
                <w:b w:val="0"/>
                <w:sz w:val="18"/>
              </w:rPr>
              <w:t>-0.23</w:t>
            </w:r>
          </w:p>
        </w:tc>
        <w:tc>
          <w:tcPr>
            <w:tcW w:w="1385" w:type="dxa"/>
            <w:tcMar>
              <w:left w:w="70" w:type="dxa"/>
              <w:right w:w="70" w:type="dxa"/>
            </w:tcMar>
            <w:vAlign w:val="center"/>
          </w:tcPr>
          <w:p w14:paraId="76FC3C84">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5360C2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D5DCF2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BE950A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2C938716">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4845915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17E4C43">
            <w:pPr>
              <w:keepNext w:val="0"/>
              <w:spacing w:before="20" w:after="20" w:line="260" w:lineRule="exact"/>
              <w:ind w:left="0" w:leftChars="0" w:right="0" w:rightChars="0" w:firstLine="0" w:firstLineChars="0"/>
              <w:jc w:val="center"/>
            </w:pPr>
            <w:r>
              <w:rPr>
                <w:rFonts w:ascii="Times New Roman" w:hAnsi="Times New Roman" w:eastAsia="宋体"/>
                <w:b w:val="0"/>
                <w:sz w:val="18"/>
              </w:rPr>
              <w:t>0.17</w:t>
            </w:r>
          </w:p>
        </w:tc>
        <w:tc>
          <w:tcPr>
            <w:tcW w:w="1385" w:type="dxa"/>
            <w:tcMar>
              <w:left w:w="70" w:type="dxa"/>
              <w:right w:w="70" w:type="dxa"/>
            </w:tcMar>
            <w:vAlign w:val="center"/>
          </w:tcPr>
          <w:p w14:paraId="46198947">
            <w:pPr>
              <w:keepNext w:val="0"/>
              <w:spacing w:before="20" w:after="20" w:line="260" w:lineRule="exact"/>
              <w:ind w:left="0" w:leftChars="0" w:right="0" w:rightChars="0" w:firstLine="0" w:firstLineChars="0"/>
              <w:jc w:val="center"/>
            </w:pPr>
            <w:r>
              <w:rPr>
                <w:rFonts w:ascii="Times New Roman" w:hAnsi="Times New Roman" w:eastAsia="宋体"/>
                <w:b w:val="0"/>
                <w:sz w:val="18"/>
              </w:rPr>
              <w:t>0.17</w:t>
            </w:r>
          </w:p>
        </w:tc>
      </w:tr>
      <w:tr w14:paraId="78C3B4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0C9249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34BB896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3BD5E179">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5922B1BD">
            <w:pPr>
              <w:keepNext w:val="0"/>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385" w:type="dxa"/>
            <w:tcMar>
              <w:left w:w="70" w:type="dxa"/>
              <w:right w:w="70" w:type="dxa"/>
            </w:tcMar>
            <w:vAlign w:val="center"/>
          </w:tcPr>
          <w:p w14:paraId="641802D4">
            <w:pPr>
              <w:keepNext w:val="0"/>
              <w:spacing w:before="20" w:after="20" w:line="260" w:lineRule="exact"/>
              <w:ind w:left="0" w:leftChars="0" w:right="0" w:rightChars="0" w:firstLine="0" w:firstLineChars="0"/>
              <w:jc w:val="center"/>
            </w:pPr>
            <w:r>
              <w:rPr>
                <w:rFonts w:ascii="Times New Roman" w:hAnsi="Times New Roman" w:eastAsia="宋体"/>
                <w:b w:val="0"/>
                <w:sz w:val="18"/>
              </w:rPr>
              <w:t>-0.25</w:t>
            </w:r>
          </w:p>
        </w:tc>
        <w:tc>
          <w:tcPr>
            <w:tcW w:w="1385" w:type="dxa"/>
            <w:tcMar>
              <w:left w:w="70" w:type="dxa"/>
              <w:right w:w="70" w:type="dxa"/>
            </w:tcMar>
            <w:vAlign w:val="center"/>
          </w:tcPr>
          <w:p w14:paraId="145D1DC3">
            <w:pPr>
              <w:keepNext w:val="0"/>
              <w:spacing w:before="20" w:after="20" w:line="260" w:lineRule="exact"/>
              <w:ind w:left="0" w:leftChars="0" w:right="0" w:rightChars="0" w:firstLine="0" w:firstLineChars="0"/>
              <w:jc w:val="center"/>
            </w:pPr>
            <w:r>
              <w:rPr>
                <w:rFonts w:ascii="Times New Roman" w:hAnsi="Times New Roman" w:eastAsia="宋体"/>
                <w:b w:val="0"/>
                <w:sz w:val="18"/>
              </w:rPr>
              <w:t>-0.18</w:t>
            </w:r>
          </w:p>
        </w:tc>
      </w:tr>
      <w:tr w14:paraId="646C51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B897E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7521B0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5D8BCF0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7F3DA8E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3796B62">
            <w:pPr>
              <w:keepNext w:val="0"/>
              <w:spacing w:before="20" w:after="20" w:line="260" w:lineRule="exact"/>
              <w:ind w:left="0" w:leftChars="0" w:right="0" w:rightChars="0" w:firstLine="0" w:firstLineChars="0"/>
              <w:jc w:val="center"/>
            </w:pPr>
            <w:r>
              <w:rPr>
                <w:rFonts w:ascii="Times New Roman" w:hAnsi="Times New Roman" w:eastAsia="宋体"/>
                <w:b w:val="0"/>
                <w:sz w:val="18"/>
              </w:rPr>
              <w:t>-0.19</w:t>
            </w:r>
          </w:p>
        </w:tc>
        <w:tc>
          <w:tcPr>
            <w:tcW w:w="1385" w:type="dxa"/>
            <w:tcMar>
              <w:left w:w="70" w:type="dxa"/>
              <w:right w:w="70" w:type="dxa"/>
            </w:tcMar>
            <w:vAlign w:val="center"/>
          </w:tcPr>
          <w:p w14:paraId="4478BC5C">
            <w:pPr>
              <w:keepNext w:val="0"/>
              <w:spacing w:before="20" w:after="20" w:line="260" w:lineRule="exact"/>
              <w:ind w:left="0" w:leftChars="0" w:right="0" w:rightChars="0" w:firstLine="0" w:firstLineChars="0"/>
              <w:jc w:val="center"/>
            </w:pPr>
            <w:r>
              <w:rPr>
                <w:rFonts w:ascii="Times New Roman" w:hAnsi="Times New Roman" w:eastAsia="宋体"/>
                <w:b w:val="0"/>
                <w:sz w:val="18"/>
              </w:rPr>
              <w:t>-0.19</w:t>
            </w:r>
          </w:p>
        </w:tc>
      </w:tr>
      <w:tr w14:paraId="35FC82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3131A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7C840CB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15396DD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412CBA30">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5128909F">
            <w:pPr>
              <w:keepNext w:val="0"/>
              <w:spacing w:before="20" w:after="20" w:line="260" w:lineRule="exact"/>
              <w:ind w:left="0" w:leftChars="0" w:right="0" w:rightChars="0" w:firstLine="0" w:firstLineChars="0"/>
              <w:jc w:val="center"/>
            </w:pPr>
            <w:r>
              <w:rPr>
                <w:rFonts w:ascii="Times New Roman" w:hAnsi="Times New Roman" w:eastAsia="宋体"/>
                <w:b w:val="0"/>
                <w:sz w:val="18"/>
              </w:rPr>
              <w:t>-0.23</w:t>
            </w:r>
          </w:p>
        </w:tc>
        <w:tc>
          <w:tcPr>
            <w:tcW w:w="1385" w:type="dxa"/>
            <w:tcMar>
              <w:left w:w="70" w:type="dxa"/>
              <w:right w:w="70" w:type="dxa"/>
            </w:tcMar>
            <w:vAlign w:val="center"/>
          </w:tcPr>
          <w:p w14:paraId="20CD8B40">
            <w:pPr>
              <w:keepNext w:val="0"/>
              <w:spacing w:before="20" w:after="20" w:line="260" w:lineRule="exact"/>
              <w:ind w:left="0" w:leftChars="0" w:right="0" w:rightChars="0" w:firstLine="0" w:firstLineChars="0"/>
              <w:jc w:val="center"/>
            </w:pPr>
            <w:r>
              <w:rPr>
                <w:rFonts w:ascii="Times New Roman" w:hAnsi="Times New Roman" w:eastAsia="宋体"/>
                <w:b w:val="0"/>
                <w:sz w:val="18"/>
              </w:rPr>
              <w:t>0.07</w:t>
            </w:r>
          </w:p>
        </w:tc>
      </w:tr>
      <w:tr w14:paraId="4650C5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5B568A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261E48B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500AD624">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701751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6A0BF7E">
            <w:pPr>
              <w:keepNext w:val="0"/>
              <w:spacing w:before="20" w:after="20" w:line="260" w:lineRule="exact"/>
              <w:ind w:left="0" w:leftChars="0" w:right="0" w:rightChars="0" w:firstLine="0" w:firstLineChars="0"/>
              <w:jc w:val="center"/>
            </w:pPr>
            <w:r>
              <w:rPr>
                <w:rFonts w:ascii="Times New Roman" w:hAnsi="Times New Roman" w:eastAsia="宋体"/>
                <w:b w:val="0"/>
                <w:sz w:val="18"/>
              </w:rPr>
              <w:t>0.17</w:t>
            </w:r>
          </w:p>
        </w:tc>
        <w:tc>
          <w:tcPr>
            <w:tcW w:w="1385" w:type="dxa"/>
            <w:tcMar>
              <w:left w:w="70" w:type="dxa"/>
              <w:right w:w="70" w:type="dxa"/>
            </w:tcMar>
            <w:vAlign w:val="center"/>
          </w:tcPr>
          <w:p w14:paraId="359BDBB5">
            <w:pPr>
              <w:keepNext w:val="0"/>
              <w:spacing w:before="20" w:after="20" w:line="260" w:lineRule="exact"/>
              <w:ind w:left="0" w:leftChars="0" w:right="0" w:rightChars="0" w:firstLine="0" w:firstLineChars="0"/>
              <w:jc w:val="center"/>
            </w:pPr>
            <w:r>
              <w:rPr>
                <w:rFonts w:ascii="Times New Roman" w:hAnsi="Times New Roman" w:eastAsia="宋体"/>
                <w:b w:val="0"/>
                <w:sz w:val="18"/>
              </w:rPr>
              <w:t>0.17</w:t>
            </w:r>
          </w:p>
        </w:tc>
      </w:tr>
      <w:tr w14:paraId="451DFB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FCC8B3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C54718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D685D12">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1EAE3118">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684DAA66">
            <w:pPr>
              <w:keepNext w:val="0"/>
              <w:spacing w:before="20" w:after="20" w:line="260" w:lineRule="exact"/>
              <w:ind w:left="0" w:leftChars="0" w:right="0" w:rightChars="0"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2DC4C9F1">
            <w:pPr>
              <w:keepNext w:val="0"/>
              <w:spacing w:before="20" w:after="20" w:line="260" w:lineRule="exact"/>
              <w:ind w:left="0" w:leftChars="0" w:right="0" w:rightChars="0" w:firstLine="0" w:firstLineChars="0"/>
              <w:jc w:val="center"/>
            </w:pPr>
            <w:r>
              <w:rPr>
                <w:rFonts w:ascii="Times New Roman" w:hAnsi="Times New Roman" w:eastAsia="宋体"/>
                <w:b w:val="0"/>
                <w:sz w:val="18"/>
              </w:rPr>
              <w:t>-0.25</w:t>
            </w:r>
          </w:p>
        </w:tc>
      </w:tr>
      <w:tr w14:paraId="44FE25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0979BA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1BAA9D3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730DAB82">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7F931D9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8573FB4">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385" w:type="dxa"/>
            <w:tcMar>
              <w:left w:w="70" w:type="dxa"/>
              <w:right w:w="70" w:type="dxa"/>
            </w:tcMar>
            <w:vAlign w:val="center"/>
          </w:tcPr>
          <w:p w14:paraId="31F5E8EF">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r>
      <w:tr w14:paraId="5A9592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2A1F0B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3AE91C9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61A62E73">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5F27F2F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C113F83">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01FB1175">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r>
      <w:tr w14:paraId="50AE49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86BCCB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68950B8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138EF96A">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5F1AE73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356ECE6">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1385" w:type="dxa"/>
            <w:tcMar>
              <w:left w:w="70" w:type="dxa"/>
              <w:right w:w="70" w:type="dxa"/>
            </w:tcMar>
            <w:vAlign w:val="center"/>
          </w:tcPr>
          <w:p w14:paraId="0AB97651">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r>
      <w:tr w14:paraId="2A499D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FA2615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632F70E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5626D8DB">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0C5664C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FE16DEA">
            <w:pPr>
              <w:keepNext w:val="0"/>
              <w:spacing w:before="20" w:after="20" w:line="260" w:lineRule="exact"/>
              <w:ind w:left="0" w:leftChars="0" w:right="0" w:rightChars="0" w:firstLine="0" w:firstLineChars="0"/>
              <w:jc w:val="center"/>
            </w:pPr>
            <w:r>
              <w:rPr>
                <w:rFonts w:ascii="Times New Roman" w:hAnsi="Times New Roman" w:eastAsia="宋体"/>
                <w:b w:val="0"/>
                <w:sz w:val="18"/>
              </w:rPr>
              <w:t>0.12</w:t>
            </w:r>
          </w:p>
        </w:tc>
        <w:tc>
          <w:tcPr>
            <w:tcW w:w="1385" w:type="dxa"/>
            <w:tcMar>
              <w:left w:w="70" w:type="dxa"/>
              <w:right w:w="70" w:type="dxa"/>
            </w:tcMar>
            <w:vAlign w:val="center"/>
          </w:tcPr>
          <w:p w14:paraId="04A1100A">
            <w:pPr>
              <w:keepNext w:val="0"/>
              <w:spacing w:before="20" w:after="20" w:line="260" w:lineRule="exact"/>
              <w:ind w:left="0" w:leftChars="0" w:right="0" w:rightChars="0" w:firstLine="0" w:firstLineChars="0"/>
              <w:jc w:val="center"/>
            </w:pPr>
            <w:r>
              <w:rPr>
                <w:rFonts w:ascii="Times New Roman" w:hAnsi="Times New Roman" w:eastAsia="宋体"/>
                <w:b w:val="0"/>
                <w:sz w:val="18"/>
              </w:rPr>
              <w:t>0.12</w:t>
            </w:r>
          </w:p>
        </w:tc>
      </w:tr>
      <w:tr w14:paraId="6F9C0C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FF917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769D4F5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2A6D2D67">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39CE97C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E1007CF">
            <w:pPr>
              <w:keepNext w:val="0"/>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385" w:type="dxa"/>
            <w:tcMar>
              <w:left w:w="70" w:type="dxa"/>
              <w:right w:w="70" w:type="dxa"/>
            </w:tcMar>
            <w:vAlign w:val="center"/>
          </w:tcPr>
          <w:p w14:paraId="7C66CCDE">
            <w:pPr>
              <w:keepNext w:val="0"/>
              <w:spacing w:before="20" w:after="20" w:line="260" w:lineRule="exact"/>
              <w:ind w:left="0" w:leftChars="0" w:right="0" w:rightChars="0" w:firstLine="0" w:firstLineChars="0"/>
              <w:jc w:val="center"/>
            </w:pPr>
            <w:r>
              <w:rPr>
                <w:rFonts w:ascii="Times New Roman" w:hAnsi="Times New Roman" w:eastAsia="宋体"/>
                <w:b w:val="0"/>
                <w:sz w:val="18"/>
              </w:rPr>
              <w:t>-0.10</w:t>
            </w:r>
          </w:p>
        </w:tc>
      </w:tr>
      <w:tr w14:paraId="10378A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3DCEC2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D985E3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9A287C5">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3A6B451F">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17876A71">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3A818D3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r>
      <w:tr w14:paraId="1F37DA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E66A27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4A6A980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04D7EB87">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58B84AD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609E47B">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1559F2E1">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r>
      <w:tr w14:paraId="7D28DE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9EC61A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51A3A57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F430429">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50C66A7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5C17935">
            <w:pPr>
              <w:keepNext w:val="0"/>
              <w:spacing w:before="20" w:after="20" w:line="260" w:lineRule="exact"/>
              <w:ind w:left="0" w:leftChars="0" w:right="0" w:rightChars="0" w:firstLine="0" w:firstLineChars="0"/>
              <w:jc w:val="center"/>
            </w:pPr>
            <w:r>
              <w:rPr>
                <w:rFonts w:ascii="Times New Roman" w:hAnsi="Times New Roman" w:eastAsia="宋体"/>
                <w:b w:val="0"/>
                <w:sz w:val="18"/>
              </w:rPr>
              <w:t>0.12</w:t>
            </w:r>
          </w:p>
        </w:tc>
        <w:tc>
          <w:tcPr>
            <w:tcW w:w="1385" w:type="dxa"/>
            <w:tcMar>
              <w:left w:w="70" w:type="dxa"/>
              <w:right w:w="70" w:type="dxa"/>
            </w:tcMar>
            <w:vAlign w:val="center"/>
          </w:tcPr>
          <w:p w14:paraId="55B9F066">
            <w:pPr>
              <w:keepNext w:val="0"/>
              <w:spacing w:before="20" w:after="20" w:line="260" w:lineRule="exact"/>
              <w:ind w:left="0" w:leftChars="0" w:right="0" w:rightChars="0" w:firstLine="0" w:firstLineChars="0"/>
              <w:jc w:val="center"/>
            </w:pPr>
            <w:r>
              <w:rPr>
                <w:rFonts w:ascii="Times New Roman" w:hAnsi="Times New Roman" w:eastAsia="宋体"/>
                <w:b w:val="0"/>
                <w:sz w:val="18"/>
              </w:rPr>
              <w:t>0.12</w:t>
            </w:r>
          </w:p>
        </w:tc>
      </w:tr>
      <w:tr w14:paraId="1CC135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091D88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0C58624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2A000438">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69D70EA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6F3D6BC">
            <w:pPr>
              <w:keepNext w:val="0"/>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385" w:type="dxa"/>
            <w:tcMar>
              <w:left w:w="70" w:type="dxa"/>
              <w:right w:w="70" w:type="dxa"/>
            </w:tcMar>
            <w:vAlign w:val="center"/>
          </w:tcPr>
          <w:p w14:paraId="41E1B24D">
            <w:pPr>
              <w:keepNext w:val="0"/>
              <w:spacing w:before="20" w:after="20" w:line="260" w:lineRule="exact"/>
              <w:ind w:left="0" w:leftChars="0" w:right="0" w:rightChars="0" w:firstLine="0" w:firstLineChars="0"/>
              <w:jc w:val="center"/>
            </w:pPr>
            <w:r>
              <w:rPr>
                <w:rFonts w:ascii="Times New Roman" w:hAnsi="Times New Roman" w:eastAsia="宋体"/>
                <w:b w:val="0"/>
                <w:sz w:val="18"/>
              </w:rPr>
              <w:t>-0.10</w:t>
            </w:r>
          </w:p>
        </w:tc>
      </w:tr>
    </w:tbl>
    <w:p w14:paraId="52D84506">
      <w:pPr>
        <w:pStyle w:val="2"/>
        <w:widowControl/>
        <w:spacing w:before="0" w:after="0" w:line="348" w:lineRule="exact"/>
        <w:ind w:firstLine="480"/>
        <w:jc w:val="both"/>
      </w:pPr>
      <w:r>
        <w:rPr>
          <w:rFonts w:ascii="Times New Roman" w:hAnsi="Times New Roman" w:eastAsia="方正仿宋_GBK"/>
          <w:b w:val="0"/>
          <w:sz w:val="24"/>
        </w:rPr>
        <w:t>邳州配储差异集中在少数局部站点。兴塘变两类方案的储能额定能量分别为25.16 MWh、1.72 MWh，削减量约占全地区储能减少量的58%；邳城变储能也明显减少，而二庙变在弹性方案中配置少量储能。区域配储总量下降的同时，补充支撑的位置仍随主变与网络组合调整。下图列出至少一类方案配置储能的站点，与后续逐站工况分析共同解释储能变化的空间来源。</w:t>
      </w:r>
    </w:p>
    <w:p w14:paraId="5584B0CD">
      <w:pPr>
        <w:pStyle w:val="2"/>
        <w:keepNext/>
        <w:spacing w:before="120" w:after="0" w:line="240" w:lineRule="auto"/>
        <w:ind w:left="0" w:leftChars="0" w:right="0" w:rightChars="0" w:firstLine="0" w:firstLineChars="0"/>
        <w:jc w:val="center"/>
      </w:pPr>
      <w:r>
        <w:drawing>
          <wp:inline distT="0" distB="0" distL="114300" distR="114300">
            <wp:extent cx="5120640" cy="3837940"/>
            <wp:effectExtent l="0" t="0" r="0" b="0"/>
            <wp:docPr id="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pic:cNvPicPr>
                      <a:picLocks noChangeAspect="1" noChangeArrowheads="1"/>
                    </pic:cNvPicPr>
                  </pic:nvPicPr>
                  <pic:blipFill>
                    <a:blip r:embed="rId42"/>
                    <a:stretch>
                      <a:fillRect/>
                    </a:stretch>
                  </pic:blipFill>
                  <pic:spPr>
                    <a:xfrm>
                      <a:off x="0" y="0"/>
                      <a:ext cx="5120640" cy="3838388"/>
                    </a:xfrm>
                    <a:prstGeom prst="rect">
                      <a:avLst/>
                    </a:prstGeom>
                    <a:noFill/>
                    <a:ln w="9525">
                      <a:noFill/>
                    </a:ln>
                  </pic:spPr>
                </pic:pic>
              </a:graphicData>
            </a:graphic>
          </wp:inline>
        </w:drawing>
      </w:r>
    </w:p>
    <w:p w14:paraId="0B828AD1">
      <w:pPr>
        <w:pStyle w:val="2"/>
        <w:spacing w:before="60" w:after="120" w:line="280" w:lineRule="exact"/>
        <w:ind w:left="0" w:leftChars="0" w:right="0" w:rightChars="0" w:firstLine="0" w:firstLineChars="0"/>
        <w:jc w:val="center"/>
      </w:pPr>
      <w:r>
        <w:rPr>
          <w:rFonts w:ascii="Times New Roman" w:hAnsi="Times New Roman" w:eastAsia="宋体"/>
          <w:b w:val="0"/>
          <w:sz w:val="21"/>
        </w:rPr>
        <w:t>图5-7 邳州2025年储能额定能量的站点分布</w:t>
      </w:r>
    </w:p>
    <w:p w14:paraId="2BE73224">
      <w:pPr>
        <w:pStyle w:val="5"/>
        <w:keepNext/>
        <w:numPr>
          <w:ilvl w:val="0"/>
          <w:numId w:val="0"/>
        </w:numPr>
        <w:spacing w:before="160" w:after="120" w:line="390" w:lineRule="exact"/>
        <w:ind w:firstLine="0"/>
      </w:pPr>
      <w:bookmarkStart w:id="200" w:name="邳州逐站规划方案"/>
      <w:r>
        <w:rPr>
          <w:rFonts w:ascii="Times New Roman" w:hAnsi="Times New Roman" w:eastAsia="方正仿宋_GBK"/>
          <w:b/>
          <w:sz w:val="26"/>
        </w:rPr>
        <w:t>5.4.5 邳州逐站规划方案</w:t>
      </w:r>
      <w:bookmarkEnd w:id="200"/>
    </w:p>
    <w:p w14:paraId="1DB8F4CF">
      <w:pPr>
        <w:pStyle w:val="115"/>
        <w:widowControl/>
        <w:spacing w:before="0" w:after="0" w:line="348" w:lineRule="exact"/>
        <w:ind w:firstLine="480"/>
        <w:jc w:val="both"/>
      </w:pPr>
      <w:r>
        <w:rPr>
          <w:rFonts w:ascii="Times New Roman" w:hAnsi="Times New Roman" w:eastAsia="方正仿宋_GBK"/>
          <w:b w:val="0"/>
          <w:sz w:val="24"/>
        </w:rPr>
        <w:t>逐站表格列示区域正向峰值和最低净负荷两个代表工况的转接量，完整校核同时覆盖各站局部极值截面。主变N-1按本站最大单台容量扣除，健康邻站保留正常可用容量，转供使用已投运线路。</w:t>
      </w:r>
    </w:p>
    <w:p w14:paraId="53E5DEA4">
      <w:pPr>
        <w:pStyle w:val="2"/>
        <w:widowControl/>
        <w:spacing w:before="0" w:after="0" w:line="348" w:lineRule="exact"/>
        <w:ind w:firstLine="480"/>
        <w:jc w:val="both"/>
      </w:pPr>
      <w:r>
        <w:rPr>
          <w:rFonts w:ascii="Times New Roman" w:hAnsi="Times New Roman" w:eastAsia="方正仿宋_GBK"/>
          <w:b w:val="0"/>
          <w:sz w:val="24"/>
        </w:rPr>
        <w:t>邳州20座站分别列示两类方案的四年设备状态及区域正向峰值正常转接，随后结合2025年两代表工况和四年中本站绝对功率最大的校核工况，解释主变N-1后的站间支援。表中储能均为在役额定功率，正向支撑能力另按邳州2 h及可用电量折算，反向采用本站规定时长。</w:t>
      </w:r>
    </w:p>
    <w:p w14:paraId="59FD833F">
      <w:pPr>
        <w:pStyle w:val="7"/>
        <w:keepNext/>
        <w:numPr>
          <w:ilvl w:val="0"/>
          <w:numId w:val="0"/>
        </w:numPr>
        <w:spacing w:before="160" w:after="120" w:line="360" w:lineRule="exact"/>
        <w:ind w:firstLine="0"/>
      </w:pPr>
      <w:bookmarkStart w:id="201" w:name="八义集变规划分析"/>
      <w:r>
        <w:rPr>
          <w:rFonts w:ascii="Times New Roman" w:hAnsi="Times New Roman" w:eastAsia="方正仿宋_GBK"/>
          <w:b/>
          <w:sz w:val="24"/>
        </w:rPr>
        <w:t>八义集变规划分析</w:t>
      </w:r>
      <w:bookmarkEnd w:id="201"/>
    </w:p>
    <w:p w14:paraId="5BDC5359">
      <w:pPr>
        <w:pStyle w:val="115"/>
        <w:widowControl/>
        <w:spacing w:before="0" w:after="0" w:line="348" w:lineRule="exact"/>
        <w:ind w:firstLine="480"/>
        <w:jc w:val="both"/>
      </w:pPr>
      <w:r>
        <w:rPr>
          <w:rFonts w:ascii="Times New Roman" w:hAnsi="Times New Roman" w:eastAsia="方正仿宋_GBK"/>
          <w:b w:val="0"/>
          <w:sz w:val="24"/>
        </w:rPr>
        <w:t>该站初始主变组合为20+50 MVA，弹性方案2024年20 MVA更换为31.5 MVA，供电任务由主变及网络承担。</w:t>
      </w:r>
    </w:p>
    <w:p w14:paraId="6FFB4740">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2025年本站最大正向、反向净负荷分别为37.23 MW、19.12 MW。在同一需求下，刚性方案当年主变容量为70.00 MVA、储能额定功率0.60 MW，弹性方案分别为81.50 MVA和0.00 MW，弹性方案本站增加11.50 MVA容量。弹性方案按当年各站局部极值计算的站级负载率为48%。</w:t>
      </w:r>
    </w:p>
    <w:p w14:paraId="7B151BD1">
      <w:pPr>
        <w:pStyle w:val="2"/>
        <w:keepNext/>
        <w:spacing w:before="120" w:after="80" w:line="280" w:lineRule="exact"/>
        <w:ind w:firstLine="0"/>
        <w:jc w:val="center"/>
      </w:pPr>
      <w:r>
        <w:rPr>
          <w:rFonts w:ascii="Times New Roman" w:hAnsi="Times New Roman" w:eastAsia="宋体"/>
          <w:b w:val="0"/>
          <w:sz w:val="21"/>
        </w:rPr>
        <w:t>表5-13 八义集变年度配置与正向峰值正常转接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3B31F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42B533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EC63DB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A33F6F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720F1B0">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9AA182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98FD88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48801DE1">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0396840">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28830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96359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98E67EE">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7896E7E">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09D2AE18">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70B6B7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21F5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01854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1F7298">
            <w:pPr>
              <w:keepNext/>
              <w:spacing w:before="20" w:after="20" w:line="260" w:lineRule="exact"/>
              <w:ind w:left="0" w:leftChars="0" w:right="0" w:rightChars="0" w:firstLine="0" w:firstLineChars="0"/>
              <w:jc w:val="center"/>
            </w:pPr>
            <w:r>
              <w:rPr>
                <w:rFonts w:ascii="Times New Roman" w:hAnsi="Times New Roman" w:eastAsia="宋体"/>
                <w:b w:val="0"/>
                <w:sz w:val="18"/>
              </w:rPr>
              <w:t>26.13</w:t>
            </w:r>
          </w:p>
        </w:tc>
      </w:tr>
      <w:tr w14:paraId="64E513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0EC701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CA568D2">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DEBBCF4">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471B294F">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679B4F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1B87E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E775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A712F9">
            <w:pPr>
              <w:keepNext/>
              <w:spacing w:before="20" w:after="20" w:line="260" w:lineRule="exact"/>
              <w:ind w:left="0" w:leftChars="0" w:right="0" w:rightChars="0" w:firstLine="0" w:firstLineChars="0"/>
              <w:jc w:val="center"/>
            </w:pPr>
            <w:r>
              <w:rPr>
                <w:rFonts w:ascii="Times New Roman" w:hAnsi="Times New Roman" w:eastAsia="宋体"/>
                <w:b w:val="0"/>
                <w:sz w:val="18"/>
              </w:rPr>
              <w:t>24.11</w:t>
            </w:r>
          </w:p>
        </w:tc>
      </w:tr>
      <w:tr w14:paraId="08B1FD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D2E344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384F45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EABD429">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24AA4C1E">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49AD96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6669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4CA7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4BE269">
            <w:pPr>
              <w:keepNext/>
              <w:spacing w:before="20" w:after="20" w:line="260" w:lineRule="exact"/>
              <w:ind w:left="0" w:leftChars="0" w:right="0" w:rightChars="0" w:firstLine="0" w:firstLineChars="0"/>
              <w:jc w:val="center"/>
            </w:pPr>
            <w:r>
              <w:rPr>
                <w:rFonts w:ascii="Times New Roman" w:hAnsi="Times New Roman" w:eastAsia="宋体"/>
                <w:b w:val="0"/>
                <w:sz w:val="18"/>
              </w:rPr>
              <w:t>27.32</w:t>
            </w:r>
          </w:p>
        </w:tc>
      </w:tr>
      <w:tr w14:paraId="6A8E8B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A9BAE2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7DFC05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0CC9F3E">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2095D3E6">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5701E83A">
            <w:pPr>
              <w:keepNext/>
              <w:spacing w:before="20" w:after="20" w:line="260" w:lineRule="exact"/>
              <w:ind w:left="0" w:leftChars="0" w:right="0" w:rightChars="0" w:firstLine="0" w:firstLineChars="0"/>
              <w:jc w:val="center"/>
            </w:pPr>
            <w:r>
              <w:rPr>
                <w:rFonts w:ascii="Times New Roman" w:hAnsi="Times New Roman" w:eastAsia="宋体"/>
                <w:b w:val="0"/>
                <w:sz w:val="18"/>
              </w:rPr>
              <w:t>0.60</w:t>
            </w:r>
          </w:p>
        </w:tc>
        <w:tc>
          <w:tcPr>
            <w:tcW w:w="1039" w:type="dxa"/>
            <w:tcMar>
              <w:left w:w="70" w:type="dxa"/>
              <w:right w:w="70" w:type="dxa"/>
            </w:tcMar>
            <w:vAlign w:val="center"/>
          </w:tcPr>
          <w:p w14:paraId="3DED9BD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8926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2409D5">
            <w:pPr>
              <w:keepNext/>
              <w:spacing w:before="20" w:after="20" w:line="260" w:lineRule="exact"/>
              <w:ind w:left="0" w:leftChars="0" w:right="0" w:rightChars="0" w:firstLine="0" w:firstLineChars="0"/>
              <w:jc w:val="center"/>
            </w:pPr>
            <w:r>
              <w:rPr>
                <w:rFonts w:ascii="Times New Roman" w:hAnsi="Times New Roman" w:eastAsia="宋体"/>
                <w:b w:val="0"/>
                <w:sz w:val="18"/>
              </w:rPr>
              <w:t>30.29</w:t>
            </w:r>
          </w:p>
        </w:tc>
      </w:tr>
      <w:tr w14:paraId="62DB5A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24A254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7D74525">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18D5D23">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3840D85E">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160758A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4500E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9823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3697BD">
            <w:pPr>
              <w:keepNext/>
              <w:spacing w:before="20" w:after="20" w:line="260" w:lineRule="exact"/>
              <w:ind w:left="0" w:leftChars="0" w:right="0" w:rightChars="0" w:firstLine="0" w:firstLineChars="0"/>
              <w:jc w:val="center"/>
            </w:pPr>
            <w:r>
              <w:rPr>
                <w:rFonts w:ascii="Times New Roman" w:hAnsi="Times New Roman" w:eastAsia="宋体"/>
                <w:b w:val="0"/>
                <w:sz w:val="18"/>
              </w:rPr>
              <w:t>26.13</w:t>
            </w:r>
          </w:p>
        </w:tc>
      </w:tr>
      <w:tr w14:paraId="1B5F5C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F52F78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A1A4CAE">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6FB8BF90">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44CF05A8">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4A3973C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7CC4E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81AC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79E86D">
            <w:pPr>
              <w:keepNext/>
              <w:spacing w:before="20" w:after="20" w:line="260" w:lineRule="exact"/>
              <w:ind w:left="0" w:leftChars="0" w:right="0" w:rightChars="0" w:firstLine="0" w:firstLineChars="0"/>
              <w:jc w:val="center"/>
            </w:pPr>
            <w:r>
              <w:rPr>
                <w:rFonts w:ascii="Times New Roman" w:hAnsi="Times New Roman" w:eastAsia="宋体"/>
                <w:b w:val="0"/>
                <w:sz w:val="18"/>
              </w:rPr>
              <w:t>24.11</w:t>
            </w:r>
          </w:p>
        </w:tc>
      </w:tr>
      <w:tr w14:paraId="7BCBC3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48B900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E4F5D57">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D4F0A01">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5F1AD57B">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5D1CC6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83348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74C1C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CBB83A">
            <w:pPr>
              <w:keepNext/>
              <w:spacing w:before="20" w:after="20" w:line="260" w:lineRule="exact"/>
              <w:ind w:left="0" w:leftChars="0" w:right="0" w:rightChars="0" w:firstLine="0" w:firstLineChars="0"/>
              <w:jc w:val="center"/>
            </w:pPr>
            <w:r>
              <w:rPr>
                <w:rFonts w:ascii="Times New Roman" w:hAnsi="Times New Roman" w:eastAsia="宋体"/>
                <w:b w:val="0"/>
                <w:sz w:val="18"/>
              </w:rPr>
              <w:t>27.32</w:t>
            </w:r>
          </w:p>
        </w:tc>
      </w:tr>
      <w:tr w14:paraId="10808B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69F579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EDE5B0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583046F">
            <w:pPr>
              <w:keepNext w:val="0"/>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52D94224">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66445CD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5DEE0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95646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F03ABF">
            <w:pPr>
              <w:keepNext w:val="0"/>
              <w:spacing w:before="20" w:after="20" w:line="260" w:lineRule="exact"/>
              <w:ind w:left="0" w:leftChars="0" w:right="0" w:rightChars="0" w:firstLine="0" w:firstLineChars="0"/>
              <w:jc w:val="center"/>
            </w:pPr>
            <w:r>
              <w:rPr>
                <w:rFonts w:ascii="Times New Roman" w:hAnsi="Times New Roman" w:eastAsia="宋体"/>
                <w:b w:val="0"/>
                <w:sz w:val="18"/>
              </w:rPr>
              <w:t>30.29</w:t>
            </w:r>
          </w:p>
        </w:tc>
      </w:tr>
    </w:tbl>
    <w:p w14:paraId="3B6CE901">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MW，转接后净负荷为30.29 MW，区域最低净负荷工况下为-6.39 MW。</w:t>
      </w:r>
    </w:p>
    <w:p w14:paraId="41031711">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按最大单台主变N-1校核，本站剩余容量为31.50 MVA，两代表工况重新转供后的本站净负荷分别为29.93 MW、-6.39 MW，两方向最小容量余量为0.00 MW，正向储能有效支撑功率为0.00 MW。</w:t>
      </w:r>
    </w:p>
    <w:p w14:paraId="41DBFE75">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四年校核截面中，本站绝对功率最大的工况出现在2025年，转接前为37.23 MW，主要表现为正向受电需求，该年设备在最大单台主变N-1后剩余容量为31.50 MVA。故障方式下本站转出7.30 MW、承接0.00 MW，其中与土山变之间的主要转出功率为7.30 MW，转接后净负荷为29.93 MW。这一工况通过邻站分担本站故障后的正向负荷。</w:t>
      </w:r>
    </w:p>
    <w:p w14:paraId="72DB2A1B">
      <w:pPr>
        <w:pStyle w:val="7"/>
        <w:keepNext/>
        <w:numPr>
          <w:ilvl w:val="0"/>
          <w:numId w:val="0"/>
        </w:numPr>
        <w:spacing w:before="160" w:after="120" w:line="360" w:lineRule="exact"/>
        <w:ind w:firstLine="0"/>
      </w:pPr>
      <w:bookmarkStart w:id="202" w:name="大宋变规划分析"/>
      <w:r>
        <w:rPr>
          <w:rFonts w:ascii="Times New Roman" w:hAnsi="Times New Roman" w:eastAsia="方正仿宋_GBK"/>
          <w:b/>
          <w:sz w:val="24"/>
        </w:rPr>
        <w:t>大宋变规划分析</w:t>
      </w:r>
      <w:bookmarkEnd w:id="202"/>
    </w:p>
    <w:p w14:paraId="1D1E4B99">
      <w:pPr>
        <w:pStyle w:val="115"/>
        <w:widowControl/>
        <w:spacing w:before="0" w:after="0" w:line="348" w:lineRule="exact"/>
        <w:ind w:firstLine="480"/>
        <w:jc w:val="both"/>
      </w:pPr>
      <w:r>
        <w:rPr>
          <w:rFonts w:ascii="Times New Roman" w:hAnsi="Times New Roman" w:eastAsia="方正仿宋_GBK"/>
          <w:b w:val="0"/>
          <w:sz w:val="24"/>
        </w:rPr>
        <w:t>该站初始主变组合为40+63 MVA，弹性方案四年均保留该组合，供电任务由主变及网络承担。</w:t>
      </w:r>
    </w:p>
    <w:p w14:paraId="7CCCA825">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2025年本站最大正向、反向净负荷分别为69.44 MW、31.77 MW。在同一需求下，刚性方案当年主变容量为103.00 MVA、储能额定功率0.00 MW，弹性方案分别为103.00 MVA和0.00 MW，两类方案本站主变总容量相同。弹性方案按当年各站局部极值计算的站级负载率为71%。</w:t>
      </w:r>
    </w:p>
    <w:p w14:paraId="1F079770">
      <w:pPr>
        <w:pStyle w:val="2"/>
        <w:keepNext/>
        <w:spacing w:before="120" w:after="80" w:line="280" w:lineRule="exact"/>
        <w:ind w:firstLine="0"/>
        <w:jc w:val="center"/>
      </w:pPr>
      <w:r>
        <w:rPr>
          <w:rFonts w:ascii="Times New Roman" w:hAnsi="Times New Roman" w:eastAsia="宋体"/>
          <w:b w:val="0"/>
          <w:sz w:val="21"/>
        </w:rPr>
        <w:t>表5-14 大宋变年度配置与正向峰值正常转接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F2FD7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05AA95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910DA98">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3D53EC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4CC2F00">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51D0D25">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88F6B0F">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A45314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C2067FE">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DE415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FDE51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AAC1A6A">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C7C9C09">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39248773">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D047C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49CA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4206A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FE0A4E">
            <w:pPr>
              <w:keepNext/>
              <w:spacing w:before="20" w:after="20" w:line="260" w:lineRule="exact"/>
              <w:ind w:left="0" w:leftChars="0" w:right="0" w:rightChars="0" w:firstLine="0" w:firstLineChars="0"/>
              <w:jc w:val="center"/>
            </w:pPr>
            <w:r>
              <w:rPr>
                <w:rFonts w:ascii="Times New Roman" w:hAnsi="Times New Roman" w:eastAsia="宋体"/>
                <w:b w:val="0"/>
                <w:sz w:val="18"/>
              </w:rPr>
              <w:t>59.89</w:t>
            </w:r>
          </w:p>
        </w:tc>
      </w:tr>
      <w:tr w14:paraId="10D90D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B5D4F0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6251058">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0F83E79">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0E4C5355">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747088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80C84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11B2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B7A2B7">
            <w:pPr>
              <w:keepNext/>
              <w:spacing w:before="20" w:after="20" w:line="260" w:lineRule="exact"/>
              <w:ind w:left="0" w:leftChars="0" w:right="0" w:rightChars="0" w:firstLine="0" w:firstLineChars="0"/>
              <w:jc w:val="center"/>
            </w:pPr>
            <w:r>
              <w:rPr>
                <w:rFonts w:ascii="Times New Roman" w:hAnsi="Times New Roman" w:eastAsia="宋体"/>
                <w:b w:val="0"/>
                <w:sz w:val="18"/>
              </w:rPr>
              <w:t>55.27</w:t>
            </w:r>
          </w:p>
        </w:tc>
      </w:tr>
      <w:tr w14:paraId="394AE6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729700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7E3102E">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43B4B406">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201D664F">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0549D11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D3FA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D224D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E052CA">
            <w:pPr>
              <w:keepNext/>
              <w:spacing w:before="20" w:after="20" w:line="260" w:lineRule="exact"/>
              <w:ind w:left="0" w:leftChars="0" w:right="0" w:rightChars="0" w:firstLine="0" w:firstLineChars="0"/>
              <w:jc w:val="center"/>
            </w:pPr>
            <w:r>
              <w:rPr>
                <w:rFonts w:ascii="Times New Roman" w:hAnsi="Times New Roman" w:eastAsia="宋体"/>
                <w:b w:val="0"/>
                <w:sz w:val="18"/>
              </w:rPr>
              <w:t>62.63</w:t>
            </w:r>
          </w:p>
        </w:tc>
      </w:tr>
      <w:tr w14:paraId="225058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5146C6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BB2EE7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A494A6E">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07A48EB6">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103DC7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F402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40043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0918C0">
            <w:pPr>
              <w:keepNext/>
              <w:spacing w:before="20" w:after="20" w:line="260" w:lineRule="exact"/>
              <w:ind w:left="0" w:leftChars="0" w:right="0" w:rightChars="0" w:firstLine="0" w:firstLineChars="0"/>
              <w:jc w:val="center"/>
            </w:pPr>
            <w:r>
              <w:rPr>
                <w:rFonts w:ascii="Times New Roman" w:hAnsi="Times New Roman" w:eastAsia="宋体"/>
                <w:b w:val="0"/>
                <w:sz w:val="18"/>
              </w:rPr>
              <w:t>69.44</w:t>
            </w:r>
          </w:p>
        </w:tc>
      </w:tr>
      <w:tr w14:paraId="58C55B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397ACF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4DAF5C7">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74C7DB1">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27F64F5B">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076200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3237E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B96A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EABDFD">
            <w:pPr>
              <w:keepNext/>
              <w:spacing w:before="20" w:after="20" w:line="260" w:lineRule="exact"/>
              <w:ind w:left="0" w:leftChars="0" w:right="0" w:rightChars="0" w:firstLine="0" w:firstLineChars="0"/>
              <w:jc w:val="center"/>
            </w:pPr>
            <w:r>
              <w:rPr>
                <w:rFonts w:ascii="Times New Roman" w:hAnsi="Times New Roman" w:eastAsia="宋体"/>
                <w:b w:val="0"/>
                <w:sz w:val="18"/>
              </w:rPr>
              <w:t>59.89</w:t>
            </w:r>
          </w:p>
        </w:tc>
      </w:tr>
      <w:tr w14:paraId="212F79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2BA36F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DE39108">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78D1977">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0CA0532E">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2470E31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143E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56E2B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7DD45B">
            <w:pPr>
              <w:keepNext/>
              <w:spacing w:before="20" w:after="20" w:line="260" w:lineRule="exact"/>
              <w:ind w:left="0" w:leftChars="0" w:right="0" w:rightChars="0" w:firstLine="0" w:firstLineChars="0"/>
              <w:jc w:val="center"/>
            </w:pPr>
            <w:r>
              <w:rPr>
                <w:rFonts w:ascii="Times New Roman" w:hAnsi="Times New Roman" w:eastAsia="宋体"/>
                <w:b w:val="0"/>
                <w:sz w:val="18"/>
              </w:rPr>
              <w:t>55.27</w:t>
            </w:r>
          </w:p>
        </w:tc>
      </w:tr>
      <w:tr w14:paraId="560595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8801A6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CF994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75C9969">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38B57FEC">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B773B7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29593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5421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EE5B6C">
            <w:pPr>
              <w:keepNext/>
              <w:spacing w:before="20" w:after="20" w:line="260" w:lineRule="exact"/>
              <w:ind w:left="0" w:leftChars="0" w:right="0" w:rightChars="0" w:firstLine="0" w:firstLineChars="0"/>
              <w:jc w:val="center"/>
            </w:pPr>
            <w:r>
              <w:rPr>
                <w:rFonts w:ascii="Times New Roman" w:hAnsi="Times New Roman" w:eastAsia="宋体"/>
                <w:b w:val="0"/>
                <w:sz w:val="18"/>
              </w:rPr>
              <w:t>62.63</w:t>
            </w:r>
          </w:p>
        </w:tc>
      </w:tr>
      <w:tr w14:paraId="737E2E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D9B8A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D50E0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2CC2FAA">
            <w:pPr>
              <w:keepNext w:val="0"/>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13A27116">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74A82F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299EF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B1AC5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1F8A4C">
            <w:pPr>
              <w:keepNext w:val="0"/>
              <w:spacing w:before="20" w:after="20" w:line="260" w:lineRule="exact"/>
              <w:ind w:left="0" w:leftChars="0" w:right="0" w:rightChars="0" w:firstLine="0" w:firstLineChars="0"/>
              <w:jc w:val="center"/>
            </w:pPr>
            <w:r>
              <w:rPr>
                <w:rFonts w:ascii="Times New Roman" w:hAnsi="Times New Roman" w:eastAsia="宋体"/>
                <w:b w:val="0"/>
                <w:sz w:val="18"/>
              </w:rPr>
              <w:t>69.44</w:t>
            </w:r>
          </w:p>
        </w:tc>
      </w:tr>
    </w:tbl>
    <w:p w14:paraId="45B91EE9">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MW，转接后净负荷为69.44 MW，区域最低净负荷工况下为-31.77 MW。</w:t>
      </w:r>
    </w:p>
    <w:p w14:paraId="199CDABB">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MW、-31.77 MW，两方向最小容量余量为0.00 MW，正向储能有效支撑功率为0.00 MW。</w:t>
      </w:r>
    </w:p>
    <w:p w14:paraId="6ED409DF">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四年校核截面中，本站绝对功率最大的工况出现在2025年，转接前为69.44 MW，主要表现为正向受电需求，该年设备在最大单台主变N-1后剩余容量为40.00 MVA。故障方式下本站转出31.44 MW、承接0.00 MW，其中与宿羊山变之间的主要转出功率为12.15 MW，转接后净负荷为38.00 MW。这一工况通过邻站分担本站故障后的正向负荷。</w:t>
      </w:r>
    </w:p>
    <w:p w14:paraId="2159353F">
      <w:pPr>
        <w:pStyle w:val="7"/>
        <w:keepNext/>
        <w:numPr>
          <w:ilvl w:val="0"/>
          <w:numId w:val="0"/>
        </w:numPr>
        <w:spacing w:before="160" w:after="120" w:line="360" w:lineRule="exact"/>
        <w:ind w:firstLine="0"/>
      </w:pPr>
      <w:bookmarkStart w:id="203" w:name="戴圩变规划分析"/>
      <w:r>
        <w:rPr>
          <w:rFonts w:ascii="Times New Roman" w:hAnsi="Times New Roman" w:eastAsia="方正仿宋_GBK"/>
          <w:b/>
          <w:sz w:val="24"/>
        </w:rPr>
        <w:t>戴圩变规划分析</w:t>
      </w:r>
      <w:bookmarkEnd w:id="203"/>
    </w:p>
    <w:p w14:paraId="35837448">
      <w:pPr>
        <w:pStyle w:val="115"/>
        <w:widowControl/>
        <w:spacing w:before="0" w:after="0" w:line="348" w:lineRule="exact"/>
        <w:ind w:firstLine="480"/>
        <w:jc w:val="both"/>
      </w:pPr>
      <w:r>
        <w:rPr>
          <w:rFonts w:ascii="Times New Roman" w:hAnsi="Times New Roman" w:eastAsia="方正仿宋_GBK"/>
          <w:b w:val="0"/>
          <w:sz w:val="24"/>
        </w:rPr>
        <w:t>该站初始主变组合为20+50 MVA，弹性方案四年均保留该组合，供电任务由主变及网络承担。</w:t>
      </w:r>
    </w:p>
    <w:p w14:paraId="75C1D34E">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2025年本站最大正向、反向净负荷分别为30.30 MW、24.46 MW。在同一需求下，刚性方案当年主变容量为70.00 MVA、储能额定功率0.00 MW，弹性方案分别为70.00 MVA和0.00 MW，两类方案本站主变总容量相同。弹性方案按当年各站局部极值计算的站级负载率为46%。</w:t>
      </w:r>
    </w:p>
    <w:p w14:paraId="623E36B4">
      <w:pPr>
        <w:pStyle w:val="2"/>
        <w:keepNext/>
        <w:spacing w:before="120" w:after="80" w:line="280" w:lineRule="exact"/>
        <w:ind w:firstLine="0"/>
        <w:jc w:val="center"/>
      </w:pPr>
      <w:r>
        <w:rPr>
          <w:rFonts w:ascii="Times New Roman" w:hAnsi="Times New Roman" w:eastAsia="宋体"/>
          <w:b w:val="0"/>
          <w:sz w:val="21"/>
        </w:rPr>
        <w:t>表5-15 戴圩变年度配置与正向峰值正常转接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9DCC6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44DEB9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39BA13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3E3C233">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E91C328">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A71866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AEE7726">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02EA7D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2ECD48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A6EFA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0EFA48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B700CAF">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CD6D1E7">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70BD86C2">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24F371E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3B15B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490D9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242D5D">
            <w:pPr>
              <w:keepNext/>
              <w:spacing w:before="20" w:after="20" w:line="260" w:lineRule="exact"/>
              <w:ind w:left="0" w:leftChars="0" w:right="0" w:rightChars="0" w:firstLine="0" w:firstLineChars="0"/>
              <w:jc w:val="center"/>
            </w:pPr>
            <w:r>
              <w:rPr>
                <w:rFonts w:ascii="Times New Roman" w:hAnsi="Times New Roman" w:eastAsia="宋体"/>
                <w:b w:val="0"/>
                <w:sz w:val="18"/>
              </w:rPr>
              <w:t>23.58</w:t>
            </w:r>
          </w:p>
        </w:tc>
      </w:tr>
      <w:tr w14:paraId="434DDE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3EE260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42AE168">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5F94CE1">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18916E35">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0D5410A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9CA8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63E8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6C790D">
            <w:pPr>
              <w:keepNext/>
              <w:spacing w:before="20" w:after="20" w:line="260" w:lineRule="exact"/>
              <w:ind w:left="0" w:leftChars="0" w:right="0" w:rightChars="0" w:firstLine="0" w:firstLineChars="0"/>
              <w:jc w:val="center"/>
            </w:pPr>
            <w:r>
              <w:rPr>
                <w:rFonts w:ascii="Times New Roman" w:hAnsi="Times New Roman" w:eastAsia="宋体"/>
                <w:b w:val="0"/>
                <w:sz w:val="18"/>
              </w:rPr>
              <w:t>21.76</w:t>
            </w:r>
          </w:p>
        </w:tc>
      </w:tr>
      <w:tr w14:paraId="56AA23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2A240C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3F7B73C">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709CC5CD">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3FC61DFE">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67D68FD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7E7BC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DD09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ED6D08">
            <w:pPr>
              <w:keepNext/>
              <w:spacing w:before="20" w:after="20" w:line="260" w:lineRule="exact"/>
              <w:ind w:left="0" w:leftChars="0" w:right="0" w:rightChars="0" w:firstLine="0" w:firstLineChars="0"/>
              <w:jc w:val="center"/>
            </w:pPr>
            <w:r>
              <w:rPr>
                <w:rFonts w:ascii="Times New Roman" w:hAnsi="Times New Roman" w:eastAsia="宋体"/>
                <w:b w:val="0"/>
                <w:sz w:val="18"/>
              </w:rPr>
              <w:t>24.66</w:t>
            </w:r>
          </w:p>
        </w:tc>
      </w:tr>
      <w:tr w14:paraId="637109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D41FDB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E13E33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0D722EA">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5140DDC2">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1788F3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000B3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AFE5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C4AA6F">
            <w:pPr>
              <w:keepNext/>
              <w:spacing w:before="20" w:after="20" w:line="260" w:lineRule="exact"/>
              <w:ind w:left="0" w:leftChars="0" w:right="0" w:rightChars="0" w:firstLine="0" w:firstLineChars="0"/>
              <w:jc w:val="center"/>
            </w:pPr>
            <w:r>
              <w:rPr>
                <w:rFonts w:ascii="Times New Roman" w:hAnsi="Times New Roman" w:eastAsia="宋体"/>
                <w:b w:val="0"/>
                <w:sz w:val="18"/>
              </w:rPr>
              <w:t>27.34</w:t>
            </w:r>
          </w:p>
        </w:tc>
      </w:tr>
      <w:tr w14:paraId="168938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DD3DCE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E31FC3B">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721408F2">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4E936F8E">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78188C9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CB05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90556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7BB7DD">
            <w:pPr>
              <w:keepNext/>
              <w:spacing w:before="20" w:after="20" w:line="260" w:lineRule="exact"/>
              <w:ind w:left="0" w:leftChars="0" w:right="0" w:rightChars="0" w:firstLine="0" w:firstLineChars="0"/>
              <w:jc w:val="center"/>
            </w:pPr>
            <w:r>
              <w:rPr>
                <w:rFonts w:ascii="Times New Roman" w:hAnsi="Times New Roman" w:eastAsia="宋体"/>
                <w:b w:val="0"/>
                <w:sz w:val="18"/>
              </w:rPr>
              <w:t>23.58</w:t>
            </w:r>
          </w:p>
        </w:tc>
      </w:tr>
      <w:tr w14:paraId="1D8C25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779ED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9090CE7">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05F6CFAC">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140A2571">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10CB21D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FBCBA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90E8C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3B27F0">
            <w:pPr>
              <w:keepNext/>
              <w:spacing w:before="20" w:after="20" w:line="260" w:lineRule="exact"/>
              <w:ind w:left="0" w:leftChars="0" w:right="0" w:rightChars="0" w:firstLine="0" w:firstLineChars="0"/>
              <w:jc w:val="center"/>
            </w:pPr>
            <w:r>
              <w:rPr>
                <w:rFonts w:ascii="Times New Roman" w:hAnsi="Times New Roman" w:eastAsia="宋体"/>
                <w:b w:val="0"/>
                <w:sz w:val="18"/>
              </w:rPr>
              <w:t>21.76</w:t>
            </w:r>
          </w:p>
        </w:tc>
      </w:tr>
      <w:tr w14:paraId="00870F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82BDB7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A3F3CFE">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40991EFB">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5C8A3A8E">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7179D35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0B0A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9DCCF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5C8A5E">
            <w:pPr>
              <w:keepNext/>
              <w:spacing w:before="20" w:after="20" w:line="260" w:lineRule="exact"/>
              <w:ind w:left="0" w:leftChars="0" w:right="0" w:rightChars="0" w:firstLine="0" w:firstLineChars="0"/>
              <w:jc w:val="center"/>
            </w:pPr>
            <w:r>
              <w:rPr>
                <w:rFonts w:ascii="Times New Roman" w:hAnsi="Times New Roman" w:eastAsia="宋体"/>
                <w:b w:val="0"/>
                <w:sz w:val="18"/>
              </w:rPr>
              <w:t>24.66</w:t>
            </w:r>
          </w:p>
        </w:tc>
      </w:tr>
      <w:tr w14:paraId="077BF1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41F273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A2CC7B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112C180">
            <w:pPr>
              <w:keepNext w:val="0"/>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412313C4">
            <w:pPr>
              <w:keepNext w:val="0"/>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61F55A8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F016E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63CC1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E12FDA">
            <w:pPr>
              <w:keepNext w:val="0"/>
              <w:spacing w:before="20" w:after="20" w:line="260" w:lineRule="exact"/>
              <w:ind w:left="0" w:leftChars="0" w:right="0" w:rightChars="0" w:firstLine="0" w:firstLineChars="0"/>
              <w:jc w:val="center"/>
            </w:pPr>
            <w:r>
              <w:rPr>
                <w:rFonts w:ascii="Times New Roman" w:hAnsi="Times New Roman" w:eastAsia="宋体"/>
                <w:b w:val="0"/>
                <w:sz w:val="18"/>
              </w:rPr>
              <w:t>27.34</w:t>
            </w:r>
          </w:p>
        </w:tc>
      </w:tr>
    </w:tbl>
    <w:p w14:paraId="0F54F77C">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MW，转接后净负荷为27.34 MW，区域最低净负荷工况下为-24.10 MW。</w:t>
      </w:r>
    </w:p>
    <w:p w14:paraId="6ADA617E">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按最大单台主变N-1校核，本站剩余容量为20.00 MVA，两代表工况重新转供后的本站净负荷分别为19.00 MW、-19.00 MW，两方向最小容量余量为0.00 MW，正向储能有效支撑功率为0.00 MW。</w:t>
      </w:r>
    </w:p>
    <w:p w14:paraId="707FF1F9">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四年校核截面中，本站绝对功率最大的工况出现在2025年，转接前为30.30 MW，主要表现为正向受电需求，该年设备在最大单台主变N-1后剩余容量为20.00 MVA。故障方式下本站转出11.30 MW、承接0.00 MW，其中与邳城变之间的主要转出功率为8.31 MW，转接后净负荷为19.00 MW。这一工况通过邻站分担本站故障后的正向负荷。</w:t>
      </w:r>
    </w:p>
    <w:p w14:paraId="586F20F7">
      <w:pPr>
        <w:pStyle w:val="7"/>
        <w:keepNext/>
        <w:numPr>
          <w:ilvl w:val="0"/>
          <w:numId w:val="0"/>
        </w:numPr>
        <w:spacing w:before="160" w:after="120" w:line="360" w:lineRule="exact"/>
        <w:ind w:firstLine="0"/>
      </w:pPr>
      <w:bookmarkStart w:id="204" w:name="戴庄变规划分析"/>
      <w:r>
        <w:rPr>
          <w:rFonts w:ascii="Times New Roman" w:hAnsi="Times New Roman" w:eastAsia="方正仿宋_GBK"/>
          <w:b/>
          <w:sz w:val="24"/>
        </w:rPr>
        <w:t>戴庄变规划分析</w:t>
      </w:r>
      <w:bookmarkEnd w:id="204"/>
    </w:p>
    <w:p w14:paraId="436A8D0C">
      <w:pPr>
        <w:pStyle w:val="115"/>
        <w:widowControl/>
        <w:spacing w:before="0" w:after="0" w:line="348" w:lineRule="exact"/>
        <w:ind w:firstLine="480"/>
        <w:jc w:val="both"/>
      </w:pPr>
      <w:r>
        <w:rPr>
          <w:rFonts w:ascii="Times New Roman" w:hAnsi="Times New Roman" w:eastAsia="方正仿宋_GBK"/>
          <w:b w:val="0"/>
          <w:sz w:val="24"/>
        </w:rPr>
        <w:t>该站初始主变组合为20+31.5 MVA，弹性方案2022年20 MVA更换为50 MVA，31.5 MVA更换为50 MVA，供电任务由主变及网络承担。</w:t>
      </w:r>
    </w:p>
    <w:p w14:paraId="45D372A5">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2025年本站最大正向、反向净负荷分别为30.59 MW、47.47 MW。在同一需求下，刚性方案当年主变容量为100.00 MVA、储能额定功率0.00 MW，弹性方案分别为100.00 MVA和0.00 MW，两类方案本站主变总容量相同。弹性方案按当年各站局部极值计算的站级负载率为50%。</w:t>
      </w:r>
    </w:p>
    <w:p w14:paraId="451D1F60">
      <w:pPr>
        <w:pStyle w:val="2"/>
        <w:keepNext/>
        <w:spacing w:before="120" w:after="80" w:line="280" w:lineRule="exact"/>
        <w:ind w:firstLine="0"/>
        <w:jc w:val="center"/>
      </w:pPr>
      <w:r>
        <w:rPr>
          <w:rFonts w:ascii="Times New Roman" w:hAnsi="Times New Roman" w:eastAsia="宋体"/>
          <w:b w:val="0"/>
          <w:sz w:val="21"/>
        </w:rPr>
        <w:t>表5-16 戴庄变年度配置与正向峰值正常转接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3B1F6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85EDE72">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6E992F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CE187E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95D7FC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0421AC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FFF1B8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83608EB">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1A50A5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96026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A4DEBB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8AA4630">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485EC70E">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31894EE3">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FBDD68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6EFF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7E51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9AB8E8">
            <w:pPr>
              <w:keepNext/>
              <w:spacing w:before="20" w:after="20" w:line="260" w:lineRule="exact"/>
              <w:ind w:left="0" w:leftChars="0" w:right="0" w:rightChars="0" w:firstLine="0" w:firstLineChars="0"/>
              <w:jc w:val="center"/>
            </w:pPr>
            <w:r>
              <w:rPr>
                <w:rFonts w:ascii="Times New Roman" w:hAnsi="Times New Roman" w:eastAsia="宋体"/>
                <w:b w:val="0"/>
                <w:sz w:val="18"/>
              </w:rPr>
              <w:t>26.39</w:t>
            </w:r>
          </w:p>
        </w:tc>
      </w:tr>
      <w:tr w14:paraId="71D590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95251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F4A447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9E73F3E">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64D526A5">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E2A2B2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301B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7B36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D3E114">
            <w:pPr>
              <w:keepNext/>
              <w:spacing w:before="20" w:after="20" w:line="260" w:lineRule="exact"/>
              <w:ind w:left="0" w:leftChars="0" w:right="0" w:rightChars="0" w:firstLine="0" w:firstLineChars="0"/>
              <w:jc w:val="center"/>
            </w:pPr>
            <w:r>
              <w:rPr>
                <w:rFonts w:ascii="Times New Roman" w:hAnsi="Times New Roman" w:eastAsia="宋体"/>
                <w:b w:val="0"/>
                <w:sz w:val="18"/>
              </w:rPr>
              <w:t>24.35</w:t>
            </w:r>
          </w:p>
        </w:tc>
      </w:tr>
      <w:tr w14:paraId="368D6F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148F56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D16D67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EC041BF">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76809BD4">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23FB4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C952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3A18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25F53B">
            <w:pPr>
              <w:keepNext/>
              <w:spacing w:before="20" w:after="20" w:line="260" w:lineRule="exact"/>
              <w:ind w:left="0" w:leftChars="0" w:right="0" w:rightChars="0" w:firstLine="0" w:firstLineChars="0"/>
              <w:jc w:val="center"/>
            </w:pPr>
            <w:r>
              <w:rPr>
                <w:rFonts w:ascii="Times New Roman" w:hAnsi="Times New Roman" w:eastAsia="宋体"/>
                <w:b w:val="0"/>
                <w:sz w:val="18"/>
              </w:rPr>
              <w:t>27.59</w:t>
            </w:r>
          </w:p>
        </w:tc>
      </w:tr>
      <w:tr w14:paraId="28370C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658E5B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037251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0768400">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1F814D9E">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78901A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BF9D0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C7B5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40D6AB">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55A049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9A6D7B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B0D3CC8">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64566498">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12D6CAF6">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602E0B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B76E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F8567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78F2E8">
            <w:pPr>
              <w:keepNext/>
              <w:spacing w:before="20" w:after="20" w:line="260" w:lineRule="exact"/>
              <w:ind w:left="0" w:leftChars="0" w:right="0" w:rightChars="0" w:firstLine="0" w:firstLineChars="0"/>
              <w:jc w:val="center"/>
            </w:pPr>
            <w:r>
              <w:rPr>
                <w:rFonts w:ascii="Times New Roman" w:hAnsi="Times New Roman" w:eastAsia="宋体"/>
                <w:b w:val="0"/>
                <w:sz w:val="18"/>
              </w:rPr>
              <w:t>26.39</w:t>
            </w:r>
          </w:p>
        </w:tc>
      </w:tr>
      <w:tr w14:paraId="4F1C58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1DB379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7C22425">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4E07363">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1D50682F">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A90C64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D8703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14ADF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4634CB">
            <w:pPr>
              <w:keepNext/>
              <w:spacing w:before="20" w:after="20" w:line="260" w:lineRule="exact"/>
              <w:ind w:left="0" w:leftChars="0" w:right="0" w:rightChars="0" w:firstLine="0" w:firstLineChars="0"/>
              <w:jc w:val="center"/>
            </w:pPr>
            <w:r>
              <w:rPr>
                <w:rFonts w:ascii="Times New Roman" w:hAnsi="Times New Roman" w:eastAsia="宋体"/>
                <w:b w:val="0"/>
                <w:sz w:val="18"/>
              </w:rPr>
              <w:t>24.35</w:t>
            </w:r>
          </w:p>
        </w:tc>
      </w:tr>
      <w:tr w14:paraId="74FE3D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C594AF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CD082F1">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AA2C010">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5CA728A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A360C9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22531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25EB3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D61A78">
            <w:pPr>
              <w:keepNext/>
              <w:spacing w:before="20" w:after="20" w:line="260" w:lineRule="exact"/>
              <w:ind w:left="0" w:leftChars="0" w:right="0" w:rightChars="0" w:firstLine="0" w:firstLineChars="0"/>
              <w:jc w:val="center"/>
            </w:pPr>
            <w:r>
              <w:rPr>
                <w:rFonts w:ascii="Times New Roman" w:hAnsi="Times New Roman" w:eastAsia="宋体"/>
                <w:b w:val="0"/>
                <w:sz w:val="18"/>
              </w:rPr>
              <w:t>27.59</w:t>
            </w:r>
          </w:p>
        </w:tc>
      </w:tr>
      <w:tr w14:paraId="18D6F1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66770B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EFC5E86">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5E98B35">
            <w:pPr>
              <w:keepNext w:val="0"/>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27E8E8AA">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4E7C3A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E450D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55F73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4A9F53">
            <w:pPr>
              <w:keepNext w:val="0"/>
              <w:spacing w:before="20" w:after="20" w:line="260" w:lineRule="exact"/>
              <w:ind w:left="0" w:leftChars="0" w:right="0" w:rightChars="0" w:firstLine="0" w:firstLineChars="0"/>
              <w:jc w:val="center"/>
            </w:pPr>
            <w:r>
              <w:rPr>
                <w:rFonts w:ascii="Times New Roman" w:hAnsi="Times New Roman" w:eastAsia="宋体"/>
                <w:b w:val="0"/>
                <w:sz w:val="18"/>
              </w:rPr>
              <w:t>30.59</w:t>
            </w:r>
          </w:p>
        </w:tc>
      </w:tr>
    </w:tbl>
    <w:p w14:paraId="676B3661">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MW，转接后净负荷为30.59 MW，区域最低净负荷工况下为-46.10 MW。</w:t>
      </w:r>
    </w:p>
    <w:p w14:paraId="45E3D770">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按最大单台主变N-1校核，本站剩余容量为50.00 MVA，两代表工况重新转供后的本站净负荷分别为30.59 MW、-46.10 MW，两方向最小容量余量为1.40 MW，正向储能有效支撑功率为0.00 MW。</w:t>
      </w:r>
    </w:p>
    <w:p w14:paraId="3270004F">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四年校核截面中，本站绝对功率最大的工况出现在2025年，转接前为-47.47 MW，主要表现为反向输送需求，该年设备在最大单台主变N-1后剩余容量为50.00 MVA。该工况本站由剩余主变满足承载要求。</w:t>
      </w:r>
    </w:p>
    <w:p w14:paraId="6D7D78A4">
      <w:pPr>
        <w:pStyle w:val="7"/>
        <w:keepNext/>
        <w:numPr>
          <w:ilvl w:val="0"/>
          <w:numId w:val="0"/>
        </w:numPr>
        <w:spacing w:before="160" w:after="120" w:line="360" w:lineRule="exact"/>
        <w:ind w:firstLine="0"/>
      </w:pPr>
      <w:bookmarkStart w:id="205" w:name="杜村变规划分析"/>
      <w:r>
        <w:rPr>
          <w:rFonts w:ascii="Times New Roman" w:hAnsi="Times New Roman" w:eastAsia="方正仿宋_GBK"/>
          <w:b/>
          <w:sz w:val="24"/>
        </w:rPr>
        <w:t>杜村变规划分析</w:t>
      </w:r>
      <w:bookmarkEnd w:id="205"/>
    </w:p>
    <w:p w14:paraId="784526FC">
      <w:pPr>
        <w:pStyle w:val="115"/>
        <w:widowControl/>
        <w:spacing w:before="0" w:after="0" w:line="348" w:lineRule="exact"/>
        <w:ind w:firstLine="480"/>
        <w:jc w:val="both"/>
      </w:pPr>
      <w:r>
        <w:rPr>
          <w:rFonts w:ascii="Times New Roman" w:hAnsi="Times New Roman" w:eastAsia="方正仿宋_GBK"/>
          <w:b w:val="0"/>
          <w:sz w:val="24"/>
        </w:rPr>
        <w:t>该站初始主变组合为40+40 MVA，弹性方案四年均保留该组合，供电任务由主变及网络承担。</w:t>
      </w:r>
    </w:p>
    <w:p w14:paraId="3FB124DF">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2025年本站最大正向、反向净负荷分别为92.06 MW、18.13 MW。在同一需求下，刚性方案当年主变容量为80.00 MVA、储能额定功率0.00 MW，弹性方案分别为80.00 MVA和0.00 MW，两类方案本站主变总容量相同。弹性方案按当年各站局部极值计算的站级负载率为121%。</w:t>
      </w:r>
    </w:p>
    <w:p w14:paraId="48D3698F">
      <w:pPr>
        <w:pStyle w:val="2"/>
        <w:keepNext/>
        <w:spacing w:before="120" w:after="80" w:line="280" w:lineRule="exact"/>
        <w:ind w:firstLine="0"/>
        <w:jc w:val="center"/>
      </w:pPr>
      <w:r>
        <w:rPr>
          <w:rFonts w:ascii="Times New Roman" w:hAnsi="Times New Roman" w:eastAsia="宋体"/>
          <w:b w:val="0"/>
          <w:sz w:val="21"/>
        </w:rPr>
        <w:t>表5-17 杜村变年度配置与正向峰值正常转接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3F944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CC12FE6">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BEE04BE">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86FA107">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1D2D27B">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5163BEA">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4B68C0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49644CB">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3AA98F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989A2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54157C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65440E">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7AF7800C">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4D3EE471">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7BD084B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155E8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E1B3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EFB5A9">
            <w:pPr>
              <w:keepNext/>
              <w:spacing w:before="20" w:after="20" w:line="260" w:lineRule="exact"/>
              <w:ind w:left="0" w:leftChars="0" w:right="0" w:rightChars="0" w:firstLine="0" w:firstLineChars="0"/>
              <w:jc w:val="center"/>
            </w:pPr>
            <w:r>
              <w:rPr>
                <w:rFonts w:ascii="Times New Roman" w:hAnsi="Times New Roman" w:eastAsia="宋体"/>
                <w:b w:val="0"/>
                <w:sz w:val="18"/>
              </w:rPr>
              <w:t>72.15</w:t>
            </w:r>
          </w:p>
        </w:tc>
      </w:tr>
      <w:tr w14:paraId="13E026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2052A4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89AF487">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FDADF3C">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4FB3A252">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5EB0A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5C4F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F0CC9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EB188D">
            <w:pPr>
              <w:keepNext/>
              <w:spacing w:before="20" w:after="20" w:line="260" w:lineRule="exact"/>
              <w:ind w:left="0" w:leftChars="0" w:right="0" w:rightChars="0" w:firstLine="0" w:firstLineChars="0"/>
              <w:jc w:val="center"/>
            </w:pPr>
            <w:r>
              <w:rPr>
                <w:rFonts w:ascii="Times New Roman" w:hAnsi="Times New Roman" w:eastAsia="宋体"/>
                <w:b w:val="0"/>
                <w:sz w:val="18"/>
              </w:rPr>
              <w:t>66.58</w:t>
            </w:r>
          </w:p>
        </w:tc>
      </w:tr>
      <w:tr w14:paraId="0F1397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0B40DC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E5350D4">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78E97840">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74437207">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C2EB0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4AF57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71EC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27ABD6">
            <w:pPr>
              <w:keepNext/>
              <w:spacing w:before="20" w:after="20" w:line="260" w:lineRule="exact"/>
              <w:ind w:left="0" w:leftChars="0" w:right="0" w:rightChars="0" w:firstLine="0" w:firstLineChars="0"/>
              <w:jc w:val="center"/>
            </w:pPr>
            <w:r>
              <w:rPr>
                <w:rFonts w:ascii="Times New Roman" w:hAnsi="Times New Roman" w:eastAsia="宋体"/>
                <w:b w:val="0"/>
                <w:sz w:val="18"/>
              </w:rPr>
              <w:t>75.45</w:t>
            </w:r>
          </w:p>
        </w:tc>
      </w:tr>
      <w:tr w14:paraId="37C2A5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1E991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AA6F70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D4ED4FE">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534C0E7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5A4ADD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2FDBB0">
            <w:pPr>
              <w:keepNext/>
              <w:spacing w:before="20" w:after="20" w:line="260" w:lineRule="exact"/>
              <w:ind w:left="0" w:leftChars="0" w:right="0" w:rightChars="0" w:firstLine="0" w:firstLineChars="0"/>
              <w:jc w:val="center"/>
            </w:pPr>
            <w:r>
              <w:rPr>
                <w:rFonts w:ascii="Times New Roman" w:hAnsi="Times New Roman" w:eastAsia="宋体"/>
                <w:b w:val="0"/>
                <w:sz w:val="18"/>
              </w:rPr>
              <w:t>7.65</w:t>
            </w:r>
          </w:p>
        </w:tc>
        <w:tc>
          <w:tcPr>
            <w:tcW w:w="1039" w:type="dxa"/>
            <w:tcMar>
              <w:left w:w="70" w:type="dxa"/>
              <w:right w:w="70" w:type="dxa"/>
            </w:tcMar>
            <w:vAlign w:val="center"/>
          </w:tcPr>
          <w:p w14:paraId="15A9553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36568E">
            <w:pPr>
              <w:keepNext/>
              <w:spacing w:before="20" w:after="20" w:line="260" w:lineRule="exact"/>
              <w:ind w:left="0" w:leftChars="0" w:right="0" w:rightChars="0" w:firstLine="0" w:firstLineChars="0"/>
              <w:jc w:val="center"/>
            </w:pPr>
            <w:r>
              <w:rPr>
                <w:rFonts w:ascii="Times New Roman" w:hAnsi="Times New Roman" w:eastAsia="宋体"/>
                <w:b w:val="0"/>
                <w:sz w:val="18"/>
              </w:rPr>
              <w:t>76.00</w:t>
            </w:r>
          </w:p>
        </w:tc>
      </w:tr>
      <w:tr w14:paraId="3D5D32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01AA73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555D321">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FA898FF">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6B41C858">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4A2456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1E07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5B82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8CAE0B">
            <w:pPr>
              <w:keepNext/>
              <w:spacing w:before="20" w:after="20" w:line="260" w:lineRule="exact"/>
              <w:ind w:left="0" w:leftChars="0" w:right="0" w:rightChars="0" w:firstLine="0" w:firstLineChars="0"/>
              <w:jc w:val="center"/>
            </w:pPr>
            <w:r>
              <w:rPr>
                <w:rFonts w:ascii="Times New Roman" w:hAnsi="Times New Roman" w:eastAsia="宋体"/>
                <w:b w:val="0"/>
                <w:sz w:val="18"/>
              </w:rPr>
              <w:t>72.15</w:t>
            </w:r>
          </w:p>
        </w:tc>
      </w:tr>
      <w:tr w14:paraId="0A7DA8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98F5E0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0A95B53">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7381FB1">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48A5D270">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52397B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34E8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5F8A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CD81BC">
            <w:pPr>
              <w:keepNext/>
              <w:spacing w:before="20" w:after="20" w:line="260" w:lineRule="exact"/>
              <w:ind w:left="0" w:leftChars="0" w:right="0" w:rightChars="0" w:firstLine="0" w:firstLineChars="0"/>
              <w:jc w:val="center"/>
            </w:pPr>
            <w:r>
              <w:rPr>
                <w:rFonts w:ascii="Times New Roman" w:hAnsi="Times New Roman" w:eastAsia="宋体"/>
                <w:b w:val="0"/>
                <w:sz w:val="18"/>
              </w:rPr>
              <w:t>66.58</w:t>
            </w:r>
          </w:p>
        </w:tc>
      </w:tr>
      <w:tr w14:paraId="37E4D3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318E3E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2041785">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064CC91">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5537C200">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0E0BBF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DAABA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D9212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AF8CDC">
            <w:pPr>
              <w:keepNext/>
              <w:spacing w:before="20" w:after="20" w:line="260" w:lineRule="exact"/>
              <w:ind w:left="0" w:leftChars="0" w:right="0" w:rightChars="0" w:firstLine="0" w:firstLineChars="0"/>
              <w:jc w:val="center"/>
            </w:pPr>
            <w:r>
              <w:rPr>
                <w:rFonts w:ascii="Times New Roman" w:hAnsi="Times New Roman" w:eastAsia="宋体"/>
                <w:b w:val="0"/>
                <w:sz w:val="18"/>
              </w:rPr>
              <w:t>75.45</w:t>
            </w:r>
          </w:p>
        </w:tc>
      </w:tr>
      <w:tr w14:paraId="420539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726893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10702D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37FB7A1">
            <w:pPr>
              <w:keepNext w:val="0"/>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03371D4">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D9CA57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5C8689">
            <w:pPr>
              <w:keepNext w:val="0"/>
              <w:spacing w:before="20" w:after="20" w:line="260" w:lineRule="exact"/>
              <w:ind w:left="0" w:leftChars="0" w:right="0" w:rightChars="0" w:firstLine="0" w:firstLineChars="0"/>
              <w:jc w:val="center"/>
            </w:pPr>
            <w:r>
              <w:rPr>
                <w:rFonts w:ascii="Times New Roman" w:hAnsi="Times New Roman" w:eastAsia="宋体"/>
                <w:b w:val="0"/>
                <w:sz w:val="18"/>
              </w:rPr>
              <w:t>7.65</w:t>
            </w:r>
          </w:p>
        </w:tc>
        <w:tc>
          <w:tcPr>
            <w:tcW w:w="1039" w:type="dxa"/>
            <w:tcMar>
              <w:left w:w="70" w:type="dxa"/>
              <w:right w:w="70" w:type="dxa"/>
            </w:tcMar>
            <w:vAlign w:val="center"/>
          </w:tcPr>
          <w:p w14:paraId="03B99D7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9097EC">
            <w:pPr>
              <w:keepNext w:val="0"/>
              <w:spacing w:before="20" w:after="20" w:line="260" w:lineRule="exact"/>
              <w:ind w:left="0" w:leftChars="0" w:right="0" w:rightChars="0" w:firstLine="0" w:firstLineChars="0"/>
              <w:jc w:val="center"/>
            </w:pPr>
            <w:r>
              <w:rPr>
                <w:rFonts w:ascii="Times New Roman" w:hAnsi="Times New Roman" w:eastAsia="宋体"/>
                <w:b w:val="0"/>
                <w:sz w:val="18"/>
              </w:rPr>
              <w:t>76.00</w:t>
            </w:r>
          </w:p>
        </w:tc>
      </w:tr>
    </w:tbl>
    <w:p w14:paraId="34AB2DA7">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2025年区域正向峰值正常工况下，本站转出7.65 MW、承接0.00 MW，转接后净负荷为76.00 MW，区域最低净负荷工况下为1.66 MW。</w:t>
      </w:r>
    </w:p>
    <w:p w14:paraId="22DCE287">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MW、1.66 MW，两方向最小容量余量为0.00 MW，正向储能有效支撑功率为0.00 MW。</w:t>
      </w:r>
    </w:p>
    <w:p w14:paraId="00F90A4F">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四年校核截面中，本站绝对功率最大的工况出现在2025年，转接前为92.06 MW，主要表现为正向受电需求，该年设备在最大单台主变N-1后剩余容量为40.00 MVA。故障方式下本站转出54.06 MW、承接0.00 MW，其中与吴闸变之间的主要转出功率为17.47 MW，转接后净负荷为38.00 MW。这一工况通过邻站分担本站故障后的正向负荷。</w:t>
      </w:r>
    </w:p>
    <w:p w14:paraId="5EBE9C86">
      <w:pPr>
        <w:pStyle w:val="7"/>
        <w:keepNext/>
        <w:numPr>
          <w:ilvl w:val="0"/>
          <w:numId w:val="0"/>
        </w:numPr>
        <w:spacing w:before="160" w:after="120" w:line="360" w:lineRule="exact"/>
        <w:ind w:firstLine="0"/>
      </w:pPr>
      <w:bookmarkStart w:id="206" w:name="墩集变规划分析"/>
      <w:r>
        <w:rPr>
          <w:rFonts w:ascii="Times New Roman" w:hAnsi="Times New Roman" w:eastAsia="方正仿宋_GBK"/>
          <w:b/>
          <w:sz w:val="24"/>
        </w:rPr>
        <w:t>墩集变规划分析</w:t>
      </w:r>
      <w:bookmarkEnd w:id="206"/>
    </w:p>
    <w:p w14:paraId="3333465B">
      <w:pPr>
        <w:pStyle w:val="115"/>
        <w:widowControl/>
        <w:spacing w:before="0" w:after="0" w:line="348" w:lineRule="exact"/>
        <w:ind w:firstLine="480"/>
        <w:jc w:val="both"/>
      </w:pPr>
      <w:r>
        <w:rPr>
          <w:rFonts w:ascii="Times New Roman" w:hAnsi="Times New Roman" w:eastAsia="方正仿宋_GBK"/>
          <w:b w:val="0"/>
          <w:sz w:val="24"/>
        </w:rPr>
        <w:t>该站初始主变组合为20+50 MVA，弹性方案四年均保留该组合，供电任务由主变及网络承担。</w:t>
      </w:r>
    </w:p>
    <w:p w14:paraId="703A5ACC">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2025年本站最大正向、反向净负荷分别为59.52 MW、35.45 MW。在同一需求下，刚性方案当年主变容量为70.00 MVA、储能额定功率0.00 MW，弹性方案分别为70.00 MVA和0.00 MW，两类方案本站主变总容量相同。弹性方案按当年各站局部极值计算的站级负载率为90%。</w:t>
      </w:r>
    </w:p>
    <w:p w14:paraId="1E40E392">
      <w:pPr>
        <w:pStyle w:val="2"/>
        <w:keepNext/>
        <w:spacing w:before="120" w:after="80" w:line="280" w:lineRule="exact"/>
        <w:ind w:firstLine="0"/>
        <w:jc w:val="center"/>
      </w:pPr>
      <w:r>
        <w:rPr>
          <w:rFonts w:ascii="Times New Roman" w:hAnsi="Times New Roman" w:eastAsia="宋体"/>
          <w:b w:val="0"/>
          <w:sz w:val="21"/>
        </w:rPr>
        <w:t>表5-18 墩集变年度配置与正向峰值正常转接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FD965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1AB4F4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7042AE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98EEB7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81E1937">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C541BAD">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88325B9">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265E661">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937DC9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270F1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9047E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D627960">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73CD820">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4DADFC47">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067407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0B71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75FC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C3ADA6">
            <w:pPr>
              <w:keepNext/>
              <w:spacing w:before="20" w:after="20" w:line="260" w:lineRule="exact"/>
              <w:ind w:left="0" w:leftChars="0" w:right="0" w:rightChars="0" w:firstLine="0" w:firstLineChars="0"/>
              <w:jc w:val="center"/>
            </w:pPr>
            <w:r>
              <w:rPr>
                <w:rFonts w:ascii="Times New Roman" w:hAnsi="Times New Roman" w:eastAsia="宋体"/>
                <w:b w:val="0"/>
                <w:sz w:val="18"/>
              </w:rPr>
              <w:t>47.48</w:t>
            </w:r>
          </w:p>
        </w:tc>
      </w:tr>
      <w:tr w14:paraId="29E0E6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45A04F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B0E48D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B530486">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0BE0902B">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4B6F9A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93B1C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7FC0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3EC43E">
            <w:pPr>
              <w:keepNext/>
              <w:spacing w:before="20" w:after="20" w:line="260" w:lineRule="exact"/>
              <w:ind w:left="0" w:leftChars="0" w:right="0" w:rightChars="0" w:firstLine="0" w:firstLineChars="0"/>
              <w:jc w:val="center"/>
            </w:pPr>
            <w:r>
              <w:rPr>
                <w:rFonts w:ascii="Times New Roman" w:hAnsi="Times New Roman" w:eastAsia="宋体"/>
                <w:b w:val="0"/>
                <w:sz w:val="18"/>
              </w:rPr>
              <w:t>43.81</w:t>
            </w:r>
          </w:p>
        </w:tc>
      </w:tr>
      <w:tr w14:paraId="26000D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9CDA5E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9E0BB8A">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7A8AE013">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250295B6">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476155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5C1A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5C4C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D15DF2">
            <w:pPr>
              <w:keepNext/>
              <w:spacing w:before="20" w:after="20" w:line="260" w:lineRule="exact"/>
              <w:ind w:left="0" w:leftChars="0" w:right="0" w:rightChars="0" w:firstLine="0" w:firstLineChars="0"/>
              <w:jc w:val="center"/>
            </w:pPr>
            <w:r>
              <w:rPr>
                <w:rFonts w:ascii="Times New Roman" w:hAnsi="Times New Roman" w:eastAsia="宋体"/>
                <w:b w:val="0"/>
                <w:sz w:val="18"/>
              </w:rPr>
              <w:t>49.65</w:t>
            </w:r>
          </w:p>
        </w:tc>
      </w:tr>
      <w:tr w14:paraId="19612C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13642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1AC431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D8641E7">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55ECF4FA">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55B891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6B69E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A35E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18A92F">
            <w:pPr>
              <w:keepNext/>
              <w:spacing w:before="20" w:after="20" w:line="260" w:lineRule="exact"/>
              <w:ind w:left="0" w:leftChars="0" w:right="0" w:rightChars="0" w:firstLine="0" w:firstLineChars="0"/>
              <w:jc w:val="center"/>
            </w:pPr>
            <w:r>
              <w:rPr>
                <w:rFonts w:ascii="Times New Roman" w:hAnsi="Times New Roman" w:eastAsia="宋体"/>
                <w:b w:val="0"/>
                <w:sz w:val="18"/>
              </w:rPr>
              <w:t>55.05</w:t>
            </w:r>
          </w:p>
        </w:tc>
      </w:tr>
      <w:tr w14:paraId="001DAF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5D5EB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D30730A">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DB97771">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060AEB97">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203827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5F346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9DB68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F2F847">
            <w:pPr>
              <w:keepNext/>
              <w:spacing w:before="20" w:after="20" w:line="260" w:lineRule="exact"/>
              <w:ind w:left="0" w:leftChars="0" w:right="0" w:rightChars="0" w:firstLine="0" w:firstLineChars="0"/>
              <w:jc w:val="center"/>
            </w:pPr>
            <w:r>
              <w:rPr>
                <w:rFonts w:ascii="Times New Roman" w:hAnsi="Times New Roman" w:eastAsia="宋体"/>
                <w:b w:val="0"/>
                <w:sz w:val="18"/>
              </w:rPr>
              <w:t>47.48</w:t>
            </w:r>
          </w:p>
        </w:tc>
      </w:tr>
      <w:tr w14:paraId="0F3C87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541874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03ABBC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0D972F52">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28AA4173">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42793E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FEEF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8422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07A40C">
            <w:pPr>
              <w:keepNext/>
              <w:spacing w:before="20" w:after="20" w:line="260" w:lineRule="exact"/>
              <w:ind w:left="0" w:leftChars="0" w:right="0" w:rightChars="0" w:firstLine="0" w:firstLineChars="0"/>
              <w:jc w:val="center"/>
            </w:pPr>
            <w:r>
              <w:rPr>
                <w:rFonts w:ascii="Times New Roman" w:hAnsi="Times New Roman" w:eastAsia="宋体"/>
                <w:b w:val="0"/>
                <w:sz w:val="18"/>
              </w:rPr>
              <w:t>43.81</w:t>
            </w:r>
          </w:p>
        </w:tc>
      </w:tr>
      <w:tr w14:paraId="2AFDAE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58417A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FF5E2F9">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7C66CE32">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7AF8E63A">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5702CEB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FAAB9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6132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661943">
            <w:pPr>
              <w:keepNext/>
              <w:spacing w:before="20" w:after="20" w:line="260" w:lineRule="exact"/>
              <w:ind w:left="0" w:leftChars="0" w:right="0" w:rightChars="0" w:firstLine="0" w:firstLineChars="0"/>
              <w:jc w:val="center"/>
            </w:pPr>
            <w:r>
              <w:rPr>
                <w:rFonts w:ascii="Times New Roman" w:hAnsi="Times New Roman" w:eastAsia="宋体"/>
                <w:b w:val="0"/>
                <w:sz w:val="18"/>
              </w:rPr>
              <w:t>49.65</w:t>
            </w:r>
          </w:p>
        </w:tc>
      </w:tr>
      <w:tr w14:paraId="10077C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E1AB9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70C45F6">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232180B">
            <w:pPr>
              <w:keepNext w:val="0"/>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76A704F6">
            <w:pPr>
              <w:keepNext w:val="0"/>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3B86DCB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AA5E3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B4ECF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E55B46">
            <w:pPr>
              <w:keepNext w:val="0"/>
              <w:spacing w:before="20" w:after="20" w:line="260" w:lineRule="exact"/>
              <w:ind w:left="0" w:leftChars="0" w:right="0" w:rightChars="0" w:firstLine="0" w:firstLineChars="0"/>
              <w:jc w:val="center"/>
            </w:pPr>
            <w:r>
              <w:rPr>
                <w:rFonts w:ascii="Times New Roman" w:hAnsi="Times New Roman" w:eastAsia="宋体"/>
                <w:b w:val="0"/>
                <w:sz w:val="18"/>
              </w:rPr>
              <w:t>55.05</w:t>
            </w:r>
          </w:p>
        </w:tc>
      </w:tr>
    </w:tbl>
    <w:p w14:paraId="7E875F37">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MW，转接后净负荷为55.05 MW，区域最低净负荷工况下为-35.45 MW。</w:t>
      </w:r>
    </w:p>
    <w:p w14:paraId="72EA680D">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按最大单台主变N-1校核，本站剩余容量为20.00 MVA，两代表工况重新转供后的本站净负荷分别为19.00 MW、-19.00 MW，两方向最小容量余量为0.00 MW，正向储能有效支撑功率为0.00 MW。</w:t>
      </w:r>
    </w:p>
    <w:p w14:paraId="17E565B4">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四年校核截面中，本站绝对功率最大的工况出现在2025年，转接前为59.52 MW，主要表现为正向受电需求，该年设备在最大单台主变N-1后剩余容量为20.00 MVA。故障方式下本站转出40.52 MW、承接0.00 MW，其中与议堂变之间的主要转出功率为12.49 MW，转接后净负荷为19.00 MW。这一工况通过邻站分担本站故障后的正向负荷。</w:t>
      </w:r>
    </w:p>
    <w:p w14:paraId="4941FA72">
      <w:pPr>
        <w:pStyle w:val="7"/>
        <w:keepNext/>
        <w:numPr>
          <w:ilvl w:val="0"/>
          <w:numId w:val="0"/>
        </w:numPr>
        <w:spacing w:before="160" w:after="120" w:line="360" w:lineRule="exact"/>
        <w:ind w:firstLine="0"/>
      </w:pPr>
      <w:bookmarkStart w:id="207" w:name="二庙变规划分析"/>
      <w:r>
        <w:rPr>
          <w:rFonts w:ascii="Times New Roman" w:hAnsi="Times New Roman" w:eastAsia="方正仿宋_GBK"/>
          <w:b/>
          <w:sz w:val="24"/>
        </w:rPr>
        <w:t>二庙变规划分析</w:t>
      </w:r>
      <w:bookmarkEnd w:id="207"/>
    </w:p>
    <w:p w14:paraId="79352F3E">
      <w:pPr>
        <w:pStyle w:val="115"/>
        <w:widowControl/>
        <w:spacing w:before="0" w:after="0" w:line="348" w:lineRule="exact"/>
        <w:ind w:firstLine="480"/>
        <w:jc w:val="both"/>
      </w:pPr>
      <w:r>
        <w:rPr>
          <w:rFonts w:ascii="Times New Roman" w:hAnsi="Times New Roman" w:eastAsia="方正仿宋_GBK"/>
          <w:b w:val="0"/>
          <w:sz w:val="24"/>
        </w:rPr>
        <w:t>该站初始主变组合为31.5+80 MVA，弹性方案四年均保留该组合，并于2025年新增0.40 MW储能。</w:t>
      </w:r>
    </w:p>
    <w:p w14:paraId="2C131EB9">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2025年本站最大正向、反向净负荷分别为103.56 MW、0.00 MW。在同一需求下，刚性方案当年主变容量为111.50 MVA、储能额定功率0.00 MW，弹性方案分别为111.50 MVA和0.40 MW，两类方案本站主变总容量相同。弹性方案按当年各站局部极值计算的站级负载率为98%。</w:t>
      </w:r>
    </w:p>
    <w:p w14:paraId="5671F729">
      <w:pPr>
        <w:pStyle w:val="2"/>
        <w:keepNext/>
        <w:spacing w:before="120" w:after="80" w:line="280" w:lineRule="exact"/>
        <w:ind w:firstLine="0"/>
        <w:jc w:val="center"/>
      </w:pPr>
      <w:r>
        <w:rPr>
          <w:rFonts w:ascii="Times New Roman" w:hAnsi="Times New Roman" w:eastAsia="宋体"/>
          <w:b w:val="0"/>
          <w:sz w:val="21"/>
        </w:rPr>
        <w:t>表5-19 二庙变年度配置与正向峰值正常转接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10985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75646B2">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6DDBFD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C704100">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2A6712F">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A20C4E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6F4EE1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707611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BC032D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6DF2B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49DD1E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4619BFB">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6733F332">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7433C8FA">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754C114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3EE3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9FCC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26EECC">
            <w:pPr>
              <w:keepNext/>
              <w:spacing w:before="20" w:after="20" w:line="260" w:lineRule="exact"/>
              <w:ind w:left="0" w:leftChars="0" w:right="0" w:rightChars="0" w:firstLine="0" w:firstLineChars="0"/>
              <w:jc w:val="center"/>
            </w:pPr>
            <w:r>
              <w:rPr>
                <w:rFonts w:ascii="Times New Roman" w:hAnsi="Times New Roman" w:eastAsia="宋体"/>
                <w:b w:val="0"/>
                <w:sz w:val="18"/>
              </w:rPr>
              <w:t>77.42</w:t>
            </w:r>
          </w:p>
        </w:tc>
      </w:tr>
      <w:tr w14:paraId="396A6B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726AE3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9426773">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000D186">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7DB6796D">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463B09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94711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839F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DD821F">
            <w:pPr>
              <w:keepNext/>
              <w:spacing w:before="20" w:after="20" w:line="260" w:lineRule="exact"/>
              <w:ind w:left="0" w:leftChars="0" w:right="0" w:rightChars="0" w:firstLine="0" w:firstLineChars="0"/>
              <w:jc w:val="center"/>
            </w:pPr>
            <w:r>
              <w:rPr>
                <w:rFonts w:ascii="Times New Roman" w:hAnsi="Times New Roman" w:eastAsia="宋体"/>
                <w:b w:val="0"/>
                <w:sz w:val="18"/>
              </w:rPr>
              <w:t>71.43</w:t>
            </w:r>
          </w:p>
        </w:tc>
      </w:tr>
      <w:tr w14:paraId="6A21E0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A305C4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5F5AC2C">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3C76069">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4059D262">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01FA707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3F6BA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8EF09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19B02E">
            <w:pPr>
              <w:keepNext/>
              <w:spacing w:before="20" w:after="20" w:line="260" w:lineRule="exact"/>
              <w:ind w:left="0" w:leftChars="0" w:right="0" w:rightChars="0" w:firstLine="0" w:firstLineChars="0"/>
              <w:jc w:val="center"/>
            </w:pPr>
            <w:r>
              <w:rPr>
                <w:rFonts w:ascii="Times New Roman" w:hAnsi="Times New Roman" w:eastAsia="宋体"/>
                <w:b w:val="0"/>
                <w:sz w:val="18"/>
              </w:rPr>
              <w:t>80.95</w:t>
            </w:r>
          </w:p>
        </w:tc>
      </w:tr>
      <w:tr w14:paraId="4EE77A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5531A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081F0D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A5A28FF">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6EB67C64">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783C535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EFACD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E49DE4">
            <w:pPr>
              <w:keepNext/>
              <w:spacing w:before="20" w:after="20" w:line="260" w:lineRule="exact"/>
              <w:ind w:left="0" w:leftChars="0" w:right="0" w:rightChars="0" w:firstLine="0" w:firstLineChars="0"/>
              <w:jc w:val="center"/>
            </w:pPr>
            <w:r>
              <w:rPr>
                <w:rFonts w:ascii="Times New Roman" w:hAnsi="Times New Roman" w:eastAsia="宋体"/>
                <w:b w:val="0"/>
                <w:sz w:val="18"/>
              </w:rPr>
              <w:t>7.65</w:t>
            </w:r>
          </w:p>
        </w:tc>
        <w:tc>
          <w:tcPr>
            <w:tcW w:w="1039" w:type="dxa"/>
            <w:tcMar>
              <w:left w:w="70" w:type="dxa"/>
              <w:right w:w="70" w:type="dxa"/>
            </w:tcMar>
            <w:vAlign w:val="center"/>
          </w:tcPr>
          <w:p w14:paraId="4DBD6522">
            <w:pPr>
              <w:keepNext/>
              <w:spacing w:before="20" w:after="20" w:line="260" w:lineRule="exact"/>
              <w:ind w:left="0" w:leftChars="0" w:right="0" w:rightChars="0" w:firstLine="0" w:firstLineChars="0"/>
              <w:jc w:val="center"/>
            </w:pPr>
            <w:r>
              <w:rPr>
                <w:rFonts w:ascii="Times New Roman" w:hAnsi="Times New Roman" w:eastAsia="宋体"/>
                <w:b w:val="0"/>
                <w:sz w:val="18"/>
              </w:rPr>
              <w:t>97.40</w:t>
            </w:r>
          </w:p>
        </w:tc>
      </w:tr>
      <w:tr w14:paraId="544E00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0DAEEB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C9090D2">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452E180B">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65D566AE">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45C9A9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5D141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9F62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14CD44">
            <w:pPr>
              <w:keepNext/>
              <w:spacing w:before="20" w:after="20" w:line="260" w:lineRule="exact"/>
              <w:ind w:left="0" w:leftChars="0" w:right="0" w:rightChars="0" w:firstLine="0" w:firstLineChars="0"/>
              <w:jc w:val="center"/>
            </w:pPr>
            <w:r>
              <w:rPr>
                <w:rFonts w:ascii="Times New Roman" w:hAnsi="Times New Roman" w:eastAsia="宋体"/>
                <w:b w:val="0"/>
                <w:sz w:val="18"/>
              </w:rPr>
              <w:t>77.42</w:t>
            </w:r>
          </w:p>
        </w:tc>
      </w:tr>
      <w:tr w14:paraId="7FCF4D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F97C54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D9248BA">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280F24F8">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0042DAE3">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00F4AA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48FD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E7AD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284037">
            <w:pPr>
              <w:keepNext/>
              <w:spacing w:before="20" w:after="20" w:line="260" w:lineRule="exact"/>
              <w:ind w:left="0" w:leftChars="0" w:right="0" w:rightChars="0" w:firstLine="0" w:firstLineChars="0"/>
              <w:jc w:val="center"/>
            </w:pPr>
            <w:r>
              <w:rPr>
                <w:rFonts w:ascii="Times New Roman" w:hAnsi="Times New Roman" w:eastAsia="宋体"/>
                <w:b w:val="0"/>
                <w:sz w:val="18"/>
              </w:rPr>
              <w:t>71.43</w:t>
            </w:r>
          </w:p>
        </w:tc>
      </w:tr>
      <w:tr w14:paraId="594118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1E9B0F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9B3DD39">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798B200">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209E21F6">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2EA309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DF8E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57B0E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EAD497">
            <w:pPr>
              <w:keepNext/>
              <w:spacing w:before="20" w:after="20" w:line="260" w:lineRule="exact"/>
              <w:ind w:left="0" w:leftChars="0" w:right="0" w:rightChars="0" w:firstLine="0" w:firstLineChars="0"/>
              <w:jc w:val="center"/>
            </w:pPr>
            <w:r>
              <w:rPr>
                <w:rFonts w:ascii="Times New Roman" w:hAnsi="Times New Roman" w:eastAsia="宋体"/>
                <w:b w:val="0"/>
                <w:sz w:val="18"/>
              </w:rPr>
              <w:t>80.95</w:t>
            </w:r>
          </w:p>
        </w:tc>
      </w:tr>
      <w:tr w14:paraId="2B08CB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D701A7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2893DF8">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769AD95">
            <w:pPr>
              <w:keepNext w:val="0"/>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430F918A">
            <w:pPr>
              <w:keepNext w:val="0"/>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10EF88DB">
            <w:pPr>
              <w:keepNext w:val="0"/>
              <w:spacing w:before="20" w:after="20" w:line="260" w:lineRule="exact"/>
              <w:ind w:left="0" w:leftChars="0" w:right="0" w:rightChars="0" w:firstLine="0" w:firstLineChars="0"/>
              <w:jc w:val="center"/>
            </w:pPr>
            <w:r>
              <w:rPr>
                <w:rFonts w:ascii="Times New Roman" w:hAnsi="Times New Roman" w:eastAsia="宋体"/>
                <w:b w:val="0"/>
                <w:sz w:val="18"/>
              </w:rPr>
              <w:t>0.40</w:t>
            </w:r>
          </w:p>
        </w:tc>
        <w:tc>
          <w:tcPr>
            <w:tcW w:w="1039" w:type="dxa"/>
            <w:tcMar>
              <w:left w:w="70" w:type="dxa"/>
              <w:right w:w="70" w:type="dxa"/>
            </w:tcMar>
            <w:vAlign w:val="center"/>
          </w:tcPr>
          <w:p w14:paraId="167C786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488DF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028DA8">
            <w:pPr>
              <w:keepNext w:val="0"/>
              <w:spacing w:before="20" w:after="20" w:line="260" w:lineRule="exact"/>
              <w:ind w:left="0" w:leftChars="0" w:right="0" w:rightChars="0" w:firstLine="0" w:firstLineChars="0"/>
              <w:jc w:val="center"/>
            </w:pPr>
            <w:r>
              <w:rPr>
                <w:rFonts w:ascii="Times New Roman" w:hAnsi="Times New Roman" w:eastAsia="宋体"/>
                <w:b w:val="0"/>
                <w:sz w:val="18"/>
              </w:rPr>
              <w:t>89.75</w:t>
            </w:r>
          </w:p>
        </w:tc>
      </w:tr>
    </w:tbl>
    <w:p w14:paraId="7E54946D">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MW，转接后净负荷为89.75 MW，区域最低净负荷工况下为31.86 MW。</w:t>
      </w:r>
    </w:p>
    <w:p w14:paraId="6D729C55">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按最大单台主变N-1校核，本站剩余容量为31.50 MVA，两代表工况重新转供后的本站净负荷分别为30.25 MW、30.25 MW，两方向最小容量余量为0.00 MW，正向储能有效支撑功率为0.33 MW。</w:t>
      </w:r>
    </w:p>
    <w:p w14:paraId="70FCADEB">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四年校核截面中，本站绝对功率最大的工况出现在2025年，转接前为103.56 MW，主要表现为正向受电需求，该年设备在最大单台主变N-1后剩余容量为31.50 MVA。故障方式下本站转出73.31 MW、承接0.00 MW，其中与河湾变之间的主要转出功率为19.38 MW，转接后净负荷为30.25 MW。这一工况通过邻站分担本站故障后的正向负荷。</w:t>
      </w:r>
    </w:p>
    <w:p w14:paraId="6685D8BE">
      <w:pPr>
        <w:pStyle w:val="7"/>
        <w:keepNext/>
        <w:numPr>
          <w:ilvl w:val="0"/>
          <w:numId w:val="0"/>
        </w:numPr>
        <w:spacing w:before="160" w:after="120" w:line="360" w:lineRule="exact"/>
        <w:ind w:firstLine="0"/>
      </w:pPr>
      <w:bookmarkStart w:id="208" w:name="坊上变规划分析"/>
      <w:r>
        <w:rPr>
          <w:rFonts w:ascii="Times New Roman" w:hAnsi="Times New Roman" w:eastAsia="方正仿宋_GBK"/>
          <w:b/>
          <w:sz w:val="24"/>
        </w:rPr>
        <w:t>坊上变规划分析</w:t>
      </w:r>
      <w:bookmarkEnd w:id="208"/>
    </w:p>
    <w:p w14:paraId="78180A8A">
      <w:pPr>
        <w:pStyle w:val="115"/>
        <w:widowControl/>
        <w:spacing w:before="0" w:after="0" w:line="348" w:lineRule="exact"/>
        <w:ind w:firstLine="480"/>
        <w:jc w:val="both"/>
      </w:pPr>
      <w:r>
        <w:rPr>
          <w:rFonts w:ascii="Times New Roman" w:hAnsi="Times New Roman" w:eastAsia="方正仿宋_GBK"/>
          <w:b w:val="0"/>
          <w:sz w:val="24"/>
        </w:rPr>
        <w:t>该站初始主变组合为31.5+40 MVA，弹性方案四年均保留该组合，供电任务由主变及网络承担。</w:t>
      </w:r>
    </w:p>
    <w:p w14:paraId="7E494F62">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2025年本站最大正向、反向净负荷分别为39.89 MW、29.68 MW。在同一需求下，刚性方案当年主变容量为71.50 MVA、储能额定功率0.00 MW，弹性方案分别为71.50 MVA和0.00 MW，两类方案本站主变总容量相同。弹性方案按当年各站局部极值计算的站级负载率为59%。</w:t>
      </w:r>
    </w:p>
    <w:p w14:paraId="1AAB468D">
      <w:pPr>
        <w:pStyle w:val="2"/>
        <w:keepNext/>
        <w:spacing w:before="120" w:after="80" w:line="280" w:lineRule="exact"/>
        <w:ind w:firstLine="0"/>
        <w:jc w:val="center"/>
      </w:pPr>
      <w:r>
        <w:rPr>
          <w:rFonts w:ascii="Times New Roman" w:hAnsi="Times New Roman" w:eastAsia="宋体"/>
          <w:b w:val="0"/>
          <w:sz w:val="21"/>
        </w:rPr>
        <w:t>表5-20 坊上变年度配置与正向峰值正常转接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D5B52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A5B567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0B047E1">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EEDCD7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C2EC77B">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E6B6B66">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0E64DCC">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3E31E94">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4664C0F">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39033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EDC93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94509F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44935E7">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14863E4C">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330F35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6AF81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6BF4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F93777">
            <w:pPr>
              <w:keepNext/>
              <w:spacing w:before="20" w:after="20" w:line="260" w:lineRule="exact"/>
              <w:ind w:left="0" w:leftChars="0" w:right="0" w:rightChars="0" w:firstLine="0" w:firstLineChars="0"/>
              <w:jc w:val="center"/>
            </w:pPr>
            <w:r>
              <w:rPr>
                <w:rFonts w:ascii="Times New Roman" w:hAnsi="Times New Roman" w:eastAsia="宋体"/>
                <w:b w:val="0"/>
                <w:sz w:val="18"/>
              </w:rPr>
              <w:t>32.67</w:t>
            </w:r>
          </w:p>
        </w:tc>
      </w:tr>
      <w:tr w14:paraId="44B5EF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086906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463FBD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2E0C6EA">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5B1EBD13">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25F14D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28581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F137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E9E4F9">
            <w:pPr>
              <w:keepNext/>
              <w:spacing w:before="20" w:after="20" w:line="260" w:lineRule="exact"/>
              <w:ind w:left="0" w:leftChars="0" w:right="0" w:rightChars="0" w:firstLine="0" w:firstLineChars="0"/>
              <w:jc w:val="center"/>
            </w:pPr>
            <w:r>
              <w:rPr>
                <w:rFonts w:ascii="Times New Roman" w:hAnsi="Times New Roman" w:eastAsia="宋体"/>
                <w:b w:val="0"/>
                <w:sz w:val="18"/>
              </w:rPr>
              <w:t>30.14</w:t>
            </w:r>
          </w:p>
        </w:tc>
      </w:tr>
      <w:tr w14:paraId="6C5CAE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CEEA2A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79D97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D352A5D">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218FEA66">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4FD2E1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0B466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ECEAC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961C35">
            <w:pPr>
              <w:keepNext/>
              <w:spacing w:before="20" w:after="20" w:line="260" w:lineRule="exact"/>
              <w:ind w:left="0" w:leftChars="0" w:right="0" w:rightChars="0" w:firstLine="0" w:firstLineChars="0"/>
              <w:jc w:val="center"/>
            </w:pPr>
            <w:r>
              <w:rPr>
                <w:rFonts w:ascii="Times New Roman" w:hAnsi="Times New Roman" w:eastAsia="宋体"/>
                <w:b w:val="0"/>
                <w:sz w:val="18"/>
              </w:rPr>
              <w:t>34.16</w:t>
            </w:r>
          </w:p>
        </w:tc>
      </w:tr>
      <w:tr w14:paraId="6657C4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850E8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9FF26F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D3A3597">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1ED16F39">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72022A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21D9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C07DC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446CE0">
            <w:pPr>
              <w:keepNext/>
              <w:spacing w:before="20" w:after="20" w:line="260" w:lineRule="exact"/>
              <w:ind w:left="0" w:leftChars="0" w:right="0" w:rightChars="0" w:firstLine="0" w:firstLineChars="0"/>
              <w:jc w:val="center"/>
            </w:pPr>
            <w:r>
              <w:rPr>
                <w:rFonts w:ascii="Times New Roman" w:hAnsi="Times New Roman" w:eastAsia="宋体"/>
                <w:b w:val="0"/>
                <w:sz w:val="18"/>
              </w:rPr>
              <w:t>37.87</w:t>
            </w:r>
          </w:p>
        </w:tc>
      </w:tr>
      <w:tr w14:paraId="435CAA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6E0A5A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FF8FDF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441B36D6">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26551D66">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41D2DC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92DF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A1A37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9351B9">
            <w:pPr>
              <w:keepNext/>
              <w:spacing w:before="20" w:after="20" w:line="260" w:lineRule="exact"/>
              <w:ind w:left="0" w:leftChars="0" w:right="0" w:rightChars="0" w:firstLine="0" w:firstLineChars="0"/>
              <w:jc w:val="center"/>
            </w:pPr>
            <w:r>
              <w:rPr>
                <w:rFonts w:ascii="Times New Roman" w:hAnsi="Times New Roman" w:eastAsia="宋体"/>
                <w:b w:val="0"/>
                <w:sz w:val="18"/>
              </w:rPr>
              <w:t>32.67</w:t>
            </w:r>
          </w:p>
        </w:tc>
      </w:tr>
      <w:tr w14:paraId="5D0AE0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C9661C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CF64E45">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950236E">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551DDDE5">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4DE8FF3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4BB82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9FE87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BBEA01">
            <w:pPr>
              <w:keepNext/>
              <w:spacing w:before="20" w:after="20" w:line="260" w:lineRule="exact"/>
              <w:ind w:left="0" w:leftChars="0" w:right="0" w:rightChars="0" w:firstLine="0" w:firstLineChars="0"/>
              <w:jc w:val="center"/>
            </w:pPr>
            <w:r>
              <w:rPr>
                <w:rFonts w:ascii="Times New Roman" w:hAnsi="Times New Roman" w:eastAsia="宋体"/>
                <w:b w:val="0"/>
                <w:sz w:val="18"/>
              </w:rPr>
              <w:t>30.14</w:t>
            </w:r>
          </w:p>
        </w:tc>
      </w:tr>
      <w:tr w14:paraId="7FEAC5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DE1626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3271C51">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95F12C5">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48E40CB5">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70C8D0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5915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E6C0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433FFA">
            <w:pPr>
              <w:keepNext/>
              <w:spacing w:before="20" w:after="20" w:line="260" w:lineRule="exact"/>
              <w:ind w:left="0" w:leftChars="0" w:right="0" w:rightChars="0" w:firstLine="0" w:firstLineChars="0"/>
              <w:jc w:val="center"/>
            </w:pPr>
            <w:r>
              <w:rPr>
                <w:rFonts w:ascii="Times New Roman" w:hAnsi="Times New Roman" w:eastAsia="宋体"/>
                <w:b w:val="0"/>
                <w:sz w:val="18"/>
              </w:rPr>
              <w:t>34.16</w:t>
            </w:r>
          </w:p>
        </w:tc>
      </w:tr>
      <w:tr w14:paraId="56C67A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836715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EFE9455">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2DFE88E">
            <w:pPr>
              <w:keepNext w:val="0"/>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68EF61D6">
            <w:pPr>
              <w:keepNext w:val="0"/>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772B7D5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C775C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A101F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74015B">
            <w:pPr>
              <w:keepNext w:val="0"/>
              <w:spacing w:before="20" w:after="20" w:line="260" w:lineRule="exact"/>
              <w:ind w:left="0" w:leftChars="0" w:right="0" w:rightChars="0" w:firstLine="0" w:firstLineChars="0"/>
              <w:jc w:val="center"/>
            </w:pPr>
            <w:r>
              <w:rPr>
                <w:rFonts w:ascii="Times New Roman" w:hAnsi="Times New Roman" w:eastAsia="宋体"/>
                <w:b w:val="0"/>
                <w:sz w:val="18"/>
              </w:rPr>
              <w:t>37.87</w:t>
            </w:r>
          </w:p>
        </w:tc>
      </w:tr>
    </w:tbl>
    <w:p w14:paraId="4459E35B">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MW，转接后净负荷为37.87 MW，区域最低净负荷工况下为-29.68 MW。</w:t>
      </w:r>
    </w:p>
    <w:p w14:paraId="1BE4115D">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按最大单台主变N-1校核，本站剩余容量为31.50 MVA，两代表工况重新转供后的本站净负荷分别为29.93 MW、-29.68 MW，两方向最小容量余量为0.00 MW，正向储能有效支撑功率为0.00 MW。</w:t>
      </w:r>
    </w:p>
    <w:p w14:paraId="4F5AE28F">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四年校核截面中，本站绝对功率最大的工况出现在2025年，转接前为39.89 MW，主要表现为正向受电需求，该年设备在最大单台主变N-1后剩余容量为31.50 MVA。故障方式下本站转出9.96 MW、承接0.00 MW，其中与戴圩变之间的主要转出功率为9.91 MW，转接后净负荷为29.93 MW。这一工况通过邻站分担本站故障后的正向负荷。</w:t>
      </w:r>
    </w:p>
    <w:p w14:paraId="47B0D9D8">
      <w:pPr>
        <w:pStyle w:val="7"/>
        <w:keepNext/>
        <w:numPr>
          <w:ilvl w:val="0"/>
          <w:numId w:val="0"/>
        </w:numPr>
        <w:spacing w:before="160" w:after="120" w:line="360" w:lineRule="exact"/>
        <w:ind w:firstLine="0"/>
      </w:pPr>
      <w:bookmarkStart w:id="209" w:name="富山变规划分析"/>
      <w:r>
        <w:rPr>
          <w:rFonts w:ascii="Times New Roman" w:hAnsi="Times New Roman" w:eastAsia="方正仿宋_GBK"/>
          <w:b/>
          <w:sz w:val="24"/>
        </w:rPr>
        <w:t>富山变规划分析</w:t>
      </w:r>
      <w:bookmarkEnd w:id="209"/>
    </w:p>
    <w:p w14:paraId="59EAF9A5">
      <w:pPr>
        <w:pStyle w:val="115"/>
        <w:widowControl/>
        <w:spacing w:before="0" w:after="0" w:line="348" w:lineRule="exact"/>
        <w:ind w:firstLine="480"/>
        <w:jc w:val="both"/>
      </w:pPr>
      <w:r>
        <w:rPr>
          <w:rFonts w:ascii="Times New Roman" w:hAnsi="Times New Roman" w:eastAsia="方正仿宋_GBK"/>
          <w:b w:val="0"/>
          <w:sz w:val="24"/>
        </w:rPr>
        <w:t>该站初始主变组合为20+50 MVA，弹性方案2022年20 MVA更换为31.5 MVA，供电任务由主变及网络承担。</w:t>
      </w:r>
    </w:p>
    <w:p w14:paraId="3726FD61">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2025年本站最大正向、反向净负荷分别为27.54 MW、27.00 MW。在同一需求下，刚性方案当年主变容量为81.50 MVA、储能额定功率0.00 MW，弹性方案分别为81.50 MVA和0.00 MW，两类方案本站主变总容量相同。弹性方案按当年各站局部极值计算的站级负载率为36%。</w:t>
      </w:r>
    </w:p>
    <w:p w14:paraId="57B7FF9D">
      <w:pPr>
        <w:pStyle w:val="2"/>
        <w:keepNext/>
        <w:spacing w:before="120" w:after="80" w:line="280" w:lineRule="exact"/>
        <w:ind w:firstLine="0"/>
        <w:jc w:val="center"/>
      </w:pPr>
      <w:r>
        <w:rPr>
          <w:rFonts w:ascii="Times New Roman" w:hAnsi="Times New Roman" w:eastAsia="宋体"/>
          <w:b w:val="0"/>
          <w:sz w:val="21"/>
        </w:rPr>
        <w:t>表5-21 富山变年度配置与正向峰值正常转接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88EC0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88E822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E51BA9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78380A4">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42C032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0741F59">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5C52B1E">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8E9AF6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0E4883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529ED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23A86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11D1FE">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4143CE93">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6463CF52">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183E35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C332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F44B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F1BD55">
            <w:pPr>
              <w:keepNext/>
              <w:spacing w:before="20" w:after="20" w:line="260" w:lineRule="exact"/>
              <w:ind w:left="0" w:leftChars="0" w:right="0" w:rightChars="0" w:firstLine="0" w:firstLineChars="0"/>
              <w:jc w:val="center"/>
            </w:pPr>
            <w:r>
              <w:rPr>
                <w:rFonts w:ascii="Times New Roman" w:hAnsi="Times New Roman" w:eastAsia="宋体"/>
                <w:b w:val="0"/>
                <w:sz w:val="18"/>
              </w:rPr>
              <w:t>22.94</w:t>
            </w:r>
          </w:p>
        </w:tc>
      </w:tr>
      <w:tr w14:paraId="3C8C38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9E5EC8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4DCB56D">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6A3207D2">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2C1F4D2A">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0078D1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2C8E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99C83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C263DE">
            <w:pPr>
              <w:keepNext/>
              <w:spacing w:before="20" w:after="20" w:line="260" w:lineRule="exact"/>
              <w:ind w:left="0" w:leftChars="0" w:right="0" w:rightChars="0" w:firstLine="0" w:firstLineChars="0"/>
              <w:jc w:val="center"/>
            </w:pPr>
            <w:r>
              <w:rPr>
                <w:rFonts w:ascii="Times New Roman" w:hAnsi="Times New Roman" w:eastAsia="宋体"/>
                <w:b w:val="0"/>
                <w:sz w:val="18"/>
              </w:rPr>
              <w:t>21.17</w:t>
            </w:r>
          </w:p>
        </w:tc>
      </w:tr>
      <w:tr w14:paraId="21E0A3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781479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292746F">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A5418BC">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7FEFFE00">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769271C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BB77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A6C7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C94EEF">
            <w:pPr>
              <w:keepNext/>
              <w:spacing w:before="20" w:after="20" w:line="260" w:lineRule="exact"/>
              <w:ind w:left="0" w:leftChars="0" w:right="0" w:rightChars="0" w:firstLine="0" w:firstLineChars="0"/>
              <w:jc w:val="center"/>
            </w:pPr>
            <w:r>
              <w:rPr>
                <w:rFonts w:ascii="Times New Roman" w:hAnsi="Times New Roman" w:eastAsia="宋体"/>
                <w:b w:val="0"/>
                <w:sz w:val="18"/>
              </w:rPr>
              <w:t>23.99</w:t>
            </w:r>
          </w:p>
        </w:tc>
      </w:tr>
      <w:tr w14:paraId="5AEE68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4A03B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E68E11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24AF3CA">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1288ED81">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201507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E0F69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319B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87D49C">
            <w:pPr>
              <w:keepNext/>
              <w:spacing w:before="20" w:after="20" w:line="260" w:lineRule="exact"/>
              <w:ind w:left="0" w:leftChars="0" w:right="0" w:rightChars="0" w:firstLine="0" w:firstLineChars="0"/>
              <w:jc w:val="center"/>
            </w:pPr>
            <w:r>
              <w:rPr>
                <w:rFonts w:ascii="Times New Roman" w:hAnsi="Times New Roman" w:eastAsia="宋体"/>
                <w:b w:val="0"/>
                <w:sz w:val="18"/>
              </w:rPr>
              <w:t>26.59</w:t>
            </w:r>
          </w:p>
        </w:tc>
      </w:tr>
      <w:tr w14:paraId="28EBCA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A22F93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3BE48E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6FB4AC2C">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36CB1B1C">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44AAA3F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5062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98CD2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E6AE9F">
            <w:pPr>
              <w:keepNext/>
              <w:spacing w:before="20" w:after="20" w:line="260" w:lineRule="exact"/>
              <w:ind w:left="0" w:leftChars="0" w:right="0" w:rightChars="0" w:firstLine="0" w:firstLineChars="0"/>
              <w:jc w:val="center"/>
            </w:pPr>
            <w:r>
              <w:rPr>
                <w:rFonts w:ascii="Times New Roman" w:hAnsi="Times New Roman" w:eastAsia="宋体"/>
                <w:b w:val="0"/>
                <w:sz w:val="18"/>
              </w:rPr>
              <w:t>22.94</w:t>
            </w:r>
          </w:p>
        </w:tc>
      </w:tr>
      <w:tr w14:paraId="45CDE8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EB7FBD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3D8C593">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68172A5">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21E06043">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0598971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9C84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E9484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2317DE">
            <w:pPr>
              <w:keepNext/>
              <w:spacing w:before="20" w:after="20" w:line="260" w:lineRule="exact"/>
              <w:ind w:left="0" w:leftChars="0" w:right="0" w:rightChars="0" w:firstLine="0" w:firstLineChars="0"/>
              <w:jc w:val="center"/>
            </w:pPr>
            <w:r>
              <w:rPr>
                <w:rFonts w:ascii="Times New Roman" w:hAnsi="Times New Roman" w:eastAsia="宋体"/>
                <w:b w:val="0"/>
                <w:sz w:val="18"/>
              </w:rPr>
              <w:t>21.17</w:t>
            </w:r>
          </w:p>
        </w:tc>
      </w:tr>
      <w:tr w14:paraId="4D9ACA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69961A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A40B88C">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7FF721B">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40EF05E1">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7E5FF7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61A42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98881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8E987B">
            <w:pPr>
              <w:keepNext/>
              <w:spacing w:before="20" w:after="20" w:line="260" w:lineRule="exact"/>
              <w:ind w:left="0" w:leftChars="0" w:right="0" w:rightChars="0" w:firstLine="0" w:firstLineChars="0"/>
              <w:jc w:val="center"/>
            </w:pPr>
            <w:r>
              <w:rPr>
                <w:rFonts w:ascii="Times New Roman" w:hAnsi="Times New Roman" w:eastAsia="宋体"/>
                <w:b w:val="0"/>
                <w:sz w:val="18"/>
              </w:rPr>
              <w:t>23.99</w:t>
            </w:r>
          </w:p>
        </w:tc>
      </w:tr>
      <w:tr w14:paraId="62B233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F1DC62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CCB97C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FF5B870">
            <w:pPr>
              <w:keepNext w:val="0"/>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4BC4A46A">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3BD8159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728F9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B0523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6221C6">
            <w:pPr>
              <w:keepNext w:val="0"/>
              <w:spacing w:before="20" w:after="20" w:line="260" w:lineRule="exact"/>
              <w:ind w:left="0" w:leftChars="0" w:right="0" w:rightChars="0" w:firstLine="0" w:firstLineChars="0"/>
              <w:jc w:val="center"/>
            </w:pPr>
            <w:r>
              <w:rPr>
                <w:rFonts w:ascii="Times New Roman" w:hAnsi="Times New Roman" w:eastAsia="宋体"/>
                <w:b w:val="0"/>
                <w:sz w:val="18"/>
              </w:rPr>
              <w:t>26.59</w:t>
            </w:r>
          </w:p>
        </w:tc>
      </w:tr>
    </w:tbl>
    <w:p w14:paraId="139609C3">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MW，转接后净负荷为26.59 MW，区域最低净负荷工况下为-19.32 MW。</w:t>
      </w:r>
    </w:p>
    <w:p w14:paraId="46AED5E0">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按最大单台主变N-1校核，本站剩余容量为31.50 MVA，两代表工况重新转供后的本站净负荷分别为26.59 MW、-19.32 MW，两方向最小容量余量为3.33 MW，正向储能有效支撑功率为0.00 MW。</w:t>
      </w:r>
    </w:p>
    <w:p w14:paraId="57AD855B">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四年校核截面中，本站绝对功率最大的工况出现在2025年，转接前为27.54 MW，主要表现为正向受电需求，该年设备在最大单台主变N-1后剩余容量为31.50 MVA。该工况本站由剩余主变满足承载要求。</w:t>
      </w:r>
    </w:p>
    <w:p w14:paraId="18E63C8E">
      <w:pPr>
        <w:pStyle w:val="7"/>
        <w:keepNext/>
        <w:numPr>
          <w:ilvl w:val="0"/>
          <w:numId w:val="0"/>
        </w:numPr>
        <w:spacing w:before="160" w:after="120" w:line="360" w:lineRule="exact"/>
        <w:ind w:firstLine="0"/>
      </w:pPr>
      <w:bookmarkStart w:id="210" w:name="河湾变规划分析"/>
      <w:r>
        <w:rPr>
          <w:rFonts w:ascii="Times New Roman" w:hAnsi="Times New Roman" w:eastAsia="方正仿宋_GBK"/>
          <w:b/>
          <w:sz w:val="24"/>
        </w:rPr>
        <w:t>河湾变规划分析</w:t>
      </w:r>
      <w:bookmarkEnd w:id="210"/>
    </w:p>
    <w:p w14:paraId="1FA82973">
      <w:pPr>
        <w:pStyle w:val="115"/>
        <w:widowControl/>
        <w:spacing w:before="0" w:after="0" w:line="348" w:lineRule="exact"/>
        <w:ind w:firstLine="480"/>
        <w:jc w:val="both"/>
      </w:pPr>
      <w:r>
        <w:rPr>
          <w:rFonts w:ascii="Times New Roman" w:hAnsi="Times New Roman" w:eastAsia="方正仿宋_GBK"/>
          <w:b w:val="0"/>
          <w:sz w:val="24"/>
        </w:rPr>
        <w:t>该站初始主变组合为20+80 MVA，弹性方案四年均保留该组合，供电任务由主变及网络承担。</w:t>
      </w:r>
    </w:p>
    <w:p w14:paraId="2AD36343">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2025年本站最大正向、反向净负荷分别为73.11 MW、4.58 MW。在同一需求下，刚性方案当年主变容量为100.00 MVA、储能额定功率0.00 MW，弹性方案分别为100.00 MVA和0.00 MW，两类方案本站主变总容量相同。弹性方案按当年各站局部极值计算的站级负载率为77%。</w:t>
      </w:r>
    </w:p>
    <w:p w14:paraId="1070B9A5">
      <w:pPr>
        <w:pStyle w:val="2"/>
        <w:keepNext/>
        <w:spacing w:before="120" w:after="80" w:line="280" w:lineRule="exact"/>
        <w:ind w:firstLine="0"/>
        <w:jc w:val="center"/>
      </w:pPr>
      <w:r>
        <w:rPr>
          <w:rFonts w:ascii="Times New Roman" w:hAnsi="Times New Roman" w:eastAsia="宋体"/>
          <w:b w:val="0"/>
          <w:sz w:val="21"/>
        </w:rPr>
        <w:t>表5-22 河湾变年度配置与正向峰值正常转接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B527B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34020B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88DB1C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2C3D243">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C840C11">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97520C9">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BEB6E3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4429E93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2EB7F39">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B8DA9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284AE7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6AD13F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606F93F3">
            <w:pPr>
              <w:keepNext/>
              <w:spacing w:before="20" w:after="20" w:line="260" w:lineRule="exact"/>
              <w:ind w:left="0" w:leftChars="0" w:right="0" w:rightChars="0" w:firstLine="0" w:firstLineChars="0"/>
              <w:jc w:val="center"/>
            </w:pPr>
            <w:r>
              <w:rPr>
                <w:rFonts w:ascii="Times New Roman" w:hAnsi="Times New Roman" w:eastAsia="宋体"/>
                <w:b w:val="0"/>
                <w:sz w:val="18"/>
              </w:rPr>
              <w:t>20+80</w:t>
            </w:r>
          </w:p>
        </w:tc>
        <w:tc>
          <w:tcPr>
            <w:tcW w:w="1039" w:type="dxa"/>
            <w:tcMar>
              <w:left w:w="70" w:type="dxa"/>
              <w:right w:w="70" w:type="dxa"/>
            </w:tcMar>
            <w:vAlign w:val="center"/>
          </w:tcPr>
          <w:p w14:paraId="05A31C6F">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6FDAFD9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CB97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3886B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9ED159">
            <w:pPr>
              <w:keepNext/>
              <w:spacing w:before="20" w:after="20" w:line="260" w:lineRule="exact"/>
              <w:ind w:left="0" w:leftChars="0" w:right="0" w:rightChars="0" w:firstLine="0" w:firstLineChars="0"/>
              <w:jc w:val="center"/>
            </w:pPr>
            <w:r>
              <w:rPr>
                <w:rFonts w:ascii="Times New Roman" w:hAnsi="Times New Roman" w:eastAsia="宋体"/>
                <w:b w:val="0"/>
                <w:sz w:val="18"/>
              </w:rPr>
              <w:t>61.49</w:t>
            </w:r>
          </w:p>
        </w:tc>
      </w:tr>
      <w:tr w14:paraId="0509B9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477DE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D5CF932">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71266EC">
            <w:pPr>
              <w:keepNext/>
              <w:spacing w:before="20" w:after="20" w:line="260" w:lineRule="exact"/>
              <w:ind w:left="0" w:leftChars="0" w:right="0" w:rightChars="0" w:firstLine="0" w:firstLineChars="0"/>
              <w:jc w:val="center"/>
            </w:pPr>
            <w:r>
              <w:rPr>
                <w:rFonts w:ascii="Times New Roman" w:hAnsi="Times New Roman" w:eastAsia="宋体"/>
                <w:b w:val="0"/>
                <w:sz w:val="18"/>
              </w:rPr>
              <w:t>20+80</w:t>
            </w:r>
          </w:p>
        </w:tc>
        <w:tc>
          <w:tcPr>
            <w:tcW w:w="1039" w:type="dxa"/>
            <w:tcMar>
              <w:left w:w="70" w:type="dxa"/>
              <w:right w:w="70" w:type="dxa"/>
            </w:tcMar>
            <w:vAlign w:val="center"/>
          </w:tcPr>
          <w:p w14:paraId="4B3DD438">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67350ED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1EA1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CE85D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376545">
            <w:pPr>
              <w:keepNext/>
              <w:spacing w:before="20" w:after="20" w:line="260" w:lineRule="exact"/>
              <w:ind w:left="0" w:leftChars="0" w:right="0" w:rightChars="0" w:firstLine="0" w:firstLineChars="0"/>
              <w:jc w:val="center"/>
            </w:pPr>
            <w:r>
              <w:rPr>
                <w:rFonts w:ascii="Times New Roman" w:hAnsi="Times New Roman" w:eastAsia="宋体"/>
                <w:b w:val="0"/>
                <w:sz w:val="18"/>
              </w:rPr>
              <w:t>56.74</w:t>
            </w:r>
          </w:p>
        </w:tc>
      </w:tr>
      <w:tr w14:paraId="273FCB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55172F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7A56077">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093D916">
            <w:pPr>
              <w:keepNext/>
              <w:spacing w:before="20" w:after="20" w:line="260" w:lineRule="exact"/>
              <w:ind w:left="0" w:leftChars="0" w:right="0" w:rightChars="0" w:firstLine="0" w:firstLineChars="0"/>
              <w:jc w:val="center"/>
            </w:pPr>
            <w:r>
              <w:rPr>
                <w:rFonts w:ascii="Times New Roman" w:hAnsi="Times New Roman" w:eastAsia="宋体"/>
                <w:b w:val="0"/>
                <w:sz w:val="18"/>
              </w:rPr>
              <w:t>20+80</w:t>
            </w:r>
          </w:p>
        </w:tc>
        <w:tc>
          <w:tcPr>
            <w:tcW w:w="1039" w:type="dxa"/>
            <w:tcMar>
              <w:left w:w="70" w:type="dxa"/>
              <w:right w:w="70" w:type="dxa"/>
            </w:tcMar>
            <w:vAlign w:val="center"/>
          </w:tcPr>
          <w:p w14:paraId="34BD0588">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64EBF15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E12B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7A2D0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F15F9D">
            <w:pPr>
              <w:keepNext/>
              <w:spacing w:before="20" w:after="20" w:line="260" w:lineRule="exact"/>
              <w:ind w:left="0" w:leftChars="0" w:right="0" w:rightChars="0" w:firstLine="0" w:firstLineChars="0"/>
              <w:jc w:val="center"/>
            </w:pPr>
            <w:r>
              <w:rPr>
                <w:rFonts w:ascii="Times New Roman" w:hAnsi="Times New Roman" w:eastAsia="宋体"/>
                <w:b w:val="0"/>
                <w:sz w:val="18"/>
              </w:rPr>
              <w:t>64.30</w:t>
            </w:r>
          </w:p>
        </w:tc>
      </w:tr>
      <w:tr w14:paraId="6576A9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A5698A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013125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8EE2B23">
            <w:pPr>
              <w:keepNext/>
              <w:spacing w:before="20" w:after="20" w:line="260" w:lineRule="exact"/>
              <w:ind w:left="0" w:leftChars="0" w:right="0" w:rightChars="0" w:firstLine="0" w:firstLineChars="0"/>
              <w:jc w:val="center"/>
            </w:pPr>
            <w:r>
              <w:rPr>
                <w:rFonts w:ascii="Times New Roman" w:hAnsi="Times New Roman" w:eastAsia="宋体"/>
                <w:b w:val="0"/>
                <w:sz w:val="18"/>
              </w:rPr>
              <w:t>20+80</w:t>
            </w:r>
          </w:p>
        </w:tc>
        <w:tc>
          <w:tcPr>
            <w:tcW w:w="1039" w:type="dxa"/>
            <w:tcMar>
              <w:left w:w="70" w:type="dxa"/>
              <w:right w:w="70" w:type="dxa"/>
            </w:tcMar>
            <w:vAlign w:val="center"/>
          </w:tcPr>
          <w:p w14:paraId="2189815C">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37934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EC05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7F23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E52193">
            <w:pPr>
              <w:keepNext/>
              <w:spacing w:before="20" w:after="20" w:line="260" w:lineRule="exact"/>
              <w:ind w:left="0" w:leftChars="0" w:right="0" w:rightChars="0" w:firstLine="0" w:firstLineChars="0"/>
              <w:jc w:val="center"/>
            </w:pPr>
            <w:r>
              <w:rPr>
                <w:rFonts w:ascii="Times New Roman" w:hAnsi="Times New Roman" w:eastAsia="宋体"/>
                <w:b w:val="0"/>
                <w:sz w:val="18"/>
              </w:rPr>
              <w:t>71.29</w:t>
            </w:r>
          </w:p>
        </w:tc>
      </w:tr>
      <w:tr w14:paraId="013C84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15A088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EA2D048">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ABD933A">
            <w:pPr>
              <w:keepNext/>
              <w:spacing w:before="20" w:after="20" w:line="260" w:lineRule="exact"/>
              <w:ind w:left="0" w:leftChars="0" w:right="0" w:rightChars="0" w:firstLine="0" w:firstLineChars="0"/>
              <w:jc w:val="center"/>
            </w:pPr>
            <w:r>
              <w:rPr>
                <w:rFonts w:ascii="Times New Roman" w:hAnsi="Times New Roman" w:eastAsia="宋体"/>
                <w:b w:val="0"/>
                <w:sz w:val="18"/>
              </w:rPr>
              <w:t>20+80</w:t>
            </w:r>
          </w:p>
        </w:tc>
        <w:tc>
          <w:tcPr>
            <w:tcW w:w="1039" w:type="dxa"/>
            <w:tcMar>
              <w:left w:w="70" w:type="dxa"/>
              <w:right w:w="70" w:type="dxa"/>
            </w:tcMar>
            <w:vAlign w:val="center"/>
          </w:tcPr>
          <w:p w14:paraId="19C5E93C">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AE9A3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5FDC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21C79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6F93D5">
            <w:pPr>
              <w:keepNext/>
              <w:spacing w:before="20" w:after="20" w:line="260" w:lineRule="exact"/>
              <w:ind w:left="0" w:leftChars="0" w:right="0" w:rightChars="0" w:firstLine="0" w:firstLineChars="0"/>
              <w:jc w:val="center"/>
            </w:pPr>
            <w:r>
              <w:rPr>
                <w:rFonts w:ascii="Times New Roman" w:hAnsi="Times New Roman" w:eastAsia="宋体"/>
                <w:b w:val="0"/>
                <w:sz w:val="18"/>
              </w:rPr>
              <w:t>61.49</w:t>
            </w:r>
          </w:p>
        </w:tc>
      </w:tr>
      <w:tr w14:paraId="20920F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12681E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413C133">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037BAB29">
            <w:pPr>
              <w:keepNext/>
              <w:spacing w:before="20" w:after="20" w:line="260" w:lineRule="exact"/>
              <w:ind w:left="0" w:leftChars="0" w:right="0" w:rightChars="0" w:firstLine="0" w:firstLineChars="0"/>
              <w:jc w:val="center"/>
            </w:pPr>
            <w:r>
              <w:rPr>
                <w:rFonts w:ascii="Times New Roman" w:hAnsi="Times New Roman" w:eastAsia="宋体"/>
                <w:b w:val="0"/>
                <w:sz w:val="18"/>
              </w:rPr>
              <w:t>20+80</w:t>
            </w:r>
          </w:p>
        </w:tc>
        <w:tc>
          <w:tcPr>
            <w:tcW w:w="1039" w:type="dxa"/>
            <w:tcMar>
              <w:left w:w="70" w:type="dxa"/>
              <w:right w:w="70" w:type="dxa"/>
            </w:tcMar>
            <w:vAlign w:val="center"/>
          </w:tcPr>
          <w:p w14:paraId="68B2DAD0">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ACCD5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FFCFD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DC9F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B62956">
            <w:pPr>
              <w:keepNext/>
              <w:spacing w:before="20" w:after="20" w:line="260" w:lineRule="exact"/>
              <w:ind w:left="0" w:leftChars="0" w:right="0" w:rightChars="0" w:firstLine="0" w:firstLineChars="0"/>
              <w:jc w:val="center"/>
            </w:pPr>
            <w:r>
              <w:rPr>
                <w:rFonts w:ascii="Times New Roman" w:hAnsi="Times New Roman" w:eastAsia="宋体"/>
                <w:b w:val="0"/>
                <w:sz w:val="18"/>
              </w:rPr>
              <w:t>56.74</w:t>
            </w:r>
          </w:p>
        </w:tc>
      </w:tr>
      <w:tr w14:paraId="68A061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D1165A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9BCB314">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720CC142">
            <w:pPr>
              <w:keepNext/>
              <w:spacing w:before="20" w:after="20" w:line="260" w:lineRule="exact"/>
              <w:ind w:left="0" w:leftChars="0" w:right="0" w:rightChars="0" w:firstLine="0" w:firstLineChars="0"/>
              <w:jc w:val="center"/>
            </w:pPr>
            <w:r>
              <w:rPr>
                <w:rFonts w:ascii="Times New Roman" w:hAnsi="Times New Roman" w:eastAsia="宋体"/>
                <w:b w:val="0"/>
                <w:sz w:val="18"/>
              </w:rPr>
              <w:t>20+80</w:t>
            </w:r>
          </w:p>
        </w:tc>
        <w:tc>
          <w:tcPr>
            <w:tcW w:w="1039" w:type="dxa"/>
            <w:tcMar>
              <w:left w:w="70" w:type="dxa"/>
              <w:right w:w="70" w:type="dxa"/>
            </w:tcMar>
            <w:vAlign w:val="center"/>
          </w:tcPr>
          <w:p w14:paraId="2B506725">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603DAF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AFD2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8AC3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0DDE0D">
            <w:pPr>
              <w:keepNext/>
              <w:spacing w:before="20" w:after="20" w:line="260" w:lineRule="exact"/>
              <w:ind w:left="0" w:leftChars="0" w:right="0" w:rightChars="0" w:firstLine="0" w:firstLineChars="0"/>
              <w:jc w:val="center"/>
            </w:pPr>
            <w:r>
              <w:rPr>
                <w:rFonts w:ascii="Times New Roman" w:hAnsi="Times New Roman" w:eastAsia="宋体"/>
                <w:b w:val="0"/>
                <w:sz w:val="18"/>
              </w:rPr>
              <w:t>64.30</w:t>
            </w:r>
          </w:p>
        </w:tc>
      </w:tr>
      <w:tr w14:paraId="1D24A4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154977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775642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05101B6">
            <w:pPr>
              <w:keepNext w:val="0"/>
              <w:spacing w:before="20" w:after="20" w:line="260" w:lineRule="exact"/>
              <w:ind w:left="0" w:leftChars="0" w:right="0" w:rightChars="0" w:firstLine="0" w:firstLineChars="0"/>
              <w:jc w:val="center"/>
            </w:pPr>
            <w:r>
              <w:rPr>
                <w:rFonts w:ascii="Times New Roman" w:hAnsi="Times New Roman" w:eastAsia="宋体"/>
                <w:b w:val="0"/>
                <w:sz w:val="18"/>
              </w:rPr>
              <w:t>20+80</w:t>
            </w:r>
          </w:p>
        </w:tc>
        <w:tc>
          <w:tcPr>
            <w:tcW w:w="1039" w:type="dxa"/>
            <w:tcMar>
              <w:left w:w="70" w:type="dxa"/>
              <w:right w:w="70" w:type="dxa"/>
            </w:tcMar>
            <w:vAlign w:val="center"/>
          </w:tcPr>
          <w:p w14:paraId="7E7E4AA8">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BD53C6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0B2CC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53AD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F004C2">
            <w:pPr>
              <w:keepNext w:val="0"/>
              <w:spacing w:before="20" w:after="20" w:line="260" w:lineRule="exact"/>
              <w:ind w:left="0" w:leftChars="0" w:right="0" w:rightChars="0" w:firstLine="0" w:firstLineChars="0"/>
              <w:jc w:val="center"/>
            </w:pPr>
            <w:r>
              <w:rPr>
                <w:rFonts w:ascii="Times New Roman" w:hAnsi="Times New Roman" w:eastAsia="宋体"/>
                <w:b w:val="0"/>
                <w:sz w:val="18"/>
              </w:rPr>
              <w:t>71.29</w:t>
            </w:r>
          </w:p>
        </w:tc>
      </w:tr>
    </w:tbl>
    <w:p w14:paraId="2A4B68C6">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MW，转接后净负荷为71.29 MW，区域最低净负荷工况下为-3.50 MW。</w:t>
      </w:r>
    </w:p>
    <w:p w14:paraId="677F4682">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按最大单台主变N-1校核，本站剩余容量为20.00 MVA，两代表工况重新转供后的本站净负荷分别为19.00 MW、-3.50 MW，两方向最小容量余量为0.00 MW，正向储能有效支撑功率为0.00 MW。</w:t>
      </w:r>
    </w:p>
    <w:p w14:paraId="6C3E87C1">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四年校核截面中，本站绝对功率最大的工况出现在2025年，转接前为73.11 MW，主要表现为正向受电需求，该年设备在最大单台主变N-1后剩余容量为20.00 MVA。故障方式下本站转出54.11 MW、承接0.00 MW，其中与邳州变之间的主要转出功率为13.05 MW，转接后净负荷为19.00 MW。这一工况通过邻站分担本站故障后的正向负荷。</w:t>
      </w:r>
    </w:p>
    <w:p w14:paraId="54216291">
      <w:pPr>
        <w:pStyle w:val="7"/>
        <w:keepNext/>
        <w:numPr>
          <w:ilvl w:val="0"/>
          <w:numId w:val="0"/>
        </w:numPr>
        <w:spacing w:before="160" w:after="120" w:line="360" w:lineRule="exact"/>
        <w:ind w:firstLine="0"/>
      </w:pPr>
      <w:bookmarkStart w:id="211" w:name="邳城变规划分析"/>
      <w:r>
        <w:rPr>
          <w:rFonts w:ascii="Times New Roman" w:hAnsi="Times New Roman" w:eastAsia="方正仿宋_GBK"/>
          <w:b/>
          <w:sz w:val="24"/>
        </w:rPr>
        <w:t>邳城变规划分析</w:t>
      </w:r>
      <w:bookmarkEnd w:id="211"/>
    </w:p>
    <w:p w14:paraId="539FFB7E">
      <w:pPr>
        <w:pStyle w:val="115"/>
        <w:widowControl/>
        <w:spacing w:before="0" w:after="0" w:line="348" w:lineRule="exact"/>
        <w:ind w:firstLine="480"/>
        <w:jc w:val="both"/>
      </w:pPr>
      <w:r>
        <w:rPr>
          <w:rFonts w:ascii="Times New Roman" w:hAnsi="Times New Roman" w:eastAsia="方正仿宋_GBK"/>
          <w:b w:val="0"/>
          <w:sz w:val="24"/>
        </w:rPr>
        <w:t>该站初始主变组合为20+50 MVA，弹性方案2022年20 MVA更换为31.5 MVA，并于2025年新增1.10 MW储能。</w:t>
      </w:r>
    </w:p>
    <w:p w14:paraId="2B48404D">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2025年本站最大正向、反向净负荷分别为22.90 MW、30.97 MW。在同一需求下，刚性方案当年主变容量为81.50 MVA、储能额定功率7.80 MW，弹性方案分别为81.50 MVA和1.10 MW，两类方案本站主变总容量相同。弹性方案按当年各站局部极值计算的站级负载率为40%。</w:t>
      </w:r>
    </w:p>
    <w:p w14:paraId="78D7097B">
      <w:pPr>
        <w:pStyle w:val="2"/>
        <w:keepNext/>
        <w:spacing w:before="120" w:after="80" w:line="280" w:lineRule="exact"/>
        <w:ind w:firstLine="0"/>
        <w:jc w:val="center"/>
      </w:pPr>
      <w:r>
        <w:rPr>
          <w:rFonts w:ascii="Times New Roman" w:hAnsi="Times New Roman" w:eastAsia="宋体"/>
          <w:b w:val="0"/>
          <w:sz w:val="21"/>
        </w:rPr>
        <w:t>表5-23 邳城变年度配置与正向峰值正常转接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527E1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3951634">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31C37D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2EDF936">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3F274FC">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93177AF">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A19D156">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4541D62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E06C15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7C572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ED0A78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30B23D1">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AAC776B">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64E37683">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00EA2B88">
            <w:pPr>
              <w:keepNext/>
              <w:spacing w:before="20" w:after="20" w:line="260" w:lineRule="exact"/>
              <w:ind w:left="0" w:leftChars="0" w:right="0" w:rightChars="0" w:firstLine="0" w:firstLineChars="0"/>
              <w:jc w:val="center"/>
            </w:pPr>
            <w:r>
              <w:rPr>
                <w:rFonts w:ascii="Times New Roman" w:hAnsi="Times New Roman" w:eastAsia="宋体"/>
                <w:b w:val="0"/>
                <w:sz w:val="18"/>
              </w:rPr>
              <w:t>7.80</w:t>
            </w:r>
          </w:p>
        </w:tc>
        <w:tc>
          <w:tcPr>
            <w:tcW w:w="1039" w:type="dxa"/>
            <w:tcMar>
              <w:left w:w="70" w:type="dxa"/>
              <w:right w:w="70" w:type="dxa"/>
            </w:tcMar>
            <w:vAlign w:val="center"/>
          </w:tcPr>
          <w:p w14:paraId="32B8043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4192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74B58B">
            <w:pPr>
              <w:keepNext/>
              <w:spacing w:before="20" w:after="20" w:line="260" w:lineRule="exact"/>
              <w:ind w:left="0" w:leftChars="0" w:right="0" w:rightChars="0" w:firstLine="0" w:firstLineChars="0"/>
              <w:jc w:val="center"/>
            </w:pPr>
            <w:r>
              <w:rPr>
                <w:rFonts w:ascii="Times New Roman" w:hAnsi="Times New Roman" w:eastAsia="宋体"/>
                <w:b w:val="0"/>
                <w:sz w:val="18"/>
              </w:rPr>
              <w:t>19.76</w:t>
            </w:r>
          </w:p>
        </w:tc>
      </w:tr>
      <w:tr w14:paraId="198540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992E39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8083AF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240EC02B">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143B805C">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3AFA3B8B">
            <w:pPr>
              <w:keepNext/>
              <w:spacing w:before="20" w:after="20" w:line="260" w:lineRule="exact"/>
              <w:ind w:left="0" w:leftChars="0" w:right="0" w:rightChars="0" w:firstLine="0" w:firstLineChars="0"/>
              <w:jc w:val="center"/>
            </w:pPr>
            <w:r>
              <w:rPr>
                <w:rFonts w:ascii="Times New Roman" w:hAnsi="Times New Roman" w:eastAsia="宋体"/>
                <w:b w:val="0"/>
                <w:sz w:val="18"/>
              </w:rPr>
              <w:t>7.80</w:t>
            </w:r>
          </w:p>
        </w:tc>
        <w:tc>
          <w:tcPr>
            <w:tcW w:w="1039" w:type="dxa"/>
            <w:tcMar>
              <w:left w:w="70" w:type="dxa"/>
              <w:right w:w="70" w:type="dxa"/>
            </w:tcMar>
            <w:vAlign w:val="center"/>
          </w:tcPr>
          <w:p w14:paraId="04FBCF0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F4DF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D5A8F1">
            <w:pPr>
              <w:keepNext/>
              <w:spacing w:before="20" w:after="20" w:line="260" w:lineRule="exact"/>
              <w:ind w:left="0" w:leftChars="0" w:right="0" w:rightChars="0" w:firstLine="0" w:firstLineChars="0"/>
              <w:jc w:val="center"/>
            </w:pPr>
            <w:r>
              <w:rPr>
                <w:rFonts w:ascii="Times New Roman" w:hAnsi="Times New Roman" w:eastAsia="宋体"/>
                <w:b w:val="0"/>
                <w:sz w:val="18"/>
              </w:rPr>
              <w:t>18.23</w:t>
            </w:r>
          </w:p>
        </w:tc>
      </w:tr>
      <w:tr w14:paraId="6D801C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8E28F1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619AF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56F04C5">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6F7A00BF">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76C8209F">
            <w:pPr>
              <w:keepNext/>
              <w:spacing w:before="20" w:after="20" w:line="260" w:lineRule="exact"/>
              <w:ind w:left="0" w:leftChars="0" w:right="0" w:rightChars="0" w:firstLine="0" w:firstLineChars="0"/>
              <w:jc w:val="center"/>
            </w:pPr>
            <w:r>
              <w:rPr>
                <w:rFonts w:ascii="Times New Roman" w:hAnsi="Times New Roman" w:eastAsia="宋体"/>
                <w:b w:val="0"/>
                <w:sz w:val="18"/>
              </w:rPr>
              <w:t>7.80</w:t>
            </w:r>
          </w:p>
        </w:tc>
        <w:tc>
          <w:tcPr>
            <w:tcW w:w="1039" w:type="dxa"/>
            <w:tcMar>
              <w:left w:w="70" w:type="dxa"/>
              <w:right w:w="70" w:type="dxa"/>
            </w:tcMar>
            <w:vAlign w:val="center"/>
          </w:tcPr>
          <w:p w14:paraId="1ECFD7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004E5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0C0FA8">
            <w:pPr>
              <w:keepNext/>
              <w:spacing w:before="20" w:after="20" w:line="260" w:lineRule="exact"/>
              <w:ind w:left="0" w:leftChars="0" w:right="0" w:rightChars="0" w:firstLine="0" w:firstLineChars="0"/>
              <w:jc w:val="center"/>
            </w:pPr>
            <w:r>
              <w:rPr>
                <w:rFonts w:ascii="Times New Roman" w:hAnsi="Times New Roman" w:eastAsia="宋体"/>
                <w:b w:val="0"/>
                <w:sz w:val="18"/>
              </w:rPr>
              <w:t>20.66</w:t>
            </w:r>
          </w:p>
        </w:tc>
      </w:tr>
      <w:tr w14:paraId="330879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13C25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E949BE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5B30EA4">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2FE8FDB2">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417AA49F">
            <w:pPr>
              <w:keepNext/>
              <w:spacing w:before="20" w:after="20" w:line="260" w:lineRule="exact"/>
              <w:ind w:left="0" w:leftChars="0" w:right="0" w:rightChars="0" w:firstLine="0" w:firstLineChars="0"/>
              <w:jc w:val="center"/>
            </w:pPr>
            <w:r>
              <w:rPr>
                <w:rFonts w:ascii="Times New Roman" w:hAnsi="Times New Roman" w:eastAsia="宋体"/>
                <w:b w:val="0"/>
                <w:sz w:val="18"/>
              </w:rPr>
              <w:t>7.80</w:t>
            </w:r>
          </w:p>
        </w:tc>
        <w:tc>
          <w:tcPr>
            <w:tcW w:w="1039" w:type="dxa"/>
            <w:tcMar>
              <w:left w:w="70" w:type="dxa"/>
              <w:right w:w="70" w:type="dxa"/>
            </w:tcMar>
            <w:vAlign w:val="center"/>
          </w:tcPr>
          <w:p w14:paraId="633A739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0149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CE6828">
            <w:pPr>
              <w:keepNext/>
              <w:spacing w:before="20" w:after="20" w:line="260" w:lineRule="exact"/>
              <w:ind w:left="0" w:leftChars="0" w:right="0" w:rightChars="0" w:firstLine="0" w:firstLineChars="0"/>
              <w:jc w:val="center"/>
            </w:pPr>
            <w:r>
              <w:rPr>
                <w:rFonts w:ascii="Times New Roman" w:hAnsi="Times New Roman" w:eastAsia="宋体"/>
                <w:b w:val="0"/>
                <w:sz w:val="18"/>
              </w:rPr>
              <w:t>22.90</w:t>
            </w:r>
          </w:p>
        </w:tc>
      </w:tr>
      <w:tr w14:paraId="103208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52F1F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A7F012">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080981F">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1CF58FD9">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0D5CE9E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0A1B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6A8BF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955FF9">
            <w:pPr>
              <w:keepNext/>
              <w:spacing w:before="20" w:after="20" w:line="260" w:lineRule="exact"/>
              <w:ind w:left="0" w:leftChars="0" w:right="0" w:rightChars="0" w:firstLine="0" w:firstLineChars="0"/>
              <w:jc w:val="center"/>
            </w:pPr>
            <w:r>
              <w:rPr>
                <w:rFonts w:ascii="Times New Roman" w:hAnsi="Times New Roman" w:eastAsia="宋体"/>
                <w:b w:val="0"/>
                <w:sz w:val="18"/>
              </w:rPr>
              <w:t>19.76</w:t>
            </w:r>
          </w:p>
        </w:tc>
      </w:tr>
      <w:tr w14:paraId="514CCB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0326E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EA7E91E">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76932875">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6E8FCD1F">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67DF5B4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AED2E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2F8EE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A85828">
            <w:pPr>
              <w:keepNext/>
              <w:spacing w:before="20" w:after="20" w:line="260" w:lineRule="exact"/>
              <w:ind w:left="0" w:leftChars="0" w:right="0" w:rightChars="0" w:firstLine="0" w:firstLineChars="0"/>
              <w:jc w:val="center"/>
            </w:pPr>
            <w:r>
              <w:rPr>
                <w:rFonts w:ascii="Times New Roman" w:hAnsi="Times New Roman" w:eastAsia="宋体"/>
                <w:b w:val="0"/>
                <w:sz w:val="18"/>
              </w:rPr>
              <w:t>18.23</w:t>
            </w:r>
          </w:p>
        </w:tc>
      </w:tr>
      <w:tr w14:paraId="5C1A80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7DFB0A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AF682E5">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872BA30">
            <w:pPr>
              <w:keepNext/>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4A3FAEE1">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37C10BC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4D056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85966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5A3EED">
            <w:pPr>
              <w:keepNext/>
              <w:spacing w:before="20" w:after="20" w:line="260" w:lineRule="exact"/>
              <w:ind w:left="0" w:leftChars="0" w:right="0" w:rightChars="0" w:firstLine="0" w:firstLineChars="0"/>
              <w:jc w:val="center"/>
            </w:pPr>
            <w:r>
              <w:rPr>
                <w:rFonts w:ascii="Times New Roman" w:hAnsi="Times New Roman" w:eastAsia="宋体"/>
                <w:b w:val="0"/>
                <w:sz w:val="18"/>
              </w:rPr>
              <w:t>20.66</w:t>
            </w:r>
          </w:p>
        </w:tc>
      </w:tr>
      <w:tr w14:paraId="34FC34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362F7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5B79EFD">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45BFC72">
            <w:pPr>
              <w:keepNext w:val="0"/>
              <w:spacing w:before="20" w:after="20" w:line="260" w:lineRule="exact"/>
              <w:ind w:left="0" w:leftChars="0" w:right="0" w:rightChars="0" w:firstLine="0" w:firstLineChars="0"/>
              <w:jc w:val="center"/>
            </w:pPr>
            <w:r>
              <w:rPr>
                <w:rFonts w:ascii="Times New Roman" w:hAnsi="Times New Roman" w:eastAsia="宋体"/>
                <w:b w:val="0"/>
                <w:sz w:val="18"/>
              </w:rPr>
              <w:t>31.5+50</w:t>
            </w:r>
          </w:p>
        </w:tc>
        <w:tc>
          <w:tcPr>
            <w:tcW w:w="1039" w:type="dxa"/>
            <w:tcMar>
              <w:left w:w="70" w:type="dxa"/>
              <w:right w:w="70" w:type="dxa"/>
            </w:tcMar>
            <w:vAlign w:val="center"/>
          </w:tcPr>
          <w:p w14:paraId="64085301">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12771F47">
            <w:pPr>
              <w:keepNext w:val="0"/>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039" w:type="dxa"/>
            <w:tcMar>
              <w:left w:w="70" w:type="dxa"/>
              <w:right w:w="70" w:type="dxa"/>
            </w:tcMar>
            <w:vAlign w:val="center"/>
          </w:tcPr>
          <w:p w14:paraId="6FECDE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30C1A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81BAE2">
            <w:pPr>
              <w:keepNext w:val="0"/>
              <w:spacing w:before="20" w:after="20" w:line="260" w:lineRule="exact"/>
              <w:ind w:left="0" w:leftChars="0" w:right="0" w:rightChars="0" w:firstLine="0" w:firstLineChars="0"/>
              <w:jc w:val="center"/>
            </w:pPr>
            <w:r>
              <w:rPr>
                <w:rFonts w:ascii="Times New Roman" w:hAnsi="Times New Roman" w:eastAsia="宋体"/>
                <w:b w:val="0"/>
                <w:sz w:val="18"/>
              </w:rPr>
              <w:t>22.90</w:t>
            </w:r>
          </w:p>
        </w:tc>
      </w:tr>
    </w:tbl>
    <w:p w14:paraId="374179F9">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MW，转接后净负荷为22.90 MW，区域最低净负荷工况下为-28.74 MW。</w:t>
      </w:r>
    </w:p>
    <w:p w14:paraId="12E4F306">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按最大单台主变N-1校核，本站剩余容量为31.50 MVA，两代表工况重新转供后的本站净负荷分别为22.90 MW、-28.74 MW，两方向最小容量余量为2.28 MW，正向储能有效支撑功率为0.90 MW。</w:t>
      </w:r>
    </w:p>
    <w:p w14:paraId="48483DA3">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四年校核截面中，本站绝对功率最大的工况出现在2025年，转接前为-30.97 MW，主要表现为反向输送需求，该年设备在最大单台主变N-1后剩余容量为31.50 MVA。该工况本站未发生站间转接，储能相应方向有效支撑1.10 MW，与剩余主变共同满足承载要求。</w:t>
      </w:r>
    </w:p>
    <w:p w14:paraId="541E157C">
      <w:pPr>
        <w:pStyle w:val="7"/>
        <w:keepNext/>
        <w:numPr>
          <w:ilvl w:val="0"/>
          <w:numId w:val="0"/>
        </w:numPr>
        <w:spacing w:before="160" w:after="120" w:line="360" w:lineRule="exact"/>
        <w:ind w:firstLine="0"/>
      </w:pPr>
      <w:bookmarkStart w:id="212" w:name="邳州变规划分析"/>
      <w:r>
        <w:rPr>
          <w:rFonts w:ascii="Times New Roman" w:hAnsi="Times New Roman" w:eastAsia="方正仿宋_GBK"/>
          <w:b/>
          <w:sz w:val="24"/>
        </w:rPr>
        <w:t>邳州变规划分析</w:t>
      </w:r>
      <w:bookmarkEnd w:id="212"/>
    </w:p>
    <w:p w14:paraId="49FCC1C1">
      <w:pPr>
        <w:pStyle w:val="115"/>
        <w:widowControl/>
        <w:spacing w:before="0" w:after="0" w:line="348" w:lineRule="exact"/>
        <w:ind w:firstLine="480"/>
        <w:jc w:val="both"/>
      </w:pPr>
      <w:r>
        <w:rPr>
          <w:rFonts w:ascii="Times New Roman" w:hAnsi="Times New Roman" w:eastAsia="方正仿宋_GBK"/>
          <w:b w:val="0"/>
          <w:sz w:val="24"/>
        </w:rPr>
        <w:t>该站初始主变组合为31.5+80 MVA，弹性方案四年均保留该组合，供电任务由主变及网络承担。</w:t>
      </w:r>
    </w:p>
    <w:p w14:paraId="2115B62A">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2025年本站最大正向、反向净负荷分别为69.39 MW、0.00 MW。在同一需求下，刚性方案当年主变容量为111.50 MVA、储能额定功率0.00 MW，弹性方案分别为111.50 MVA和0.00 MW，两类方案本站主变总容量相同。弹性方案按当年各站局部极值计算的站级负载率为66%。</w:t>
      </w:r>
    </w:p>
    <w:p w14:paraId="4A2EA945">
      <w:pPr>
        <w:pStyle w:val="2"/>
        <w:keepNext/>
        <w:spacing w:before="120" w:after="80" w:line="280" w:lineRule="exact"/>
        <w:ind w:firstLine="0"/>
        <w:jc w:val="center"/>
      </w:pPr>
      <w:r>
        <w:rPr>
          <w:rFonts w:ascii="Times New Roman" w:hAnsi="Times New Roman" w:eastAsia="宋体"/>
          <w:b w:val="0"/>
          <w:sz w:val="21"/>
        </w:rPr>
        <w:t>表5-24 邳州变年度配置与正向峰值正常转接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3A38E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11BC55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DBD98C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19FBA4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50A44E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E6C6711">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50EF8C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BD35EF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D55286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CFA6F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F8759A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7E5E467">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7BC6502">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4BEDFA62">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59A62B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E8FA3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CC3A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7D12D8">
            <w:pPr>
              <w:keepNext/>
              <w:spacing w:before="20" w:after="20" w:line="260" w:lineRule="exact"/>
              <w:ind w:left="0" w:leftChars="0" w:right="0" w:rightChars="0" w:firstLine="0" w:firstLineChars="0"/>
              <w:jc w:val="center"/>
            </w:pPr>
            <w:r>
              <w:rPr>
                <w:rFonts w:ascii="Times New Roman" w:hAnsi="Times New Roman" w:eastAsia="宋体"/>
                <w:b w:val="0"/>
                <w:sz w:val="18"/>
              </w:rPr>
              <w:t>58.63</w:t>
            </w:r>
          </w:p>
        </w:tc>
      </w:tr>
      <w:tr w14:paraId="78B1D5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898BF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C398572">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7FA490B5">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0792B8AA">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2259F05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15B3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4264D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05BED4">
            <w:pPr>
              <w:keepNext/>
              <w:spacing w:before="20" w:after="20" w:line="260" w:lineRule="exact"/>
              <w:ind w:left="0" w:leftChars="0" w:right="0" w:rightChars="0" w:firstLine="0" w:firstLineChars="0"/>
              <w:jc w:val="center"/>
            </w:pPr>
            <w:r>
              <w:rPr>
                <w:rFonts w:ascii="Times New Roman" w:hAnsi="Times New Roman" w:eastAsia="宋体"/>
                <w:b w:val="0"/>
                <w:sz w:val="18"/>
              </w:rPr>
              <w:t>54.10</w:t>
            </w:r>
          </w:p>
        </w:tc>
      </w:tr>
      <w:tr w14:paraId="3310EB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5ED47A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A87179B">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455240B8">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2472942E">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2F14284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05F5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C6B9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4C6BFA">
            <w:pPr>
              <w:keepNext/>
              <w:spacing w:before="20" w:after="20" w:line="260" w:lineRule="exact"/>
              <w:ind w:left="0" w:leftChars="0" w:right="0" w:rightChars="0" w:firstLine="0" w:firstLineChars="0"/>
              <w:jc w:val="center"/>
            </w:pPr>
            <w:r>
              <w:rPr>
                <w:rFonts w:ascii="Times New Roman" w:hAnsi="Times New Roman" w:eastAsia="宋体"/>
                <w:b w:val="0"/>
                <w:sz w:val="18"/>
              </w:rPr>
              <w:t>61.31</w:t>
            </w:r>
          </w:p>
        </w:tc>
      </w:tr>
      <w:tr w14:paraId="142E85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AC4076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41BA83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46FC395">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158C80D0">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1D18D9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FF9DE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1B88A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182E5C">
            <w:pPr>
              <w:keepNext/>
              <w:spacing w:before="20" w:after="20" w:line="260" w:lineRule="exact"/>
              <w:ind w:left="0" w:leftChars="0" w:right="0" w:rightChars="0" w:firstLine="0" w:firstLineChars="0"/>
              <w:jc w:val="center"/>
            </w:pPr>
            <w:r>
              <w:rPr>
                <w:rFonts w:ascii="Times New Roman" w:hAnsi="Times New Roman" w:eastAsia="宋体"/>
                <w:b w:val="0"/>
                <w:sz w:val="18"/>
              </w:rPr>
              <w:t>67.97</w:t>
            </w:r>
          </w:p>
        </w:tc>
      </w:tr>
      <w:tr w14:paraId="22C70E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AFFD0D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B81F11A">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05042FD">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164A5276">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0748AA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F49BA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89054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7025F9">
            <w:pPr>
              <w:keepNext/>
              <w:spacing w:before="20" w:after="20" w:line="260" w:lineRule="exact"/>
              <w:ind w:left="0" w:leftChars="0" w:right="0" w:rightChars="0" w:firstLine="0" w:firstLineChars="0"/>
              <w:jc w:val="center"/>
            </w:pPr>
            <w:r>
              <w:rPr>
                <w:rFonts w:ascii="Times New Roman" w:hAnsi="Times New Roman" w:eastAsia="宋体"/>
                <w:b w:val="0"/>
                <w:sz w:val="18"/>
              </w:rPr>
              <w:t>58.63</w:t>
            </w:r>
          </w:p>
        </w:tc>
      </w:tr>
      <w:tr w14:paraId="3B0EC8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DC3CB2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E42A206">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2D0852D">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71F5C72C">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52945EA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C8B11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BA2EC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452F5F">
            <w:pPr>
              <w:keepNext/>
              <w:spacing w:before="20" w:after="20" w:line="260" w:lineRule="exact"/>
              <w:ind w:left="0" w:leftChars="0" w:right="0" w:rightChars="0" w:firstLine="0" w:firstLineChars="0"/>
              <w:jc w:val="center"/>
            </w:pPr>
            <w:r>
              <w:rPr>
                <w:rFonts w:ascii="Times New Roman" w:hAnsi="Times New Roman" w:eastAsia="宋体"/>
                <w:b w:val="0"/>
                <w:sz w:val="18"/>
              </w:rPr>
              <w:t>54.10</w:t>
            </w:r>
          </w:p>
        </w:tc>
      </w:tr>
      <w:tr w14:paraId="4F40DB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93CE4E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03A85F">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BE8FBDD">
            <w:pPr>
              <w:keepNext/>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3AD869BE">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622A43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5155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4C8E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274DE8">
            <w:pPr>
              <w:keepNext/>
              <w:spacing w:before="20" w:after="20" w:line="260" w:lineRule="exact"/>
              <w:ind w:left="0" w:leftChars="0" w:right="0" w:rightChars="0" w:firstLine="0" w:firstLineChars="0"/>
              <w:jc w:val="center"/>
            </w:pPr>
            <w:r>
              <w:rPr>
                <w:rFonts w:ascii="Times New Roman" w:hAnsi="Times New Roman" w:eastAsia="宋体"/>
                <w:b w:val="0"/>
                <w:sz w:val="18"/>
              </w:rPr>
              <w:t>61.31</w:t>
            </w:r>
          </w:p>
        </w:tc>
      </w:tr>
      <w:tr w14:paraId="59B03E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2A336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C61DB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C165CCA">
            <w:pPr>
              <w:keepNext w:val="0"/>
              <w:spacing w:before="20" w:after="20" w:line="260" w:lineRule="exact"/>
              <w:ind w:left="0" w:leftChars="0" w:right="0" w:rightChars="0" w:firstLine="0" w:firstLineChars="0"/>
              <w:jc w:val="center"/>
            </w:pPr>
            <w:r>
              <w:rPr>
                <w:rFonts w:ascii="Times New Roman" w:hAnsi="Times New Roman" w:eastAsia="宋体"/>
                <w:b w:val="0"/>
                <w:sz w:val="18"/>
              </w:rPr>
              <w:t>31.5+80</w:t>
            </w:r>
          </w:p>
        </w:tc>
        <w:tc>
          <w:tcPr>
            <w:tcW w:w="1039" w:type="dxa"/>
            <w:tcMar>
              <w:left w:w="70" w:type="dxa"/>
              <w:right w:w="70" w:type="dxa"/>
            </w:tcMar>
            <w:vAlign w:val="center"/>
          </w:tcPr>
          <w:p w14:paraId="3153F1A8">
            <w:pPr>
              <w:keepNext w:val="0"/>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566E5EA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997AF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EB811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E8981D">
            <w:pPr>
              <w:keepNext w:val="0"/>
              <w:spacing w:before="20" w:after="20" w:line="260" w:lineRule="exact"/>
              <w:ind w:left="0" w:leftChars="0" w:right="0" w:rightChars="0" w:firstLine="0" w:firstLineChars="0"/>
              <w:jc w:val="center"/>
            </w:pPr>
            <w:r>
              <w:rPr>
                <w:rFonts w:ascii="Times New Roman" w:hAnsi="Times New Roman" w:eastAsia="宋体"/>
                <w:b w:val="0"/>
                <w:sz w:val="18"/>
              </w:rPr>
              <w:t>67.97</w:t>
            </w:r>
          </w:p>
        </w:tc>
      </w:tr>
    </w:tbl>
    <w:p w14:paraId="5225F1FF">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MW，转接后净负荷为67.97 MW，区域最低净负荷工况下为11.99 MW。</w:t>
      </w:r>
    </w:p>
    <w:p w14:paraId="4EC80AC4">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按最大单台主变N-1校核，本站剩余容量为31.50 MVA，两代表工况重新转供后的本站净负荷分别为29.93 MW、11.99 MW，两方向最小容量余量为0.00 MW，正向储能有效支撑功率为0.00 MW。</w:t>
      </w:r>
    </w:p>
    <w:p w14:paraId="00C4E8A6">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四年校核截面中，本站绝对功率最大的工况出现在2025年，转接前为69.39 MW，主要表现为正向受电需求，该年设备在最大单台主变N-1后剩余容量为31.50 MVA。故障方式下本站转出39.46 MW、承接0.00 MW，其中与二庙变之间的主要转出功率为11.23 MW，转接后净负荷为29.93 MW。这一工况通过邻站分担本站故障后的正向负荷。</w:t>
      </w:r>
    </w:p>
    <w:p w14:paraId="2F31AFF9">
      <w:pPr>
        <w:pStyle w:val="7"/>
        <w:keepNext/>
        <w:numPr>
          <w:ilvl w:val="0"/>
          <w:numId w:val="0"/>
        </w:numPr>
        <w:spacing w:before="160" w:after="120" w:line="360" w:lineRule="exact"/>
        <w:ind w:firstLine="0"/>
      </w:pPr>
      <w:bookmarkStart w:id="213" w:name="宿羊山变规划分析"/>
      <w:r>
        <w:rPr>
          <w:rFonts w:ascii="Times New Roman" w:hAnsi="Times New Roman" w:eastAsia="方正仿宋_GBK"/>
          <w:b/>
          <w:sz w:val="24"/>
        </w:rPr>
        <w:t>宿羊山变规划分析</w:t>
      </w:r>
      <w:bookmarkEnd w:id="213"/>
    </w:p>
    <w:p w14:paraId="5B713A79">
      <w:pPr>
        <w:pStyle w:val="115"/>
        <w:widowControl/>
        <w:spacing w:before="0" w:after="0" w:line="348" w:lineRule="exact"/>
        <w:ind w:firstLine="480"/>
        <w:jc w:val="both"/>
      </w:pPr>
      <w:r>
        <w:rPr>
          <w:rFonts w:ascii="Times New Roman" w:hAnsi="Times New Roman" w:eastAsia="方正仿宋_GBK"/>
          <w:b w:val="0"/>
          <w:sz w:val="24"/>
        </w:rPr>
        <w:t>该站初始主变组合为31.5+40 MVA，弹性方案四年均保留该组合，并于2025年新增1.10 MW储能。</w:t>
      </w:r>
    </w:p>
    <w:p w14:paraId="7C71C4AE">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2025年本站最大正向、反向净负荷分别为61.43 MW、30.80 MW。在同一需求下，刚性方案当年主变容量为71.50 MVA、储能额定功率1.10 MW，弹性方案分别为71.50 MVA和1.10 MW，两类方案本站主变总容量相同。弹性方案按当年各站局部极值计算的站级负载率为90%。</w:t>
      </w:r>
    </w:p>
    <w:p w14:paraId="437CD5CC">
      <w:pPr>
        <w:pStyle w:val="2"/>
        <w:keepNext/>
        <w:spacing w:before="120" w:after="80" w:line="280" w:lineRule="exact"/>
        <w:ind w:firstLine="0"/>
        <w:jc w:val="center"/>
      </w:pPr>
      <w:r>
        <w:rPr>
          <w:rFonts w:ascii="Times New Roman" w:hAnsi="Times New Roman" w:eastAsia="宋体"/>
          <w:b w:val="0"/>
          <w:sz w:val="21"/>
        </w:rPr>
        <w:t>表5-25 宿羊山变年度配置与正向峰值正常转接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8AEC3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AE612F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8CB5A4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9C670A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08EC2B9">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FF1FDAF">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9079A98">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835B5E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CFA2D0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6CAAB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AF0A9F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575F90D">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AE45877">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7016A360">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74AF9C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2426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FFCAD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91F3BC">
            <w:pPr>
              <w:keepNext/>
              <w:spacing w:before="20" w:after="20" w:line="260" w:lineRule="exact"/>
              <w:ind w:left="0" w:leftChars="0" w:right="0" w:rightChars="0" w:firstLine="0" w:firstLineChars="0"/>
              <w:jc w:val="center"/>
            </w:pPr>
            <w:r>
              <w:rPr>
                <w:rFonts w:ascii="Times New Roman" w:hAnsi="Times New Roman" w:eastAsia="宋体"/>
                <w:b w:val="0"/>
                <w:sz w:val="18"/>
              </w:rPr>
              <w:t>52.99</w:t>
            </w:r>
          </w:p>
        </w:tc>
      </w:tr>
      <w:tr w14:paraId="3A333F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138DE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D8C9C7B">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76C18C3">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5CF8CB9A">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780C32E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5A13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22453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BE10ED">
            <w:pPr>
              <w:keepNext/>
              <w:spacing w:before="20" w:after="20" w:line="260" w:lineRule="exact"/>
              <w:ind w:left="0" w:leftChars="0" w:right="0" w:rightChars="0" w:firstLine="0" w:firstLineChars="0"/>
              <w:jc w:val="center"/>
            </w:pPr>
            <w:r>
              <w:rPr>
                <w:rFonts w:ascii="Times New Roman" w:hAnsi="Times New Roman" w:eastAsia="宋体"/>
                <w:b w:val="0"/>
                <w:sz w:val="18"/>
              </w:rPr>
              <w:t>48.89</w:t>
            </w:r>
          </w:p>
        </w:tc>
      </w:tr>
      <w:tr w14:paraId="70F0EF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FAD2C9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D536835">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E9C0DED">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720D94FF">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105754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C1B7E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2D47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DFD0C6">
            <w:pPr>
              <w:keepNext/>
              <w:spacing w:before="20" w:after="20" w:line="260" w:lineRule="exact"/>
              <w:ind w:left="0" w:leftChars="0" w:right="0" w:rightChars="0" w:firstLine="0" w:firstLineChars="0"/>
              <w:jc w:val="center"/>
            </w:pPr>
            <w:r>
              <w:rPr>
                <w:rFonts w:ascii="Times New Roman" w:hAnsi="Times New Roman" w:eastAsia="宋体"/>
                <w:b w:val="0"/>
                <w:sz w:val="18"/>
              </w:rPr>
              <w:t>55.40</w:t>
            </w:r>
          </w:p>
        </w:tc>
      </w:tr>
      <w:tr w14:paraId="4AA27E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8C68B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CD7268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7EFCBBC">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340FF808">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47183F81">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039" w:type="dxa"/>
            <w:tcMar>
              <w:left w:w="70" w:type="dxa"/>
              <w:right w:w="70" w:type="dxa"/>
            </w:tcMar>
            <w:vAlign w:val="center"/>
          </w:tcPr>
          <w:p w14:paraId="04725ED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DA07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D89FF3">
            <w:pPr>
              <w:keepNext/>
              <w:spacing w:before="20" w:after="20" w:line="260" w:lineRule="exact"/>
              <w:ind w:left="0" w:leftChars="0" w:right="0" w:rightChars="0" w:firstLine="0" w:firstLineChars="0"/>
              <w:jc w:val="center"/>
            </w:pPr>
            <w:r>
              <w:rPr>
                <w:rFonts w:ascii="Times New Roman" w:hAnsi="Times New Roman" w:eastAsia="宋体"/>
                <w:b w:val="0"/>
                <w:sz w:val="18"/>
              </w:rPr>
              <w:t>61.43</w:t>
            </w:r>
          </w:p>
        </w:tc>
      </w:tr>
      <w:tr w14:paraId="351166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01517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EDC168F">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6DB75DD9">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31D15086">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76D9B7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BAAE0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B890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BC30F8">
            <w:pPr>
              <w:keepNext/>
              <w:spacing w:before="20" w:after="20" w:line="260" w:lineRule="exact"/>
              <w:ind w:left="0" w:leftChars="0" w:right="0" w:rightChars="0" w:firstLine="0" w:firstLineChars="0"/>
              <w:jc w:val="center"/>
            </w:pPr>
            <w:r>
              <w:rPr>
                <w:rFonts w:ascii="Times New Roman" w:hAnsi="Times New Roman" w:eastAsia="宋体"/>
                <w:b w:val="0"/>
                <w:sz w:val="18"/>
              </w:rPr>
              <w:t>52.99</w:t>
            </w:r>
          </w:p>
        </w:tc>
      </w:tr>
      <w:tr w14:paraId="6A18B5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A5272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FB65A4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334F6D2C">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5619C0F6">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2825BB3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3916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2A55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F4A82E">
            <w:pPr>
              <w:keepNext/>
              <w:spacing w:before="20" w:after="20" w:line="260" w:lineRule="exact"/>
              <w:ind w:left="0" w:leftChars="0" w:right="0" w:rightChars="0" w:firstLine="0" w:firstLineChars="0"/>
              <w:jc w:val="center"/>
            </w:pPr>
            <w:r>
              <w:rPr>
                <w:rFonts w:ascii="Times New Roman" w:hAnsi="Times New Roman" w:eastAsia="宋体"/>
                <w:b w:val="0"/>
                <w:sz w:val="18"/>
              </w:rPr>
              <w:t>48.89</w:t>
            </w:r>
          </w:p>
        </w:tc>
      </w:tr>
      <w:tr w14:paraId="4BBFE6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BE4471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E797F2E">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A48AD10">
            <w:pPr>
              <w:keepNext/>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050220C8">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4A15CC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3962D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64FC7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DFA395">
            <w:pPr>
              <w:keepNext/>
              <w:spacing w:before="20" w:after="20" w:line="260" w:lineRule="exact"/>
              <w:ind w:left="0" w:leftChars="0" w:right="0" w:rightChars="0" w:firstLine="0" w:firstLineChars="0"/>
              <w:jc w:val="center"/>
            </w:pPr>
            <w:r>
              <w:rPr>
                <w:rFonts w:ascii="Times New Roman" w:hAnsi="Times New Roman" w:eastAsia="宋体"/>
                <w:b w:val="0"/>
                <w:sz w:val="18"/>
              </w:rPr>
              <w:t>55.40</w:t>
            </w:r>
          </w:p>
        </w:tc>
      </w:tr>
      <w:tr w14:paraId="388C05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E8820A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9E84707">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A3DF529">
            <w:pPr>
              <w:keepNext w:val="0"/>
              <w:spacing w:before="20" w:after="20" w:line="260" w:lineRule="exact"/>
              <w:ind w:left="0" w:leftChars="0" w:right="0" w:rightChars="0" w:firstLine="0" w:firstLineChars="0"/>
              <w:jc w:val="center"/>
            </w:pPr>
            <w:r>
              <w:rPr>
                <w:rFonts w:ascii="Times New Roman" w:hAnsi="Times New Roman" w:eastAsia="宋体"/>
                <w:b w:val="0"/>
                <w:sz w:val="18"/>
              </w:rPr>
              <w:t>31.5+40</w:t>
            </w:r>
          </w:p>
        </w:tc>
        <w:tc>
          <w:tcPr>
            <w:tcW w:w="1039" w:type="dxa"/>
            <w:tcMar>
              <w:left w:w="70" w:type="dxa"/>
              <w:right w:w="70" w:type="dxa"/>
            </w:tcMar>
            <w:vAlign w:val="center"/>
          </w:tcPr>
          <w:p w14:paraId="749CC964">
            <w:pPr>
              <w:keepNext w:val="0"/>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54DD6C99">
            <w:pPr>
              <w:keepNext w:val="0"/>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039" w:type="dxa"/>
            <w:tcMar>
              <w:left w:w="70" w:type="dxa"/>
              <w:right w:w="70" w:type="dxa"/>
            </w:tcMar>
            <w:vAlign w:val="center"/>
          </w:tcPr>
          <w:p w14:paraId="569A17D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C750D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544D71">
            <w:pPr>
              <w:keepNext w:val="0"/>
              <w:spacing w:before="20" w:after="20" w:line="260" w:lineRule="exact"/>
              <w:ind w:left="0" w:leftChars="0" w:right="0" w:rightChars="0" w:firstLine="0" w:firstLineChars="0"/>
              <w:jc w:val="center"/>
            </w:pPr>
            <w:r>
              <w:rPr>
                <w:rFonts w:ascii="Times New Roman" w:hAnsi="Times New Roman" w:eastAsia="宋体"/>
                <w:b w:val="0"/>
                <w:sz w:val="18"/>
              </w:rPr>
              <w:t>61.43</w:t>
            </w:r>
          </w:p>
        </w:tc>
      </w:tr>
    </w:tbl>
    <w:p w14:paraId="1D0E9AA9">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MW，转接后净负荷为61.43 MW，区域最低净负荷工况下为-22.13 MW。</w:t>
      </w:r>
    </w:p>
    <w:p w14:paraId="71BBD539">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按最大单台主变N-1校核，本站剩余容量为31.50 MVA，两代表工况重新转供后的本站净负荷分别为30.82 MW、-22.13 MW，两方向最小容量余量为0.00 MW，正向储能有效支撑功率为0.90 MW。</w:t>
      </w:r>
    </w:p>
    <w:p w14:paraId="2C1FE952">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四年校核截面中，本站绝对功率最大的工况出现在2025年，转接前为61.43 MW，主要表现为正向受电需求，该年设备在最大单台主变N-1后剩余容量为31.50 MVA。故障方式下本站转出30.60 MW、承接0.00 MW，其中与大宋变之间的主要转出功率为25.18 MW，转接后净负荷为30.82 MW。这一工况通过邻站分担本站故障后的正向负荷。</w:t>
      </w:r>
    </w:p>
    <w:p w14:paraId="0560703D">
      <w:pPr>
        <w:pStyle w:val="7"/>
        <w:keepNext/>
        <w:numPr>
          <w:ilvl w:val="0"/>
          <w:numId w:val="0"/>
        </w:numPr>
        <w:spacing w:before="160" w:after="120" w:line="360" w:lineRule="exact"/>
        <w:ind w:firstLine="0"/>
      </w:pPr>
      <w:bookmarkStart w:id="214" w:name="铁富变规划分析"/>
      <w:r>
        <w:rPr>
          <w:rFonts w:ascii="Times New Roman" w:hAnsi="Times New Roman" w:eastAsia="方正仿宋_GBK"/>
          <w:b/>
          <w:sz w:val="24"/>
        </w:rPr>
        <w:t>铁富变规划分析</w:t>
      </w:r>
      <w:bookmarkEnd w:id="214"/>
    </w:p>
    <w:p w14:paraId="1A8F566F">
      <w:pPr>
        <w:pStyle w:val="115"/>
        <w:widowControl/>
        <w:spacing w:before="0" w:after="0" w:line="348" w:lineRule="exact"/>
        <w:ind w:firstLine="480"/>
        <w:jc w:val="both"/>
      </w:pPr>
      <w:r>
        <w:rPr>
          <w:rFonts w:ascii="Times New Roman" w:hAnsi="Times New Roman" w:eastAsia="方正仿宋_GBK"/>
          <w:b w:val="0"/>
          <w:sz w:val="24"/>
        </w:rPr>
        <w:t>该站初始主变组合为31.5+40 MVA，弹性方案2022年31.5 MVA更换为63 MVA，40 MVA更换为63 MVA，供电任务由主变及网络承担。</w:t>
      </w:r>
    </w:p>
    <w:p w14:paraId="25E4B0EC">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2025年本站最大正向、反向净负荷分别为84.82 MW、57.21 MW。在同一需求下，刚性方案当年主变容量为126.00 MVA、储能额定功率0.00 MW，弹性方案分别为126.00 MVA和0.00 MW，两类方案本站主变总容量相同。弹性方案按当年各站局部极值计算的站级负载率为71%。</w:t>
      </w:r>
    </w:p>
    <w:p w14:paraId="504A3B77">
      <w:pPr>
        <w:pStyle w:val="2"/>
        <w:keepNext/>
        <w:spacing w:before="120" w:after="80" w:line="280" w:lineRule="exact"/>
        <w:ind w:firstLine="0"/>
        <w:jc w:val="center"/>
      </w:pPr>
      <w:r>
        <w:rPr>
          <w:rFonts w:ascii="Times New Roman" w:hAnsi="Times New Roman" w:eastAsia="宋体"/>
          <w:b w:val="0"/>
          <w:sz w:val="21"/>
        </w:rPr>
        <w:t>表5-26 铁富变年度配置与正向峰值正常转接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D2583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A89FE2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05F722B">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3C74FF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F78731C">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52E79C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E056F46">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2B4DD9A">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408FA3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8DCA2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CC1170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DCC0B8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741E0E96">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007B09F3">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085508A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2AB7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325FC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FFDE0E">
            <w:pPr>
              <w:keepNext/>
              <w:spacing w:before="20" w:after="20" w:line="260" w:lineRule="exact"/>
              <w:ind w:left="0" w:leftChars="0" w:right="0" w:rightChars="0" w:firstLine="0" w:firstLineChars="0"/>
              <w:jc w:val="center"/>
            </w:pPr>
            <w:r>
              <w:rPr>
                <w:rFonts w:ascii="Times New Roman" w:hAnsi="Times New Roman" w:eastAsia="宋体"/>
                <w:b w:val="0"/>
                <w:sz w:val="18"/>
              </w:rPr>
              <w:t>70.88</w:t>
            </w:r>
          </w:p>
        </w:tc>
      </w:tr>
      <w:tr w14:paraId="5DCBDF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02CA70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020DAC7">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87E650C">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678A3314">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35F8328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B47A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99FB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B9A934">
            <w:pPr>
              <w:keepNext/>
              <w:spacing w:before="20" w:after="20" w:line="260" w:lineRule="exact"/>
              <w:ind w:left="0" w:leftChars="0" w:right="0" w:rightChars="0" w:firstLine="0" w:firstLineChars="0"/>
              <w:jc w:val="center"/>
            </w:pPr>
            <w:r>
              <w:rPr>
                <w:rFonts w:ascii="Times New Roman" w:hAnsi="Times New Roman" w:eastAsia="宋体"/>
                <w:b w:val="0"/>
                <w:sz w:val="18"/>
              </w:rPr>
              <w:t>65.40</w:t>
            </w:r>
          </w:p>
        </w:tc>
      </w:tr>
      <w:tr w14:paraId="34221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067EB7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BBC6ADE">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331D2E5">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16E381CD">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000FE4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DC325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9E77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6EF4E8">
            <w:pPr>
              <w:keepNext/>
              <w:spacing w:before="20" w:after="20" w:line="260" w:lineRule="exact"/>
              <w:ind w:left="0" w:leftChars="0" w:right="0" w:rightChars="0" w:firstLine="0" w:firstLineChars="0"/>
              <w:jc w:val="center"/>
            </w:pPr>
            <w:r>
              <w:rPr>
                <w:rFonts w:ascii="Times New Roman" w:hAnsi="Times New Roman" w:eastAsia="宋体"/>
                <w:b w:val="0"/>
                <w:sz w:val="18"/>
              </w:rPr>
              <w:t>74.11</w:t>
            </w:r>
          </w:p>
        </w:tc>
      </w:tr>
      <w:tr w14:paraId="360798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6CCB5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C5B611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179E2A5">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707EFFC3">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F9D18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20AE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0182F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E6E690">
            <w:pPr>
              <w:keepNext/>
              <w:spacing w:before="20" w:after="20" w:line="260" w:lineRule="exact"/>
              <w:ind w:left="0" w:leftChars="0" w:right="0" w:rightChars="0" w:firstLine="0" w:firstLineChars="0"/>
              <w:jc w:val="center"/>
            </w:pPr>
            <w:r>
              <w:rPr>
                <w:rFonts w:ascii="Times New Roman" w:hAnsi="Times New Roman" w:eastAsia="宋体"/>
                <w:b w:val="0"/>
                <w:sz w:val="18"/>
              </w:rPr>
              <w:t>82.17</w:t>
            </w:r>
          </w:p>
        </w:tc>
      </w:tr>
      <w:tr w14:paraId="33B8A1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237D35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01C6C25">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0CDFAB2">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1DAE8ACF">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36E72F0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89D9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3E30E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8F82C5">
            <w:pPr>
              <w:keepNext/>
              <w:spacing w:before="20" w:after="20" w:line="260" w:lineRule="exact"/>
              <w:ind w:left="0" w:leftChars="0" w:right="0" w:rightChars="0" w:firstLine="0" w:firstLineChars="0"/>
              <w:jc w:val="center"/>
            </w:pPr>
            <w:r>
              <w:rPr>
                <w:rFonts w:ascii="Times New Roman" w:hAnsi="Times New Roman" w:eastAsia="宋体"/>
                <w:b w:val="0"/>
                <w:sz w:val="18"/>
              </w:rPr>
              <w:t>70.88</w:t>
            </w:r>
          </w:p>
        </w:tc>
      </w:tr>
      <w:tr w14:paraId="26DC70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F614B5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74D423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66D13A14">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6DB5FD41">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2A2D5A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A7AF1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CDDF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71BF0E">
            <w:pPr>
              <w:keepNext/>
              <w:spacing w:before="20" w:after="20" w:line="260" w:lineRule="exact"/>
              <w:ind w:left="0" w:leftChars="0" w:right="0" w:rightChars="0" w:firstLine="0" w:firstLineChars="0"/>
              <w:jc w:val="center"/>
            </w:pPr>
            <w:r>
              <w:rPr>
                <w:rFonts w:ascii="Times New Roman" w:hAnsi="Times New Roman" w:eastAsia="宋体"/>
                <w:b w:val="0"/>
                <w:sz w:val="18"/>
              </w:rPr>
              <w:t>65.40</w:t>
            </w:r>
          </w:p>
        </w:tc>
      </w:tr>
      <w:tr w14:paraId="705B37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85F82E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57F913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40A2F382">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752D1658">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5E8F7E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85BA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B7B4B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7DD086">
            <w:pPr>
              <w:keepNext/>
              <w:spacing w:before="20" w:after="20" w:line="260" w:lineRule="exact"/>
              <w:ind w:left="0" w:leftChars="0" w:right="0" w:rightChars="0" w:firstLine="0" w:firstLineChars="0"/>
              <w:jc w:val="center"/>
            </w:pPr>
            <w:r>
              <w:rPr>
                <w:rFonts w:ascii="Times New Roman" w:hAnsi="Times New Roman" w:eastAsia="宋体"/>
                <w:b w:val="0"/>
                <w:sz w:val="18"/>
              </w:rPr>
              <w:t>74.11</w:t>
            </w:r>
          </w:p>
        </w:tc>
      </w:tr>
      <w:tr w14:paraId="0CA133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606D20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5FAC034">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A11108B">
            <w:pPr>
              <w:keepNext w:val="0"/>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6B0407A5">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56602FB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C1776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CF39A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42F296">
            <w:pPr>
              <w:keepNext w:val="0"/>
              <w:spacing w:before="20" w:after="20" w:line="260" w:lineRule="exact"/>
              <w:ind w:left="0" w:leftChars="0" w:right="0" w:rightChars="0" w:firstLine="0" w:firstLineChars="0"/>
              <w:jc w:val="center"/>
            </w:pPr>
            <w:r>
              <w:rPr>
                <w:rFonts w:ascii="Times New Roman" w:hAnsi="Times New Roman" w:eastAsia="宋体"/>
                <w:b w:val="0"/>
                <w:sz w:val="18"/>
              </w:rPr>
              <w:t>82.17</w:t>
            </w:r>
          </w:p>
        </w:tc>
      </w:tr>
    </w:tbl>
    <w:p w14:paraId="7C95E718">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MW，转接后净负荷为82.17 MW，区域最低净负荷工况下为-52.21 MW。</w:t>
      </w:r>
    </w:p>
    <w:p w14:paraId="7B01A2BE">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按最大单台主变N-1校核，本站剩余容量为63.00 MVA，两代表工况重新转供后的本站净负荷分别为59.85 MW、-52.21 MW，两方向最小容量余量为0.00 MW，正向储能有效支撑功率为0.00 MW。</w:t>
      </w:r>
    </w:p>
    <w:p w14:paraId="70E893E7">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四年校核截面中，本站绝对功率最大的工况出现在2025年，转接前为84.82 MW，主要表现为正向受电需求，该年设备在最大单台主变N-1后剩余容量为63.00 MVA。故障方式下本站转出24.97 MW、承接0.00 MW，其中与汶河变之间的主要转出功率为8.27 MW，转接后净负荷为59.85 MW。这一工况通过邻站分担本站故障后的正向负荷。</w:t>
      </w:r>
    </w:p>
    <w:p w14:paraId="355EEF71">
      <w:pPr>
        <w:pStyle w:val="7"/>
        <w:keepNext/>
        <w:numPr>
          <w:ilvl w:val="0"/>
          <w:numId w:val="0"/>
        </w:numPr>
        <w:spacing w:before="160" w:after="120" w:line="360" w:lineRule="exact"/>
        <w:ind w:firstLine="0"/>
      </w:pPr>
      <w:bookmarkStart w:id="215" w:name="土山变规划分析"/>
      <w:r>
        <w:rPr>
          <w:rFonts w:ascii="Times New Roman" w:hAnsi="Times New Roman" w:eastAsia="方正仿宋_GBK"/>
          <w:b/>
          <w:sz w:val="24"/>
        </w:rPr>
        <w:t>土山变规划分析</w:t>
      </w:r>
      <w:bookmarkEnd w:id="215"/>
    </w:p>
    <w:p w14:paraId="08D3B224">
      <w:pPr>
        <w:pStyle w:val="115"/>
        <w:widowControl/>
        <w:spacing w:before="0" w:after="0" w:line="348" w:lineRule="exact"/>
        <w:ind w:firstLine="480"/>
        <w:jc w:val="both"/>
      </w:pPr>
      <w:r>
        <w:rPr>
          <w:rFonts w:ascii="Times New Roman" w:hAnsi="Times New Roman" w:eastAsia="方正仿宋_GBK"/>
          <w:b w:val="0"/>
          <w:sz w:val="24"/>
        </w:rPr>
        <w:t>该站初始主变组合为20+50 MVA，弹性方案2022年20 MVA更换为50 MVA，供电任务由主变及网络承担。</w:t>
      </w:r>
    </w:p>
    <w:p w14:paraId="17E72311">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2025年本站最大正向、反向净负荷分别为39.87 MW、37.65 MW。在同一需求下，刚性方案当年主变容量为100.00 MVA、储能额定功率0.00 MW，弹性方案分别为100.00 MVA和0.00 MW，两类方案本站主变总容量相同。弹性方案按当年各站局部极值计算的站级负载率为42%。</w:t>
      </w:r>
    </w:p>
    <w:p w14:paraId="57646488">
      <w:pPr>
        <w:pStyle w:val="2"/>
        <w:keepNext/>
        <w:spacing w:before="120" w:after="80" w:line="280" w:lineRule="exact"/>
        <w:ind w:firstLine="0"/>
        <w:jc w:val="center"/>
      </w:pPr>
      <w:r>
        <w:rPr>
          <w:rFonts w:ascii="Times New Roman" w:hAnsi="Times New Roman" w:eastAsia="宋体"/>
          <w:b w:val="0"/>
          <w:sz w:val="21"/>
        </w:rPr>
        <w:t>表5-27 土山变年度配置与正向峰值正常转接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82B0E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4D016F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4C5B65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22B064B">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50C806C">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58B0FD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234E16F">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388992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178A92A">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6DAEE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112E78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31FD3D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09E7DD4">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7484DEC8">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9B178A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63782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1AA8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59ABE3">
            <w:pPr>
              <w:keepNext/>
              <w:spacing w:before="20" w:after="20" w:line="260" w:lineRule="exact"/>
              <w:ind w:left="0" w:leftChars="0" w:right="0" w:rightChars="0" w:firstLine="0" w:firstLineChars="0"/>
              <w:jc w:val="center"/>
            </w:pPr>
            <w:r>
              <w:rPr>
                <w:rFonts w:ascii="Times New Roman" w:hAnsi="Times New Roman" w:eastAsia="宋体"/>
                <w:b w:val="0"/>
                <w:sz w:val="18"/>
              </w:rPr>
              <w:t>34.39</w:t>
            </w:r>
          </w:p>
        </w:tc>
      </w:tr>
      <w:tr w14:paraId="747219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5C8BB5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A06E65">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0164A815">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2FE51317">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D2D01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8D86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66EA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2B9E1B">
            <w:pPr>
              <w:keepNext/>
              <w:spacing w:before="20" w:after="20" w:line="260" w:lineRule="exact"/>
              <w:ind w:left="0" w:leftChars="0" w:right="0" w:rightChars="0" w:firstLine="0" w:firstLineChars="0"/>
              <w:jc w:val="center"/>
            </w:pPr>
            <w:r>
              <w:rPr>
                <w:rFonts w:ascii="Times New Roman" w:hAnsi="Times New Roman" w:eastAsia="宋体"/>
                <w:b w:val="0"/>
                <w:sz w:val="18"/>
              </w:rPr>
              <w:t>31.73</w:t>
            </w:r>
          </w:p>
        </w:tc>
      </w:tr>
      <w:tr w14:paraId="045B5A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E25AA7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972546D">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D0189F5">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7037C647">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BE649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C763D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4D43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E4184A">
            <w:pPr>
              <w:keepNext/>
              <w:spacing w:before="20" w:after="20" w:line="260" w:lineRule="exact"/>
              <w:ind w:left="0" w:leftChars="0" w:right="0" w:rightChars="0" w:firstLine="0" w:firstLineChars="0"/>
              <w:jc w:val="center"/>
            </w:pPr>
            <w:r>
              <w:rPr>
                <w:rFonts w:ascii="Times New Roman" w:hAnsi="Times New Roman" w:eastAsia="宋体"/>
                <w:b w:val="0"/>
                <w:sz w:val="18"/>
              </w:rPr>
              <w:t>35.96</w:t>
            </w:r>
          </w:p>
        </w:tc>
      </w:tr>
      <w:tr w14:paraId="50BC11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2EE01A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B76604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0424938">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29D3BB09">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EC94D0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D4B6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4C385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98E9FA">
            <w:pPr>
              <w:keepNext/>
              <w:spacing w:before="20" w:after="20" w:line="260" w:lineRule="exact"/>
              <w:ind w:left="0" w:leftChars="0" w:right="0" w:rightChars="0" w:firstLine="0" w:firstLineChars="0"/>
              <w:jc w:val="center"/>
            </w:pPr>
            <w:r>
              <w:rPr>
                <w:rFonts w:ascii="Times New Roman" w:hAnsi="Times New Roman" w:eastAsia="宋体"/>
                <w:b w:val="0"/>
                <w:sz w:val="18"/>
              </w:rPr>
              <w:t>39.87</w:t>
            </w:r>
          </w:p>
        </w:tc>
      </w:tr>
      <w:tr w14:paraId="0B6547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32C1D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3B11FE4">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2527D3C">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10CF1816">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EC321C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B6173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433D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FC2EDD">
            <w:pPr>
              <w:keepNext/>
              <w:spacing w:before="20" w:after="20" w:line="260" w:lineRule="exact"/>
              <w:ind w:left="0" w:leftChars="0" w:right="0" w:rightChars="0" w:firstLine="0" w:firstLineChars="0"/>
              <w:jc w:val="center"/>
            </w:pPr>
            <w:r>
              <w:rPr>
                <w:rFonts w:ascii="Times New Roman" w:hAnsi="Times New Roman" w:eastAsia="宋体"/>
                <w:b w:val="0"/>
                <w:sz w:val="18"/>
              </w:rPr>
              <w:t>34.39</w:t>
            </w:r>
          </w:p>
        </w:tc>
      </w:tr>
      <w:tr w14:paraId="3DDD61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02D362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FE9E4C1">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750D7E4F">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332EF996">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74B16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E67D3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0B69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F4E85D">
            <w:pPr>
              <w:keepNext/>
              <w:spacing w:before="20" w:after="20" w:line="260" w:lineRule="exact"/>
              <w:ind w:left="0" w:leftChars="0" w:right="0" w:rightChars="0" w:firstLine="0" w:firstLineChars="0"/>
              <w:jc w:val="center"/>
            </w:pPr>
            <w:r>
              <w:rPr>
                <w:rFonts w:ascii="Times New Roman" w:hAnsi="Times New Roman" w:eastAsia="宋体"/>
                <w:b w:val="0"/>
                <w:sz w:val="18"/>
              </w:rPr>
              <w:t>31.73</w:t>
            </w:r>
          </w:p>
        </w:tc>
      </w:tr>
      <w:tr w14:paraId="4B0D52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9CE501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70A0925">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E8CB0C1">
            <w:pPr>
              <w:keepNext/>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5534927C">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107D18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40C3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764BC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328519">
            <w:pPr>
              <w:keepNext/>
              <w:spacing w:before="20" w:after="20" w:line="260" w:lineRule="exact"/>
              <w:ind w:left="0" w:leftChars="0" w:right="0" w:rightChars="0" w:firstLine="0" w:firstLineChars="0"/>
              <w:jc w:val="center"/>
            </w:pPr>
            <w:r>
              <w:rPr>
                <w:rFonts w:ascii="Times New Roman" w:hAnsi="Times New Roman" w:eastAsia="宋体"/>
                <w:b w:val="0"/>
                <w:sz w:val="18"/>
              </w:rPr>
              <w:t>35.96</w:t>
            </w:r>
          </w:p>
        </w:tc>
      </w:tr>
      <w:tr w14:paraId="780BA2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E68D38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422F24">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825F0AB">
            <w:pPr>
              <w:keepNext w:val="0"/>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1039" w:type="dxa"/>
            <w:tcMar>
              <w:left w:w="70" w:type="dxa"/>
              <w:right w:w="70" w:type="dxa"/>
            </w:tcMar>
            <w:vAlign w:val="center"/>
          </w:tcPr>
          <w:p w14:paraId="33A278FC">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41BEF2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6A765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851BD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19413A">
            <w:pPr>
              <w:keepNext w:val="0"/>
              <w:spacing w:before="20" w:after="20" w:line="260" w:lineRule="exact"/>
              <w:ind w:left="0" w:leftChars="0" w:right="0" w:rightChars="0" w:firstLine="0" w:firstLineChars="0"/>
              <w:jc w:val="center"/>
            </w:pPr>
            <w:r>
              <w:rPr>
                <w:rFonts w:ascii="Times New Roman" w:hAnsi="Times New Roman" w:eastAsia="宋体"/>
                <w:b w:val="0"/>
                <w:sz w:val="18"/>
              </w:rPr>
              <w:t>39.87</w:t>
            </w:r>
          </w:p>
        </w:tc>
      </w:tr>
    </w:tbl>
    <w:p w14:paraId="573CBE2F">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MW，转接后净负荷为39.87 MW，区域最低净负荷工况下为-36.41 MW。</w:t>
      </w:r>
    </w:p>
    <w:p w14:paraId="2161CCCE">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按最大单台主变N-1校核，本站剩余容量为50.00 MVA，两代表工况重新转供后的本站净负荷分别为39.87 MW、-36.41 MW，两方向最小容量余量为7.63 MW，正向储能有效支撑功率为0.00 MW。</w:t>
      </w:r>
    </w:p>
    <w:p w14:paraId="25FD0244">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四年校核截面中，本站绝对功率最大的工况出现在2025年，转接前为39.87 MW，主要表现为正向受电需求，该年设备在最大单台主变N-1后剩余容量为50.00 MVA。该工况本站由剩余主变满足承载要求。</w:t>
      </w:r>
    </w:p>
    <w:p w14:paraId="4CA08CA8">
      <w:pPr>
        <w:pStyle w:val="7"/>
        <w:keepNext/>
        <w:numPr>
          <w:ilvl w:val="0"/>
          <w:numId w:val="0"/>
        </w:numPr>
        <w:spacing w:before="160" w:after="120" w:line="360" w:lineRule="exact"/>
        <w:ind w:firstLine="0"/>
      </w:pPr>
      <w:bookmarkStart w:id="216" w:name="汶河变规划分析"/>
      <w:r>
        <w:rPr>
          <w:rFonts w:ascii="Times New Roman" w:hAnsi="Times New Roman" w:eastAsia="方正仿宋_GBK"/>
          <w:b/>
          <w:sz w:val="24"/>
        </w:rPr>
        <w:t>汶河变规划分析</w:t>
      </w:r>
      <w:bookmarkEnd w:id="216"/>
    </w:p>
    <w:p w14:paraId="040FC8DF">
      <w:pPr>
        <w:pStyle w:val="115"/>
        <w:widowControl/>
        <w:spacing w:before="0" w:after="0" w:line="348" w:lineRule="exact"/>
        <w:ind w:firstLine="480"/>
        <w:jc w:val="both"/>
      </w:pPr>
      <w:r>
        <w:rPr>
          <w:rFonts w:ascii="Times New Roman" w:hAnsi="Times New Roman" w:eastAsia="方正仿宋_GBK"/>
          <w:b w:val="0"/>
          <w:sz w:val="24"/>
        </w:rPr>
        <w:t>该站初始主变组合为20+31.5 MVA，弹性方案2022年20 MVA更换为31.5 MVA，供电任务由主变及网络承担。</w:t>
      </w:r>
    </w:p>
    <w:p w14:paraId="17163078">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2025年本站最大正向、反向净负荷分别为25.93 MW、28.94 MW。在同一需求下，刚性方案当年主变容量为63.00 MVA、储能额定功率0.00 MW，弹性方案分别为63.00 MVA和0.00 MW，两类方案本站主变总容量相同。弹性方案按当年各站局部极值计算的站级负载率为48%。</w:t>
      </w:r>
    </w:p>
    <w:p w14:paraId="6E4FA7C7">
      <w:pPr>
        <w:pStyle w:val="2"/>
        <w:keepNext/>
        <w:spacing w:before="120" w:after="80" w:line="280" w:lineRule="exact"/>
        <w:ind w:firstLine="0"/>
        <w:jc w:val="center"/>
      </w:pPr>
      <w:r>
        <w:rPr>
          <w:rFonts w:ascii="Times New Roman" w:hAnsi="Times New Roman" w:eastAsia="宋体"/>
          <w:b w:val="0"/>
          <w:sz w:val="21"/>
        </w:rPr>
        <w:t>表5-28 汶河变年度配置与正向峰值正常转接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9936E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77EBD4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FCD216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88EEE73">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CBEEE86">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0F2FAD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A8963A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0DF171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62C0F65">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B6ADF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CC198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A936D6B">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D5D2B05">
            <w:pPr>
              <w:keepNext/>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60298CE0">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4B99F27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2B22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BE23B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CFF225">
            <w:pPr>
              <w:keepNext/>
              <w:spacing w:before="20" w:after="20" w:line="260" w:lineRule="exact"/>
              <w:ind w:left="0" w:leftChars="0" w:right="0" w:rightChars="0" w:firstLine="0" w:firstLineChars="0"/>
              <w:jc w:val="center"/>
            </w:pPr>
            <w:r>
              <w:rPr>
                <w:rFonts w:ascii="Times New Roman" w:hAnsi="Times New Roman" w:eastAsia="宋体"/>
                <w:b w:val="0"/>
                <w:sz w:val="18"/>
              </w:rPr>
              <w:t>19.68</w:t>
            </w:r>
          </w:p>
        </w:tc>
      </w:tr>
      <w:tr w14:paraId="05F9FE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40C61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F14084F">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058C2E0">
            <w:pPr>
              <w:keepNext/>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565F5417">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34BBF5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F1D92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6098B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86E6BA">
            <w:pPr>
              <w:keepNext/>
              <w:spacing w:before="20" w:after="20" w:line="260" w:lineRule="exact"/>
              <w:ind w:left="0" w:leftChars="0" w:right="0" w:rightChars="0" w:firstLine="0" w:firstLineChars="0"/>
              <w:jc w:val="center"/>
            </w:pPr>
            <w:r>
              <w:rPr>
                <w:rFonts w:ascii="Times New Roman" w:hAnsi="Times New Roman" w:eastAsia="宋体"/>
                <w:b w:val="0"/>
                <w:sz w:val="18"/>
              </w:rPr>
              <w:t>18.16</w:t>
            </w:r>
          </w:p>
        </w:tc>
      </w:tr>
      <w:tr w14:paraId="5985F8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AB2899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A34DC34">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A337CD4">
            <w:pPr>
              <w:keepNext/>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04373C3A">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5CD7AE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A5E3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D248E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FD8CF1">
            <w:pPr>
              <w:keepNext/>
              <w:spacing w:before="20" w:after="20" w:line="260" w:lineRule="exact"/>
              <w:ind w:left="0" w:leftChars="0" w:right="0" w:rightChars="0" w:firstLine="0" w:firstLineChars="0"/>
              <w:jc w:val="center"/>
            </w:pPr>
            <w:r>
              <w:rPr>
                <w:rFonts w:ascii="Times New Roman" w:hAnsi="Times New Roman" w:eastAsia="宋体"/>
                <w:b w:val="0"/>
                <w:sz w:val="18"/>
              </w:rPr>
              <w:t>20.58</w:t>
            </w:r>
          </w:p>
        </w:tc>
      </w:tr>
      <w:tr w14:paraId="5297C4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63D10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D663FF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C7AB46E">
            <w:pPr>
              <w:keepNext/>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1D06A406">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0CC53B2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9D0E3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8AF8E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54E201">
            <w:pPr>
              <w:keepNext/>
              <w:spacing w:before="20" w:after="20" w:line="260" w:lineRule="exact"/>
              <w:ind w:left="0" w:leftChars="0" w:right="0" w:rightChars="0" w:firstLine="0" w:firstLineChars="0"/>
              <w:jc w:val="center"/>
            </w:pPr>
            <w:r>
              <w:rPr>
                <w:rFonts w:ascii="Times New Roman" w:hAnsi="Times New Roman" w:eastAsia="宋体"/>
                <w:b w:val="0"/>
                <w:sz w:val="18"/>
              </w:rPr>
              <w:t>22.81</w:t>
            </w:r>
          </w:p>
        </w:tc>
      </w:tr>
      <w:tr w14:paraId="5E9E2F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2BA3D5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A5E92A">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5472A86">
            <w:pPr>
              <w:keepNext/>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3D7EBD52">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09386F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7F51D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6B91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DA3027">
            <w:pPr>
              <w:keepNext/>
              <w:spacing w:before="20" w:after="20" w:line="260" w:lineRule="exact"/>
              <w:ind w:left="0" w:leftChars="0" w:right="0" w:rightChars="0" w:firstLine="0" w:firstLineChars="0"/>
              <w:jc w:val="center"/>
            </w:pPr>
            <w:r>
              <w:rPr>
                <w:rFonts w:ascii="Times New Roman" w:hAnsi="Times New Roman" w:eastAsia="宋体"/>
                <w:b w:val="0"/>
                <w:sz w:val="18"/>
              </w:rPr>
              <w:t>19.68</w:t>
            </w:r>
          </w:p>
        </w:tc>
      </w:tr>
      <w:tr w14:paraId="5A6260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619494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CF84ACD">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6FA79A58">
            <w:pPr>
              <w:keepNext/>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15372ABB">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63A50F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7819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7A0A1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379E8E">
            <w:pPr>
              <w:keepNext/>
              <w:spacing w:before="20" w:after="20" w:line="260" w:lineRule="exact"/>
              <w:ind w:left="0" w:leftChars="0" w:right="0" w:rightChars="0" w:firstLine="0" w:firstLineChars="0"/>
              <w:jc w:val="center"/>
            </w:pPr>
            <w:r>
              <w:rPr>
                <w:rFonts w:ascii="Times New Roman" w:hAnsi="Times New Roman" w:eastAsia="宋体"/>
                <w:b w:val="0"/>
                <w:sz w:val="18"/>
              </w:rPr>
              <w:t>18.16</w:t>
            </w:r>
          </w:p>
        </w:tc>
      </w:tr>
      <w:tr w14:paraId="49A767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E00194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07694D9">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2D7519E">
            <w:pPr>
              <w:keepNext/>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12746ED0">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0B85E37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8AE2D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803A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C29523">
            <w:pPr>
              <w:keepNext/>
              <w:spacing w:before="20" w:after="20" w:line="260" w:lineRule="exact"/>
              <w:ind w:left="0" w:leftChars="0" w:right="0" w:rightChars="0" w:firstLine="0" w:firstLineChars="0"/>
              <w:jc w:val="center"/>
            </w:pPr>
            <w:r>
              <w:rPr>
                <w:rFonts w:ascii="Times New Roman" w:hAnsi="Times New Roman" w:eastAsia="宋体"/>
                <w:b w:val="0"/>
                <w:sz w:val="18"/>
              </w:rPr>
              <w:t>20.58</w:t>
            </w:r>
          </w:p>
        </w:tc>
      </w:tr>
      <w:tr w14:paraId="3F103F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BC4D96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DBCA63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C9BD1BC">
            <w:pPr>
              <w:keepNext w:val="0"/>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41C918B3">
            <w:pPr>
              <w:keepNext w:val="0"/>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483CE8E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F7EF6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6D8D9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D765E6">
            <w:pPr>
              <w:keepNext w:val="0"/>
              <w:spacing w:before="20" w:after="20" w:line="260" w:lineRule="exact"/>
              <w:ind w:left="0" w:leftChars="0" w:right="0" w:rightChars="0" w:firstLine="0" w:firstLineChars="0"/>
              <w:jc w:val="center"/>
            </w:pPr>
            <w:r>
              <w:rPr>
                <w:rFonts w:ascii="Times New Roman" w:hAnsi="Times New Roman" w:eastAsia="宋体"/>
                <w:b w:val="0"/>
                <w:sz w:val="18"/>
              </w:rPr>
              <w:t>22.81</w:t>
            </w:r>
          </w:p>
        </w:tc>
      </w:tr>
    </w:tbl>
    <w:p w14:paraId="36FCEDB2">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MW，转接后净负荷为22.81 MW，区域最低净负荷工况下为-27.24 MW。</w:t>
      </w:r>
    </w:p>
    <w:p w14:paraId="5B3A3F33">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按最大单台主变N-1校核，本站剩余容量为31.50 MVA，两代表工况重新转供后的本站净负荷分别为22.81 MW、-27.24 MW，两方向最小容量余量为2.69 MW，正向储能有效支撑功率为0.00 MW。</w:t>
      </w:r>
    </w:p>
    <w:p w14:paraId="430F26C8">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四年校核截面中，本站绝对功率最大的工况出现在2025年，转接前为-28.94 MW，主要表现为反向输送需求，该年设备在最大单台主变N-1后剩余容量为31.50 MVA。该工况本站由剩余主变满足承载要求。</w:t>
      </w:r>
    </w:p>
    <w:p w14:paraId="3198A720">
      <w:pPr>
        <w:pStyle w:val="7"/>
        <w:keepNext/>
        <w:numPr>
          <w:ilvl w:val="0"/>
          <w:numId w:val="0"/>
        </w:numPr>
        <w:spacing w:before="160" w:after="120" w:line="360" w:lineRule="exact"/>
        <w:ind w:firstLine="0"/>
      </w:pPr>
      <w:bookmarkStart w:id="217" w:name="吴闸变规划分析"/>
      <w:r>
        <w:rPr>
          <w:rFonts w:ascii="Times New Roman" w:hAnsi="Times New Roman" w:eastAsia="方正仿宋_GBK"/>
          <w:b/>
          <w:sz w:val="24"/>
        </w:rPr>
        <w:t>吴闸变规划分析</w:t>
      </w:r>
      <w:bookmarkEnd w:id="217"/>
    </w:p>
    <w:p w14:paraId="41266638">
      <w:pPr>
        <w:pStyle w:val="115"/>
        <w:widowControl/>
        <w:spacing w:before="0" w:after="0" w:line="348" w:lineRule="exact"/>
        <w:ind w:firstLine="480"/>
        <w:jc w:val="both"/>
      </w:pPr>
      <w:r>
        <w:rPr>
          <w:rFonts w:ascii="Times New Roman" w:hAnsi="Times New Roman" w:eastAsia="方正仿宋_GBK"/>
          <w:b w:val="0"/>
          <w:sz w:val="24"/>
        </w:rPr>
        <w:t>该站初始主变组合为20+50 MVA，弹性方案四年均保留该组合，供电任务由主变及网络承担。</w:t>
      </w:r>
    </w:p>
    <w:p w14:paraId="672E4775">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2025年本站最大正向、反向净负荷分别为50.21 MW、0.00 MW。在同一需求下，刚性方案当年主变容量为70.00 MVA、储能额定功率0.00 MW，弹性方案分别为70.00 MVA和0.00 MW，两类方案本站主变总容量相同。弹性方案按当年各站局部极值计算的站级负载率为76%。</w:t>
      </w:r>
    </w:p>
    <w:p w14:paraId="0A4AA278">
      <w:pPr>
        <w:pStyle w:val="2"/>
        <w:keepNext/>
        <w:spacing w:before="120" w:after="80" w:line="280" w:lineRule="exact"/>
        <w:ind w:firstLine="0"/>
        <w:jc w:val="center"/>
      </w:pPr>
      <w:r>
        <w:rPr>
          <w:rFonts w:ascii="Times New Roman" w:hAnsi="Times New Roman" w:eastAsia="宋体"/>
          <w:b w:val="0"/>
          <w:sz w:val="21"/>
        </w:rPr>
        <w:t>表5-29 吴闸变年度配置与正向峰值正常转接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83C79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C065E8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FECFA9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62F996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A2E5BB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3B2B5E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E70C2E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84C6675">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0CC523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131C5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C33774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CE66932">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81F82D4">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087A1B4C">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6AF5AD0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F283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916D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575EFC">
            <w:pPr>
              <w:keepNext/>
              <w:spacing w:before="20" w:after="20" w:line="260" w:lineRule="exact"/>
              <w:ind w:left="0" w:leftChars="0" w:right="0" w:rightChars="0" w:firstLine="0" w:firstLineChars="0"/>
              <w:jc w:val="center"/>
            </w:pPr>
            <w:r>
              <w:rPr>
                <w:rFonts w:ascii="Times New Roman" w:hAnsi="Times New Roman" w:eastAsia="宋体"/>
                <w:b w:val="0"/>
                <w:sz w:val="18"/>
              </w:rPr>
              <w:t>41.56</w:t>
            </w:r>
          </w:p>
        </w:tc>
      </w:tr>
      <w:tr w14:paraId="08171A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939FFD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043D3F3">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231F0D7A">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7F50B4B4">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5656E95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C142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CC62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C0EE95">
            <w:pPr>
              <w:keepNext/>
              <w:spacing w:before="20" w:after="20" w:line="260" w:lineRule="exact"/>
              <w:ind w:left="0" w:leftChars="0" w:right="0" w:rightChars="0" w:firstLine="0" w:firstLineChars="0"/>
              <w:jc w:val="center"/>
            </w:pPr>
            <w:r>
              <w:rPr>
                <w:rFonts w:ascii="Times New Roman" w:hAnsi="Times New Roman" w:eastAsia="宋体"/>
                <w:b w:val="0"/>
                <w:sz w:val="18"/>
              </w:rPr>
              <w:t>38.35</w:t>
            </w:r>
          </w:p>
        </w:tc>
      </w:tr>
      <w:tr w14:paraId="3117DD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DE4013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2A573FA">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BA753B4">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75781A99">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6A305AC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9D81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D83A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CDF039">
            <w:pPr>
              <w:keepNext/>
              <w:spacing w:before="20" w:after="20" w:line="260" w:lineRule="exact"/>
              <w:ind w:left="0" w:leftChars="0" w:right="0" w:rightChars="0" w:firstLine="0" w:firstLineChars="0"/>
              <w:jc w:val="center"/>
            </w:pPr>
            <w:r>
              <w:rPr>
                <w:rFonts w:ascii="Times New Roman" w:hAnsi="Times New Roman" w:eastAsia="宋体"/>
                <w:b w:val="0"/>
                <w:sz w:val="18"/>
              </w:rPr>
              <w:t>43.46</w:t>
            </w:r>
          </w:p>
        </w:tc>
      </w:tr>
      <w:tr w14:paraId="69D5DE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C5E87A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AC3E7F">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D7A268F">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09F7E61D">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045DD6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FFA48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BB31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C4775C">
            <w:pPr>
              <w:keepNext/>
              <w:spacing w:before="20" w:after="20" w:line="260" w:lineRule="exact"/>
              <w:ind w:left="0" w:leftChars="0" w:right="0" w:rightChars="0" w:firstLine="0" w:firstLineChars="0"/>
              <w:jc w:val="center"/>
            </w:pPr>
            <w:r>
              <w:rPr>
                <w:rFonts w:ascii="Times New Roman" w:hAnsi="Times New Roman" w:eastAsia="宋体"/>
                <w:b w:val="0"/>
                <w:sz w:val="18"/>
              </w:rPr>
              <w:t>48.18</w:t>
            </w:r>
          </w:p>
        </w:tc>
      </w:tr>
      <w:tr w14:paraId="29E50F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A1DC1B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F6D8E70">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E6C0A5A">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740B73CD">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50B842F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7E648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5CC6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EFB432">
            <w:pPr>
              <w:keepNext/>
              <w:spacing w:before="20" w:after="20" w:line="260" w:lineRule="exact"/>
              <w:ind w:left="0" w:leftChars="0" w:right="0" w:rightChars="0" w:firstLine="0" w:firstLineChars="0"/>
              <w:jc w:val="center"/>
            </w:pPr>
            <w:r>
              <w:rPr>
                <w:rFonts w:ascii="Times New Roman" w:hAnsi="Times New Roman" w:eastAsia="宋体"/>
                <w:b w:val="0"/>
                <w:sz w:val="18"/>
              </w:rPr>
              <w:t>41.56</w:t>
            </w:r>
          </w:p>
        </w:tc>
      </w:tr>
      <w:tr w14:paraId="5044CF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A826F8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3DBCD96">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ED49EEF">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56447E97">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430B59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A41C0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29F3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67E771">
            <w:pPr>
              <w:keepNext/>
              <w:spacing w:before="20" w:after="20" w:line="260" w:lineRule="exact"/>
              <w:ind w:left="0" w:leftChars="0" w:right="0" w:rightChars="0" w:firstLine="0" w:firstLineChars="0"/>
              <w:jc w:val="center"/>
            </w:pPr>
            <w:r>
              <w:rPr>
                <w:rFonts w:ascii="Times New Roman" w:hAnsi="Times New Roman" w:eastAsia="宋体"/>
                <w:b w:val="0"/>
                <w:sz w:val="18"/>
              </w:rPr>
              <w:t>38.35</w:t>
            </w:r>
          </w:p>
        </w:tc>
      </w:tr>
      <w:tr w14:paraId="7F1359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020794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B5125F7">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E66EF1E">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154CEDBA">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4B5E17D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AD45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8356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6ED444">
            <w:pPr>
              <w:keepNext/>
              <w:spacing w:before="20" w:after="20" w:line="260" w:lineRule="exact"/>
              <w:ind w:left="0" w:leftChars="0" w:right="0" w:rightChars="0" w:firstLine="0" w:firstLineChars="0"/>
              <w:jc w:val="center"/>
            </w:pPr>
            <w:r>
              <w:rPr>
                <w:rFonts w:ascii="Times New Roman" w:hAnsi="Times New Roman" w:eastAsia="宋体"/>
                <w:b w:val="0"/>
                <w:sz w:val="18"/>
              </w:rPr>
              <w:t>43.46</w:t>
            </w:r>
          </w:p>
        </w:tc>
      </w:tr>
      <w:tr w14:paraId="4465E8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C0EF90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753B0A0">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F787AE5">
            <w:pPr>
              <w:keepNext w:val="0"/>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68A3A5CE">
            <w:pPr>
              <w:keepNext w:val="0"/>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326A4EC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E979F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4499C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DB24EE">
            <w:pPr>
              <w:keepNext w:val="0"/>
              <w:spacing w:before="20" w:after="20" w:line="260" w:lineRule="exact"/>
              <w:ind w:left="0" w:leftChars="0" w:right="0" w:rightChars="0" w:firstLine="0" w:firstLineChars="0"/>
              <w:jc w:val="center"/>
            </w:pPr>
            <w:r>
              <w:rPr>
                <w:rFonts w:ascii="Times New Roman" w:hAnsi="Times New Roman" w:eastAsia="宋体"/>
                <w:b w:val="0"/>
                <w:sz w:val="18"/>
              </w:rPr>
              <w:t>48.18</w:t>
            </w:r>
          </w:p>
        </w:tc>
      </w:tr>
    </w:tbl>
    <w:p w14:paraId="23DC4694">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MW，转接后净负荷为48.18 MW，区域最低净负荷工况下为2.19 MW。</w:t>
      </w:r>
    </w:p>
    <w:p w14:paraId="722CA1C2">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按最大单台主变N-1校核，本站剩余容量为20.00 MVA，两代表工况重新转供后的本站净负荷分别为19.00 MW、2.19 MW，两方向最小容量余量为0.00 MW，正向储能有效支撑功率为0.00 MW。</w:t>
      </w:r>
    </w:p>
    <w:p w14:paraId="6483BEE2">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四年校核截面中，本站绝对功率最大的工况出现在2025年，转接前为50.21 MW，主要表现为正向受电需求，该年设备在最大单台主变N-1后剩余容量为20.00 MVA。故障方式下本站转出31.21 MW、承接0.00 MW，其中与二庙变之间的主要转出功率为15.19 MW，转接后净负荷为19.00 MW。这一工况通过邻站分担本站故障后的正向负荷。</w:t>
      </w:r>
    </w:p>
    <w:p w14:paraId="5FF2E9A1">
      <w:pPr>
        <w:pStyle w:val="7"/>
        <w:keepNext/>
        <w:numPr>
          <w:ilvl w:val="0"/>
          <w:numId w:val="0"/>
        </w:numPr>
        <w:spacing w:before="160" w:after="120" w:line="360" w:lineRule="exact"/>
        <w:ind w:firstLine="0"/>
      </w:pPr>
      <w:bookmarkStart w:id="218" w:name="邢楼变规划分析"/>
      <w:r>
        <w:rPr>
          <w:rFonts w:ascii="Times New Roman" w:hAnsi="Times New Roman" w:eastAsia="方正仿宋_GBK"/>
          <w:b/>
          <w:sz w:val="24"/>
        </w:rPr>
        <w:t>邢楼变规划分析</w:t>
      </w:r>
      <w:bookmarkEnd w:id="218"/>
    </w:p>
    <w:p w14:paraId="0B13170E">
      <w:pPr>
        <w:pStyle w:val="115"/>
        <w:widowControl/>
        <w:spacing w:before="0" w:after="0" w:line="348" w:lineRule="exact"/>
        <w:ind w:firstLine="480"/>
        <w:jc w:val="both"/>
      </w:pPr>
      <w:r>
        <w:rPr>
          <w:rFonts w:ascii="Times New Roman" w:hAnsi="Times New Roman" w:eastAsia="方正仿宋_GBK"/>
          <w:b w:val="0"/>
          <w:sz w:val="24"/>
        </w:rPr>
        <w:t>该站初始主变组合为20+20 MVA，弹性方案2022年扩建第三台50 MVA主变，供电任务由主变及网络承担。</w:t>
      </w:r>
    </w:p>
    <w:p w14:paraId="33D6879C">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2025年本站最大正向、反向净负荷分别为19.20 MW、35.38 MW。在同一需求下，刚性方案当年主变容量为113.00 MVA、储能额定功率1.10 MW，弹性方案分别为90.00 MVA和0.00 MW，弹性方案本站容量减少23.00 MVA。弹性方案按当年各站局部极值计算的站级负载率为41%。</w:t>
      </w:r>
    </w:p>
    <w:p w14:paraId="18AA6EF8">
      <w:pPr>
        <w:pStyle w:val="2"/>
        <w:keepNext/>
        <w:spacing w:before="120" w:after="80" w:line="280" w:lineRule="exact"/>
        <w:ind w:firstLine="0"/>
        <w:jc w:val="center"/>
      </w:pPr>
      <w:r>
        <w:rPr>
          <w:rFonts w:ascii="Times New Roman" w:hAnsi="Times New Roman" w:eastAsia="宋体"/>
          <w:b w:val="0"/>
          <w:sz w:val="21"/>
        </w:rPr>
        <w:t>表5-30 邢楼变年度配置与正向峰值正常转接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8DB78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C9246C6">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ECB4D0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6BCFCE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543D2CE">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793944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3B8FD0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07E3E8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497346E">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98CBF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9B48CF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1430664">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92162A9">
            <w:pPr>
              <w:keepNext/>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4FAC3F83">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427E5CB6">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039" w:type="dxa"/>
            <w:tcMar>
              <w:left w:w="70" w:type="dxa"/>
              <w:right w:w="70" w:type="dxa"/>
            </w:tcMar>
            <w:vAlign w:val="center"/>
          </w:tcPr>
          <w:p w14:paraId="69990D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7EF5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FC0D07">
            <w:pPr>
              <w:keepNext/>
              <w:spacing w:before="20" w:after="20" w:line="260" w:lineRule="exact"/>
              <w:ind w:left="0" w:leftChars="0" w:right="0" w:rightChars="0" w:firstLine="0" w:firstLineChars="0"/>
              <w:jc w:val="center"/>
            </w:pPr>
            <w:r>
              <w:rPr>
                <w:rFonts w:ascii="Times New Roman" w:hAnsi="Times New Roman" w:eastAsia="宋体"/>
                <w:b w:val="0"/>
                <w:sz w:val="18"/>
              </w:rPr>
              <w:t>13.52</w:t>
            </w:r>
          </w:p>
        </w:tc>
      </w:tr>
      <w:tr w14:paraId="78C2A2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EF4FE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7BF9048">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C6CFF69">
            <w:pPr>
              <w:keepNext/>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69F9820B">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7E314B63">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039" w:type="dxa"/>
            <w:tcMar>
              <w:left w:w="70" w:type="dxa"/>
              <w:right w:w="70" w:type="dxa"/>
            </w:tcMar>
            <w:vAlign w:val="center"/>
          </w:tcPr>
          <w:p w14:paraId="32F7ED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1FC79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A3432B">
            <w:pPr>
              <w:keepNext/>
              <w:spacing w:before="20" w:after="20" w:line="260" w:lineRule="exact"/>
              <w:ind w:left="0" w:leftChars="0" w:right="0" w:rightChars="0" w:firstLine="0" w:firstLineChars="0"/>
              <w:jc w:val="center"/>
            </w:pPr>
            <w:r>
              <w:rPr>
                <w:rFonts w:ascii="Times New Roman" w:hAnsi="Times New Roman" w:eastAsia="宋体"/>
                <w:b w:val="0"/>
                <w:sz w:val="18"/>
              </w:rPr>
              <w:t>12.48</w:t>
            </w:r>
          </w:p>
        </w:tc>
      </w:tr>
      <w:tr w14:paraId="26529B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ED5BF6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428760B">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8BF2D75">
            <w:pPr>
              <w:keepNext/>
              <w:spacing w:before="20" w:after="20" w:line="260" w:lineRule="exact"/>
              <w:ind w:left="0" w:leftChars="0" w:right="0" w:rightChars="0" w:firstLine="0" w:firstLineChars="0"/>
              <w:jc w:val="center"/>
            </w:pPr>
            <w:r>
              <w:rPr>
                <w:rFonts w:ascii="Times New Roman" w:hAnsi="Times New Roman" w:eastAsia="宋体"/>
                <w:b w:val="0"/>
                <w:sz w:val="18"/>
              </w:rPr>
              <w:t>31.5+31.5+50</w:t>
            </w:r>
          </w:p>
        </w:tc>
        <w:tc>
          <w:tcPr>
            <w:tcW w:w="1039" w:type="dxa"/>
            <w:tcMar>
              <w:left w:w="70" w:type="dxa"/>
              <w:right w:w="70" w:type="dxa"/>
            </w:tcMar>
            <w:vAlign w:val="center"/>
          </w:tcPr>
          <w:p w14:paraId="4E961C0B">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79F539A">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039" w:type="dxa"/>
            <w:tcMar>
              <w:left w:w="70" w:type="dxa"/>
              <w:right w:w="70" w:type="dxa"/>
            </w:tcMar>
            <w:vAlign w:val="center"/>
          </w:tcPr>
          <w:p w14:paraId="295B881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C6C8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15573B">
            <w:pPr>
              <w:keepNext/>
              <w:spacing w:before="20" w:after="20" w:line="260" w:lineRule="exact"/>
              <w:ind w:left="0" w:leftChars="0" w:right="0" w:rightChars="0" w:firstLine="0" w:firstLineChars="0"/>
              <w:jc w:val="center"/>
            </w:pPr>
            <w:r>
              <w:rPr>
                <w:rFonts w:ascii="Times New Roman" w:hAnsi="Times New Roman" w:eastAsia="宋体"/>
                <w:b w:val="0"/>
                <w:sz w:val="18"/>
              </w:rPr>
              <w:t>14.14</w:t>
            </w:r>
          </w:p>
        </w:tc>
      </w:tr>
      <w:tr w14:paraId="42EA91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F2C41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AF08BE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5FF406C">
            <w:pPr>
              <w:keepNext/>
              <w:spacing w:before="20" w:after="20" w:line="260" w:lineRule="exact"/>
              <w:ind w:left="0" w:leftChars="0" w:right="0" w:rightChars="0" w:firstLine="0" w:firstLineChars="0"/>
              <w:jc w:val="center"/>
            </w:pPr>
            <w:r>
              <w:rPr>
                <w:rFonts w:ascii="Times New Roman" w:hAnsi="Times New Roman" w:eastAsia="宋体"/>
                <w:b w:val="0"/>
                <w:sz w:val="18"/>
              </w:rPr>
              <w:t>31.5+31.5+50</w:t>
            </w:r>
          </w:p>
        </w:tc>
        <w:tc>
          <w:tcPr>
            <w:tcW w:w="1039" w:type="dxa"/>
            <w:tcMar>
              <w:left w:w="70" w:type="dxa"/>
              <w:right w:w="70" w:type="dxa"/>
            </w:tcMar>
            <w:vAlign w:val="center"/>
          </w:tcPr>
          <w:p w14:paraId="782D2550">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7493F4E">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039" w:type="dxa"/>
            <w:tcMar>
              <w:left w:w="70" w:type="dxa"/>
              <w:right w:w="70" w:type="dxa"/>
            </w:tcMar>
            <w:vAlign w:val="center"/>
          </w:tcPr>
          <w:p w14:paraId="49F7180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BB8C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94280B">
            <w:pPr>
              <w:keepNext/>
              <w:spacing w:before="20" w:after="20" w:line="260" w:lineRule="exact"/>
              <w:ind w:left="0" w:leftChars="0" w:right="0" w:rightChars="0" w:firstLine="0" w:firstLineChars="0"/>
              <w:jc w:val="center"/>
            </w:pPr>
            <w:r>
              <w:rPr>
                <w:rFonts w:ascii="Times New Roman" w:hAnsi="Times New Roman" w:eastAsia="宋体"/>
                <w:b w:val="0"/>
                <w:sz w:val="18"/>
              </w:rPr>
              <w:t>15.68</w:t>
            </w:r>
          </w:p>
        </w:tc>
      </w:tr>
      <w:tr w14:paraId="75C762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CBA010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D79611E">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BF47F55">
            <w:pPr>
              <w:keepNext/>
              <w:spacing w:before="20" w:after="20" w:line="260" w:lineRule="exact"/>
              <w:ind w:left="0" w:leftChars="0" w:right="0" w:rightChars="0" w:firstLine="0" w:firstLineChars="0"/>
              <w:jc w:val="center"/>
            </w:pPr>
            <w:r>
              <w:rPr>
                <w:rFonts w:ascii="Times New Roman" w:hAnsi="Times New Roman" w:eastAsia="宋体"/>
                <w:b w:val="0"/>
                <w:sz w:val="18"/>
              </w:rPr>
              <w:t>20+20+50</w:t>
            </w:r>
          </w:p>
        </w:tc>
        <w:tc>
          <w:tcPr>
            <w:tcW w:w="1039" w:type="dxa"/>
            <w:tcMar>
              <w:left w:w="70" w:type="dxa"/>
              <w:right w:w="70" w:type="dxa"/>
            </w:tcMar>
            <w:vAlign w:val="center"/>
          </w:tcPr>
          <w:p w14:paraId="222EE1C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DD5E5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EB63B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A4FF2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32074A">
            <w:pPr>
              <w:keepNext/>
              <w:spacing w:before="20" w:after="20" w:line="260" w:lineRule="exact"/>
              <w:ind w:left="0" w:leftChars="0" w:right="0" w:rightChars="0" w:firstLine="0" w:firstLineChars="0"/>
              <w:jc w:val="center"/>
            </w:pPr>
            <w:r>
              <w:rPr>
                <w:rFonts w:ascii="Times New Roman" w:hAnsi="Times New Roman" w:eastAsia="宋体"/>
                <w:b w:val="0"/>
                <w:sz w:val="18"/>
              </w:rPr>
              <w:t>13.52</w:t>
            </w:r>
          </w:p>
        </w:tc>
      </w:tr>
      <w:tr w14:paraId="30C09C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A0A2F0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4A32B86">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65D22DC3">
            <w:pPr>
              <w:keepNext/>
              <w:spacing w:before="20" w:after="20" w:line="260" w:lineRule="exact"/>
              <w:ind w:left="0" w:leftChars="0" w:right="0" w:rightChars="0" w:firstLine="0" w:firstLineChars="0"/>
              <w:jc w:val="center"/>
            </w:pPr>
            <w:r>
              <w:rPr>
                <w:rFonts w:ascii="Times New Roman" w:hAnsi="Times New Roman" w:eastAsia="宋体"/>
                <w:b w:val="0"/>
                <w:sz w:val="18"/>
              </w:rPr>
              <w:t>20+20+50</w:t>
            </w:r>
          </w:p>
        </w:tc>
        <w:tc>
          <w:tcPr>
            <w:tcW w:w="1039" w:type="dxa"/>
            <w:tcMar>
              <w:left w:w="70" w:type="dxa"/>
              <w:right w:w="70" w:type="dxa"/>
            </w:tcMar>
            <w:vAlign w:val="center"/>
          </w:tcPr>
          <w:p w14:paraId="0104E1E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984475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819D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2D68E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7EC718">
            <w:pPr>
              <w:keepNext/>
              <w:spacing w:before="20" w:after="20" w:line="260" w:lineRule="exact"/>
              <w:ind w:left="0" w:leftChars="0" w:right="0" w:rightChars="0" w:firstLine="0" w:firstLineChars="0"/>
              <w:jc w:val="center"/>
            </w:pPr>
            <w:r>
              <w:rPr>
                <w:rFonts w:ascii="Times New Roman" w:hAnsi="Times New Roman" w:eastAsia="宋体"/>
                <w:b w:val="0"/>
                <w:sz w:val="18"/>
              </w:rPr>
              <w:t>12.48</w:t>
            </w:r>
          </w:p>
        </w:tc>
      </w:tr>
      <w:tr w14:paraId="3E7032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E1068E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F65721C">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0CB2D94">
            <w:pPr>
              <w:keepNext/>
              <w:spacing w:before="20" w:after="20" w:line="260" w:lineRule="exact"/>
              <w:ind w:left="0" w:leftChars="0" w:right="0" w:rightChars="0" w:firstLine="0" w:firstLineChars="0"/>
              <w:jc w:val="center"/>
            </w:pPr>
            <w:r>
              <w:rPr>
                <w:rFonts w:ascii="Times New Roman" w:hAnsi="Times New Roman" w:eastAsia="宋体"/>
                <w:b w:val="0"/>
                <w:sz w:val="18"/>
              </w:rPr>
              <w:t>20+20+50</w:t>
            </w:r>
          </w:p>
        </w:tc>
        <w:tc>
          <w:tcPr>
            <w:tcW w:w="1039" w:type="dxa"/>
            <w:tcMar>
              <w:left w:w="70" w:type="dxa"/>
              <w:right w:w="70" w:type="dxa"/>
            </w:tcMar>
            <w:vAlign w:val="center"/>
          </w:tcPr>
          <w:p w14:paraId="261A475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860B45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B014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EA56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6E0BFD">
            <w:pPr>
              <w:keepNext/>
              <w:spacing w:before="20" w:after="20" w:line="260" w:lineRule="exact"/>
              <w:ind w:left="0" w:leftChars="0" w:right="0" w:rightChars="0" w:firstLine="0" w:firstLineChars="0"/>
              <w:jc w:val="center"/>
            </w:pPr>
            <w:r>
              <w:rPr>
                <w:rFonts w:ascii="Times New Roman" w:hAnsi="Times New Roman" w:eastAsia="宋体"/>
                <w:b w:val="0"/>
                <w:sz w:val="18"/>
              </w:rPr>
              <w:t>14.14</w:t>
            </w:r>
          </w:p>
        </w:tc>
      </w:tr>
      <w:tr w14:paraId="0E35D9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E42ED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341111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1F6F0B9">
            <w:pPr>
              <w:keepNext w:val="0"/>
              <w:spacing w:before="20" w:after="20" w:line="260" w:lineRule="exact"/>
              <w:ind w:left="0" w:leftChars="0" w:right="0" w:rightChars="0" w:firstLine="0" w:firstLineChars="0"/>
              <w:jc w:val="center"/>
            </w:pPr>
            <w:r>
              <w:rPr>
                <w:rFonts w:ascii="Times New Roman" w:hAnsi="Times New Roman" w:eastAsia="宋体"/>
                <w:b w:val="0"/>
                <w:sz w:val="18"/>
              </w:rPr>
              <w:t>20+20+50</w:t>
            </w:r>
          </w:p>
        </w:tc>
        <w:tc>
          <w:tcPr>
            <w:tcW w:w="1039" w:type="dxa"/>
            <w:tcMar>
              <w:left w:w="70" w:type="dxa"/>
              <w:right w:w="70" w:type="dxa"/>
            </w:tcMar>
            <w:vAlign w:val="center"/>
          </w:tcPr>
          <w:p w14:paraId="1E34C911">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E3F22E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BBDDD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AA41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93E3A0">
            <w:pPr>
              <w:keepNext w:val="0"/>
              <w:spacing w:before="20" w:after="20" w:line="260" w:lineRule="exact"/>
              <w:ind w:left="0" w:leftChars="0" w:right="0" w:rightChars="0" w:firstLine="0" w:firstLineChars="0"/>
              <w:jc w:val="center"/>
            </w:pPr>
            <w:r>
              <w:rPr>
                <w:rFonts w:ascii="Times New Roman" w:hAnsi="Times New Roman" w:eastAsia="宋体"/>
                <w:b w:val="0"/>
                <w:sz w:val="18"/>
              </w:rPr>
              <w:t>15.68</w:t>
            </w:r>
          </w:p>
        </w:tc>
      </w:tr>
    </w:tbl>
    <w:p w14:paraId="1CD2B461">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MW，转接后净负荷为15.68 MW，区域最低净负荷工况下为-29.65 MW。</w:t>
      </w:r>
    </w:p>
    <w:p w14:paraId="454C24B4">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MVA，两代表工况重新转供后的本站净负荷分别为15.68 MW、-29.65 MW，两方向最小容量余量为8.35 MW，正向储能有效支撑功率为0.00 MW。</w:t>
      </w:r>
    </w:p>
    <w:p w14:paraId="7C25D849">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四年校核截面中，本站绝对功率最大的工况出现在2025年，转接前为-35.38 MW，主要表现为反向输送需求，该年设备在最大单台主变N-1后剩余容量为40.00 MVA。该工况本站由剩余主变满足承载要求。</w:t>
      </w:r>
    </w:p>
    <w:p w14:paraId="6D074BD9">
      <w:pPr>
        <w:pStyle w:val="7"/>
        <w:keepNext/>
        <w:numPr>
          <w:ilvl w:val="0"/>
          <w:numId w:val="0"/>
        </w:numPr>
        <w:spacing w:before="160" w:after="120" w:line="360" w:lineRule="exact"/>
        <w:ind w:firstLine="0"/>
      </w:pPr>
      <w:bookmarkStart w:id="219" w:name="兴塘变规划分析"/>
      <w:r>
        <w:rPr>
          <w:rFonts w:ascii="Times New Roman" w:hAnsi="Times New Roman" w:eastAsia="方正仿宋_GBK"/>
          <w:b/>
          <w:sz w:val="24"/>
        </w:rPr>
        <w:t>兴塘变规划分析</w:t>
      </w:r>
      <w:bookmarkEnd w:id="219"/>
    </w:p>
    <w:p w14:paraId="5E0B7472">
      <w:pPr>
        <w:pStyle w:val="115"/>
        <w:widowControl/>
        <w:spacing w:before="0" w:after="0" w:line="348" w:lineRule="exact"/>
        <w:ind w:firstLine="480"/>
        <w:jc w:val="both"/>
      </w:pPr>
      <w:r>
        <w:rPr>
          <w:rFonts w:ascii="Times New Roman" w:hAnsi="Times New Roman" w:eastAsia="方正仿宋_GBK"/>
          <w:b w:val="0"/>
          <w:sz w:val="24"/>
        </w:rPr>
        <w:t>该站初始主变组合为20+20 MVA，弹性方案2022年20 MVA更换为31.5 MVA，20 MVA更换为31.5 MVA，并于2025年新增0.80 MW储能。</w:t>
      </w:r>
    </w:p>
    <w:p w14:paraId="57BAE7C1">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2025年本站最大正向、反向净负荷分别为39.15 MW、30.66 MW。在同一需求下，刚性方案当年主变容量为40.00 MVA、储能额定功率11.70 MW，弹性方案分别为63.00 MVA和0.80 MW，弹性方案本站增加23.00 MVA容量。弹性方案按当年各站局部极值计算的站级负载率为65%。</w:t>
      </w:r>
    </w:p>
    <w:p w14:paraId="567169E3">
      <w:pPr>
        <w:pStyle w:val="2"/>
        <w:keepNext/>
        <w:spacing w:before="120" w:after="80" w:line="280" w:lineRule="exact"/>
        <w:ind w:firstLine="0"/>
        <w:jc w:val="center"/>
      </w:pPr>
      <w:r>
        <w:rPr>
          <w:rFonts w:ascii="Times New Roman" w:hAnsi="Times New Roman" w:eastAsia="宋体"/>
          <w:b w:val="0"/>
          <w:sz w:val="21"/>
        </w:rPr>
        <w:t>表5-31 兴塘变年度配置与正向峰值正常转接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E7EC3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E82043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D25988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B818A7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9EB18BF">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2AFFD4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912DE0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1D8E2B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165289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6DA3D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C1E38F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005E427">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FCE8F1F">
            <w:pPr>
              <w:keepNext/>
              <w:spacing w:before="20" w:after="20" w:line="260" w:lineRule="exact"/>
              <w:ind w:left="0" w:leftChars="0" w:right="0" w:rightChars="0" w:firstLine="0" w:firstLineChars="0"/>
              <w:jc w:val="center"/>
            </w:pPr>
            <w:r>
              <w:rPr>
                <w:rFonts w:ascii="Times New Roman" w:hAnsi="Times New Roman" w:eastAsia="宋体"/>
                <w:b w:val="0"/>
                <w:sz w:val="18"/>
              </w:rPr>
              <w:t>20+20</w:t>
            </w:r>
          </w:p>
        </w:tc>
        <w:tc>
          <w:tcPr>
            <w:tcW w:w="1039" w:type="dxa"/>
            <w:tcMar>
              <w:left w:w="70" w:type="dxa"/>
              <w:right w:w="70" w:type="dxa"/>
            </w:tcMar>
            <w:vAlign w:val="center"/>
          </w:tcPr>
          <w:p w14:paraId="7EE96035">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0A36033B">
            <w:pPr>
              <w:keepNext/>
              <w:spacing w:before="20" w:after="20" w:line="260" w:lineRule="exact"/>
              <w:ind w:left="0" w:leftChars="0" w:right="0" w:rightChars="0" w:firstLine="0" w:firstLineChars="0"/>
              <w:jc w:val="center"/>
            </w:pPr>
            <w:r>
              <w:rPr>
                <w:rFonts w:ascii="Times New Roman" w:hAnsi="Times New Roman" w:eastAsia="宋体"/>
                <w:b w:val="0"/>
                <w:sz w:val="18"/>
              </w:rPr>
              <w:t>7.50</w:t>
            </w:r>
          </w:p>
        </w:tc>
        <w:tc>
          <w:tcPr>
            <w:tcW w:w="1039" w:type="dxa"/>
            <w:tcMar>
              <w:left w:w="70" w:type="dxa"/>
              <w:right w:w="70" w:type="dxa"/>
            </w:tcMar>
            <w:vAlign w:val="center"/>
          </w:tcPr>
          <w:p w14:paraId="0D1EC6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FF0B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2581B0">
            <w:pPr>
              <w:keepNext/>
              <w:spacing w:before="20" w:after="20" w:line="260" w:lineRule="exact"/>
              <w:ind w:left="0" w:leftChars="0" w:right="0" w:rightChars="0" w:firstLine="0" w:firstLineChars="0"/>
              <w:jc w:val="center"/>
            </w:pPr>
            <w:r>
              <w:rPr>
                <w:rFonts w:ascii="Times New Roman" w:hAnsi="Times New Roman" w:eastAsia="宋体"/>
                <w:b w:val="0"/>
                <w:sz w:val="18"/>
              </w:rPr>
              <w:t>33.77</w:t>
            </w:r>
          </w:p>
        </w:tc>
      </w:tr>
      <w:tr w14:paraId="36B07E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991B5B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ED8F046">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03C16DC0">
            <w:pPr>
              <w:keepNext/>
              <w:spacing w:before="20" w:after="20" w:line="260" w:lineRule="exact"/>
              <w:ind w:left="0" w:leftChars="0" w:right="0" w:rightChars="0" w:firstLine="0" w:firstLineChars="0"/>
              <w:jc w:val="center"/>
            </w:pPr>
            <w:r>
              <w:rPr>
                <w:rFonts w:ascii="Times New Roman" w:hAnsi="Times New Roman" w:eastAsia="宋体"/>
                <w:b w:val="0"/>
                <w:sz w:val="18"/>
              </w:rPr>
              <w:t>20+20</w:t>
            </w:r>
          </w:p>
        </w:tc>
        <w:tc>
          <w:tcPr>
            <w:tcW w:w="1039" w:type="dxa"/>
            <w:tcMar>
              <w:left w:w="70" w:type="dxa"/>
              <w:right w:w="70" w:type="dxa"/>
            </w:tcMar>
            <w:vAlign w:val="center"/>
          </w:tcPr>
          <w:p w14:paraId="44858F3E">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195C9CA4">
            <w:pPr>
              <w:keepNext/>
              <w:spacing w:before="20" w:after="20" w:line="260" w:lineRule="exact"/>
              <w:ind w:left="0" w:leftChars="0" w:right="0" w:rightChars="0" w:firstLine="0" w:firstLineChars="0"/>
              <w:jc w:val="center"/>
            </w:pPr>
            <w:r>
              <w:rPr>
                <w:rFonts w:ascii="Times New Roman" w:hAnsi="Times New Roman" w:eastAsia="宋体"/>
                <w:b w:val="0"/>
                <w:sz w:val="18"/>
              </w:rPr>
              <w:t>7.50</w:t>
            </w:r>
          </w:p>
        </w:tc>
        <w:tc>
          <w:tcPr>
            <w:tcW w:w="1039" w:type="dxa"/>
            <w:tcMar>
              <w:left w:w="70" w:type="dxa"/>
              <w:right w:w="70" w:type="dxa"/>
            </w:tcMar>
            <w:vAlign w:val="center"/>
          </w:tcPr>
          <w:p w14:paraId="200CA3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869C0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3EDFC6">
            <w:pPr>
              <w:keepNext/>
              <w:spacing w:before="20" w:after="20" w:line="260" w:lineRule="exact"/>
              <w:ind w:left="0" w:leftChars="0" w:right="0" w:rightChars="0" w:firstLine="0" w:firstLineChars="0"/>
              <w:jc w:val="center"/>
            </w:pPr>
            <w:r>
              <w:rPr>
                <w:rFonts w:ascii="Times New Roman" w:hAnsi="Times New Roman" w:eastAsia="宋体"/>
                <w:b w:val="0"/>
                <w:sz w:val="18"/>
              </w:rPr>
              <w:t>31.16</w:t>
            </w:r>
          </w:p>
        </w:tc>
      </w:tr>
      <w:tr w14:paraId="346567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CDC0A7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265602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E56F16D">
            <w:pPr>
              <w:keepNext/>
              <w:spacing w:before="20" w:after="20" w:line="260" w:lineRule="exact"/>
              <w:ind w:left="0" w:leftChars="0" w:right="0" w:rightChars="0" w:firstLine="0" w:firstLineChars="0"/>
              <w:jc w:val="center"/>
            </w:pPr>
            <w:r>
              <w:rPr>
                <w:rFonts w:ascii="Times New Roman" w:hAnsi="Times New Roman" w:eastAsia="宋体"/>
                <w:b w:val="0"/>
                <w:sz w:val="18"/>
              </w:rPr>
              <w:t>20+20</w:t>
            </w:r>
          </w:p>
        </w:tc>
        <w:tc>
          <w:tcPr>
            <w:tcW w:w="1039" w:type="dxa"/>
            <w:tcMar>
              <w:left w:w="70" w:type="dxa"/>
              <w:right w:w="70" w:type="dxa"/>
            </w:tcMar>
            <w:vAlign w:val="center"/>
          </w:tcPr>
          <w:p w14:paraId="1C17A416">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1A423AAD">
            <w:pPr>
              <w:keepNext/>
              <w:spacing w:before="20" w:after="20" w:line="260" w:lineRule="exact"/>
              <w:ind w:left="0" w:leftChars="0" w:right="0" w:rightChars="0" w:firstLine="0" w:firstLineChars="0"/>
              <w:jc w:val="center"/>
            </w:pPr>
            <w:r>
              <w:rPr>
                <w:rFonts w:ascii="Times New Roman" w:hAnsi="Times New Roman" w:eastAsia="宋体"/>
                <w:b w:val="0"/>
                <w:sz w:val="18"/>
              </w:rPr>
              <w:t>8.70</w:t>
            </w:r>
          </w:p>
        </w:tc>
        <w:tc>
          <w:tcPr>
            <w:tcW w:w="1039" w:type="dxa"/>
            <w:tcMar>
              <w:left w:w="70" w:type="dxa"/>
              <w:right w:w="70" w:type="dxa"/>
            </w:tcMar>
            <w:vAlign w:val="center"/>
          </w:tcPr>
          <w:p w14:paraId="084096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D109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644A36">
            <w:pPr>
              <w:keepNext/>
              <w:spacing w:before="20" w:after="20" w:line="260" w:lineRule="exact"/>
              <w:ind w:left="0" w:leftChars="0" w:right="0" w:rightChars="0" w:firstLine="0" w:firstLineChars="0"/>
              <w:jc w:val="center"/>
            </w:pPr>
            <w:r>
              <w:rPr>
                <w:rFonts w:ascii="Times New Roman" w:hAnsi="Times New Roman" w:eastAsia="宋体"/>
                <w:b w:val="0"/>
                <w:sz w:val="18"/>
              </w:rPr>
              <w:t>35.31</w:t>
            </w:r>
          </w:p>
        </w:tc>
      </w:tr>
      <w:tr w14:paraId="6641B5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DB3174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4AD696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304B08E">
            <w:pPr>
              <w:keepNext/>
              <w:spacing w:before="20" w:after="20" w:line="260" w:lineRule="exact"/>
              <w:ind w:left="0" w:leftChars="0" w:right="0" w:rightChars="0" w:firstLine="0" w:firstLineChars="0"/>
              <w:jc w:val="center"/>
            </w:pPr>
            <w:r>
              <w:rPr>
                <w:rFonts w:ascii="Times New Roman" w:hAnsi="Times New Roman" w:eastAsia="宋体"/>
                <w:b w:val="0"/>
                <w:sz w:val="18"/>
              </w:rPr>
              <w:t>20+20</w:t>
            </w:r>
          </w:p>
        </w:tc>
        <w:tc>
          <w:tcPr>
            <w:tcW w:w="1039" w:type="dxa"/>
            <w:tcMar>
              <w:left w:w="70" w:type="dxa"/>
              <w:right w:w="70" w:type="dxa"/>
            </w:tcMar>
            <w:vAlign w:val="center"/>
          </w:tcPr>
          <w:p w14:paraId="2822C4F6">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144C8B4A">
            <w:pPr>
              <w:keepNext/>
              <w:spacing w:before="20" w:after="20" w:line="260" w:lineRule="exact"/>
              <w:ind w:left="0" w:leftChars="0" w:right="0" w:rightChars="0" w:firstLine="0" w:firstLineChars="0"/>
              <w:jc w:val="center"/>
            </w:pPr>
            <w:r>
              <w:rPr>
                <w:rFonts w:ascii="Times New Roman" w:hAnsi="Times New Roman" w:eastAsia="宋体"/>
                <w:b w:val="0"/>
                <w:sz w:val="18"/>
              </w:rPr>
              <w:t>11.70</w:t>
            </w:r>
          </w:p>
        </w:tc>
        <w:tc>
          <w:tcPr>
            <w:tcW w:w="1039" w:type="dxa"/>
            <w:tcMar>
              <w:left w:w="70" w:type="dxa"/>
              <w:right w:w="70" w:type="dxa"/>
            </w:tcMar>
            <w:vAlign w:val="center"/>
          </w:tcPr>
          <w:p w14:paraId="6DF011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7CCA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FDBCE6">
            <w:pPr>
              <w:keepNext/>
              <w:spacing w:before="20" w:after="20" w:line="260" w:lineRule="exact"/>
              <w:ind w:left="0" w:leftChars="0" w:right="0" w:rightChars="0" w:firstLine="0" w:firstLineChars="0"/>
              <w:jc w:val="center"/>
            </w:pPr>
            <w:r>
              <w:rPr>
                <w:rFonts w:ascii="Times New Roman" w:hAnsi="Times New Roman" w:eastAsia="宋体"/>
                <w:b w:val="0"/>
                <w:sz w:val="18"/>
              </w:rPr>
              <w:t>39.15</w:t>
            </w:r>
          </w:p>
        </w:tc>
      </w:tr>
      <w:tr w14:paraId="2DE9D9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63E06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C4A05CD">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FE48F33">
            <w:pPr>
              <w:keepNext/>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3166C2B9">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236E35B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48C73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B2F9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8823CF">
            <w:pPr>
              <w:keepNext/>
              <w:spacing w:before="20" w:after="20" w:line="260" w:lineRule="exact"/>
              <w:ind w:left="0" w:leftChars="0" w:right="0" w:rightChars="0" w:firstLine="0" w:firstLineChars="0"/>
              <w:jc w:val="center"/>
            </w:pPr>
            <w:r>
              <w:rPr>
                <w:rFonts w:ascii="Times New Roman" w:hAnsi="Times New Roman" w:eastAsia="宋体"/>
                <w:b w:val="0"/>
                <w:sz w:val="18"/>
              </w:rPr>
              <w:t>33.77</w:t>
            </w:r>
          </w:p>
        </w:tc>
      </w:tr>
      <w:tr w14:paraId="3BC684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00FB5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BE36803">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F7459E4">
            <w:pPr>
              <w:keepNext/>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56E34875">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7BABE40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0E0B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94923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2AC195">
            <w:pPr>
              <w:keepNext/>
              <w:spacing w:before="20" w:after="20" w:line="260" w:lineRule="exact"/>
              <w:ind w:left="0" w:leftChars="0" w:right="0" w:rightChars="0" w:firstLine="0" w:firstLineChars="0"/>
              <w:jc w:val="center"/>
            </w:pPr>
            <w:r>
              <w:rPr>
                <w:rFonts w:ascii="Times New Roman" w:hAnsi="Times New Roman" w:eastAsia="宋体"/>
                <w:b w:val="0"/>
                <w:sz w:val="18"/>
              </w:rPr>
              <w:t>31.16</w:t>
            </w:r>
          </w:p>
        </w:tc>
      </w:tr>
      <w:tr w14:paraId="06C43B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D13A9B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8DF2F7A">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1F2DBAE">
            <w:pPr>
              <w:keepNext/>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26F60C38">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7DC5DD3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118CE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BF78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490164">
            <w:pPr>
              <w:keepNext/>
              <w:spacing w:before="20" w:after="20" w:line="260" w:lineRule="exact"/>
              <w:ind w:left="0" w:leftChars="0" w:right="0" w:rightChars="0" w:firstLine="0" w:firstLineChars="0"/>
              <w:jc w:val="center"/>
            </w:pPr>
            <w:r>
              <w:rPr>
                <w:rFonts w:ascii="Times New Roman" w:hAnsi="Times New Roman" w:eastAsia="宋体"/>
                <w:b w:val="0"/>
                <w:sz w:val="18"/>
              </w:rPr>
              <w:t>35.31</w:t>
            </w:r>
          </w:p>
        </w:tc>
      </w:tr>
      <w:tr w14:paraId="4FD0C5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E91A82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6322DD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C6FCF34">
            <w:pPr>
              <w:keepNext w:val="0"/>
              <w:spacing w:before="20" w:after="20" w:line="260" w:lineRule="exact"/>
              <w:ind w:left="0" w:leftChars="0" w:right="0" w:rightChars="0" w:firstLine="0" w:firstLineChars="0"/>
              <w:jc w:val="center"/>
            </w:pPr>
            <w:r>
              <w:rPr>
                <w:rFonts w:ascii="Times New Roman" w:hAnsi="Times New Roman" w:eastAsia="宋体"/>
                <w:b w:val="0"/>
                <w:sz w:val="18"/>
              </w:rPr>
              <w:t>31.5+31.5</w:t>
            </w:r>
          </w:p>
        </w:tc>
        <w:tc>
          <w:tcPr>
            <w:tcW w:w="1039" w:type="dxa"/>
            <w:tcMar>
              <w:left w:w="70" w:type="dxa"/>
              <w:right w:w="70" w:type="dxa"/>
            </w:tcMar>
            <w:vAlign w:val="center"/>
          </w:tcPr>
          <w:p w14:paraId="2521B204">
            <w:pPr>
              <w:keepNext w:val="0"/>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6C25FC17">
            <w:pPr>
              <w:keepNext w:val="0"/>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039" w:type="dxa"/>
            <w:tcMar>
              <w:left w:w="70" w:type="dxa"/>
              <w:right w:w="70" w:type="dxa"/>
            </w:tcMar>
            <w:vAlign w:val="center"/>
          </w:tcPr>
          <w:p w14:paraId="14D3B05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6F4AB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CE94DB">
            <w:pPr>
              <w:keepNext w:val="0"/>
              <w:spacing w:before="20" w:after="20" w:line="260" w:lineRule="exact"/>
              <w:ind w:left="0" w:leftChars="0" w:right="0" w:rightChars="0" w:firstLine="0" w:firstLineChars="0"/>
              <w:jc w:val="center"/>
            </w:pPr>
            <w:r>
              <w:rPr>
                <w:rFonts w:ascii="Times New Roman" w:hAnsi="Times New Roman" w:eastAsia="宋体"/>
                <w:b w:val="0"/>
                <w:sz w:val="18"/>
              </w:rPr>
              <w:t>39.15</w:t>
            </w:r>
          </w:p>
        </w:tc>
      </w:tr>
    </w:tbl>
    <w:p w14:paraId="4509C674">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MW，转接后净负荷为39.15 MW，区域最低净负荷工况下为-30.66 MW。</w:t>
      </w:r>
    </w:p>
    <w:p w14:paraId="019EBDC9">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按最大单台主变N-1校核，本站剩余容量为31.50 MVA，两代表工况重新转供后的本站净负荷分别为30.58 MW、-30.66 MW，两方向最小容量余量为0.00 MW，正向储能有效支撑功率为0.65 MW。</w:t>
      </w:r>
    </w:p>
    <w:p w14:paraId="014CBE3F">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四年校核截面中，本站绝对功率最大的工况出现在2025年，转接前为39.15 MW，主要表现为正向受电需求，该年设备在最大单台主变N-1后剩余容量为31.50 MVA。故障方式下本站转出8.57 MW、承接0.00 MW，其中与议堂变之间的主要转出功率为4.84 MW，转接后净负荷为30.58 MW。这一工况通过邻站分担本站故障后的正向负荷。</w:t>
      </w:r>
    </w:p>
    <w:p w14:paraId="34A39FD0">
      <w:pPr>
        <w:pStyle w:val="7"/>
        <w:keepNext/>
        <w:numPr>
          <w:ilvl w:val="0"/>
          <w:numId w:val="0"/>
        </w:numPr>
        <w:spacing w:before="160" w:after="120" w:line="360" w:lineRule="exact"/>
        <w:ind w:firstLine="0"/>
      </w:pPr>
      <w:bookmarkStart w:id="220" w:name="议堂变规划分析"/>
      <w:r>
        <w:rPr>
          <w:rFonts w:ascii="Times New Roman" w:hAnsi="Times New Roman" w:eastAsia="方正仿宋_GBK"/>
          <w:b/>
          <w:sz w:val="24"/>
        </w:rPr>
        <w:t>议堂变规划分析</w:t>
      </w:r>
      <w:bookmarkEnd w:id="220"/>
    </w:p>
    <w:p w14:paraId="4264DD50">
      <w:pPr>
        <w:pStyle w:val="115"/>
        <w:widowControl/>
        <w:spacing w:before="0" w:after="0" w:line="348" w:lineRule="exact"/>
        <w:ind w:firstLine="480"/>
        <w:jc w:val="both"/>
      </w:pPr>
      <w:r>
        <w:rPr>
          <w:rFonts w:ascii="Times New Roman" w:hAnsi="Times New Roman" w:eastAsia="方正仿宋_GBK"/>
          <w:b w:val="0"/>
          <w:sz w:val="24"/>
        </w:rPr>
        <w:t>该站初始主变组合为20+50 MVA，弹性方案四年均保留该组合，供电任务由主变及网络承担。</w:t>
      </w:r>
    </w:p>
    <w:p w14:paraId="5A78F8A7">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2025年本站最大正向、反向净负荷分别为34.43 MW、22.89 MW。在同一需求下，刚性方案当年主变容量为70.00 MVA、储能额定功率0.00 MW，弹性方案分别为70.00 MVA和0.00 MW，两类方案本站主变总容量相同。弹性方案按当年各站局部极值计算的站级负载率为52%。</w:t>
      </w:r>
    </w:p>
    <w:p w14:paraId="6433DA38">
      <w:pPr>
        <w:pStyle w:val="2"/>
        <w:keepNext/>
        <w:spacing w:before="120" w:after="80" w:line="280" w:lineRule="exact"/>
        <w:ind w:firstLine="0"/>
        <w:jc w:val="center"/>
      </w:pPr>
      <w:r>
        <w:rPr>
          <w:rFonts w:ascii="Times New Roman" w:hAnsi="Times New Roman" w:eastAsia="宋体"/>
          <w:b w:val="0"/>
          <w:sz w:val="21"/>
        </w:rPr>
        <w:t>表5-32 议堂变年度配置与正向峰值正常转接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1F6AF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324F28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346720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4A7456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4885A81">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2C1851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693590C">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51951FC">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E080203">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49914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FD0A55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757441F">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EEC428F">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5422030A">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3DC28EA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DC08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B7EF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4D2370">
            <w:pPr>
              <w:keepNext/>
              <w:spacing w:before="20" w:after="20" w:line="260" w:lineRule="exact"/>
              <w:ind w:left="0" w:leftChars="0" w:right="0" w:rightChars="0" w:firstLine="0" w:firstLineChars="0"/>
              <w:jc w:val="center"/>
            </w:pPr>
            <w:r>
              <w:rPr>
                <w:rFonts w:ascii="Times New Roman" w:hAnsi="Times New Roman" w:eastAsia="宋体"/>
                <w:b w:val="0"/>
                <w:sz w:val="18"/>
              </w:rPr>
              <w:t>29.70</w:t>
            </w:r>
          </w:p>
        </w:tc>
      </w:tr>
      <w:tr w14:paraId="29EDF7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5AE21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1991B3A">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D609BCB">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35A3D54E">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299F8C0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D82E0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1BD25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F28503">
            <w:pPr>
              <w:keepNext/>
              <w:spacing w:before="20" w:after="20" w:line="260" w:lineRule="exact"/>
              <w:ind w:left="0" w:leftChars="0" w:right="0" w:rightChars="0" w:firstLine="0" w:firstLineChars="0"/>
              <w:jc w:val="center"/>
            </w:pPr>
            <w:r>
              <w:rPr>
                <w:rFonts w:ascii="Times New Roman" w:hAnsi="Times New Roman" w:eastAsia="宋体"/>
                <w:b w:val="0"/>
                <w:sz w:val="18"/>
              </w:rPr>
              <w:t>27.40</w:t>
            </w:r>
          </w:p>
        </w:tc>
      </w:tr>
      <w:tr w14:paraId="3ABBC1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67B70C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3E1BBE1">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25802F5">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28DDBE42">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284126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CB3D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030EF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DA1A5C">
            <w:pPr>
              <w:keepNext/>
              <w:spacing w:before="20" w:after="20" w:line="260" w:lineRule="exact"/>
              <w:ind w:left="0" w:leftChars="0" w:right="0" w:rightChars="0" w:firstLine="0" w:firstLineChars="0"/>
              <w:jc w:val="center"/>
            </w:pPr>
            <w:r>
              <w:rPr>
                <w:rFonts w:ascii="Times New Roman" w:hAnsi="Times New Roman" w:eastAsia="宋体"/>
                <w:b w:val="0"/>
                <w:sz w:val="18"/>
              </w:rPr>
              <w:t>31.06</w:t>
            </w:r>
          </w:p>
        </w:tc>
      </w:tr>
      <w:tr w14:paraId="444314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C7B1CF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563DB9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BBC0DE6">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2AF7168A">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3F0947F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9F90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BDBF8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EA1092">
            <w:pPr>
              <w:keepNext/>
              <w:spacing w:before="20" w:after="20" w:line="260" w:lineRule="exact"/>
              <w:ind w:left="0" w:leftChars="0" w:right="0" w:rightChars="0" w:firstLine="0" w:firstLineChars="0"/>
              <w:jc w:val="center"/>
            </w:pPr>
            <w:r>
              <w:rPr>
                <w:rFonts w:ascii="Times New Roman" w:hAnsi="Times New Roman" w:eastAsia="宋体"/>
                <w:b w:val="0"/>
                <w:sz w:val="18"/>
              </w:rPr>
              <w:t>34.43</w:t>
            </w:r>
          </w:p>
        </w:tc>
      </w:tr>
      <w:tr w14:paraId="7272CC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5718CF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EE1FBB8">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45F36E4">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67C9ED2C">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6B47C2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93FE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5E8D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9C5F9E">
            <w:pPr>
              <w:keepNext/>
              <w:spacing w:before="20" w:after="20" w:line="260" w:lineRule="exact"/>
              <w:ind w:left="0" w:leftChars="0" w:right="0" w:rightChars="0" w:firstLine="0" w:firstLineChars="0"/>
              <w:jc w:val="center"/>
            </w:pPr>
            <w:r>
              <w:rPr>
                <w:rFonts w:ascii="Times New Roman" w:hAnsi="Times New Roman" w:eastAsia="宋体"/>
                <w:b w:val="0"/>
                <w:sz w:val="18"/>
              </w:rPr>
              <w:t>29.70</w:t>
            </w:r>
          </w:p>
        </w:tc>
      </w:tr>
      <w:tr w14:paraId="11DF16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D09094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2731E8A">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07AD04DB">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0E561AC2">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078AC13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3640A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E8F2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3D4970">
            <w:pPr>
              <w:keepNext/>
              <w:spacing w:before="20" w:after="20" w:line="260" w:lineRule="exact"/>
              <w:ind w:left="0" w:leftChars="0" w:right="0" w:rightChars="0" w:firstLine="0" w:firstLineChars="0"/>
              <w:jc w:val="center"/>
            </w:pPr>
            <w:r>
              <w:rPr>
                <w:rFonts w:ascii="Times New Roman" w:hAnsi="Times New Roman" w:eastAsia="宋体"/>
                <w:b w:val="0"/>
                <w:sz w:val="18"/>
              </w:rPr>
              <w:t>27.40</w:t>
            </w:r>
          </w:p>
        </w:tc>
      </w:tr>
      <w:tr w14:paraId="5D7B2B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14FF3D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E33A9B7">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E350B1D">
            <w:pPr>
              <w:keepNext/>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484DAB7B">
            <w:pPr>
              <w:keepNext/>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15BA45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4235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93A7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416001">
            <w:pPr>
              <w:keepNext/>
              <w:spacing w:before="20" w:after="20" w:line="260" w:lineRule="exact"/>
              <w:ind w:left="0" w:leftChars="0" w:right="0" w:rightChars="0" w:firstLine="0" w:firstLineChars="0"/>
              <w:jc w:val="center"/>
            </w:pPr>
            <w:r>
              <w:rPr>
                <w:rFonts w:ascii="Times New Roman" w:hAnsi="Times New Roman" w:eastAsia="宋体"/>
                <w:b w:val="0"/>
                <w:sz w:val="18"/>
              </w:rPr>
              <w:t>31.06</w:t>
            </w:r>
          </w:p>
        </w:tc>
      </w:tr>
      <w:tr w14:paraId="08B23B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FF24CF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F770B2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38EAF3C">
            <w:pPr>
              <w:keepNext w:val="0"/>
              <w:spacing w:before="20" w:after="20" w:line="260" w:lineRule="exact"/>
              <w:ind w:left="0" w:leftChars="0" w:right="0" w:rightChars="0" w:firstLine="0" w:firstLineChars="0"/>
              <w:jc w:val="center"/>
            </w:pPr>
            <w:r>
              <w:rPr>
                <w:rFonts w:ascii="Times New Roman" w:hAnsi="Times New Roman" w:eastAsia="宋体"/>
                <w:b w:val="0"/>
                <w:sz w:val="18"/>
              </w:rPr>
              <w:t>20+50</w:t>
            </w:r>
          </w:p>
        </w:tc>
        <w:tc>
          <w:tcPr>
            <w:tcW w:w="1039" w:type="dxa"/>
            <w:tcMar>
              <w:left w:w="70" w:type="dxa"/>
              <w:right w:w="70" w:type="dxa"/>
            </w:tcMar>
            <w:vAlign w:val="center"/>
          </w:tcPr>
          <w:p w14:paraId="044B5C83">
            <w:pPr>
              <w:keepNext w:val="0"/>
              <w:spacing w:before="20" w:after="20" w:line="260" w:lineRule="exact"/>
              <w:ind w:left="0" w:leftChars="0" w:right="0" w:rightChars="0" w:firstLine="0" w:firstLineChars="0"/>
              <w:jc w:val="center"/>
            </w:pPr>
            <w:r>
              <w:rPr>
                <w:rFonts w:ascii="Times New Roman" w:hAnsi="Times New Roman" w:eastAsia="宋体"/>
                <w:b w:val="0"/>
                <w:sz w:val="18"/>
              </w:rPr>
              <w:t>70.00</w:t>
            </w:r>
          </w:p>
        </w:tc>
        <w:tc>
          <w:tcPr>
            <w:tcW w:w="1039" w:type="dxa"/>
            <w:tcMar>
              <w:left w:w="70" w:type="dxa"/>
              <w:right w:w="70" w:type="dxa"/>
            </w:tcMar>
            <w:vAlign w:val="center"/>
          </w:tcPr>
          <w:p w14:paraId="5B45D2E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ADB6A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47F982">
            <w:pPr>
              <w:keepNext w:val="0"/>
              <w:spacing w:before="20" w:after="20" w:line="260" w:lineRule="exact"/>
              <w:ind w:left="0" w:leftChars="0" w:right="0" w:rightChars="0" w:firstLine="0" w:firstLineChars="0"/>
              <w:jc w:val="center"/>
            </w:pPr>
            <w:r>
              <w:rPr>
                <w:rFonts w:ascii="Times New Roman" w:hAnsi="Times New Roman" w:eastAsia="宋体"/>
                <w:b w:val="0"/>
                <w:sz w:val="18"/>
              </w:rPr>
              <w:t>7.65</w:t>
            </w:r>
          </w:p>
        </w:tc>
        <w:tc>
          <w:tcPr>
            <w:tcW w:w="1039" w:type="dxa"/>
            <w:tcMar>
              <w:left w:w="70" w:type="dxa"/>
              <w:right w:w="70" w:type="dxa"/>
            </w:tcMar>
            <w:vAlign w:val="center"/>
          </w:tcPr>
          <w:p w14:paraId="28EC4521">
            <w:pPr>
              <w:keepNext w:val="0"/>
              <w:spacing w:before="20" w:after="20" w:line="260" w:lineRule="exact"/>
              <w:ind w:left="0" w:leftChars="0" w:right="0" w:rightChars="0" w:firstLine="0" w:firstLineChars="0"/>
              <w:jc w:val="center"/>
            </w:pPr>
            <w:r>
              <w:rPr>
                <w:rFonts w:ascii="Times New Roman" w:hAnsi="Times New Roman" w:eastAsia="宋体"/>
                <w:b w:val="0"/>
                <w:sz w:val="18"/>
              </w:rPr>
              <w:t>42.08</w:t>
            </w:r>
          </w:p>
        </w:tc>
      </w:tr>
    </w:tbl>
    <w:p w14:paraId="07F07F0B">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MW、承接7.65 MW，转接后净负荷为42.08 MW，区域最低净负荷工况下为-21.58 MW。</w:t>
      </w:r>
    </w:p>
    <w:p w14:paraId="4714B5B2">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按最大单台主变N-1校核，本站剩余容量为20.00 MVA，两代表工况重新转供后的本站净负荷分别为19.00 MW、-19.00 MW，两方向最小容量余量为0.00 MW，正向储能有效支撑功率为0.00 MW。</w:t>
      </w:r>
    </w:p>
    <w:p w14:paraId="1E415241">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四年校核截面中，本站绝对功率最大的工况出现在2025年，转接前为34.43 MW，主要表现为正向受电需求，该年设备在最大单台主变N-1后剩余容量为20.00 MVA。故障方式下本站转出15.43 MW、承接0.00 MW，其中与河湾变之间的主要转出功率为15.43 MW，转接后净负荷为19.00 MW。这一工况通过邻站分担本站故障后的正向负荷。</w:t>
      </w:r>
    </w:p>
    <w:p w14:paraId="4FB57531">
      <w:pPr>
        <w:pStyle w:val="2"/>
        <w:widowControl/>
        <w:spacing w:before="0" w:after="0" w:line="348" w:lineRule="exact"/>
        <w:ind w:firstLine="480"/>
        <w:jc w:val="both"/>
      </w:pPr>
      <w:r>
        <w:rPr>
          <w:rFonts w:ascii="Times New Roman" w:hAnsi="Times New Roman" w:eastAsia="方正仿宋_GBK"/>
          <w:b w:val="0"/>
          <w:sz w:val="24"/>
        </w:rPr>
        <w:t>将各站初始与2025年两类方案的最大单台主变N-1剩余有功能力并列，可以观察设备补强的空间位置。部分站点两类方案的剩余能力接近，差异更多体现为配储和网络使用；另一些站点通过两台共同升档或扩建第三台提高故障后的剩余能力。图中能力只按当站主变组合及0.95功率因数折算，运行可承担负荷还应叠加相应储能和网络支援。逐站叙述中的建设差异由此能够对应到具体的供电安全能力变化。</w:t>
      </w:r>
    </w:p>
    <w:p w14:paraId="470A2390">
      <w:pPr>
        <w:pStyle w:val="2"/>
        <w:keepNext/>
        <w:spacing w:before="120" w:after="0" w:line="240" w:lineRule="auto"/>
        <w:ind w:left="0" w:leftChars="0" w:right="0" w:rightChars="0" w:firstLine="0" w:firstLineChars="0"/>
        <w:jc w:val="center"/>
      </w:pPr>
      <w:r>
        <w:drawing>
          <wp:inline distT="0" distB="0" distL="114300" distR="114300">
            <wp:extent cx="5120640" cy="4518025"/>
            <wp:effectExtent l="0" t="0" r="0" b="0"/>
            <wp:docPr id="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pic:cNvPicPr>
                      <a:picLocks noChangeAspect="1" noChangeArrowheads="1"/>
                    </pic:cNvPicPr>
                  </pic:nvPicPr>
                  <pic:blipFill>
                    <a:blip r:embed="rId43"/>
                    <a:stretch>
                      <a:fillRect/>
                    </a:stretch>
                  </pic:blipFill>
                  <pic:spPr>
                    <a:xfrm>
                      <a:off x="0" y="0"/>
                      <a:ext cx="5120640" cy="4518211"/>
                    </a:xfrm>
                    <a:prstGeom prst="rect">
                      <a:avLst/>
                    </a:prstGeom>
                    <a:noFill/>
                    <a:ln w="9525">
                      <a:noFill/>
                    </a:ln>
                  </pic:spPr>
                </pic:pic>
              </a:graphicData>
            </a:graphic>
          </wp:inline>
        </w:drawing>
      </w:r>
    </w:p>
    <w:p w14:paraId="368AE4BF">
      <w:pPr>
        <w:pStyle w:val="2"/>
        <w:spacing w:before="60" w:after="120" w:line="280" w:lineRule="exact"/>
        <w:ind w:left="0" w:leftChars="0" w:right="0" w:rightChars="0" w:firstLine="0" w:firstLineChars="0"/>
        <w:jc w:val="center"/>
      </w:pPr>
      <w:r>
        <w:rPr>
          <w:rFonts w:ascii="Times New Roman" w:hAnsi="Times New Roman" w:eastAsia="宋体"/>
          <w:b w:val="0"/>
          <w:sz w:val="21"/>
        </w:rPr>
        <w:t>图5-8 邳州逐站初始与2025年方案的N-1剩余主变能力</w:t>
      </w:r>
    </w:p>
    <w:p w14:paraId="6792DF23">
      <w:pPr>
        <w:pStyle w:val="5"/>
        <w:keepNext/>
        <w:numPr>
          <w:ilvl w:val="0"/>
          <w:numId w:val="0"/>
        </w:numPr>
        <w:spacing w:before="160" w:after="120" w:line="390" w:lineRule="exact"/>
        <w:ind w:firstLine="0"/>
      </w:pPr>
      <w:bookmarkStart w:id="221" w:name="市区逐站规划方案"/>
      <w:r>
        <w:rPr>
          <w:rFonts w:ascii="Times New Roman" w:hAnsi="Times New Roman" w:eastAsia="方正仿宋_GBK"/>
          <w:b/>
          <w:sz w:val="26"/>
        </w:rPr>
        <w:t>5.4.6 市区逐站规划方案</w:t>
      </w:r>
      <w:bookmarkEnd w:id="221"/>
    </w:p>
    <w:p w14:paraId="21A87E5F">
      <w:pPr>
        <w:pStyle w:val="115"/>
        <w:widowControl/>
        <w:spacing w:before="0" w:after="0" w:line="348" w:lineRule="exact"/>
        <w:ind w:firstLine="480"/>
        <w:jc w:val="both"/>
      </w:pPr>
      <w:r>
        <w:rPr>
          <w:rFonts w:ascii="Times New Roman" w:hAnsi="Times New Roman" w:eastAsia="方正仿宋_GBK"/>
          <w:b w:val="0"/>
          <w:sz w:val="24"/>
        </w:rPr>
        <w:t>市区26座具备设备对应资料的变电站分别列示逐年配置、正常转接及主变N-1校核结果。各站分析结合本地需求与邻站支援任务，说明设备组合和建设时点的差异。</w:t>
      </w:r>
    </w:p>
    <w:p w14:paraId="1C0A5BEE">
      <w:pPr>
        <w:pStyle w:val="7"/>
        <w:keepNext/>
        <w:numPr>
          <w:ilvl w:val="0"/>
          <w:numId w:val="0"/>
        </w:numPr>
        <w:spacing w:before="160" w:after="120" w:line="360" w:lineRule="exact"/>
        <w:ind w:firstLine="0"/>
      </w:pPr>
      <w:bookmarkStart w:id="222" w:name="大黄山变规划分析"/>
      <w:r>
        <w:rPr>
          <w:rFonts w:ascii="Times New Roman" w:hAnsi="Times New Roman" w:eastAsia="方正仿宋_GBK"/>
          <w:b/>
          <w:sz w:val="24"/>
        </w:rPr>
        <w:t>大黄山变规划分析</w:t>
      </w:r>
      <w:bookmarkEnd w:id="222"/>
    </w:p>
    <w:p w14:paraId="790CA8D4">
      <w:pPr>
        <w:pStyle w:val="115"/>
        <w:widowControl/>
        <w:spacing w:before="0" w:after="0" w:line="348" w:lineRule="exact"/>
        <w:ind w:firstLine="480"/>
        <w:jc w:val="both"/>
      </w:pPr>
      <w:r>
        <w:rPr>
          <w:rFonts w:ascii="Times New Roman" w:hAnsi="Times New Roman" w:eastAsia="方正仿宋_GBK"/>
          <w:b w:val="0"/>
          <w:sz w:val="24"/>
        </w:rPr>
        <w:t>该站初始主变组合为40+63 MVA，弹性方案四年均保留该组合，供电任务由主变及网络承担。</w:t>
      </w:r>
    </w:p>
    <w:p w14:paraId="61C5244F">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2025年本站最大正向、反向净负荷分别为32.29 MW、35.73 MW。在同一需求下，刚性方案当年主变容量为103.00 MVA、储能额定功率0.00 MW，弹性方案分别为103.00 MVA和0.00 MW，两类方案本站主变总容量相同。弹性方案按当年各站局部极值计算的站级负载率为37%。</w:t>
      </w:r>
    </w:p>
    <w:p w14:paraId="12DC7E6A">
      <w:pPr>
        <w:pStyle w:val="2"/>
        <w:keepNext/>
        <w:spacing w:before="120" w:after="80" w:line="280" w:lineRule="exact"/>
        <w:ind w:firstLine="0"/>
        <w:jc w:val="center"/>
      </w:pPr>
      <w:r>
        <w:rPr>
          <w:rFonts w:ascii="Times New Roman" w:hAnsi="Times New Roman" w:eastAsia="宋体"/>
          <w:b w:val="0"/>
          <w:sz w:val="21"/>
        </w:rPr>
        <w:t>表5-33 大黄山变年度配置与正向峰值正常转接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7D660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75554D2">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78EC04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68F3345">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4AE381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91C6E16">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E2E92D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663C41C">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BC233E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F7CE5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CACFE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C35A886">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03AF2AD">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7F09C932">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3FC40A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03DE1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BBB4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D09288">
            <w:pPr>
              <w:keepNext/>
              <w:spacing w:before="20" w:after="20" w:line="260" w:lineRule="exact"/>
              <w:ind w:left="0" w:leftChars="0" w:right="0" w:rightChars="0" w:firstLine="0" w:firstLineChars="0"/>
              <w:jc w:val="center"/>
            </w:pPr>
            <w:r>
              <w:rPr>
                <w:rFonts w:ascii="Times New Roman" w:hAnsi="Times New Roman" w:eastAsia="宋体"/>
                <w:b w:val="0"/>
                <w:sz w:val="18"/>
              </w:rPr>
              <w:t>28.66</w:t>
            </w:r>
          </w:p>
        </w:tc>
      </w:tr>
      <w:tr w14:paraId="3CFE83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28302E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5E28EAF">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1C54F0D">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03401244">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101992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2FDF8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B42ED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FC00F7">
            <w:pPr>
              <w:keepNext/>
              <w:spacing w:before="20" w:after="20" w:line="260" w:lineRule="exact"/>
              <w:ind w:left="0" w:leftChars="0" w:right="0" w:rightChars="0" w:firstLine="0" w:firstLineChars="0"/>
              <w:jc w:val="center"/>
            </w:pPr>
            <w:r>
              <w:rPr>
                <w:rFonts w:ascii="Times New Roman" w:hAnsi="Times New Roman" w:eastAsia="宋体"/>
                <w:b w:val="0"/>
                <w:sz w:val="18"/>
              </w:rPr>
              <w:t>30.86</w:t>
            </w:r>
          </w:p>
        </w:tc>
      </w:tr>
      <w:tr w14:paraId="60FA4D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3ADA4E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829817">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83C1714">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3139AEF6">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DC3BD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BB30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AE316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764B08">
            <w:pPr>
              <w:keepNext/>
              <w:spacing w:before="20" w:after="20" w:line="260" w:lineRule="exact"/>
              <w:ind w:left="0" w:leftChars="0" w:right="0" w:rightChars="0" w:firstLine="0" w:firstLineChars="0"/>
              <w:jc w:val="center"/>
            </w:pPr>
            <w:r>
              <w:rPr>
                <w:rFonts w:ascii="Times New Roman" w:hAnsi="Times New Roman" w:eastAsia="宋体"/>
                <w:b w:val="0"/>
                <w:sz w:val="18"/>
              </w:rPr>
              <w:t>29.00</w:t>
            </w:r>
          </w:p>
        </w:tc>
      </w:tr>
      <w:tr w14:paraId="292D1B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61E9F5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AC6477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FCD9F24">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195118A8">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00F8D06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E59F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DB95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107985">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299A18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C4B31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7105C3B">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7B455D8">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4415D0E9">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67E2478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9E665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292C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9AAB1D">
            <w:pPr>
              <w:keepNext/>
              <w:spacing w:before="20" w:after="20" w:line="260" w:lineRule="exact"/>
              <w:ind w:left="0" w:leftChars="0" w:right="0" w:rightChars="0" w:firstLine="0" w:firstLineChars="0"/>
              <w:jc w:val="center"/>
            </w:pPr>
            <w:r>
              <w:rPr>
                <w:rFonts w:ascii="Times New Roman" w:hAnsi="Times New Roman" w:eastAsia="宋体"/>
                <w:b w:val="0"/>
                <w:sz w:val="18"/>
              </w:rPr>
              <w:t>28.66</w:t>
            </w:r>
          </w:p>
        </w:tc>
      </w:tr>
      <w:tr w14:paraId="352311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4387F1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2E8EC68">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064A5966">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7B2FA32D">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D58B8E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08ED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87B1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D6EF3E">
            <w:pPr>
              <w:keepNext/>
              <w:spacing w:before="20" w:after="20" w:line="260" w:lineRule="exact"/>
              <w:ind w:left="0" w:leftChars="0" w:right="0" w:rightChars="0" w:firstLine="0" w:firstLineChars="0"/>
              <w:jc w:val="center"/>
            </w:pPr>
            <w:r>
              <w:rPr>
                <w:rFonts w:ascii="Times New Roman" w:hAnsi="Times New Roman" w:eastAsia="宋体"/>
                <w:b w:val="0"/>
                <w:sz w:val="18"/>
              </w:rPr>
              <w:t>30.86</w:t>
            </w:r>
          </w:p>
        </w:tc>
      </w:tr>
      <w:tr w14:paraId="76F82E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290408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2B5F38E">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4E73B94E">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119C09B3">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9E097E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73AE0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2E8C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7CDA00">
            <w:pPr>
              <w:keepNext/>
              <w:spacing w:before="20" w:after="20" w:line="260" w:lineRule="exact"/>
              <w:ind w:left="0" w:leftChars="0" w:right="0" w:rightChars="0" w:firstLine="0" w:firstLineChars="0"/>
              <w:jc w:val="center"/>
            </w:pPr>
            <w:r>
              <w:rPr>
                <w:rFonts w:ascii="Times New Roman" w:hAnsi="Times New Roman" w:eastAsia="宋体"/>
                <w:b w:val="0"/>
                <w:sz w:val="18"/>
              </w:rPr>
              <w:t>29.00</w:t>
            </w:r>
          </w:p>
        </w:tc>
      </w:tr>
      <w:tr w14:paraId="24E74C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078F4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B170C1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41824CD">
            <w:pPr>
              <w:keepNext w:val="0"/>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404D9BA2">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312026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CDF68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5B3DB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90FAB5">
            <w:pPr>
              <w:keepNext w:val="0"/>
              <w:spacing w:before="20" w:after="20" w:line="260" w:lineRule="exact"/>
              <w:ind w:left="0" w:leftChars="0" w:right="0" w:rightChars="0" w:firstLine="0" w:firstLineChars="0"/>
              <w:jc w:val="center"/>
            </w:pPr>
            <w:r>
              <w:rPr>
                <w:rFonts w:ascii="Times New Roman" w:hAnsi="Times New Roman" w:eastAsia="宋体"/>
                <w:b w:val="0"/>
                <w:sz w:val="18"/>
              </w:rPr>
              <w:t>30.59</w:t>
            </w:r>
          </w:p>
        </w:tc>
      </w:tr>
    </w:tbl>
    <w:p w14:paraId="4E57A3B0">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MW，转接后净负荷为30.59 MW，区域最低净负荷工况下为-32.17 MW。</w:t>
      </w:r>
    </w:p>
    <w:p w14:paraId="176F7282">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MVA，两代表工况重新转供后的本站净负荷分别为30.59 MW、-32.17 MW，两方向最小容量余量为5.83 MW，正向储能有效支撑功率为0.00 MW。</w:t>
      </w:r>
    </w:p>
    <w:p w14:paraId="5ACE83C3">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四年校核截面中，本站绝对功率最大的工况出现在2023年，转接前为-36.05 MW，主要表现为反向输送需求，该年设备在最大单台主变N-1后剩余容量为40.00 MVA。该工况本站由剩余主变满足承载要求。</w:t>
      </w:r>
    </w:p>
    <w:p w14:paraId="0DD40F67">
      <w:pPr>
        <w:pStyle w:val="7"/>
        <w:keepNext/>
        <w:numPr>
          <w:ilvl w:val="0"/>
          <w:numId w:val="0"/>
        </w:numPr>
        <w:spacing w:before="160" w:after="120" w:line="360" w:lineRule="exact"/>
        <w:ind w:firstLine="0"/>
      </w:pPr>
      <w:bookmarkStart w:id="223" w:name="大庙变规划分析"/>
      <w:r>
        <w:rPr>
          <w:rFonts w:ascii="Times New Roman" w:hAnsi="Times New Roman" w:eastAsia="方正仿宋_GBK"/>
          <w:b/>
          <w:sz w:val="24"/>
        </w:rPr>
        <w:t>大庙变规划分析</w:t>
      </w:r>
      <w:bookmarkEnd w:id="223"/>
    </w:p>
    <w:p w14:paraId="40A1E40F">
      <w:pPr>
        <w:pStyle w:val="115"/>
        <w:widowControl/>
        <w:spacing w:before="0" w:after="0" w:line="348" w:lineRule="exact"/>
        <w:ind w:firstLine="480"/>
        <w:jc w:val="both"/>
      </w:pPr>
      <w:r>
        <w:rPr>
          <w:rFonts w:ascii="Times New Roman" w:hAnsi="Times New Roman" w:eastAsia="方正仿宋_GBK"/>
          <w:b w:val="0"/>
          <w:sz w:val="24"/>
        </w:rPr>
        <w:t>该站初始主变组合为40+50 MVA，弹性方案四年均保留该组合，供电任务由主变及网络承担。</w:t>
      </w:r>
    </w:p>
    <w:p w14:paraId="177D1322">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2025年本站最大正向、反向净负荷分别为70.32 MW、8.70 MW。在同一需求下，刚性方案当年主变容量为90.00 MVA、储能额定功率0.00 MW，弹性方案分别为90.00 MVA和0.00 MW，两类方案本站主变总容量相同。弹性方案按当年各站局部极值计算的站级负载率为82%。</w:t>
      </w:r>
    </w:p>
    <w:p w14:paraId="10770C5F">
      <w:pPr>
        <w:pStyle w:val="2"/>
        <w:keepNext/>
        <w:spacing w:before="120" w:after="80" w:line="280" w:lineRule="exact"/>
        <w:ind w:firstLine="0"/>
        <w:jc w:val="center"/>
      </w:pPr>
      <w:r>
        <w:rPr>
          <w:rFonts w:ascii="Times New Roman" w:hAnsi="Times New Roman" w:eastAsia="宋体"/>
          <w:b w:val="0"/>
          <w:sz w:val="21"/>
        </w:rPr>
        <w:t>表5-34 大庙变年度配置与正向峰值正常转接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5EA63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D9948A6">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EF8FCE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E2F861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2893DA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FB35F5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B121C3E">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5FE921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743D5B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28F04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8FAB77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A4F8404">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51E6840">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708B032B">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EAB016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4B8F5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2C16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04686F">
            <w:pPr>
              <w:keepNext/>
              <w:spacing w:before="20" w:after="20" w:line="260" w:lineRule="exact"/>
              <w:ind w:left="0" w:leftChars="0" w:right="0" w:rightChars="0" w:firstLine="0" w:firstLineChars="0"/>
              <w:jc w:val="center"/>
            </w:pPr>
            <w:r>
              <w:rPr>
                <w:rFonts w:ascii="Times New Roman" w:hAnsi="Times New Roman" w:eastAsia="宋体"/>
                <w:b w:val="0"/>
                <w:sz w:val="18"/>
              </w:rPr>
              <w:t>65.33</w:t>
            </w:r>
          </w:p>
        </w:tc>
      </w:tr>
      <w:tr w14:paraId="2F6EFE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8C73D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462D35A">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31E0F89D">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282910C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1CCC7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9F51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1E81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C29A91">
            <w:pPr>
              <w:keepNext/>
              <w:spacing w:before="20" w:after="20" w:line="260" w:lineRule="exact"/>
              <w:ind w:left="0" w:leftChars="0" w:right="0" w:rightChars="0" w:firstLine="0" w:firstLineChars="0"/>
              <w:jc w:val="center"/>
            </w:pPr>
            <w:r>
              <w:rPr>
                <w:rFonts w:ascii="Times New Roman" w:hAnsi="Times New Roman" w:eastAsia="宋体"/>
                <w:b w:val="0"/>
                <w:sz w:val="18"/>
              </w:rPr>
              <w:t>70.34</w:t>
            </w:r>
          </w:p>
        </w:tc>
      </w:tr>
      <w:tr w14:paraId="752140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E53A6A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BEE4B6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0759C6E">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799FE07F">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A07DE8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BDB68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A7327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9652DE">
            <w:pPr>
              <w:keepNext/>
              <w:spacing w:before="20" w:after="20" w:line="260" w:lineRule="exact"/>
              <w:ind w:left="0" w:leftChars="0" w:right="0" w:rightChars="0" w:firstLine="0" w:firstLineChars="0"/>
              <w:jc w:val="center"/>
            </w:pPr>
            <w:r>
              <w:rPr>
                <w:rFonts w:ascii="Times New Roman" w:hAnsi="Times New Roman" w:eastAsia="宋体"/>
                <w:b w:val="0"/>
                <w:sz w:val="18"/>
              </w:rPr>
              <w:t>66.11</w:t>
            </w:r>
          </w:p>
        </w:tc>
      </w:tr>
      <w:tr w14:paraId="3158CC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62B9AC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75CF48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A08E4A6">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1096CD3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65B6B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241BB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EDC0A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D35A00">
            <w:pPr>
              <w:keepNext/>
              <w:spacing w:before="20" w:after="20" w:line="260" w:lineRule="exact"/>
              <w:ind w:left="0" w:leftChars="0" w:right="0" w:rightChars="0" w:firstLine="0" w:firstLineChars="0"/>
              <w:jc w:val="center"/>
            </w:pPr>
            <w:r>
              <w:rPr>
                <w:rFonts w:ascii="Times New Roman" w:hAnsi="Times New Roman" w:eastAsia="宋体"/>
                <w:b w:val="0"/>
                <w:sz w:val="18"/>
              </w:rPr>
              <w:t>69.73</w:t>
            </w:r>
          </w:p>
        </w:tc>
      </w:tr>
      <w:tr w14:paraId="503628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5830E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E6F2CB1">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68EC2F6A">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752088D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989F6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B32BE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9554F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DD2447">
            <w:pPr>
              <w:keepNext/>
              <w:spacing w:before="20" w:after="20" w:line="260" w:lineRule="exact"/>
              <w:ind w:left="0" w:leftChars="0" w:right="0" w:rightChars="0" w:firstLine="0" w:firstLineChars="0"/>
              <w:jc w:val="center"/>
            </w:pPr>
            <w:r>
              <w:rPr>
                <w:rFonts w:ascii="Times New Roman" w:hAnsi="Times New Roman" w:eastAsia="宋体"/>
                <w:b w:val="0"/>
                <w:sz w:val="18"/>
              </w:rPr>
              <w:t>65.33</w:t>
            </w:r>
          </w:p>
        </w:tc>
      </w:tr>
      <w:tr w14:paraId="63005C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60219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9F8535B">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24B0D5C6">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02C172D2">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E7E7EE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B0914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5AAD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D60939">
            <w:pPr>
              <w:keepNext/>
              <w:spacing w:before="20" w:after="20" w:line="260" w:lineRule="exact"/>
              <w:ind w:left="0" w:leftChars="0" w:right="0" w:rightChars="0" w:firstLine="0" w:firstLineChars="0"/>
              <w:jc w:val="center"/>
            </w:pPr>
            <w:r>
              <w:rPr>
                <w:rFonts w:ascii="Times New Roman" w:hAnsi="Times New Roman" w:eastAsia="宋体"/>
                <w:b w:val="0"/>
                <w:sz w:val="18"/>
              </w:rPr>
              <w:t>70.34</w:t>
            </w:r>
          </w:p>
        </w:tc>
      </w:tr>
      <w:tr w14:paraId="40155D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FD0632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C2CE77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D5DB46A">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14CD94EF">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6447B7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4D5D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C596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346057">
            <w:pPr>
              <w:keepNext/>
              <w:spacing w:before="20" w:after="20" w:line="260" w:lineRule="exact"/>
              <w:ind w:left="0" w:leftChars="0" w:right="0" w:rightChars="0" w:firstLine="0" w:firstLineChars="0"/>
              <w:jc w:val="center"/>
            </w:pPr>
            <w:r>
              <w:rPr>
                <w:rFonts w:ascii="Times New Roman" w:hAnsi="Times New Roman" w:eastAsia="宋体"/>
                <w:b w:val="0"/>
                <w:sz w:val="18"/>
              </w:rPr>
              <w:t>66.11</w:t>
            </w:r>
          </w:p>
        </w:tc>
      </w:tr>
      <w:tr w14:paraId="423B24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EE0337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BF9F795">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615AA8F">
            <w:pPr>
              <w:keepNext w:val="0"/>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31940CB0">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305F95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B48F7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46B3F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B02DEA">
            <w:pPr>
              <w:keepNext w:val="0"/>
              <w:spacing w:before="20" w:after="20" w:line="260" w:lineRule="exact"/>
              <w:ind w:left="0" w:leftChars="0" w:right="0" w:rightChars="0" w:firstLine="0" w:firstLineChars="0"/>
              <w:jc w:val="center"/>
            </w:pPr>
            <w:r>
              <w:rPr>
                <w:rFonts w:ascii="Times New Roman" w:hAnsi="Times New Roman" w:eastAsia="宋体"/>
                <w:b w:val="0"/>
                <w:sz w:val="18"/>
              </w:rPr>
              <w:t>69.73</w:t>
            </w:r>
          </w:p>
        </w:tc>
      </w:tr>
    </w:tbl>
    <w:p w14:paraId="44C150CF">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MW，转接后净负荷为69.73 MW，区域最低净负荷工况下为1.68 MW。</w:t>
      </w:r>
    </w:p>
    <w:p w14:paraId="3E4098D0">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MW、1.68 MW，两方向最小容量余量为0.00 MW，正向储能有效支撑功率为0.00 MW。</w:t>
      </w:r>
    </w:p>
    <w:p w14:paraId="2388B6DA">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四年校核截面中，本站绝对功率最大的工况出现在2023年，转接前为70.93 MW，主要表现为正向受电需求，该年设备在最大单台主变N-1后剩余容量为40.00 MVA。故障方式下本站转出32.93 MW、承接0.00 MW，其中与龙湖变之间的主要转出功率为13.08 MW，转接后净负荷为38.00 MW。这一工况通过邻站分担本站故障后的正向负荷。</w:t>
      </w:r>
    </w:p>
    <w:p w14:paraId="4B528358">
      <w:pPr>
        <w:pStyle w:val="7"/>
        <w:keepNext/>
        <w:numPr>
          <w:ilvl w:val="0"/>
          <w:numId w:val="0"/>
        </w:numPr>
        <w:spacing w:before="160" w:after="120" w:line="360" w:lineRule="exact"/>
        <w:ind w:firstLine="0"/>
      </w:pPr>
      <w:bookmarkStart w:id="224" w:name="堤北变规划分析"/>
      <w:r>
        <w:rPr>
          <w:rFonts w:ascii="Times New Roman" w:hAnsi="Times New Roman" w:eastAsia="方正仿宋_GBK"/>
          <w:b/>
          <w:sz w:val="24"/>
        </w:rPr>
        <w:t>堤北变规划分析</w:t>
      </w:r>
      <w:bookmarkEnd w:id="224"/>
    </w:p>
    <w:p w14:paraId="41017B87">
      <w:pPr>
        <w:pStyle w:val="115"/>
        <w:widowControl/>
        <w:spacing w:before="0" w:after="0" w:line="348" w:lineRule="exact"/>
        <w:ind w:firstLine="480"/>
        <w:jc w:val="both"/>
      </w:pPr>
      <w:r>
        <w:rPr>
          <w:rFonts w:ascii="Times New Roman" w:hAnsi="Times New Roman" w:eastAsia="方正仿宋_GBK"/>
          <w:b w:val="0"/>
          <w:sz w:val="24"/>
        </w:rPr>
        <w:t>该站初始主变组合为63+63 MVA，弹性方案四年均保留该组合，供电任务由主变及网络承担。</w:t>
      </w:r>
    </w:p>
    <w:p w14:paraId="49D4C4A6">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2025年本站最大正向、反向净负荷分别为102.93 MW、0.00 MW。在同一需求下，刚性方案当年主变容量为126.00 MVA、储能额定功率0.00 MW，弹性方案分别为126.00 MVA和0.00 MW，两类方案本站主变总容量相同。弹性方案按当年各站局部极值计算的站级负载率为86%。</w:t>
      </w:r>
    </w:p>
    <w:p w14:paraId="286350FD">
      <w:pPr>
        <w:pStyle w:val="2"/>
        <w:keepNext/>
        <w:spacing w:before="120" w:after="80" w:line="280" w:lineRule="exact"/>
        <w:ind w:firstLine="0"/>
        <w:jc w:val="center"/>
      </w:pPr>
      <w:r>
        <w:rPr>
          <w:rFonts w:ascii="Times New Roman" w:hAnsi="Times New Roman" w:eastAsia="宋体"/>
          <w:b w:val="0"/>
          <w:sz w:val="21"/>
        </w:rPr>
        <w:t>表5-35 堤北变年度配置与正向峰值正常转接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272A3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2CC992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0C785D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5B5B37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5F7A03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759D0D9">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AA2E4E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4928F352">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17C2A72">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4660B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E7FA2C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846A236">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73207EB5">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563B25A5">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D4D09C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C224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CBE40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FD441D">
            <w:pPr>
              <w:keepNext/>
              <w:spacing w:before="20" w:after="20" w:line="260" w:lineRule="exact"/>
              <w:ind w:left="0" w:leftChars="0" w:right="0" w:rightChars="0" w:firstLine="0" w:firstLineChars="0"/>
              <w:jc w:val="center"/>
            </w:pPr>
            <w:r>
              <w:rPr>
                <w:rFonts w:ascii="Times New Roman" w:hAnsi="Times New Roman" w:eastAsia="宋体"/>
                <w:b w:val="0"/>
                <w:sz w:val="18"/>
              </w:rPr>
              <w:t>94.14</w:t>
            </w:r>
          </w:p>
        </w:tc>
      </w:tr>
      <w:tr w14:paraId="551AF8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A7D15D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3572D90">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9508F79">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3FC45C82">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55C144C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240E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9A39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1C9151">
            <w:pPr>
              <w:keepNext/>
              <w:spacing w:before="20" w:after="20" w:line="260" w:lineRule="exact"/>
              <w:ind w:left="0" w:leftChars="0" w:right="0" w:rightChars="0" w:firstLine="0" w:firstLineChars="0"/>
              <w:jc w:val="center"/>
            </w:pPr>
            <w:r>
              <w:rPr>
                <w:rFonts w:ascii="Times New Roman" w:hAnsi="Times New Roman" w:eastAsia="宋体"/>
                <w:b w:val="0"/>
                <w:sz w:val="18"/>
              </w:rPr>
              <w:t>101.35</w:t>
            </w:r>
          </w:p>
        </w:tc>
      </w:tr>
      <w:tr w14:paraId="7B5319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F7A2EC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D8950FD">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75CFEE5C">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2FFDFA5F">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6AEE603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02CEC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38C2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0D234F">
            <w:pPr>
              <w:keepNext/>
              <w:spacing w:before="20" w:after="20" w:line="260" w:lineRule="exact"/>
              <w:ind w:left="0" w:leftChars="0" w:right="0" w:rightChars="0" w:firstLine="0" w:firstLineChars="0"/>
              <w:jc w:val="center"/>
            </w:pPr>
            <w:r>
              <w:rPr>
                <w:rFonts w:ascii="Times New Roman" w:hAnsi="Times New Roman" w:eastAsia="宋体"/>
                <w:b w:val="0"/>
                <w:sz w:val="18"/>
              </w:rPr>
              <w:t>95.25</w:t>
            </w:r>
          </w:p>
        </w:tc>
      </w:tr>
      <w:tr w14:paraId="4FAF09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52D403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77F9AC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50EA88C">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4F06759D">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1215F45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07F4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CD44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8A9085">
            <w:pPr>
              <w:keepNext/>
              <w:spacing w:before="20" w:after="20" w:line="260" w:lineRule="exact"/>
              <w:ind w:left="0" w:leftChars="0" w:right="0" w:rightChars="0" w:firstLine="0" w:firstLineChars="0"/>
              <w:jc w:val="center"/>
            </w:pPr>
            <w:r>
              <w:rPr>
                <w:rFonts w:ascii="Times New Roman" w:hAnsi="Times New Roman" w:eastAsia="宋体"/>
                <w:b w:val="0"/>
                <w:sz w:val="18"/>
              </w:rPr>
              <w:t>100.47</w:t>
            </w:r>
          </w:p>
        </w:tc>
      </w:tr>
      <w:tr w14:paraId="2F2175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DE2F7A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3699B4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45F106EE">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0F73C711">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368D672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4D04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C0B20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766EA9">
            <w:pPr>
              <w:keepNext/>
              <w:spacing w:before="20" w:after="20" w:line="260" w:lineRule="exact"/>
              <w:ind w:left="0" w:leftChars="0" w:right="0" w:rightChars="0" w:firstLine="0" w:firstLineChars="0"/>
              <w:jc w:val="center"/>
            </w:pPr>
            <w:r>
              <w:rPr>
                <w:rFonts w:ascii="Times New Roman" w:hAnsi="Times New Roman" w:eastAsia="宋体"/>
                <w:b w:val="0"/>
                <w:sz w:val="18"/>
              </w:rPr>
              <w:t>94.14</w:t>
            </w:r>
          </w:p>
        </w:tc>
      </w:tr>
      <w:tr w14:paraId="119930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F83F5B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368614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926A855">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7596D0CC">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5C07033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7D48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5A8D8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B8966F">
            <w:pPr>
              <w:keepNext/>
              <w:spacing w:before="20" w:after="20" w:line="260" w:lineRule="exact"/>
              <w:ind w:left="0" w:leftChars="0" w:right="0" w:rightChars="0" w:firstLine="0" w:firstLineChars="0"/>
              <w:jc w:val="center"/>
            </w:pPr>
            <w:r>
              <w:rPr>
                <w:rFonts w:ascii="Times New Roman" w:hAnsi="Times New Roman" w:eastAsia="宋体"/>
                <w:b w:val="0"/>
                <w:sz w:val="18"/>
              </w:rPr>
              <w:t>101.35</w:t>
            </w:r>
          </w:p>
        </w:tc>
      </w:tr>
      <w:tr w14:paraId="6DE21C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CB7369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5B12E43">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4688A58">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30FBC2A6">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7FF128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C739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8F378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D47797">
            <w:pPr>
              <w:keepNext/>
              <w:spacing w:before="20" w:after="20" w:line="260" w:lineRule="exact"/>
              <w:ind w:left="0" w:leftChars="0" w:right="0" w:rightChars="0" w:firstLine="0" w:firstLineChars="0"/>
              <w:jc w:val="center"/>
            </w:pPr>
            <w:r>
              <w:rPr>
                <w:rFonts w:ascii="Times New Roman" w:hAnsi="Times New Roman" w:eastAsia="宋体"/>
                <w:b w:val="0"/>
                <w:sz w:val="18"/>
              </w:rPr>
              <w:t>95.25</w:t>
            </w:r>
          </w:p>
        </w:tc>
      </w:tr>
      <w:tr w14:paraId="1F4AF1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9CDA5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80B78E5">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3C8CD9E">
            <w:pPr>
              <w:keepNext w:val="0"/>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09177731">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23F78CF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7BC8D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3838C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827469">
            <w:pPr>
              <w:keepNext w:val="0"/>
              <w:spacing w:before="20" w:after="20" w:line="260" w:lineRule="exact"/>
              <w:ind w:left="0" w:leftChars="0" w:right="0" w:rightChars="0" w:firstLine="0" w:firstLineChars="0"/>
              <w:jc w:val="center"/>
            </w:pPr>
            <w:r>
              <w:rPr>
                <w:rFonts w:ascii="Times New Roman" w:hAnsi="Times New Roman" w:eastAsia="宋体"/>
                <w:b w:val="0"/>
                <w:sz w:val="18"/>
              </w:rPr>
              <w:t>100.47</w:t>
            </w:r>
          </w:p>
        </w:tc>
      </w:tr>
    </w:tbl>
    <w:p w14:paraId="5A4B5C1C">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MW，转接后净负荷为100.47 MW，区域最低净负荷工况下为32.89 MW。</w:t>
      </w:r>
    </w:p>
    <w:p w14:paraId="1F5CD8B2">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按最大单台主变N-1校核，本站剩余容量为63.00 MVA，两代表工况重新转供后的本站净负荷分别为59.85 MW、32.89 MW，两方向最小容量余量为0.00 MW，正向储能有效支撑功率为0.00 MW。</w:t>
      </w:r>
    </w:p>
    <w:p w14:paraId="271CBD16">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四年校核截面中，本站绝对功率最大的工况出现在2023年，转接前为103.83 MW，主要表现为正向受电需求，该年设备在最大单台主变N-1后剩余容量为63.00 MVA。故障方式下本站转出43.98 MW、承接0.00 MW，其中与彭场变之间的主要转出功率为25.50 MW，转接后净负荷为59.85 MW。这一工况通过邻站分担本站故障后的正向负荷。</w:t>
      </w:r>
    </w:p>
    <w:p w14:paraId="0C00C06B">
      <w:pPr>
        <w:pStyle w:val="7"/>
        <w:keepNext/>
        <w:numPr>
          <w:ilvl w:val="0"/>
          <w:numId w:val="0"/>
        </w:numPr>
        <w:spacing w:before="160" w:after="120" w:line="360" w:lineRule="exact"/>
        <w:ind w:firstLine="0"/>
      </w:pPr>
      <w:bookmarkStart w:id="225" w:name="翟山变规划分析"/>
      <w:r>
        <w:rPr>
          <w:rFonts w:ascii="Times New Roman" w:hAnsi="Times New Roman" w:eastAsia="方正仿宋_GBK"/>
          <w:b/>
          <w:sz w:val="24"/>
        </w:rPr>
        <w:t>翟山变规划分析</w:t>
      </w:r>
      <w:bookmarkEnd w:id="225"/>
    </w:p>
    <w:p w14:paraId="5A66E7CB">
      <w:pPr>
        <w:pStyle w:val="115"/>
        <w:widowControl/>
        <w:spacing w:before="0" w:after="0" w:line="348" w:lineRule="exact"/>
        <w:ind w:firstLine="480"/>
        <w:jc w:val="both"/>
      </w:pPr>
      <w:r>
        <w:rPr>
          <w:rFonts w:ascii="Times New Roman" w:hAnsi="Times New Roman" w:eastAsia="方正仿宋_GBK"/>
          <w:b w:val="0"/>
          <w:sz w:val="24"/>
        </w:rPr>
        <w:t>该站初始主变组合为40+80 MVA，弹性方案2022年40 MVA更换为63 MVA，供电任务由主变及网络承担。</w:t>
      </w:r>
    </w:p>
    <w:p w14:paraId="6390E2D7">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2025年本站最大正向、反向净负荷分别为95.63 MW、0.00 MW。在同一需求下，刚性方案当年主变容量为120.00 MVA、储能额定功率0.00 MW，弹性方案分别为143.00 MVA和0.00 MW，弹性方案本站增加23.00 MVA容量。弹性方案按当年各站局部极值计算的站级负载率为70%。</w:t>
      </w:r>
    </w:p>
    <w:p w14:paraId="7C571586">
      <w:pPr>
        <w:pStyle w:val="2"/>
        <w:keepNext/>
        <w:spacing w:before="120" w:after="80" w:line="280" w:lineRule="exact"/>
        <w:ind w:firstLine="0"/>
        <w:jc w:val="center"/>
      </w:pPr>
      <w:r>
        <w:rPr>
          <w:rFonts w:ascii="Times New Roman" w:hAnsi="Times New Roman" w:eastAsia="宋体"/>
          <w:b w:val="0"/>
          <w:sz w:val="21"/>
        </w:rPr>
        <w:t>表5-36 翟山变年度配置与正向峰值正常转接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20166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6E1FF46">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A114EA8">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46A1580">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4B075A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C98C15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5A0ED1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A8FBC9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A9AD659">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CA6E0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01C71A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84D5B1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6C138FB0">
            <w:pPr>
              <w:keepNext/>
              <w:spacing w:before="20" w:after="20" w:line="260" w:lineRule="exact"/>
              <w:ind w:left="0" w:leftChars="0" w:right="0" w:rightChars="0" w:firstLine="0" w:firstLineChars="0"/>
              <w:jc w:val="center"/>
            </w:pPr>
            <w:r>
              <w:rPr>
                <w:rFonts w:ascii="Times New Roman" w:hAnsi="Times New Roman" w:eastAsia="宋体"/>
                <w:b w:val="0"/>
                <w:sz w:val="18"/>
              </w:rPr>
              <w:t>40+80</w:t>
            </w:r>
          </w:p>
        </w:tc>
        <w:tc>
          <w:tcPr>
            <w:tcW w:w="1039" w:type="dxa"/>
            <w:tcMar>
              <w:left w:w="70" w:type="dxa"/>
              <w:right w:w="70" w:type="dxa"/>
            </w:tcMar>
            <w:vAlign w:val="center"/>
          </w:tcPr>
          <w:p w14:paraId="2C608E9B">
            <w:pPr>
              <w:keepNext/>
              <w:spacing w:before="20" w:after="20" w:line="260" w:lineRule="exact"/>
              <w:ind w:left="0" w:leftChars="0" w:right="0" w:rightChars="0" w:firstLine="0" w:firstLineChars="0"/>
              <w:jc w:val="center"/>
            </w:pPr>
            <w:r>
              <w:rPr>
                <w:rFonts w:ascii="Times New Roman" w:hAnsi="Times New Roman" w:eastAsia="宋体"/>
                <w:b w:val="0"/>
                <w:sz w:val="18"/>
              </w:rPr>
              <w:t>120.00</w:t>
            </w:r>
          </w:p>
        </w:tc>
        <w:tc>
          <w:tcPr>
            <w:tcW w:w="1039" w:type="dxa"/>
            <w:tcMar>
              <w:left w:w="70" w:type="dxa"/>
              <w:right w:w="70" w:type="dxa"/>
            </w:tcMar>
            <w:vAlign w:val="center"/>
          </w:tcPr>
          <w:p w14:paraId="3935E01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58C5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82AB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2D920C">
            <w:pPr>
              <w:keepNext/>
              <w:spacing w:before="20" w:after="20" w:line="260" w:lineRule="exact"/>
              <w:ind w:left="0" w:leftChars="0" w:right="0" w:rightChars="0" w:firstLine="0" w:firstLineChars="0"/>
              <w:jc w:val="center"/>
            </w:pPr>
            <w:r>
              <w:rPr>
                <w:rFonts w:ascii="Times New Roman" w:hAnsi="Times New Roman" w:eastAsia="宋体"/>
                <w:b w:val="0"/>
                <w:sz w:val="18"/>
              </w:rPr>
              <w:t>81.52</w:t>
            </w:r>
          </w:p>
        </w:tc>
      </w:tr>
      <w:tr w14:paraId="0ED857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AD1DF8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922BB2F">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201E7C2">
            <w:pPr>
              <w:keepNext/>
              <w:spacing w:before="20" w:after="20" w:line="260" w:lineRule="exact"/>
              <w:ind w:left="0" w:leftChars="0" w:right="0" w:rightChars="0" w:firstLine="0" w:firstLineChars="0"/>
              <w:jc w:val="center"/>
            </w:pPr>
            <w:r>
              <w:rPr>
                <w:rFonts w:ascii="Times New Roman" w:hAnsi="Times New Roman" w:eastAsia="宋体"/>
                <w:b w:val="0"/>
                <w:sz w:val="18"/>
              </w:rPr>
              <w:t>40+80</w:t>
            </w:r>
          </w:p>
        </w:tc>
        <w:tc>
          <w:tcPr>
            <w:tcW w:w="1039" w:type="dxa"/>
            <w:tcMar>
              <w:left w:w="70" w:type="dxa"/>
              <w:right w:w="70" w:type="dxa"/>
            </w:tcMar>
            <w:vAlign w:val="center"/>
          </w:tcPr>
          <w:p w14:paraId="3C323265">
            <w:pPr>
              <w:keepNext/>
              <w:spacing w:before="20" w:after="20" w:line="260" w:lineRule="exact"/>
              <w:ind w:left="0" w:leftChars="0" w:right="0" w:rightChars="0" w:firstLine="0" w:firstLineChars="0"/>
              <w:jc w:val="center"/>
            </w:pPr>
            <w:r>
              <w:rPr>
                <w:rFonts w:ascii="Times New Roman" w:hAnsi="Times New Roman" w:eastAsia="宋体"/>
                <w:b w:val="0"/>
                <w:sz w:val="18"/>
              </w:rPr>
              <w:t>120.00</w:t>
            </w:r>
          </w:p>
        </w:tc>
        <w:tc>
          <w:tcPr>
            <w:tcW w:w="1039" w:type="dxa"/>
            <w:tcMar>
              <w:left w:w="70" w:type="dxa"/>
              <w:right w:w="70" w:type="dxa"/>
            </w:tcMar>
            <w:vAlign w:val="center"/>
          </w:tcPr>
          <w:p w14:paraId="104930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DA823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A430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9196D0">
            <w:pPr>
              <w:keepNext/>
              <w:spacing w:before="20" w:after="20" w:line="260" w:lineRule="exact"/>
              <w:ind w:left="0" w:leftChars="0" w:right="0" w:rightChars="0" w:firstLine="0" w:firstLineChars="0"/>
              <w:jc w:val="center"/>
            </w:pPr>
            <w:r>
              <w:rPr>
                <w:rFonts w:ascii="Times New Roman" w:hAnsi="Times New Roman" w:eastAsia="宋体"/>
                <w:b w:val="0"/>
                <w:sz w:val="18"/>
              </w:rPr>
              <w:t>87.77</w:t>
            </w:r>
          </w:p>
        </w:tc>
      </w:tr>
      <w:tr w14:paraId="50580F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084A13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76D6FC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059400E">
            <w:pPr>
              <w:keepNext/>
              <w:spacing w:before="20" w:after="20" w:line="260" w:lineRule="exact"/>
              <w:ind w:left="0" w:leftChars="0" w:right="0" w:rightChars="0" w:firstLine="0" w:firstLineChars="0"/>
              <w:jc w:val="center"/>
            </w:pPr>
            <w:r>
              <w:rPr>
                <w:rFonts w:ascii="Times New Roman" w:hAnsi="Times New Roman" w:eastAsia="宋体"/>
                <w:b w:val="0"/>
                <w:sz w:val="18"/>
              </w:rPr>
              <w:t>40+80</w:t>
            </w:r>
          </w:p>
        </w:tc>
        <w:tc>
          <w:tcPr>
            <w:tcW w:w="1039" w:type="dxa"/>
            <w:tcMar>
              <w:left w:w="70" w:type="dxa"/>
              <w:right w:w="70" w:type="dxa"/>
            </w:tcMar>
            <w:vAlign w:val="center"/>
          </w:tcPr>
          <w:p w14:paraId="5A9B5ED8">
            <w:pPr>
              <w:keepNext/>
              <w:spacing w:before="20" w:after="20" w:line="260" w:lineRule="exact"/>
              <w:ind w:left="0" w:leftChars="0" w:right="0" w:rightChars="0" w:firstLine="0" w:firstLineChars="0"/>
              <w:jc w:val="center"/>
            </w:pPr>
            <w:r>
              <w:rPr>
                <w:rFonts w:ascii="Times New Roman" w:hAnsi="Times New Roman" w:eastAsia="宋体"/>
                <w:b w:val="0"/>
                <w:sz w:val="18"/>
              </w:rPr>
              <w:t>120.00</w:t>
            </w:r>
          </w:p>
        </w:tc>
        <w:tc>
          <w:tcPr>
            <w:tcW w:w="1039" w:type="dxa"/>
            <w:tcMar>
              <w:left w:w="70" w:type="dxa"/>
              <w:right w:w="70" w:type="dxa"/>
            </w:tcMar>
            <w:vAlign w:val="center"/>
          </w:tcPr>
          <w:p w14:paraId="42A8E87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EB994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5EE147">
            <w:pPr>
              <w:keepNext/>
              <w:spacing w:before="20" w:after="20" w:line="260" w:lineRule="exact"/>
              <w:ind w:left="0" w:leftChars="0" w:right="0" w:rightChars="0" w:firstLine="0" w:firstLineChars="0"/>
              <w:jc w:val="center"/>
            </w:pPr>
            <w:r>
              <w:rPr>
                <w:rFonts w:ascii="Times New Roman" w:hAnsi="Times New Roman" w:eastAsia="宋体"/>
                <w:b w:val="0"/>
                <w:sz w:val="18"/>
              </w:rPr>
              <w:t>10.80</w:t>
            </w:r>
          </w:p>
        </w:tc>
        <w:tc>
          <w:tcPr>
            <w:tcW w:w="1039" w:type="dxa"/>
            <w:tcMar>
              <w:left w:w="70" w:type="dxa"/>
              <w:right w:w="70" w:type="dxa"/>
            </w:tcMar>
            <w:vAlign w:val="center"/>
          </w:tcPr>
          <w:p w14:paraId="01099CC0">
            <w:pPr>
              <w:keepNext/>
              <w:spacing w:before="20" w:after="20" w:line="260" w:lineRule="exact"/>
              <w:ind w:left="0" w:leftChars="0" w:right="0" w:rightChars="0" w:firstLine="0" w:firstLineChars="0"/>
              <w:jc w:val="center"/>
            </w:pPr>
            <w:r>
              <w:rPr>
                <w:rFonts w:ascii="Times New Roman" w:hAnsi="Times New Roman" w:eastAsia="宋体"/>
                <w:b w:val="0"/>
                <w:sz w:val="18"/>
              </w:rPr>
              <w:t>93.29</w:t>
            </w:r>
          </w:p>
        </w:tc>
      </w:tr>
      <w:tr w14:paraId="6F869C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4F2370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4026C0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6C180BE">
            <w:pPr>
              <w:keepNext/>
              <w:spacing w:before="20" w:after="20" w:line="260" w:lineRule="exact"/>
              <w:ind w:left="0" w:leftChars="0" w:right="0" w:rightChars="0" w:firstLine="0" w:firstLineChars="0"/>
              <w:jc w:val="center"/>
            </w:pPr>
            <w:r>
              <w:rPr>
                <w:rFonts w:ascii="Times New Roman" w:hAnsi="Times New Roman" w:eastAsia="宋体"/>
                <w:b w:val="0"/>
                <w:sz w:val="18"/>
              </w:rPr>
              <w:t>40+80</w:t>
            </w:r>
          </w:p>
        </w:tc>
        <w:tc>
          <w:tcPr>
            <w:tcW w:w="1039" w:type="dxa"/>
            <w:tcMar>
              <w:left w:w="70" w:type="dxa"/>
              <w:right w:w="70" w:type="dxa"/>
            </w:tcMar>
            <w:vAlign w:val="center"/>
          </w:tcPr>
          <w:p w14:paraId="2211D3D6">
            <w:pPr>
              <w:keepNext/>
              <w:spacing w:before="20" w:after="20" w:line="260" w:lineRule="exact"/>
              <w:ind w:left="0" w:leftChars="0" w:right="0" w:rightChars="0" w:firstLine="0" w:firstLineChars="0"/>
              <w:jc w:val="center"/>
            </w:pPr>
            <w:r>
              <w:rPr>
                <w:rFonts w:ascii="Times New Roman" w:hAnsi="Times New Roman" w:eastAsia="宋体"/>
                <w:b w:val="0"/>
                <w:sz w:val="18"/>
              </w:rPr>
              <w:t>120.00</w:t>
            </w:r>
          </w:p>
        </w:tc>
        <w:tc>
          <w:tcPr>
            <w:tcW w:w="1039" w:type="dxa"/>
            <w:tcMar>
              <w:left w:w="70" w:type="dxa"/>
              <w:right w:w="70" w:type="dxa"/>
            </w:tcMar>
            <w:vAlign w:val="center"/>
          </w:tcPr>
          <w:p w14:paraId="2BDBA0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E7487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910EA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5DB371">
            <w:pPr>
              <w:keepNext/>
              <w:spacing w:before="20" w:after="20" w:line="260" w:lineRule="exact"/>
              <w:ind w:left="0" w:leftChars="0" w:right="0" w:rightChars="0" w:firstLine="0" w:firstLineChars="0"/>
              <w:jc w:val="center"/>
            </w:pPr>
            <w:r>
              <w:rPr>
                <w:rFonts w:ascii="Times New Roman" w:hAnsi="Times New Roman" w:eastAsia="宋体"/>
                <w:b w:val="0"/>
                <w:sz w:val="18"/>
              </w:rPr>
              <w:t>87.01</w:t>
            </w:r>
          </w:p>
        </w:tc>
      </w:tr>
      <w:tr w14:paraId="47EA19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55F0BF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43FF951">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3180550">
            <w:pPr>
              <w:keepNext/>
              <w:spacing w:before="20" w:after="20" w:line="260" w:lineRule="exact"/>
              <w:ind w:left="0" w:leftChars="0" w:right="0" w:rightChars="0" w:firstLine="0" w:firstLineChars="0"/>
              <w:jc w:val="center"/>
            </w:pPr>
            <w:r>
              <w:rPr>
                <w:rFonts w:ascii="Times New Roman" w:hAnsi="Times New Roman" w:eastAsia="宋体"/>
                <w:b w:val="0"/>
                <w:sz w:val="18"/>
              </w:rPr>
              <w:t>63+80</w:t>
            </w:r>
          </w:p>
        </w:tc>
        <w:tc>
          <w:tcPr>
            <w:tcW w:w="1039" w:type="dxa"/>
            <w:tcMar>
              <w:left w:w="70" w:type="dxa"/>
              <w:right w:w="70" w:type="dxa"/>
            </w:tcMar>
            <w:vAlign w:val="center"/>
          </w:tcPr>
          <w:p w14:paraId="407F47B3">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4EA65D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B0DF2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6F48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08F734">
            <w:pPr>
              <w:keepNext/>
              <w:spacing w:before="20" w:after="20" w:line="260" w:lineRule="exact"/>
              <w:ind w:left="0" w:leftChars="0" w:right="0" w:rightChars="0" w:firstLine="0" w:firstLineChars="0"/>
              <w:jc w:val="center"/>
            </w:pPr>
            <w:r>
              <w:rPr>
                <w:rFonts w:ascii="Times New Roman" w:hAnsi="Times New Roman" w:eastAsia="宋体"/>
                <w:b w:val="0"/>
                <w:sz w:val="18"/>
              </w:rPr>
              <w:t>81.52</w:t>
            </w:r>
          </w:p>
        </w:tc>
      </w:tr>
      <w:tr w14:paraId="10E0A0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19405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72A0F86">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0C625DE4">
            <w:pPr>
              <w:keepNext/>
              <w:spacing w:before="20" w:after="20" w:line="260" w:lineRule="exact"/>
              <w:ind w:left="0" w:leftChars="0" w:right="0" w:rightChars="0" w:firstLine="0" w:firstLineChars="0"/>
              <w:jc w:val="center"/>
            </w:pPr>
            <w:r>
              <w:rPr>
                <w:rFonts w:ascii="Times New Roman" w:hAnsi="Times New Roman" w:eastAsia="宋体"/>
                <w:b w:val="0"/>
                <w:sz w:val="18"/>
              </w:rPr>
              <w:t>63+80</w:t>
            </w:r>
          </w:p>
        </w:tc>
        <w:tc>
          <w:tcPr>
            <w:tcW w:w="1039" w:type="dxa"/>
            <w:tcMar>
              <w:left w:w="70" w:type="dxa"/>
              <w:right w:w="70" w:type="dxa"/>
            </w:tcMar>
            <w:vAlign w:val="center"/>
          </w:tcPr>
          <w:p w14:paraId="46D11D06">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44BE41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8B16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5423B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4BC7A4">
            <w:pPr>
              <w:keepNext/>
              <w:spacing w:before="20" w:after="20" w:line="260" w:lineRule="exact"/>
              <w:ind w:left="0" w:leftChars="0" w:right="0" w:rightChars="0" w:firstLine="0" w:firstLineChars="0"/>
              <w:jc w:val="center"/>
            </w:pPr>
            <w:r>
              <w:rPr>
                <w:rFonts w:ascii="Times New Roman" w:hAnsi="Times New Roman" w:eastAsia="宋体"/>
                <w:b w:val="0"/>
                <w:sz w:val="18"/>
              </w:rPr>
              <w:t>87.77</w:t>
            </w:r>
          </w:p>
        </w:tc>
      </w:tr>
      <w:tr w14:paraId="5570DD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E21A96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1CB610">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A27BF9F">
            <w:pPr>
              <w:keepNext/>
              <w:spacing w:before="20" w:after="20" w:line="260" w:lineRule="exact"/>
              <w:ind w:left="0" w:leftChars="0" w:right="0" w:rightChars="0" w:firstLine="0" w:firstLineChars="0"/>
              <w:jc w:val="center"/>
            </w:pPr>
            <w:r>
              <w:rPr>
                <w:rFonts w:ascii="Times New Roman" w:hAnsi="Times New Roman" w:eastAsia="宋体"/>
                <w:b w:val="0"/>
                <w:sz w:val="18"/>
              </w:rPr>
              <w:t>63+80</w:t>
            </w:r>
          </w:p>
        </w:tc>
        <w:tc>
          <w:tcPr>
            <w:tcW w:w="1039" w:type="dxa"/>
            <w:tcMar>
              <w:left w:w="70" w:type="dxa"/>
              <w:right w:w="70" w:type="dxa"/>
            </w:tcMar>
            <w:vAlign w:val="center"/>
          </w:tcPr>
          <w:p w14:paraId="42306709">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405FFA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C2D8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699A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520D93">
            <w:pPr>
              <w:keepNext/>
              <w:spacing w:before="20" w:after="20" w:line="260" w:lineRule="exact"/>
              <w:ind w:left="0" w:leftChars="0" w:right="0" w:rightChars="0" w:firstLine="0" w:firstLineChars="0"/>
              <w:jc w:val="center"/>
            </w:pPr>
            <w:r>
              <w:rPr>
                <w:rFonts w:ascii="Times New Roman" w:hAnsi="Times New Roman" w:eastAsia="宋体"/>
                <w:b w:val="0"/>
                <w:sz w:val="18"/>
              </w:rPr>
              <w:t>82.49</w:t>
            </w:r>
          </w:p>
        </w:tc>
      </w:tr>
      <w:tr w14:paraId="137C4E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AC6103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CA5618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84537C2">
            <w:pPr>
              <w:keepNext w:val="0"/>
              <w:spacing w:before="20" w:after="20" w:line="260" w:lineRule="exact"/>
              <w:ind w:left="0" w:leftChars="0" w:right="0" w:rightChars="0" w:firstLine="0" w:firstLineChars="0"/>
              <w:jc w:val="center"/>
            </w:pPr>
            <w:r>
              <w:rPr>
                <w:rFonts w:ascii="Times New Roman" w:hAnsi="Times New Roman" w:eastAsia="宋体"/>
                <w:b w:val="0"/>
                <w:sz w:val="18"/>
              </w:rPr>
              <w:t>63+80</w:t>
            </w:r>
          </w:p>
        </w:tc>
        <w:tc>
          <w:tcPr>
            <w:tcW w:w="1039" w:type="dxa"/>
            <w:tcMar>
              <w:left w:w="70" w:type="dxa"/>
              <w:right w:w="70" w:type="dxa"/>
            </w:tcMar>
            <w:vAlign w:val="center"/>
          </w:tcPr>
          <w:p w14:paraId="2B648AE3">
            <w:pPr>
              <w:keepNext w:val="0"/>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91A244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C73B9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A4B25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DE12CC">
            <w:pPr>
              <w:keepNext w:val="0"/>
              <w:spacing w:before="20" w:after="20" w:line="260" w:lineRule="exact"/>
              <w:ind w:left="0" w:leftChars="0" w:right="0" w:rightChars="0" w:firstLine="0" w:firstLineChars="0"/>
              <w:jc w:val="center"/>
            </w:pPr>
            <w:r>
              <w:rPr>
                <w:rFonts w:ascii="Times New Roman" w:hAnsi="Times New Roman" w:eastAsia="宋体"/>
                <w:b w:val="0"/>
                <w:sz w:val="18"/>
              </w:rPr>
              <w:t>87.01</w:t>
            </w:r>
          </w:p>
        </w:tc>
      </w:tr>
    </w:tbl>
    <w:p w14:paraId="263D785A">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MW，转接后净负荷为87.01 MW，区域最低净负荷工况下为26.76 MW。</w:t>
      </w:r>
    </w:p>
    <w:p w14:paraId="6A5A44AA">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按最大单台主变N-1校核，本站剩余容量为63.00 MVA，两代表工况重新转供后的本站净负荷分别为59.85 MW、26.76 MW，两方向最小容量余量为0.00 MW，正向储能有效支撑功率为0.00 MW。</w:t>
      </w:r>
    </w:p>
    <w:p w14:paraId="25E09070">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四年校核截面中，本站绝对功率最大的工况出现在2023年，转接前为96.46 MW，主要表现为正向受电需求，该年设备在最大单台主变N-1后剩余容量为63.00 MVA。故障方式下本站转出36.61 MW、承接0.00 MW，其中与古彭变之间的主要转出功率为27.51 MW，转接后净负荷为59.85 MW。这一工况通过邻站分担本站故障后的正向负荷。</w:t>
      </w:r>
    </w:p>
    <w:p w14:paraId="1AFE874B">
      <w:pPr>
        <w:pStyle w:val="7"/>
        <w:keepNext/>
        <w:numPr>
          <w:ilvl w:val="0"/>
          <w:numId w:val="0"/>
        </w:numPr>
        <w:spacing w:before="160" w:after="120" w:line="360" w:lineRule="exact"/>
        <w:ind w:firstLine="0"/>
      </w:pPr>
      <w:bookmarkStart w:id="226" w:name="古彭变规划分析"/>
      <w:r>
        <w:rPr>
          <w:rFonts w:ascii="Times New Roman" w:hAnsi="Times New Roman" w:eastAsia="方正仿宋_GBK"/>
          <w:b/>
          <w:sz w:val="24"/>
        </w:rPr>
        <w:t>古彭变规划分析</w:t>
      </w:r>
      <w:bookmarkEnd w:id="226"/>
    </w:p>
    <w:p w14:paraId="27B7E589">
      <w:pPr>
        <w:pStyle w:val="115"/>
        <w:widowControl/>
        <w:spacing w:before="0" w:after="0" w:line="348" w:lineRule="exact"/>
        <w:ind w:firstLine="480"/>
        <w:jc w:val="both"/>
      </w:pPr>
      <w:r>
        <w:rPr>
          <w:rFonts w:ascii="Times New Roman" w:hAnsi="Times New Roman" w:eastAsia="方正仿宋_GBK"/>
          <w:b w:val="0"/>
          <w:sz w:val="24"/>
        </w:rPr>
        <w:t>该站初始主变组合为50+80 MVA，弹性方案四年均保留该组合，供电任务由主变及网络承担。</w:t>
      </w:r>
    </w:p>
    <w:p w14:paraId="6AF53C95">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2025年本站最大正向、反向净负荷分别为84.10 MW、0.00 MW。在同一需求下，刚性方案当年主变容量为130.00 MVA、储能额定功率0.00 MW，弹性方案分别为130.00 MVA和0.00 MW，两类方案本站主变总容量相同。弹性方案按当年各站局部极值计算的站级负载率为68%。</w:t>
      </w:r>
    </w:p>
    <w:p w14:paraId="3AD52E47">
      <w:pPr>
        <w:pStyle w:val="2"/>
        <w:keepNext/>
        <w:spacing w:before="120" w:after="80" w:line="280" w:lineRule="exact"/>
        <w:ind w:firstLine="0"/>
        <w:jc w:val="center"/>
      </w:pPr>
      <w:r>
        <w:rPr>
          <w:rFonts w:ascii="Times New Roman" w:hAnsi="Times New Roman" w:eastAsia="宋体"/>
          <w:b w:val="0"/>
          <w:sz w:val="21"/>
        </w:rPr>
        <w:t>表5-37 古彭变年度配置与正向峰值正常转接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96AC3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BE2CE6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293F01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04631D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3107001">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7B8B696">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0755A4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D1EEE3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8092CE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743E5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3C00B3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FBA92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F71D73C">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3CF55E48">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75FDBD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BC58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BC39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E7A7C0">
            <w:pPr>
              <w:keepNext/>
              <w:spacing w:before="20" w:after="20" w:line="260" w:lineRule="exact"/>
              <w:ind w:left="0" w:leftChars="0" w:right="0" w:rightChars="0" w:firstLine="0" w:firstLineChars="0"/>
              <w:jc w:val="center"/>
            </w:pPr>
            <w:r>
              <w:rPr>
                <w:rFonts w:ascii="Times New Roman" w:hAnsi="Times New Roman" w:eastAsia="宋体"/>
                <w:b w:val="0"/>
                <w:sz w:val="18"/>
              </w:rPr>
              <w:t>56.24</w:t>
            </w:r>
          </w:p>
        </w:tc>
      </w:tr>
      <w:tr w14:paraId="7CB386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8E4F5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8C9EC5F">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9DBB1B7">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2189C300">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0D354A9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91A50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BBDB8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07D58F">
            <w:pPr>
              <w:keepNext/>
              <w:spacing w:before="20" w:after="20" w:line="260" w:lineRule="exact"/>
              <w:ind w:left="0" w:leftChars="0" w:right="0" w:rightChars="0" w:firstLine="0" w:firstLineChars="0"/>
              <w:jc w:val="center"/>
            </w:pPr>
            <w:r>
              <w:rPr>
                <w:rFonts w:ascii="Times New Roman" w:hAnsi="Times New Roman" w:eastAsia="宋体"/>
                <w:b w:val="0"/>
                <w:sz w:val="18"/>
              </w:rPr>
              <w:t>60.56</w:t>
            </w:r>
          </w:p>
        </w:tc>
      </w:tr>
      <w:tr w14:paraId="200A20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AF7855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615CEBF">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F4DE3C6">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350FB09D">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2AF302B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6A033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C485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178C06">
            <w:pPr>
              <w:keepNext/>
              <w:spacing w:before="20" w:after="20" w:line="260" w:lineRule="exact"/>
              <w:ind w:left="0" w:leftChars="0" w:right="0" w:rightChars="0" w:firstLine="0" w:firstLineChars="0"/>
              <w:jc w:val="center"/>
            </w:pPr>
            <w:r>
              <w:rPr>
                <w:rFonts w:ascii="Times New Roman" w:hAnsi="Times New Roman" w:eastAsia="宋体"/>
                <w:b w:val="0"/>
                <w:sz w:val="18"/>
              </w:rPr>
              <w:t>56.91</w:t>
            </w:r>
          </w:p>
        </w:tc>
      </w:tr>
      <w:tr w14:paraId="25FA33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A765B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D709EA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068D800">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1C6F0738">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279DD1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8A3F9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304C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78AD2F">
            <w:pPr>
              <w:keepNext/>
              <w:spacing w:before="20" w:after="20" w:line="260" w:lineRule="exact"/>
              <w:ind w:left="0" w:leftChars="0" w:right="0" w:rightChars="0" w:firstLine="0" w:firstLineChars="0"/>
              <w:jc w:val="center"/>
            </w:pPr>
            <w:r>
              <w:rPr>
                <w:rFonts w:ascii="Times New Roman" w:hAnsi="Times New Roman" w:eastAsia="宋体"/>
                <w:b w:val="0"/>
                <w:sz w:val="18"/>
              </w:rPr>
              <w:t>60.03</w:t>
            </w:r>
          </w:p>
        </w:tc>
      </w:tr>
      <w:tr w14:paraId="25AD2B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5FF8D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DCFED2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4796C29A">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16FC9E32">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0C59FF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96EE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B2B069">
            <w:pPr>
              <w:keepNext/>
              <w:spacing w:before="20" w:after="20" w:line="260" w:lineRule="exact"/>
              <w:ind w:left="0" w:leftChars="0" w:right="0" w:rightChars="0" w:firstLine="0" w:firstLineChars="0"/>
              <w:jc w:val="center"/>
            </w:pPr>
            <w:r>
              <w:rPr>
                <w:rFonts w:ascii="Times New Roman" w:hAnsi="Times New Roman" w:eastAsia="宋体"/>
                <w:b w:val="0"/>
                <w:sz w:val="18"/>
              </w:rPr>
              <w:t>0.48</w:t>
            </w:r>
          </w:p>
        </w:tc>
        <w:tc>
          <w:tcPr>
            <w:tcW w:w="1039" w:type="dxa"/>
            <w:tcMar>
              <w:left w:w="70" w:type="dxa"/>
              <w:right w:w="70" w:type="dxa"/>
            </w:tcMar>
            <w:vAlign w:val="center"/>
          </w:tcPr>
          <w:p w14:paraId="179F568D">
            <w:pPr>
              <w:keepNext/>
              <w:spacing w:before="20" w:after="20" w:line="260" w:lineRule="exact"/>
              <w:ind w:left="0" w:leftChars="0" w:right="0" w:rightChars="0" w:firstLine="0" w:firstLineChars="0"/>
              <w:jc w:val="center"/>
            </w:pPr>
            <w:r>
              <w:rPr>
                <w:rFonts w:ascii="Times New Roman" w:hAnsi="Times New Roman" w:eastAsia="宋体"/>
                <w:b w:val="0"/>
                <w:sz w:val="18"/>
              </w:rPr>
              <w:t>56.72</w:t>
            </w:r>
          </w:p>
        </w:tc>
      </w:tr>
      <w:tr w14:paraId="643C06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D0042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004D7FE">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7D19A234">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61F15080">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37D8603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623CB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2482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72B348">
            <w:pPr>
              <w:keepNext/>
              <w:spacing w:before="20" w:after="20" w:line="260" w:lineRule="exact"/>
              <w:ind w:left="0" w:leftChars="0" w:right="0" w:rightChars="0" w:firstLine="0" w:firstLineChars="0"/>
              <w:jc w:val="center"/>
            </w:pPr>
            <w:r>
              <w:rPr>
                <w:rFonts w:ascii="Times New Roman" w:hAnsi="Times New Roman" w:eastAsia="宋体"/>
                <w:b w:val="0"/>
                <w:sz w:val="18"/>
              </w:rPr>
              <w:t>60.56</w:t>
            </w:r>
          </w:p>
        </w:tc>
      </w:tr>
      <w:tr w14:paraId="579C04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C440DE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677697D">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ADF2983">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515CB6AF">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275EE7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867F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2AB4EE">
            <w:pPr>
              <w:keepNext/>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039" w:type="dxa"/>
            <w:tcMar>
              <w:left w:w="70" w:type="dxa"/>
              <w:right w:w="70" w:type="dxa"/>
            </w:tcMar>
            <w:vAlign w:val="center"/>
          </w:tcPr>
          <w:p w14:paraId="72D6ACD8">
            <w:pPr>
              <w:keepNext/>
              <w:spacing w:before="20" w:after="20" w:line="260" w:lineRule="exact"/>
              <w:ind w:left="0" w:leftChars="0" w:right="0" w:rightChars="0" w:firstLine="0" w:firstLineChars="0"/>
              <w:jc w:val="center"/>
            </w:pPr>
            <w:r>
              <w:rPr>
                <w:rFonts w:ascii="Times New Roman" w:hAnsi="Times New Roman" w:eastAsia="宋体"/>
                <w:b w:val="0"/>
                <w:sz w:val="18"/>
              </w:rPr>
              <w:t>58.82</w:t>
            </w:r>
          </w:p>
        </w:tc>
      </w:tr>
      <w:tr w14:paraId="50F20C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B59229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03E38E">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B2C4578">
            <w:pPr>
              <w:keepNext w:val="0"/>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6DD387D8">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B30CC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F2F1A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34ACB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4BA2AD">
            <w:pPr>
              <w:keepNext w:val="0"/>
              <w:spacing w:before="20" w:after="20" w:line="260" w:lineRule="exact"/>
              <w:ind w:left="0" w:leftChars="0" w:right="0" w:rightChars="0" w:firstLine="0" w:firstLineChars="0"/>
              <w:jc w:val="center"/>
            </w:pPr>
            <w:r>
              <w:rPr>
                <w:rFonts w:ascii="Times New Roman" w:hAnsi="Times New Roman" w:eastAsia="宋体"/>
                <w:b w:val="0"/>
                <w:sz w:val="18"/>
              </w:rPr>
              <w:t>60.03</w:t>
            </w:r>
          </w:p>
        </w:tc>
      </w:tr>
    </w:tbl>
    <w:p w14:paraId="67394CEC">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MW，转接后净负荷为60.03 MW，区域最低净负荷工况下为24.10 MW。</w:t>
      </w:r>
    </w:p>
    <w:p w14:paraId="464A7BCE">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按最大单台主变N-1校核，本站剩余容量为50.00 MVA，两代表工况重新转供后的本站净负荷分别为47.50 MW、24.10 MW，两方向最小容量余量为0.00 MW，正向储能有效支撑功率为0.00 MW。</w:t>
      </w:r>
    </w:p>
    <w:p w14:paraId="0AB19C38">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四年校核截面中，本站绝对功率最大的工况出现在2023年，转接前为84.84 MW，主要表现为正向受电需求，该年设备在最大单台主变N-1后剩余容量为50.00 MVA。故障方式下本站转出37.34 MW、承接0.00 MW，其中与吴庄变之间的主要转出功率为19.58 MW，转接后净负荷为47.50 MW。这一工况通过邻站分担本站故障后的正向负荷。</w:t>
      </w:r>
    </w:p>
    <w:p w14:paraId="66272249">
      <w:pPr>
        <w:pStyle w:val="7"/>
        <w:keepNext/>
        <w:numPr>
          <w:ilvl w:val="0"/>
          <w:numId w:val="0"/>
        </w:numPr>
        <w:spacing w:before="160" w:after="120" w:line="360" w:lineRule="exact"/>
        <w:ind w:firstLine="0"/>
      </w:pPr>
      <w:bookmarkStart w:id="227" w:name="花园变规划分析"/>
      <w:r>
        <w:rPr>
          <w:rFonts w:ascii="Times New Roman" w:hAnsi="Times New Roman" w:eastAsia="方正仿宋_GBK"/>
          <w:b/>
          <w:sz w:val="24"/>
        </w:rPr>
        <w:t>花园变规划分析</w:t>
      </w:r>
      <w:bookmarkEnd w:id="227"/>
    </w:p>
    <w:p w14:paraId="06D2EDCD">
      <w:pPr>
        <w:pStyle w:val="115"/>
        <w:widowControl/>
        <w:spacing w:before="0" w:after="0" w:line="348" w:lineRule="exact"/>
        <w:ind w:firstLine="480"/>
        <w:jc w:val="both"/>
      </w:pPr>
      <w:r>
        <w:rPr>
          <w:rFonts w:ascii="Times New Roman" w:hAnsi="Times New Roman" w:eastAsia="方正仿宋_GBK"/>
          <w:b w:val="0"/>
          <w:sz w:val="24"/>
        </w:rPr>
        <w:t>该站初始主变组合为40+40 MVA，弹性方案四年均保留该组合，供电任务由主变及网络承担。</w:t>
      </w:r>
    </w:p>
    <w:p w14:paraId="1BF18EF7">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2025年本站最大正向、反向净负荷分别为63.57 MW、0.00 MW。在同一需求下，刚性方案当年主变容量为80.00 MVA、储能额定功率0.00 MW，弹性方案分别为80.00 MVA和0.00 MW，两类方案本站主变总容量相同。弹性方案按当年各站局部极值计算的站级负载率为84%。</w:t>
      </w:r>
    </w:p>
    <w:p w14:paraId="79575F94">
      <w:pPr>
        <w:pStyle w:val="2"/>
        <w:keepNext/>
        <w:spacing w:before="120" w:after="80" w:line="280" w:lineRule="exact"/>
        <w:ind w:firstLine="0"/>
        <w:jc w:val="center"/>
      </w:pPr>
      <w:r>
        <w:rPr>
          <w:rFonts w:ascii="Times New Roman" w:hAnsi="Times New Roman" w:eastAsia="宋体"/>
          <w:b w:val="0"/>
          <w:sz w:val="21"/>
        </w:rPr>
        <w:t>表5-38 花园变年度配置与正向峰值正常转接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B1BCC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8B3935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F200B2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7867E4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2F8D21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F0BB08D">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A3444B5">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45C6C36C">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5C0B823">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1B17C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A1772D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0D94B26">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EED9354">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3B1EA50">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0E68AB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F174D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C93C0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28E461">
            <w:pPr>
              <w:keepNext/>
              <w:spacing w:before="20" w:after="20" w:line="260" w:lineRule="exact"/>
              <w:ind w:left="0" w:leftChars="0" w:right="0" w:rightChars="0" w:firstLine="0" w:firstLineChars="0"/>
              <w:jc w:val="center"/>
            </w:pPr>
            <w:r>
              <w:rPr>
                <w:rFonts w:ascii="Times New Roman" w:hAnsi="Times New Roman" w:eastAsia="宋体"/>
                <w:b w:val="0"/>
                <w:sz w:val="18"/>
              </w:rPr>
              <w:t>46.47</w:t>
            </w:r>
          </w:p>
        </w:tc>
      </w:tr>
      <w:tr w14:paraId="59C00D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E53688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DB93E1B">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25B6508B">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005A2123">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7814038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7713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0D462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7B723B">
            <w:pPr>
              <w:keepNext/>
              <w:spacing w:before="20" w:after="20" w:line="260" w:lineRule="exact"/>
              <w:ind w:left="0" w:leftChars="0" w:right="0" w:rightChars="0" w:firstLine="0" w:firstLineChars="0"/>
              <w:jc w:val="center"/>
            </w:pPr>
            <w:r>
              <w:rPr>
                <w:rFonts w:ascii="Times New Roman" w:hAnsi="Times New Roman" w:eastAsia="宋体"/>
                <w:b w:val="0"/>
                <w:sz w:val="18"/>
              </w:rPr>
              <w:t>50.03</w:t>
            </w:r>
          </w:p>
        </w:tc>
      </w:tr>
      <w:tr w14:paraId="4D0A81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82F923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507C874">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DF0B6DC">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733E0BF1">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712348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636AF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E4B2A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644DBA">
            <w:pPr>
              <w:keepNext/>
              <w:spacing w:before="20" w:after="20" w:line="260" w:lineRule="exact"/>
              <w:ind w:left="0" w:leftChars="0" w:right="0" w:rightChars="0" w:firstLine="0" w:firstLineChars="0"/>
              <w:jc w:val="center"/>
            </w:pPr>
            <w:r>
              <w:rPr>
                <w:rFonts w:ascii="Times New Roman" w:hAnsi="Times New Roman" w:eastAsia="宋体"/>
                <w:b w:val="0"/>
                <w:sz w:val="18"/>
              </w:rPr>
              <w:t>47.02</w:t>
            </w:r>
          </w:p>
        </w:tc>
      </w:tr>
      <w:tr w14:paraId="1192EF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6B0B3A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8ACEA9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B68C1EE">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4B2FB39">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7FA373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BF863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C38F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A3D3C7">
            <w:pPr>
              <w:keepNext/>
              <w:spacing w:before="20" w:after="20" w:line="260" w:lineRule="exact"/>
              <w:ind w:left="0" w:leftChars="0" w:right="0" w:rightChars="0" w:firstLine="0" w:firstLineChars="0"/>
              <w:jc w:val="center"/>
            </w:pPr>
            <w:r>
              <w:rPr>
                <w:rFonts w:ascii="Times New Roman" w:hAnsi="Times New Roman" w:eastAsia="宋体"/>
                <w:b w:val="0"/>
                <w:sz w:val="18"/>
              </w:rPr>
              <w:t>49.60</w:t>
            </w:r>
          </w:p>
        </w:tc>
      </w:tr>
      <w:tr w14:paraId="6FDA8E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5C3FF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B398EB4">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68A445F">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F1E4732">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3C9E85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0118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8400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A96C07">
            <w:pPr>
              <w:keepNext/>
              <w:spacing w:before="20" w:after="20" w:line="260" w:lineRule="exact"/>
              <w:ind w:left="0" w:leftChars="0" w:right="0" w:rightChars="0" w:firstLine="0" w:firstLineChars="0"/>
              <w:jc w:val="center"/>
            </w:pPr>
            <w:r>
              <w:rPr>
                <w:rFonts w:ascii="Times New Roman" w:hAnsi="Times New Roman" w:eastAsia="宋体"/>
                <w:b w:val="0"/>
                <w:sz w:val="18"/>
              </w:rPr>
              <w:t>46.47</w:t>
            </w:r>
          </w:p>
        </w:tc>
      </w:tr>
      <w:tr w14:paraId="61BD3E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12D354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40B8468">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D63E058">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4204EB33">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4BA8896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63B6E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90CF2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C733D4">
            <w:pPr>
              <w:keepNext/>
              <w:spacing w:before="20" w:after="20" w:line="260" w:lineRule="exact"/>
              <w:ind w:left="0" w:leftChars="0" w:right="0" w:rightChars="0" w:firstLine="0" w:firstLineChars="0"/>
              <w:jc w:val="center"/>
            </w:pPr>
            <w:r>
              <w:rPr>
                <w:rFonts w:ascii="Times New Roman" w:hAnsi="Times New Roman" w:eastAsia="宋体"/>
                <w:b w:val="0"/>
                <w:sz w:val="18"/>
              </w:rPr>
              <w:t>50.03</w:t>
            </w:r>
          </w:p>
        </w:tc>
      </w:tr>
      <w:tr w14:paraId="69338D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12D898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4925A2E">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7BD4D420">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744F139">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07642D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C5B2A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CBE7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E27E24">
            <w:pPr>
              <w:keepNext/>
              <w:spacing w:before="20" w:after="20" w:line="260" w:lineRule="exact"/>
              <w:ind w:left="0" w:leftChars="0" w:right="0" w:rightChars="0" w:firstLine="0" w:firstLineChars="0"/>
              <w:jc w:val="center"/>
            </w:pPr>
            <w:r>
              <w:rPr>
                <w:rFonts w:ascii="Times New Roman" w:hAnsi="Times New Roman" w:eastAsia="宋体"/>
                <w:b w:val="0"/>
                <w:sz w:val="18"/>
              </w:rPr>
              <w:t>47.02</w:t>
            </w:r>
          </w:p>
        </w:tc>
      </w:tr>
      <w:tr w14:paraId="454E95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DF99C8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DB8087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01CC83C">
            <w:pPr>
              <w:keepNext w:val="0"/>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11C3E2BC">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2BC2989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3AA5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E41CA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7511D9">
            <w:pPr>
              <w:keepNext w:val="0"/>
              <w:spacing w:before="20" w:after="20" w:line="260" w:lineRule="exact"/>
              <w:ind w:left="0" w:leftChars="0" w:right="0" w:rightChars="0" w:firstLine="0" w:firstLineChars="0"/>
              <w:jc w:val="center"/>
            </w:pPr>
            <w:r>
              <w:rPr>
                <w:rFonts w:ascii="Times New Roman" w:hAnsi="Times New Roman" w:eastAsia="宋体"/>
                <w:b w:val="0"/>
                <w:sz w:val="18"/>
              </w:rPr>
              <w:t>49.60</w:t>
            </w:r>
          </w:p>
        </w:tc>
      </w:tr>
    </w:tbl>
    <w:p w14:paraId="4C10AF5C">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MW，转接后净负荷为49.60 MW，区域最低净负荷工况下为19.62 MW。</w:t>
      </w:r>
    </w:p>
    <w:p w14:paraId="4B6E1A7C">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MW、19.62 MW，两方向最小容量余量为0.00 MW，正向储能有效支撑功率为0.00 MW。</w:t>
      </w:r>
    </w:p>
    <w:p w14:paraId="58B808CE">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四年校核截面中，本站绝对功率最大的工况出现在2023年，转接前为64.13 MW，主要表现为正向受电需求，该年设备在最大单台主变N-1后剩余容量为40.00 MVA。故障方式下本站转出26.13 MW、承接0.00 MW，其中与拾屯变之间的主要转出功率为22.94 MW，转接后净负荷为38.00 MW。这一工况通过邻站分担本站故障后的正向负荷。</w:t>
      </w:r>
    </w:p>
    <w:p w14:paraId="6582585E">
      <w:pPr>
        <w:pStyle w:val="7"/>
        <w:keepNext/>
        <w:numPr>
          <w:ilvl w:val="0"/>
          <w:numId w:val="0"/>
        </w:numPr>
        <w:spacing w:before="160" w:after="120" w:line="360" w:lineRule="exact"/>
        <w:ind w:firstLine="0"/>
      </w:pPr>
      <w:bookmarkStart w:id="228" w:name="惠民变规划分析"/>
      <w:r>
        <w:rPr>
          <w:rFonts w:ascii="Times New Roman" w:hAnsi="Times New Roman" w:eastAsia="方正仿宋_GBK"/>
          <w:b/>
          <w:sz w:val="24"/>
        </w:rPr>
        <w:t>惠民变规划分析</w:t>
      </w:r>
      <w:bookmarkEnd w:id="228"/>
    </w:p>
    <w:p w14:paraId="320DA138">
      <w:pPr>
        <w:pStyle w:val="115"/>
        <w:widowControl/>
        <w:spacing w:before="0" w:after="0" w:line="348" w:lineRule="exact"/>
        <w:ind w:firstLine="480"/>
        <w:jc w:val="both"/>
      </w:pPr>
      <w:r>
        <w:rPr>
          <w:rFonts w:ascii="Times New Roman" w:hAnsi="Times New Roman" w:eastAsia="方正仿宋_GBK"/>
          <w:b w:val="0"/>
          <w:sz w:val="24"/>
        </w:rPr>
        <w:t>该站初始主变组合为40+63 MVA，弹性方案四年均保留该组合，供电任务由主变及网络承担。</w:t>
      </w:r>
    </w:p>
    <w:p w14:paraId="23907052">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2025年本站最大正向、反向净负荷分别为85.29 MW、0.00 MW。在同一需求下，刚性方案当年主变容量为103.00 MVA、储能额定功率0.00 MW，弹性方案分别为103.00 MVA和0.00 MW，两类方案本站主变总容量相同。弹性方案按当年各站局部极值计算的站级负载率为87%。</w:t>
      </w:r>
    </w:p>
    <w:p w14:paraId="02E28111">
      <w:pPr>
        <w:pStyle w:val="2"/>
        <w:keepNext/>
        <w:spacing w:before="120" w:after="80" w:line="280" w:lineRule="exact"/>
        <w:ind w:firstLine="0"/>
        <w:jc w:val="center"/>
      </w:pPr>
      <w:r>
        <w:rPr>
          <w:rFonts w:ascii="Times New Roman" w:hAnsi="Times New Roman" w:eastAsia="宋体"/>
          <w:b w:val="0"/>
          <w:sz w:val="21"/>
        </w:rPr>
        <w:t>表5-39 惠民变年度配置与正向峰值正常转接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2253D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475A16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EE8363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0856116">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C0716D1">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A979AA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67F350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BEA0BEB">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F1718B2">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AA9DC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62EC3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922355">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450F6574">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1CDCECA0">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F606D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E732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FF62DB">
            <w:pPr>
              <w:keepNext/>
              <w:spacing w:before="20" w:after="20" w:line="260" w:lineRule="exact"/>
              <w:ind w:left="0" w:leftChars="0" w:right="0" w:rightChars="0" w:firstLine="0" w:firstLineChars="0"/>
              <w:jc w:val="center"/>
            </w:pPr>
            <w:r>
              <w:rPr>
                <w:rFonts w:ascii="Times New Roman" w:hAnsi="Times New Roman" w:eastAsia="宋体"/>
                <w:b w:val="0"/>
                <w:sz w:val="18"/>
              </w:rPr>
              <w:t>9.78</w:t>
            </w:r>
          </w:p>
        </w:tc>
        <w:tc>
          <w:tcPr>
            <w:tcW w:w="1039" w:type="dxa"/>
            <w:tcMar>
              <w:left w:w="70" w:type="dxa"/>
              <w:right w:w="70" w:type="dxa"/>
            </w:tcMar>
            <w:vAlign w:val="center"/>
          </w:tcPr>
          <w:p w14:paraId="54F36172">
            <w:pPr>
              <w:keepNext/>
              <w:spacing w:before="20" w:after="20" w:line="260" w:lineRule="exact"/>
              <w:ind w:left="0" w:leftChars="0" w:right="0" w:rightChars="0" w:firstLine="0" w:firstLineChars="0"/>
              <w:jc w:val="center"/>
            </w:pPr>
            <w:r>
              <w:rPr>
                <w:rFonts w:ascii="Times New Roman" w:hAnsi="Times New Roman" w:eastAsia="宋体"/>
                <w:b w:val="0"/>
                <w:sz w:val="18"/>
              </w:rPr>
              <w:t>79.46</w:t>
            </w:r>
          </w:p>
        </w:tc>
      </w:tr>
      <w:tr w14:paraId="6BCE21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65FE5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E6D758E">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EBEB515">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19123FD5">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4E6E90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93C7F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F7FB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2B0658">
            <w:pPr>
              <w:keepNext/>
              <w:spacing w:before="20" w:after="20" w:line="260" w:lineRule="exact"/>
              <w:ind w:left="0" w:leftChars="0" w:right="0" w:rightChars="0" w:firstLine="0" w:firstLineChars="0"/>
              <w:jc w:val="center"/>
            </w:pPr>
            <w:r>
              <w:rPr>
                <w:rFonts w:ascii="Times New Roman" w:hAnsi="Times New Roman" w:eastAsia="宋体"/>
                <w:b w:val="0"/>
                <w:sz w:val="18"/>
              </w:rPr>
              <w:t>75.03</w:t>
            </w:r>
          </w:p>
        </w:tc>
      </w:tr>
      <w:tr w14:paraId="6AD38C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6ED16C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1A0DB14">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47E38D94">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1387E679">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21B1EC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ACD47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DB370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2217B8">
            <w:pPr>
              <w:keepNext/>
              <w:spacing w:before="20" w:after="20" w:line="260" w:lineRule="exact"/>
              <w:ind w:left="0" w:leftChars="0" w:right="0" w:rightChars="0" w:firstLine="0" w:firstLineChars="0"/>
              <w:jc w:val="center"/>
            </w:pPr>
            <w:r>
              <w:rPr>
                <w:rFonts w:ascii="Times New Roman" w:hAnsi="Times New Roman" w:eastAsia="宋体"/>
                <w:b w:val="0"/>
                <w:sz w:val="18"/>
              </w:rPr>
              <w:t>70.51</w:t>
            </w:r>
          </w:p>
        </w:tc>
      </w:tr>
      <w:tr w14:paraId="5A742C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CFA5F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A1489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21197A0">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619CD34E">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5372CA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F8A0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4279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7A702D">
            <w:pPr>
              <w:keepNext/>
              <w:spacing w:before="20" w:after="20" w:line="260" w:lineRule="exact"/>
              <w:ind w:left="0" w:leftChars="0" w:right="0" w:rightChars="0" w:firstLine="0" w:firstLineChars="0"/>
              <w:jc w:val="center"/>
            </w:pPr>
            <w:r>
              <w:rPr>
                <w:rFonts w:ascii="Times New Roman" w:hAnsi="Times New Roman" w:eastAsia="宋体"/>
                <w:b w:val="0"/>
                <w:sz w:val="18"/>
              </w:rPr>
              <w:t>74.38</w:t>
            </w:r>
          </w:p>
        </w:tc>
      </w:tr>
      <w:tr w14:paraId="0B2B61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415DAB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7C670D">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980E8C7">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27D69E4E">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EE105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BDA1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7202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E5266A">
            <w:pPr>
              <w:keepNext/>
              <w:spacing w:before="20" w:after="20" w:line="260" w:lineRule="exact"/>
              <w:ind w:left="0" w:leftChars="0" w:right="0" w:rightChars="0" w:firstLine="0" w:firstLineChars="0"/>
              <w:jc w:val="center"/>
            </w:pPr>
            <w:r>
              <w:rPr>
                <w:rFonts w:ascii="Times New Roman" w:hAnsi="Times New Roman" w:eastAsia="宋体"/>
                <w:b w:val="0"/>
                <w:sz w:val="18"/>
              </w:rPr>
              <w:t>69.69</w:t>
            </w:r>
          </w:p>
        </w:tc>
      </w:tr>
      <w:tr w14:paraId="61731B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D4CA0A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158F8B5">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B30D60C">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6C50AC03">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93DDB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0204A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8EC2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A85FD0">
            <w:pPr>
              <w:keepNext/>
              <w:spacing w:before="20" w:after="20" w:line="260" w:lineRule="exact"/>
              <w:ind w:left="0" w:leftChars="0" w:right="0" w:rightChars="0" w:firstLine="0" w:firstLineChars="0"/>
              <w:jc w:val="center"/>
            </w:pPr>
            <w:r>
              <w:rPr>
                <w:rFonts w:ascii="Times New Roman" w:hAnsi="Times New Roman" w:eastAsia="宋体"/>
                <w:b w:val="0"/>
                <w:sz w:val="18"/>
              </w:rPr>
              <w:t>75.03</w:t>
            </w:r>
          </w:p>
        </w:tc>
      </w:tr>
      <w:tr w14:paraId="4E151F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5DD1AA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19AFA67">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8700037">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585E4D0A">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6076145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98060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D338A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A57217">
            <w:pPr>
              <w:keepNext/>
              <w:spacing w:before="20" w:after="20" w:line="260" w:lineRule="exact"/>
              <w:ind w:left="0" w:leftChars="0" w:right="0" w:rightChars="0" w:firstLine="0" w:firstLineChars="0"/>
              <w:jc w:val="center"/>
            </w:pPr>
            <w:r>
              <w:rPr>
                <w:rFonts w:ascii="Times New Roman" w:hAnsi="Times New Roman" w:eastAsia="宋体"/>
                <w:b w:val="0"/>
                <w:sz w:val="18"/>
              </w:rPr>
              <w:t>70.51</w:t>
            </w:r>
          </w:p>
        </w:tc>
      </w:tr>
      <w:tr w14:paraId="5993EA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560D45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B27515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43D330B">
            <w:pPr>
              <w:keepNext w:val="0"/>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33402393">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67A4F21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58808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5986B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D4A24A">
            <w:pPr>
              <w:keepNext w:val="0"/>
              <w:spacing w:before="20" w:after="20" w:line="260" w:lineRule="exact"/>
              <w:ind w:left="0" w:leftChars="0" w:right="0" w:rightChars="0" w:firstLine="0" w:firstLineChars="0"/>
              <w:jc w:val="center"/>
            </w:pPr>
            <w:r>
              <w:rPr>
                <w:rFonts w:ascii="Times New Roman" w:hAnsi="Times New Roman" w:eastAsia="宋体"/>
                <w:b w:val="0"/>
                <w:sz w:val="18"/>
              </w:rPr>
              <w:t>74.38</w:t>
            </w:r>
          </w:p>
        </w:tc>
      </w:tr>
    </w:tbl>
    <w:p w14:paraId="4FECBC78">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MW，转接后净负荷为74.38 MW，区域最低净负荷工况下为24.04 MW。</w:t>
      </w:r>
    </w:p>
    <w:p w14:paraId="7BE56DA7">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MW、24.04 MW，两方向最小容量余量为0.00 MW，正向储能有效支撑功率为0.00 MW。</w:t>
      </w:r>
    </w:p>
    <w:p w14:paraId="180FFF70">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四年校核截面中，本站绝对功率最大的工况出现在2023年，转接前为86.03 MW，主要表现为正向受电需求，该年设备在最大单台主变N-1后剩余容量为40.00 MVA。故障方式下本站转出48.03 MW、承接0.00 MW，其中与大庙变之间的主要转出功率为28.84 MW，转接后净负荷为38.00 MW。这一工况通过邻站分担本站故障后的正向负荷。</w:t>
      </w:r>
    </w:p>
    <w:p w14:paraId="3663D963">
      <w:pPr>
        <w:pStyle w:val="7"/>
        <w:keepNext/>
        <w:numPr>
          <w:ilvl w:val="0"/>
          <w:numId w:val="0"/>
        </w:numPr>
        <w:spacing w:before="160" w:after="120" w:line="360" w:lineRule="exact"/>
        <w:ind w:firstLine="0"/>
      </w:pPr>
      <w:bookmarkStart w:id="229" w:name="夹河变规划分析"/>
      <w:r>
        <w:rPr>
          <w:rFonts w:ascii="Times New Roman" w:hAnsi="Times New Roman" w:eastAsia="方正仿宋_GBK"/>
          <w:b/>
          <w:sz w:val="24"/>
        </w:rPr>
        <w:t>夹河变规划分析</w:t>
      </w:r>
      <w:bookmarkEnd w:id="229"/>
    </w:p>
    <w:p w14:paraId="535091BF">
      <w:pPr>
        <w:pStyle w:val="115"/>
        <w:widowControl/>
        <w:spacing w:before="0" w:after="0" w:line="348" w:lineRule="exact"/>
        <w:ind w:firstLine="480"/>
        <w:jc w:val="both"/>
      </w:pPr>
      <w:r>
        <w:rPr>
          <w:rFonts w:ascii="Times New Roman" w:hAnsi="Times New Roman" w:eastAsia="方正仿宋_GBK"/>
          <w:b w:val="0"/>
          <w:sz w:val="24"/>
        </w:rPr>
        <w:t>该站初始主变组合为40+40 MVA，弹性方案四年均保留该组合，供电任务由主变及网络承担。</w:t>
      </w:r>
    </w:p>
    <w:p w14:paraId="3C9D6440">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2025年本站最大正向、反向净负荷分别为46.06 MW、6.81 MW。在同一需求下，刚性方案当年主变容量为80.00 MVA、储能额定功率0.00 MW，弹性方案分别为80.00 MVA和0.00 MW，两类方案本站主变总容量相同。弹性方案按当年各站局部极值计算的站级负载率为61%。</w:t>
      </w:r>
    </w:p>
    <w:p w14:paraId="1913E791">
      <w:pPr>
        <w:pStyle w:val="2"/>
        <w:keepNext/>
        <w:spacing w:before="120" w:after="80" w:line="280" w:lineRule="exact"/>
        <w:ind w:firstLine="0"/>
        <w:jc w:val="center"/>
      </w:pPr>
      <w:r>
        <w:rPr>
          <w:rFonts w:ascii="Times New Roman" w:hAnsi="Times New Roman" w:eastAsia="宋体"/>
          <w:b w:val="0"/>
          <w:sz w:val="21"/>
        </w:rPr>
        <w:t>表5-40 夹河变年度配置与正向峰值正常转接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3D618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57901F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687680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5ED9796">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0CEB2F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DE68FD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A1B9DE7">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B217552">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D16306A">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E9DF0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451CC5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991435D">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25773C1">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C8A10AF">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788BC4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35E68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FF8CFA">
            <w:pPr>
              <w:keepNext/>
              <w:spacing w:before="20" w:after="20" w:line="260" w:lineRule="exact"/>
              <w:ind w:left="0" w:leftChars="0" w:right="0" w:rightChars="0" w:firstLine="0" w:firstLineChars="0"/>
              <w:jc w:val="center"/>
            </w:pPr>
            <w:r>
              <w:rPr>
                <w:rFonts w:ascii="Times New Roman" w:hAnsi="Times New Roman" w:eastAsia="宋体"/>
                <w:b w:val="0"/>
                <w:sz w:val="18"/>
              </w:rPr>
              <w:t>0.48</w:t>
            </w:r>
          </w:p>
        </w:tc>
        <w:tc>
          <w:tcPr>
            <w:tcW w:w="1039" w:type="dxa"/>
            <w:tcMar>
              <w:left w:w="70" w:type="dxa"/>
              <w:right w:w="70" w:type="dxa"/>
            </w:tcMar>
            <w:vAlign w:val="center"/>
          </w:tcPr>
          <w:p w14:paraId="2F5D97E5">
            <w:pPr>
              <w:keepNext/>
              <w:spacing w:before="20" w:after="20" w:line="260" w:lineRule="exact"/>
              <w:ind w:left="0" w:leftChars="0" w:right="0" w:rightChars="0" w:firstLine="0" w:firstLineChars="0"/>
              <w:jc w:val="center"/>
            </w:pPr>
            <w:r>
              <w:rPr>
                <w:rFonts w:ascii="Times New Roman" w:hAnsi="Times New Roman" w:eastAsia="宋体"/>
                <w:b w:val="0"/>
                <w:sz w:val="18"/>
              </w:rPr>
              <w:t>43.63</w:t>
            </w:r>
          </w:p>
        </w:tc>
      </w:tr>
      <w:tr w14:paraId="7F9269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23A6EB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5AE3540">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0D2B365">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57447479">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0436287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A29E5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C277C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5CA503">
            <w:pPr>
              <w:keepNext/>
              <w:spacing w:before="20" w:after="20" w:line="260" w:lineRule="exact"/>
              <w:ind w:left="0" w:leftChars="0" w:right="0" w:rightChars="0" w:firstLine="0" w:firstLineChars="0"/>
              <w:jc w:val="center"/>
            </w:pPr>
            <w:r>
              <w:rPr>
                <w:rFonts w:ascii="Times New Roman" w:hAnsi="Times New Roman" w:eastAsia="宋体"/>
                <w:b w:val="0"/>
                <w:sz w:val="18"/>
              </w:rPr>
              <w:t>46.47</w:t>
            </w:r>
          </w:p>
        </w:tc>
      </w:tr>
      <w:tr w14:paraId="5B9915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FB85EF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B9C8C37">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397759A">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432558AE">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5AC8B32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3FD9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4B4C6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398B63">
            <w:pPr>
              <w:keepNext/>
              <w:spacing w:before="20" w:after="20" w:line="260" w:lineRule="exact"/>
              <w:ind w:left="0" w:leftChars="0" w:right="0" w:rightChars="0" w:firstLine="0" w:firstLineChars="0"/>
              <w:jc w:val="center"/>
            </w:pPr>
            <w:r>
              <w:rPr>
                <w:rFonts w:ascii="Times New Roman" w:hAnsi="Times New Roman" w:eastAsia="宋体"/>
                <w:b w:val="0"/>
                <w:sz w:val="18"/>
              </w:rPr>
              <w:t>43.67</w:t>
            </w:r>
          </w:p>
        </w:tc>
      </w:tr>
      <w:tr w14:paraId="5F85A2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CA7E9A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A1B82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11ECC62">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16C0A2DA">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31FCE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87BEA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B67BF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843794">
            <w:pPr>
              <w:keepNext/>
              <w:spacing w:before="20" w:after="20" w:line="260" w:lineRule="exact"/>
              <w:ind w:left="0" w:leftChars="0" w:right="0" w:rightChars="0" w:firstLine="0" w:firstLineChars="0"/>
              <w:jc w:val="center"/>
            </w:pPr>
            <w:r>
              <w:rPr>
                <w:rFonts w:ascii="Times New Roman" w:hAnsi="Times New Roman" w:eastAsia="宋体"/>
                <w:b w:val="0"/>
                <w:sz w:val="18"/>
              </w:rPr>
              <w:t>46.06</w:t>
            </w:r>
          </w:p>
        </w:tc>
      </w:tr>
      <w:tr w14:paraId="65BD1E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247ED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5CA786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14FF68F">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2209480">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726BDA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65FE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4D81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77C6B5">
            <w:pPr>
              <w:keepNext/>
              <w:spacing w:before="20" w:after="20" w:line="260" w:lineRule="exact"/>
              <w:ind w:left="0" w:leftChars="0" w:right="0" w:rightChars="0" w:firstLine="0" w:firstLineChars="0"/>
              <w:jc w:val="center"/>
            </w:pPr>
            <w:r>
              <w:rPr>
                <w:rFonts w:ascii="Times New Roman" w:hAnsi="Times New Roman" w:eastAsia="宋体"/>
                <w:b w:val="0"/>
                <w:sz w:val="18"/>
              </w:rPr>
              <w:t>43.16</w:t>
            </w:r>
          </w:p>
        </w:tc>
      </w:tr>
      <w:tr w14:paraId="02DC76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9E762C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692718E">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7BC4F4EB">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89DF780">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64A84B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FBBA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5E322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1760AD">
            <w:pPr>
              <w:keepNext/>
              <w:spacing w:before="20" w:after="20" w:line="260" w:lineRule="exact"/>
              <w:ind w:left="0" w:leftChars="0" w:right="0" w:rightChars="0" w:firstLine="0" w:firstLineChars="0"/>
              <w:jc w:val="center"/>
            </w:pPr>
            <w:r>
              <w:rPr>
                <w:rFonts w:ascii="Times New Roman" w:hAnsi="Times New Roman" w:eastAsia="宋体"/>
                <w:b w:val="0"/>
                <w:sz w:val="18"/>
              </w:rPr>
              <w:t>46.47</w:t>
            </w:r>
          </w:p>
        </w:tc>
      </w:tr>
      <w:tr w14:paraId="60383F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17BEC4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8404B62">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1A647E0">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77174D2A">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4939C9E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5E2A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8A1B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B2C08A">
            <w:pPr>
              <w:keepNext/>
              <w:spacing w:before="20" w:after="20" w:line="260" w:lineRule="exact"/>
              <w:ind w:left="0" w:leftChars="0" w:right="0" w:rightChars="0" w:firstLine="0" w:firstLineChars="0"/>
              <w:jc w:val="center"/>
            </w:pPr>
            <w:r>
              <w:rPr>
                <w:rFonts w:ascii="Times New Roman" w:hAnsi="Times New Roman" w:eastAsia="宋体"/>
                <w:b w:val="0"/>
                <w:sz w:val="18"/>
              </w:rPr>
              <w:t>43.67</w:t>
            </w:r>
          </w:p>
        </w:tc>
      </w:tr>
      <w:tr w14:paraId="0B7AC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E09C47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C39EF07">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4749CA4">
            <w:pPr>
              <w:keepNext w:val="0"/>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2A8E842">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3CD1AAB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FB0A8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E4E37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0A51D1">
            <w:pPr>
              <w:keepNext w:val="0"/>
              <w:spacing w:before="20" w:after="20" w:line="260" w:lineRule="exact"/>
              <w:ind w:left="0" w:leftChars="0" w:right="0" w:rightChars="0" w:firstLine="0" w:firstLineChars="0"/>
              <w:jc w:val="center"/>
            </w:pPr>
            <w:r>
              <w:rPr>
                <w:rFonts w:ascii="Times New Roman" w:hAnsi="Times New Roman" w:eastAsia="宋体"/>
                <w:b w:val="0"/>
                <w:sz w:val="18"/>
              </w:rPr>
              <w:t>46.06</w:t>
            </w:r>
          </w:p>
        </w:tc>
      </w:tr>
    </w:tbl>
    <w:p w14:paraId="1383E7E2">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MW，转接后净负荷为46.06 MW，区域最低净负荷工况下为-6.81 MW。</w:t>
      </w:r>
    </w:p>
    <w:p w14:paraId="50A4E5C5">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MW、-6.81 MW，两方向最小容量余量为0.00 MW，正向储能有效支撑功率为0.00 MW。</w:t>
      </w:r>
    </w:p>
    <w:p w14:paraId="47BEBF65">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四年校核截面中，本站绝对功率最大的工况出现在2023年，转接前为46.47 MW，主要表现为正向受电需求，该年设备在最大单台主变N-1后剩余容量为40.00 MVA。故障方式下本站转出8.47 MW、承接0.00 MW，其中与开元变之间的主要转出功率为8.47 MW，转接后净负荷为38.00 MW。这一工况通过邻站分担本站故障后的正向负荷。</w:t>
      </w:r>
    </w:p>
    <w:p w14:paraId="094A6924">
      <w:pPr>
        <w:pStyle w:val="7"/>
        <w:keepNext/>
        <w:numPr>
          <w:ilvl w:val="0"/>
          <w:numId w:val="0"/>
        </w:numPr>
        <w:spacing w:before="160" w:after="120" w:line="360" w:lineRule="exact"/>
        <w:ind w:firstLine="0"/>
      </w:pPr>
      <w:bookmarkStart w:id="230" w:name="开元变规划分析"/>
      <w:r>
        <w:rPr>
          <w:rFonts w:ascii="Times New Roman" w:hAnsi="Times New Roman" w:eastAsia="方正仿宋_GBK"/>
          <w:b/>
          <w:sz w:val="24"/>
        </w:rPr>
        <w:t>开元变规划分析</w:t>
      </w:r>
      <w:bookmarkEnd w:id="230"/>
    </w:p>
    <w:p w14:paraId="692FACED">
      <w:pPr>
        <w:pStyle w:val="115"/>
        <w:widowControl/>
        <w:spacing w:before="0" w:after="0" w:line="348" w:lineRule="exact"/>
        <w:ind w:firstLine="480"/>
        <w:jc w:val="both"/>
      </w:pPr>
      <w:r>
        <w:rPr>
          <w:rFonts w:ascii="Times New Roman" w:hAnsi="Times New Roman" w:eastAsia="方正仿宋_GBK"/>
          <w:b w:val="0"/>
          <w:sz w:val="24"/>
        </w:rPr>
        <w:t>该站初始主变组合为40+63 MVA，弹性方案四年均保留该组合，供电任务由主变及网络承担。</w:t>
      </w:r>
    </w:p>
    <w:p w14:paraId="3944FB73">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2025年本站最大正向、反向净负荷分别为56.24 MW、0.00 MW。在同一需求下，刚性方案当年主变容量为103.00 MVA、储能额定功率0.00 MW，弹性方案分别为103.00 MVA和0.00 MW，两类方案本站主变总容量相同。弹性方案按当年各站局部极值计算的站级负载率为57%。</w:t>
      </w:r>
    </w:p>
    <w:p w14:paraId="65C21D8B">
      <w:pPr>
        <w:pStyle w:val="2"/>
        <w:keepNext/>
        <w:spacing w:before="120" w:after="80" w:line="280" w:lineRule="exact"/>
        <w:ind w:firstLine="0"/>
        <w:jc w:val="center"/>
      </w:pPr>
      <w:r>
        <w:rPr>
          <w:rFonts w:ascii="Times New Roman" w:hAnsi="Times New Roman" w:eastAsia="宋体"/>
          <w:b w:val="0"/>
          <w:sz w:val="21"/>
        </w:rPr>
        <w:t>表5-41 开元变年度配置与正向峰值正常转接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03DF1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A89BF6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7D8486B">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DE3D2CE">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3EFCD70">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BDE5B4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FAA082E">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8CAF6E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318A25E">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4EA3C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205F08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2C511CB">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4F72C2F">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492F82BB">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6250D9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A8AE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0768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63C032">
            <w:pPr>
              <w:keepNext/>
              <w:spacing w:before="20" w:after="20" w:line="260" w:lineRule="exact"/>
              <w:ind w:left="0" w:leftChars="0" w:right="0" w:rightChars="0" w:firstLine="0" w:firstLineChars="0"/>
              <w:jc w:val="center"/>
            </w:pPr>
            <w:r>
              <w:rPr>
                <w:rFonts w:ascii="Times New Roman" w:hAnsi="Times New Roman" w:eastAsia="宋体"/>
                <w:b w:val="0"/>
                <w:sz w:val="18"/>
              </w:rPr>
              <w:t>52.69</w:t>
            </w:r>
          </w:p>
        </w:tc>
      </w:tr>
      <w:tr w14:paraId="055A02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BD4226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1DC471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23BCC4B2">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773E83D8">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0E24253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5FBF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C106D0">
            <w:pPr>
              <w:keepNext/>
              <w:spacing w:before="20" w:after="20" w:line="260" w:lineRule="exact"/>
              <w:ind w:left="0" w:leftChars="0" w:right="0" w:rightChars="0" w:firstLine="0" w:firstLineChars="0"/>
              <w:jc w:val="center"/>
            </w:pPr>
            <w:r>
              <w:rPr>
                <w:rFonts w:ascii="Times New Roman" w:hAnsi="Times New Roman" w:eastAsia="宋体"/>
                <w:b w:val="0"/>
                <w:sz w:val="18"/>
              </w:rPr>
              <w:t>9.69</w:t>
            </w:r>
          </w:p>
        </w:tc>
        <w:tc>
          <w:tcPr>
            <w:tcW w:w="1039" w:type="dxa"/>
            <w:tcMar>
              <w:left w:w="70" w:type="dxa"/>
              <w:right w:w="70" w:type="dxa"/>
            </w:tcMar>
            <w:vAlign w:val="center"/>
          </w:tcPr>
          <w:p w14:paraId="699A24EA">
            <w:pPr>
              <w:keepNext/>
              <w:spacing w:before="20" w:after="20" w:line="260" w:lineRule="exact"/>
              <w:ind w:left="0" w:leftChars="0" w:right="0" w:rightChars="0" w:firstLine="0" w:firstLineChars="0"/>
              <w:jc w:val="center"/>
            </w:pPr>
            <w:r>
              <w:rPr>
                <w:rFonts w:ascii="Times New Roman" w:hAnsi="Times New Roman" w:eastAsia="宋体"/>
                <w:b w:val="0"/>
                <w:sz w:val="18"/>
              </w:rPr>
              <w:t>66.43</w:t>
            </w:r>
          </w:p>
        </w:tc>
      </w:tr>
      <w:tr w14:paraId="64AC58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2589CB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96C9A0E">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284FE4F">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2920EA11">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7ED5E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E854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94B38C">
            <w:pPr>
              <w:keepNext/>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039" w:type="dxa"/>
            <w:tcMar>
              <w:left w:w="70" w:type="dxa"/>
              <w:right w:w="70" w:type="dxa"/>
            </w:tcMar>
            <w:vAlign w:val="center"/>
          </w:tcPr>
          <w:p w14:paraId="4DD71E04">
            <w:pPr>
              <w:keepNext/>
              <w:spacing w:before="20" w:after="20" w:line="260" w:lineRule="exact"/>
              <w:ind w:left="0" w:leftChars="0" w:right="0" w:rightChars="0" w:firstLine="0" w:firstLineChars="0"/>
              <w:jc w:val="center"/>
            </w:pPr>
            <w:r>
              <w:rPr>
                <w:rFonts w:ascii="Times New Roman" w:hAnsi="Times New Roman" w:eastAsia="宋体"/>
                <w:b w:val="0"/>
                <w:sz w:val="18"/>
              </w:rPr>
              <w:t>55.22</w:t>
            </w:r>
          </w:p>
        </w:tc>
      </w:tr>
      <w:tr w14:paraId="168C9A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5417EC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1A0B86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3196D33">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2563E6B8">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C70640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5A47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93090E">
            <w:pPr>
              <w:keepNext/>
              <w:spacing w:before="20" w:after="20" w:line="260" w:lineRule="exact"/>
              <w:ind w:left="0" w:leftChars="0" w:right="0" w:rightChars="0" w:firstLine="0" w:firstLineChars="0"/>
              <w:jc w:val="center"/>
            </w:pPr>
            <w:r>
              <w:rPr>
                <w:rFonts w:ascii="Times New Roman" w:hAnsi="Times New Roman" w:eastAsia="宋体"/>
                <w:b w:val="0"/>
                <w:sz w:val="18"/>
              </w:rPr>
              <w:t>8.57</w:t>
            </w:r>
          </w:p>
        </w:tc>
        <w:tc>
          <w:tcPr>
            <w:tcW w:w="1039" w:type="dxa"/>
            <w:tcMar>
              <w:left w:w="70" w:type="dxa"/>
              <w:right w:w="70" w:type="dxa"/>
            </w:tcMar>
            <w:vAlign w:val="center"/>
          </w:tcPr>
          <w:p w14:paraId="6EA1B012">
            <w:pPr>
              <w:keepNext/>
              <w:spacing w:before="20" w:after="20" w:line="260" w:lineRule="exact"/>
              <w:ind w:left="0" w:leftChars="0" w:right="0" w:rightChars="0" w:firstLine="0" w:firstLineChars="0"/>
              <w:jc w:val="center"/>
            </w:pPr>
            <w:r>
              <w:rPr>
                <w:rFonts w:ascii="Times New Roman" w:hAnsi="Times New Roman" w:eastAsia="宋体"/>
                <w:b w:val="0"/>
                <w:sz w:val="18"/>
              </w:rPr>
              <w:t>64.81</w:t>
            </w:r>
          </w:p>
        </w:tc>
      </w:tr>
      <w:tr w14:paraId="369BFD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2CDEE1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FF798D3">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CCCEC6F">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4854B708">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0C49D2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EF857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D3C1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874304">
            <w:pPr>
              <w:keepNext/>
              <w:spacing w:before="20" w:after="20" w:line="260" w:lineRule="exact"/>
              <w:ind w:left="0" w:leftChars="0" w:right="0" w:rightChars="0" w:firstLine="0" w:firstLineChars="0"/>
              <w:jc w:val="center"/>
            </w:pPr>
            <w:r>
              <w:rPr>
                <w:rFonts w:ascii="Times New Roman" w:hAnsi="Times New Roman" w:eastAsia="宋体"/>
                <w:b w:val="0"/>
                <w:sz w:val="18"/>
              </w:rPr>
              <w:t>52.69</w:t>
            </w:r>
          </w:p>
        </w:tc>
      </w:tr>
      <w:tr w14:paraId="656A3A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A1B2EC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0E15E73">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96AA51B">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67598F12">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7B3DB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8802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F42F90">
            <w:pPr>
              <w:keepNext/>
              <w:spacing w:before="20" w:after="20" w:line="260" w:lineRule="exact"/>
              <w:ind w:left="0" w:leftChars="0" w:right="0" w:rightChars="0" w:firstLine="0" w:firstLineChars="0"/>
              <w:jc w:val="center"/>
            </w:pPr>
            <w:r>
              <w:rPr>
                <w:rFonts w:ascii="Times New Roman" w:hAnsi="Times New Roman" w:eastAsia="宋体"/>
                <w:b w:val="0"/>
                <w:sz w:val="18"/>
              </w:rPr>
              <w:t>9.69</w:t>
            </w:r>
          </w:p>
        </w:tc>
        <w:tc>
          <w:tcPr>
            <w:tcW w:w="1039" w:type="dxa"/>
            <w:tcMar>
              <w:left w:w="70" w:type="dxa"/>
              <w:right w:w="70" w:type="dxa"/>
            </w:tcMar>
            <w:vAlign w:val="center"/>
          </w:tcPr>
          <w:p w14:paraId="6E77924A">
            <w:pPr>
              <w:keepNext/>
              <w:spacing w:before="20" w:after="20" w:line="260" w:lineRule="exact"/>
              <w:ind w:left="0" w:leftChars="0" w:right="0" w:rightChars="0" w:firstLine="0" w:firstLineChars="0"/>
              <w:jc w:val="center"/>
            </w:pPr>
            <w:r>
              <w:rPr>
                <w:rFonts w:ascii="Times New Roman" w:hAnsi="Times New Roman" w:eastAsia="宋体"/>
                <w:b w:val="0"/>
                <w:sz w:val="18"/>
              </w:rPr>
              <w:t>66.43</w:t>
            </w:r>
          </w:p>
        </w:tc>
      </w:tr>
      <w:tr w14:paraId="6BA16D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858BD6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DA9525C">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5A6688F3">
            <w:pPr>
              <w:keepNext/>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7DCED32D">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E9A51D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8770D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94339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EF77AD">
            <w:pPr>
              <w:keepNext/>
              <w:spacing w:before="20" w:after="20" w:line="260" w:lineRule="exact"/>
              <w:ind w:left="0" w:leftChars="0" w:right="0" w:rightChars="0" w:firstLine="0" w:firstLineChars="0"/>
              <w:jc w:val="center"/>
            </w:pPr>
            <w:r>
              <w:rPr>
                <w:rFonts w:ascii="Times New Roman" w:hAnsi="Times New Roman" w:eastAsia="宋体"/>
                <w:b w:val="0"/>
                <w:sz w:val="18"/>
              </w:rPr>
              <w:t>53.32</w:t>
            </w:r>
          </w:p>
        </w:tc>
      </w:tr>
      <w:tr w14:paraId="0B1719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5924F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B012E80">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D554842">
            <w:pPr>
              <w:keepNext w:val="0"/>
              <w:spacing w:before="20" w:after="20" w:line="260" w:lineRule="exact"/>
              <w:ind w:left="0" w:leftChars="0" w:right="0" w:rightChars="0" w:firstLine="0" w:firstLineChars="0"/>
              <w:jc w:val="center"/>
            </w:pPr>
            <w:r>
              <w:rPr>
                <w:rFonts w:ascii="Times New Roman" w:hAnsi="Times New Roman" w:eastAsia="宋体"/>
                <w:b w:val="0"/>
                <w:sz w:val="18"/>
              </w:rPr>
              <w:t>40+63</w:t>
            </w:r>
          </w:p>
        </w:tc>
        <w:tc>
          <w:tcPr>
            <w:tcW w:w="1039" w:type="dxa"/>
            <w:tcMar>
              <w:left w:w="70" w:type="dxa"/>
              <w:right w:w="70" w:type="dxa"/>
            </w:tcMar>
            <w:vAlign w:val="center"/>
          </w:tcPr>
          <w:p w14:paraId="5AF819FE">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2378F7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2D865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F5B988">
            <w:pPr>
              <w:keepNext w:val="0"/>
              <w:spacing w:before="20" w:after="20" w:line="260" w:lineRule="exact"/>
              <w:ind w:left="0" w:leftChars="0" w:right="0" w:rightChars="0" w:firstLine="0" w:firstLineChars="0"/>
              <w:jc w:val="center"/>
            </w:pPr>
            <w:r>
              <w:rPr>
                <w:rFonts w:ascii="Times New Roman" w:hAnsi="Times New Roman" w:eastAsia="宋体"/>
                <w:b w:val="0"/>
                <w:sz w:val="18"/>
              </w:rPr>
              <w:t>8.57</w:t>
            </w:r>
          </w:p>
        </w:tc>
        <w:tc>
          <w:tcPr>
            <w:tcW w:w="1039" w:type="dxa"/>
            <w:tcMar>
              <w:left w:w="70" w:type="dxa"/>
              <w:right w:w="70" w:type="dxa"/>
            </w:tcMar>
            <w:vAlign w:val="center"/>
          </w:tcPr>
          <w:p w14:paraId="1621C732">
            <w:pPr>
              <w:keepNext w:val="0"/>
              <w:spacing w:before="20" w:after="20" w:line="260" w:lineRule="exact"/>
              <w:ind w:left="0" w:leftChars="0" w:right="0" w:rightChars="0" w:firstLine="0" w:firstLineChars="0"/>
              <w:jc w:val="center"/>
            </w:pPr>
            <w:r>
              <w:rPr>
                <w:rFonts w:ascii="Times New Roman" w:hAnsi="Times New Roman" w:eastAsia="宋体"/>
                <w:b w:val="0"/>
                <w:sz w:val="18"/>
              </w:rPr>
              <w:t>64.81</w:t>
            </w:r>
          </w:p>
        </w:tc>
      </w:tr>
    </w:tbl>
    <w:p w14:paraId="3C426D87">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MW、承接8.57 MW，转接后净负荷为64.81 MW，区域最低净负荷工况下为13.51 MW。</w:t>
      </w:r>
    </w:p>
    <w:p w14:paraId="11C8F9B7">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MW、13.51 MW，两方向最小容量余量为0.00 MW，正向储能有效支撑功率为0.00 MW。</w:t>
      </w:r>
    </w:p>
    <w:p w14:paraId="720FD96E">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四年校核截面中，本站绝对功率最大的工况出现在2023年，转接前为56.73 MW，主要表现为正向受电需求，该年设备在最大单台主变N-1后剩余容量为40.00 MVA。故障方式下本站转出18.73 MW、承接0.00 MW，其中与翟山变之间的主要转出功率为18.73 MW，转接后净负荷为38.00 MW。这一工况通过邻站分担本站故障后的正向负荷。</w:t>
      </w:r>
    </w:p>
    <w:p w14:paraId="3E3B91B4">
      <w:pPr>
        <w:pStyle w:val="7"/>
        <w:keepNext/>
        <w:numPr>
          <w:ilvl w:val="0"/>
          <w:numId w:val="0"/>
        </w:numPr>
        <w:spacing w:before="160" w:after="120" w:line="360" w:lineRule="exact"/>
        <w:ind w:firstLine="0"/>
      </w:pPr>
      <w:bookmarkStart w:id="231" w:name="奎山变规划分析"/>
      <w:r>
        <w:rPr>
          <w:rFonts w:ascii="Times New Roman" w:hAnsi="Times New Roman" w:eastAsia="方正仿宋_GBK"/>
          <w:b/>
          <w:sz w:val="24"/>
        </w:rPr>
        <w:t>奎山变规划分析</w:t>
      </w:r>
      <w:bookmarkEnd w:id="231"/>
    </w:p>
    <w:p w14:paraId="522CDD2B">
      <w:pPr>
        <w:pStyle w:val="115"/>
        <w:widowControl/>
        <w:spacing w:before="0" w:after="0" w:line="348" w:lineRule="exact"/>
        <w:ind w:firstLine="480"/>
        <w:jc w:val="both"/>
      </w:pPr>
      <w:r>
        <w:rPr>
          <w:rFonts w:ascii="Times New Roman" w:hAnsi="Times New Roman" w:eastAsia="方正仿宋_GBK"/>
          <w:b w:val="0"/>
          <w:sz w:val="24"/>
        </w:rPr>
        <w:t>该站初始主变组合为50+80 MVA，弹性方案四年均保留该组合，供电任务由主变及网络承担。</w:t>
      </w:r>
    </w:p>
    <w:p w14:paraId="4EF28764">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2025年本站最大正向、反向净负荷分别为83.73 MW、0.00 MW。在同一需求下，刚性方案当年主变容量为130.00 MVA、储能额定功率0.00 MW，弹性方案分别为130.00 MVA和0.00 MW，两类方案本站主变总容量相同。弹性方案按当年各站局部极值计算的站级负载率为68%。</w:t>
      </w:r>
    </w:p>
    <w:p w14:paraId="0426AF4E">
      <w:pPr>
        <w:pStyle w:val="2"/>
        <w:keepNext/>
        <w:spacing w:before="120" w:after="80" w:line="280" w:lineRule="exact"/>
        <w:ind w:firstLine="0"/>
        <w:jc w:val="center"/>
      </w:pPr>
      <w:r>
        <w:rPr>
          <w:rFonts w:ascii="Times New Roman" w:hAnsi="Times New Roman" w:eastAsia="宋体"/>
          <w:b w:val="0"/>
          <w:sz w:val="21"/>
        </w:rPr>
        <w:t>表5-42 奎山变年度配置与正向峰值正常转接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63CB9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ADF5A4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30F760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2DF4B8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EE92EA8">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7829E7D">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31B71EE">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40291CC">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6FE1E0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A32B5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AD7875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3FF8E90">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CC8FCA6">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1D7382FC">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0AC40B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3804D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88F6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C86866">
            <w:pPr>
              <w:keepNext/>
              <w:spacing w:before="20" w:after="20" w:line="260" w:lineRule="exact"/>
              <w:ind w:left="0" w:leftChars="0" w:right="0" w:rightChars="0" w:firstLine="0" w:firstLineChars="0"/>
              <w:jc w:val="center"/>
            </w:pPr>
            <w:r>
              <w:rPr>
                <w:rFonts w:ascii="Times New Roman" w:hAnsi="Times New Roman" w:eastAsia="宋体"/>
                <w:b w:val="0"/>
                <w:sz w:val="18"/>
              </w:rPr>
              <w:t>66.93</w:t>
            </w:r>
          </w:p>
        </w:tc>
      </w:tr>
      <w:tr w14:paraId="223F4B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A82CDC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6E1DC7A">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F3D53AF">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3E0A4B32">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5ED64DA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97E4D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73B4DC">
            <w:pPr>
              <w:keepNext/>
              <w:spacing w:before="20" w:after="20" w:line="260" w:lineRule="exact"/>
              <w:ind w:left="0" w:leftChars="0" w:right="0" w:rightChars="0" w:firstLine="0" w:firstLineChars="0"/>
              <w:jc w:val="center"/>
            </w:pPr>
            <w:r>
              <w:rPr>
                <w:rFonts w:ascii="Times New Roman" w:hAnsi="Times New Roman" w:eastAsia="宋体"/>
                <w:b w:val="0"/>
                <w:sz w:val="18"/>
              </w:rPr>
              <w:t>16.36</w:t>
            </w:r>
          </w:p>
        </w:tc>
        <w:tc>
          <w:tcPr>
            <w:tcW w:w="1039" w:type="dxa"/>
            <w:tcMar>
              <w:left w:w="70" w:type="dxa"/>
              <w:right w:w="70" w:type="dxa"/>
            </w:tcMar>
            <w:vAlign w:val="center"/>
          </w:tcPr>
          <w:p w14:paraId="38903F3B">
            <w:pPr>
              <w:keepNext/>
              <w:spacing w:before="20" w:after="20" w:line="260" w:lineRule="exact"/>
              <w:ind w:left="0" w:leftChars="0" w:right="0" w:rightChars="0" w:firstLine="0" w:firstLineChars="0"/>
              <w:jc w:val="center"/>
            </w:pPr>
            <w:r>
              <w:rPr>
                <w:rFonts w:ascii="Times New Roman" w:hAnsi="Times New Roman" w:eastAsia="宋体"/>
                <w:b w:val="0"/>
                <w:sz w:val="18"/>
              </w:rPr>
              <w:t>88.42</w:t>
            </w:r>
          </w:p>
        </w:tc>
      </w:tr>
      <w:tr w14:paraId="0EF62B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87B8E0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24A7B13">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0B36802">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3CE58A77">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601012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923A3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34801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A4A3FB">
            <w:pPr>
              <w:keepNext/>
              <w:spacing w:before="20" w:after="20" w:line="260" w:lineRule="exact"/>
              <w:ind w:left="0" w:leftChars="0" w:right="0" w:rightChars="0" w:firstLine="0" w:firstLineChars="0"/>
              <w:jc w:val="center"/>
            </w:pPr>
            <w:r>
              <w:rPr>
                <w:rFonts w:ascii="Times New Roman" w:hAnsi="Times New Roman" w:eastAsia="宋体"/>
                <w:b w:val="0"/>
                <w:sz w:val="18"/>
              </w:rPr>
              <w:t>67.73</w:t>
            </w:r>
          </w:p>
        </w:tc>
      </w:tr>
      <w:tr w14:paraId="41FC36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F03E42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905CCD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B1891FB">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104EDCC5">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C53CD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8DD2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03495A">
            <w:pPr>
              <w:keepNext/>
              <w:spacing w:before="20" w:after="20" w:line="260" w:lineRule="exact"/>
              <w:ind w:left="0" w:leftChars="0" w:right="0" w:rightChars="0" w:firstLine="0" w:firstLineChars="0"/>
              <w:jc w:val="center"/>
            </w:pPr>
            <w:r>
              <w:rPr>
                <w:rFonts w:ascii="Times New Roman" w:hAnsi="Times New Roman" w:eastAsia="宋体"/>
                <w:b w:val="0"/>
                <w:sz w:val="18"/>
              </w:rPr>
              <w:t>15.55</w:t>
            </w:r>
          </w:p>
        </w:tc>
        <w:tc>
          <w:tcPr>
            <w:tcW w:w="1039" w:type="dxa"/>
            <w:tcMar>
              <w:left w:w="70" w:type="dxa"/>
              <w:right w:w="70" w:type="dxa"/>
            </w:tcMar>
            <w:vAlign w:val="center"/>
          </w:tcPr>
          <w:p w14:paraId="582EFF9B">
            <w:pPr>
              <w:keepNext/>
              <w:spacing w:before="20" w:after="20" w:line="260" w:lineRule="exact"/>
              <w:ind w:left="0" w:leftChars="0" w:right="0" w:rightChars="0" w:firstLine="0" w:firstLineChars="0"/>
              <w:jc w:val="center"/>
            </w:pPr>
            <w:r>
              <w:rPr>
                <w:rFonts w:ascii="Times New Roman" w:hAnsi="Times New Roman" w:eastAsia="宋体"/>
                <w:b w:val="0"/>
                <w:sz w:val="18"/>
              </w:rPr>
              <w:t>86.99</w:t>
            </w:r>
          </w:p>
        </w:tc>
      </w:tr>
      <w:tr w14:paraId="7A7795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133A7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2416BC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664E981">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7183669F">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4AC8C5A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686C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DDE2B7">
            <w:pPr>
              <w:keepNext/>
              <w:spacing w:before="20" w:after="20" w:line="260" w:lineRule="exact"/>
              <w:ind w:left="0" w:leftChars="0" w:right="0" w:rightChars="0" w:firstLine="0" w:firstLineChars="0"/>
              <w:jc w:val="center"/>
            </w:pPr>
            <w:r>
              <w:rPr>
                <w:rFonts w:ascii="Times New Roman" w:hAnsi="Times New Roman" w:eastAsia="宋体"/>
                <w:b w:val="0"/>
                <w:sz w:val="18"/>
              </w:rPr>
              <w:t>9.78</w:t>
            </w:r>
          </w:p>
        </w:tc>
        <w:tc>
          <w:tcPr>
            <w:tcW w:w="1039" w:type="dxa"/>
            <w:tcMar>
              <w:left w:w="70" w:type="dxa"/>
              <w:right w:w="70" w:type="dxa"/>
            </w:tcMar>
            <w:vAlign w:val="center"/>
          </w:tcPr>
          <w:p w14:paraId="11D6E0E1">
            <w:pPr>
              <w:keepNext/>
              <w:spacing w:before="20" w:after="20" w:line="260" w:lineRule="exact"/>
              <w:ind w:left="0" w:leftChars="0" w:right="0" w:rightChars="0" w:firstLine="0" w:firstLineChars="0"/>
              <w:jc w:val="center"/>
            </w:pPr>
            <w:r>
              <w:rPr>
                <w:rFonts w:ascii="Times New Roman" w:hAnsi="Times New Roman" w:eastAsia="宋体"/>
                <w:b w:val="0"/>
                <w:sz w:val="18"/>
              </w:rPr>
              <w:t>76.71</w:t>
            </w:r>
          </w:p>
        </w:tc>
      </w:tr>
      <w:tr w14:paraId="58FF91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67881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AD4DFDD">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06585E8D">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0D64666F">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69C334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B902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5FA6F7">
            <w:pPr>
              <w:keepNext/>
              <w:spacing w:before="20" w:after="20" w:line="260" w:lineRule="exact"/>
              <w:ind w:left="0" w:leftChars="0" w:right="0" w:rightChars="0" w:firstLine="0" w:firstLineChars="0"/>
              <w:jc w:val="center"/>
            </w:pPr>
            <w:r>
              <w:rPr>
                <w:rFonts w:ascii="Times New Roman" w:hAnsi="Times New Roman" w:eastAsia="宋体"/>
                <w:b w:val="0"/>
                <w:sz w:val="18"/>
              </w:rPr>
              <w:t>16.36</w:t>
            </w:r>
          </w:p>
        </w:tc>
        <w:tc>
          <w:tcPr>
            <w:tcW w:w="1039" w:type="dxa"/>
            <w:tcMar>
              <w:left w:w="70" w:type="dxa"/>
              <w:right w:w="70" w:type="dxa"/>
            </w:tcMar>
            <w:vAlign w:val="center"/>
          </w:tcPr>
          <w:p w14:paraId="43CE26A9">
            <w:pPr>
              <w:keepNext/>
              <w:spacing w:before="20" w:after="20" w:line="260" w:lineRule="exact"/>
              <w:ind w:left="0" w:leftChars="0" w:right="0" w:rightChars="0" w:firstLine="0" w:firstLineChars="0"/>
              <w:jc w:val="center"/>
            </w:pPr>
            <w:r>
              <w:rPr>
                <w:rFonts w:ascii="Times New Roman" w:hAnsi="Times New Roman" w:eastAsia="宋体"/>
                <w:b w:val="0"/>
                <w:sz w:val="18"/>
              </w:rPr>
              <w:t>88.42</w:t>
            </w:r>
          </w:p>
        </w:tc>
      </w:tr>
      <w:tr w14:paraId="713E7B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2BB7EF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BB169E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45F9A2A">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5F9BD07E">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00E0AD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666E5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2EC6A2">
            <w:pPr>
              <w:keepNext/>
              <w:spacing w:before="20" w:after="20" w:line="260" w:lineRule="exact"/>
              <w:ind w:left="0" w:leftChars="0" w:right="0" w:rightChars="0" w:firstLine="0" w:firstLineChars="0"/>
              <w:jc w:val="center"/>
            </w:pPr>
            <w:r>
              <w:rPr>
                <w:rFonts w:ascii="Times New Roman" w:hAnsi="Times New Roman" w:eastAsia="宋体"/>
                <w:b w:val="0"/>
                <w:sz w:val="18"/>
              </w:rPr>
              <w:t>10.80</w:t>
            </w:r>
          </w:p>
        </w:tc>
        <w:tc>
          <w:tcPr>
            <w:tcW w:w="1039" w:type="dxa"/>
            <w:tcMar>
              <w:left w:w="70" w:type="dxa"/>
              <w:right w:w="70" w:type="dxa"/>
            </w:tcMar>
            <w:vAlign w:val="center"/>
          </w:tcPr>
          <w:p w14:paraId="3D65354A">
            <w:pPr>
              <w:keepNext/>
              <w:spacing w:before="20" w:after="20" w:line="260" w:lineRule="exact"/>
              <w:ind w:left="0" w:leftChars="0" w:right="0" w:rightChars="0" w:firstLine="0" w:firstLineChars="0"/>
              <w:jc w:val="center"/>
            </w:pPr>
            <w:r>
              <w:rPr>
                <w:rFonts w:ascii="Times New Roman" w:hAnsi="Times New Roman" w:eastAsia="宋体"/>
                <w:b w:val="0"/>
                <w:sz w:val="18"/>
              </w:rPr>
              <w:t>78.52</w:t>
            </w:r>
          </w:p>
        </w:tc>
      </w:tr>
      <w:tr w14:paraId="4EE4F8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3A42CF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99327E7">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E5755ED">
            <w:pPr>
              <w:keepNext w:val="0"/>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1034CEBD">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892BD5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2846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0A80F9">
            <w:pPr>
              <w:keepNext w:val="0"/>
              <w:spacing w:before="20" w:after="20" w:line="260" w:lineRule="exact"/>
              <w:ind w:left="0" w:leftChars="0" w:right="0" w:rightChars="0" w:firstLine="0" w:firstLineChars="0"/>
              <w:jc w:val="center"/>
            </w:pPr>
            <w:r>
              <w:rPr>
                <w:rFonts w:ascii="Times New Roman" w:hAnsi="Times New Roman" w:eastAsia="宋体"/>
                <w:b w:val="0"/>
                <w:sz w:val="18"/>
              </w:rPr>
              <w:t>15.55</w:t>
            </w:r>
          </w:p>
        </w:tc>
        <w:tc>
          <w:tcPr>
            <w:tcW w:w="1039" w:type="dxa"/>
            <w:tcMar>
              <w:left w:w="70" w:type="dxa"/>
              <w:right w:w="70" w:type="dxa"/>
            </w:tcMar>
            <w:vAlign w:val="center"/>
          </w:tcPr>
          <w:p w14:paraId="4D5530F4">
            <w:pPr>
              <w:keepNext w:val="0"/>
              <w:spacing w:before="20" w:after="20" w:line="260" w:lineRule="exact"/>
              <w:ind w:left="0" w:leftChars="0" w:right="0" w:rightChars="0" w:firstLine="0" w:firstLineChars="0"/>
              <w:jc w:val="center"/>
            </w:pPr>
            <w:r>
              <w:rPr>
                <w:rFonts w:ascii="Times New Roman" w:hAnsi="Times New Roman" w:eastAsia="宋体"/>
                <w:b w:val="0"/>
                <w:sz w:val="18"/>
              </w:rPr>
              <w:t>86.99</w:t>
            </w:r>
          </w:p>
        </w:tc>
      </w:tr>
    </w:tbl>
    <w:p w14:paraId="74CD52B9">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MW、承接15.55 MW，转接后净负荷为86.99 MW，区域最低净负荷工况下为22.48 MW。</w:t>
      </w:r>
    </w:p>
    <w:p w14:paraId="22E6C1EF">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按最大单台主变N-1校核，本站剩余容量为50.00 MVA，两代表工况重新转供后的本站净负荷分别为47.50 MW、22.48 MW，两方向最小容量余量为0.00 MW，正向储能有效支撑功率为0.00 MW。</w:t>
      </w:r>
    </w:p>
    <w:p w14:paraId="45EC97DA">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四年校核截面中，本站绝对功率最大的工况出现在2023年，转接前为84.47 MW，主要表现为正向受电需求，该年设备在最大单台主变N-1后剩余容量为50.00 MVA。故障方式下本站转出36.97 MW、承接0.00 MW，其中与升辉变之间的主要转出功率为13.08 MW，转接后净负荷为47.50 MW。这一工况通过邻站分担本站故障后的正向负荷。</w:t>
      </w:r>
    </w:p>
    <w:p w14:paraId="38A1FFBC">
      <w:pPr>
        <w:pStyle w:val="7"/>
        <w:keepNext/>
        <w:numPr>
          <w:ilvl w:val="0"/>
          <w:numId w:val="0"/>
        </w:numPr>
        <w:spacing w:before="160" w:after="120" w:line="360" w:lineRule="exact"/>
        <w:ind w:firstLine="0"/>
      </w:pPr>
      <w:bookmarkStart w:id="232" w:name="刘湾变规划分析"/>
      <w:r>
        <w:rPr>
          <w:rFonts w:ascii="Times New Roman" w:hAnsi="Times New Roman" w:eastAsia="方正仿宋_GBK"/>
          <w:b/>
          <w:sz w:val="24"/>
        </w:rPr>
        <w:t>刘湾变规划分析</w:t>
      </w:r>
      <w:bookmarkEnd w:id="232"/>
    </w:p>
    <w:p w14:paraId="77D4D1F6">
      <w:pPr>
        <w:pStyle w:val="115"/>
        <w:widowControl/>
        <w:spacing w:before="0" w:after="0" w:line="348" w:lineRule="exact"/>
        <w:ind w:firstLine="480"/>
        <w:jc w:val="both"/>
      </w:pPr>
      <w:r>
        <w:rPr>
          <w:rFonts w:ascii="Times New Roman" w:hAnsi="Times New Roman" w:eastAsia="方正仿宋_GBK"/>
          <w:b w:val="0"/>
          <w:sz w:val="24"/>
        </w:rPr>
        <w:t>该站初始主变组合为40+50 MVA，弹性方案四年均保留该组合，供电任务由主变及网络承担。</w:t>
      </w:r>
    </w:p>
    <w:p w14:paraId="0EF1279C">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2025年本站最大正向、反向净负荷分别为71.22 MW、13.31 MW。在同一需求下，刚性方案当年主变容量为90.00 MVA、储能额定功率0.00 MW，弹性方案分别为90.00 MVA和0.00 MW，两类方案本站主变总容量相同。弹性方案按当年各站局部极值计算的站级负载率为83%。</w:t>
      </w:r>
    </w:p>
    <w:p w14:paraId="78EE9E10">
      <w:pPr>
        <w:pStyle w:val="2"/>
        <w:keepNext/>
        <w:spacing w:before="120" w:after="80" w:line="280" w:lineRule="exact"/>
        <w:ind w:firstLine="0"/>
        <w:jc w:val="center"/>
      </w:pPr>
      <w:r>
        <w:rPr>
          <w:rFonts w:ascii="Times New Roman" w:hAnsi="Times New Roman" w:eastAsia="宋体"/>
          <w:b w:val="0"/>
          <w:sz w:val="21"/>
        </w:rPr>
        <w:t>表5-43 刘湾变年度配置与正向峰值正常转接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23138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B2A34A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688AB4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27F727E">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743D995">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900F7A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2C2B47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043C937">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3AC35B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E1A69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1ECC0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500BB2">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415A498E">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72097DCE">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ADDDA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306E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E94E7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7848B9">
            <w:pPr>
              <w:keepNext/>
              <w:spacing w:before="20" w:after="20" w:line="260" w:lineRule="exact"/>
              <w:ind w:left="0" w:leftChars="0" w:right="0" w:rightChars="0" w:firstLine="0" w:firstLineChars="0"/>
              <w:jc w:val="center"/>
            </w:pPr>
            <w:r>
              <w:rPr>
                <w:rFonts w:ascii="Times New Roman" w:hAnsi="Times New Roman" w:eastAsia="宋体"/>
                <w:b w:val="0"/>
                <w:sz w:val="18"/>
              </w:rPr>
              <w:t>56.62</w:t>
            </w:r>
          </w:p>
        </w:tc>
      </w:tr>
      <w:tr w14:paraId="429711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DC8A27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9283242">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98834FC">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19557B1A">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F904E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CFCD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BDBE6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008081">
            <w:pPr>
              <w:keepNext/>
              <w:spacing w:before="20" w:after="20" w:line="260" w:lineRule="exact"/>
              <w:ind w:left="0" w:leftChars="0" w:right="0" w:rightChars="0" w:firstLine="0" w:firstLineChars="0"/>
              <w:jc w:val="center"/>
            </w:pPr>
            <w:r>
              <w:rPr>
                <w:rFonts w:ascii="Times New Roman" w:hAnsi="Times New Roman" w:eastAsia="宋体"/>
                <w:b w:val="0"/>
                <w:sz w:val="18"/>
              </w:rPr>
              <w:t>60.96</w:t>
            </w:r>
          </w:p>
        </w:tc>
      </w:tr>
      <w:tr w14:paraId="14C8FA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CCA2CC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650635C">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90017A6">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6D9671C2">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A6996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E9B6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09992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533592">
            <w:pPr>
              <w:keepNext/>
              <w:spacing w:before="20" w:after="20" w:line="260" w:lineRule="exact"/>
              <w:ind w:left="0" w:leftChars="0" w:right="0" w:rightChars="0" w:firstLine="0" w:firstLineChars="0"/>
              <w:jc w:val="center"/>
            </w:pPr>
            <w:r>
              <w:rPr>
                <w:rFonts w:ascii="Times New Roman" w:hAnsi="Times New Roman" w:eastAsia="宋体"/>
                <w:b w:val="0"/>
                <w:sz w:val="18"/>
              </w:rPr>
              <w:t>57.30</w:t>
            </w:r>
          </w:p>
        </w:tc>
      </w:tr>
      <w:tr w14:paraId="22207A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887AE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A85BE2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9366FE8">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59C04B6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F0BCD7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A259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59567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75AD9B">
            <w:pPr>
              <w:keepNext/>
              <w:spacing w:before="20" w:after="20" w:line="260" w:lineRule="exact"/>
              <w:ind w:left="0" w:leftChars="0" w:right="0" w:rightChars="0" w:firstLine="0" w:firstLineChars="0"/>
              <w:jc w:val="center"/>
            </w:pPr>
            <w:r>
              <w:rPr>
                <w:rFonts w:ascii="Times New Roman" w:hAnsi="Times New Roman" w:eastAsia="宋体"/>
                <w:b w:val="0"/>
                <w:sz w:val="18"/>
              </w:rPr>
              <w:t>60.43</w:t>
            </w:r>
          </w:p>
        </w:tc>
      </w:tr>
      <w:tr w14:paraId="14A585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9DFC3A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9FF57B1">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CA0D48D">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74AAD365">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0166D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13340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BA624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3347B0">
            <w:pPr>
              <w:keepNext/>
              <w:spacing w:before="20" w:after="20" w:line="260" w:lineRule="exact"/>
              <w:ind w:left="0" w:leftChars="0" w:right="0" w:rightChars="0" w:firstLine="0" w:firstLineChars="0"/>
              <w:jc w:val="center"/>
            </w:pPr>
            <w:r>
              <w:rPr>
                <w:rFonts w:ascii="Times New Roman" w:hAnsi="Times New Roman" w:eastAsia="宋体"/>
                <w:b w:val="0"/>
                <w:sz w:val="18"/>
              </w:rPr>
              <w:t>56.62</w:t>
            </w:r>
          </w:p>
        </w:tc>
      </w:tr>
      <w:tr w14:paraId="539382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FB82A4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AD2C37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1F7BE0B">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16CD1E40">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9ECA09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FC7A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7DE28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9A9EF5">
            <w:pPr>
              <w:keepNext/>
              <w:spacing w:before="20" w:after="20" w:line="260" w:lineRule="exact"/>
              <w:ind w:left="0" w:leftChars="0" w:right="0" w:rightChars="0" w:firstLine="0" w:firstLineChars="0"/>
              <w:jc w:val="center"/>
            </w:pPr>
            <w:r>
              <w:rPr>
                <w:rFonts w:ascii="Times New Roman" w:hAnsi="Times New Roman" w:eastAsia="宋体"/>
                <w:b w:val="0"/>
                <w:sz w:val="18"/>
              </w:rPr>
              <w:t>60.96</w:t>
            </w:r>
          </w:p>
        </w:tc>
      </w:tr>
      <w:tr w14:paraId="2F7ED9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BE0788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2068DA3">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15F85F5">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05788486">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E3C87D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7265D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0CA81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BC854E">
            <w:pPr>
              <w:keepNext/>
              <w:spacing w:before="20" w:after="20" w:line="260" w:lineRule="exact"/>
              <w:ind w:left="0" w:leftChars="0" w:right="0" w:rightChars="0" w:firstLine="0" w:firstLineChars="0"/>
              <w:jc w:val="center"/>
            </w:pPr>
            <w:r>
              <w:rPr>
                <w:rFonts w:ascii="Times New Roman" w:hAnsi="Times New Roman" w:eastAsia="宋体"/>
                <w:b w:val="0"/>
                <w:sz w:val="18"/>
              </w:rPr>
              <w:t>57.30</w:t>
            </w:r>
          </w:p>
        </w:tc>
      </w:tr>
      <w:tr w14:paraId="0C690C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F55C9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8951300">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F883E05">
            <w:pPr>
              <w:keepNext w:val="0"/>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1A438EC0">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484A90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4BDAC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46C35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E97519">
            <w:pPr>
              <w:keepNext w:val="0"/>
              <w:spacing w:before="20" w:after="20" w:line="260" w:lineRule="exact"/>
              <w:ind w:left="0" w:leftChars="0" w:right="0" w:rightChars="0" w:firstLine="0" w:firstLineChars="0"/>
              <w:jc w:val="center"/>
            </w:pPr>
            <w:r>
              <w:rPr>
                <w:rFonts w:ascii="Times New Roman" w:hAnsi="Times New Roman" w:eastAsia="宋体"/>
                <w:b w:val="0"/>
                <w:sz w:val="18"/>
              </w:rPr>
              <w:t>60.43</w:t>
            </w:r>
          </w:p>
        </w:tc>
      </w:tr>
    </w:tbl>
    <w:p w14:paraId="04DE4D6F">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MW，转接后净负荷为60.43 MW，区域最低净负荷工况下为2.04 MW。</w:t>
      </w:r>
    </w:p>
    <w:p w14:paraId="257AAE59">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MW、2.04 MW，两方向最小容量余量为0.00 MW，正向储能有效支撑功率为0.00 MW。</w:t>
      </w:r>
    </w:p>
    <w:p w14:paraId="2C9C0444">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四年校核截面中，本站绝对功率最大的工况出现在2023年，转接前为71.84 MW，主要表现为正向受电需求，该年设备在最大单台主变N-1后剩余容量为40.00 MVA。故障方式下本站转出33.84 MW、承接0.00 MW，其中与石桥变之间的主要转出功率为33.84 MW，转接后净负荷为38.00 MW。这一工况通过邻站分担本站故障后的正向负荷。</w:t>
      </w:r>
    </w:p>
    <w:p w14:paraId="24027ED2">
      <w:pPr>
        <w:pStyle w:val="7"/>
        <w:keepNext/>
        <w:numPr>
          <w:ilvl w:val="0"/>
          <w:numId w:val="0"/>
        </w:numPr>
        <w:spacing w:before="160" w:after="120" w:line="360" w:lineRule="exact"/>
        <w:ind w:firstLine="0"/>
      </w:pPr>
      <w:bookmarkStart w:id="233" w:name="龙湖变规划分析"/>
      <w:r>
        <w:rPr>
          <w:rFonts w:ascii="Times New Roman" w:hAnsi="Times New Roman" w:eastAsia="方正仿宋_GBK"/>
          <w:b/>
          <w:sz w:val="24"/>
        </w:rPr>
        <w:t>龙湖变规划分析</w:t>
      </w:r>
      <w:bookmarkEnd w:id="233"/>
    </w:p>
    <w:p w14:paraId="3BCBEF1A">
      <w:pPr>
        <w:pStyle w:val="115"/>
        <w:widowControl/>
        <w:spacing w:before="0" w:after="0" w:line="348" w:lineRule="exact"/>
        <w:ind w:firstLine="480"/>
        <w:jc w:val="both"/>
      </w:pPr>
      <w:r>
        <w:rPr>
          <w:rFonts w:ascii="Times New Roman" w:hAnsi="Times New Roman" w:eastAsia="方正仿宋_GBK"/>
          <w:b w:val="0"/>
          <w:sz w:val="24"/>
        </w:rPr>
        <w:t>该站初始主变组合为40+40 MVA，弹性方案四年均保留该组合，供电任务由主变及网络承担。</w:t>
      </w:r>
    </w:p>
    <w:p w14:paraId="610B8FCC">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2025年本站最大正向、反向净负荷分别为31.83 MW、0.00 MW。在同一需求下，刚性方案当年主变容量为80.00 MVA、储能额定功率0.00 MW，弹性方案分别为80.00 MVA和0.00 MW，两类方案本站主变总容量相同。弹性方案按当年各站局部极值计算的站级负载率为42%。</w:t>
      </w:r>
    </w:p>
    <w:p w14:paraId="332B8F5A">
      <w:pPr>
        <w:pStyle w:val="2"/>
        <w:keepNext/>
        <w:spacing w:before="120" w:after="80" w:line="280" w:lineRule="exact"/>
        <w:ind w:firstLine="0"/>
        <w:jc w:val="center"/>
      </w:pPr>
      <w:r>
        <w:rPr>
          <w:rFonts w:ascii="Times New Roman" w:hAnsi="Times New Roman" w:eastAsia="宋体"/>
          <w:b w:val="0"/>
          <w:sz w:val="21"/>
        </w:rPr>
        <w:t>表5-44 龙湖变年度配置与正向峰值正常转接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1BE12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180301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C21114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56B2F9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450B6C0">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3171AA6">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6BD4A5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9C7B027">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8FC39B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CF31C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2206A3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2642E9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C3F30B5">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2F3C4B1">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4FD12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60870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C21A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F6DBB3">
            <w:pPr>
              <w:keepNext/>
              <w:spacing w:before="20" w:after="20" w:line="260" w:lineRule="exact"/>
              <w:ind w:left="0" w:leftChars="0" w:right="0" w:rightChars="0" w:firstLine="0" w:firstLineChars="0"/>
              <w:jc w:val="center"/>
            </w:pPr>
            <w:r>
              <w:rPr>
                <w:rFonts w:ascii="Times New Roman" w:hAnsi="Times New Roman" w:eastAsia="宋体"/>
                <w:b w:val="0"/>
                <w:sz w:val="18"/>
              </w:rPr>
              <w:t>26.73</w:t>
            </w:r>
          </w:p>
        </w:tc>
      </w:tr>
      <w:tr w14:paraId="507D30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3AF376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83CAE1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38181386">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50B2898C">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3625D7D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EF57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053DC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CD8316">
            <w:pPr>
              <w:keepNext/>
              <w:spacing w:before="20" w:after="20" w:line="260" w:lineRule="exact"/>
              <w:ind w:left="0" w:leftChars="0" w:right="0" w:rightChars="0" w:firstLine="0" w:firstLineChars="0"/>
              <w:jc w:val="center"/>
            </w:pPr>
            <w:r>
              <w:rPr>
                <w:rFonts w:ascii="Times New Roman" w:hAnsi="Times New Roman" w:eastAsia="宋体"/>
                <w:b w:val="0"/>
                <w:sz w:val="18"/>
              </w:rPr>
              <w:t>28.78</w:t>
            </w:r>
          </w:p>
        </w:tc>
      </w:tr>
      <w:tr w14:paraId="4DB032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45FB34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A3F82D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535A3B77">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1FB7D3D">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A5903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CB32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1D195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3F49C1">
            <w:pPr>
              <w:keepNext/>
              <w:spacing w:before="20" w:after="20" w:line="260" w:lineRule="exact"/>
              <w:ind w:left="0" w:leftChars="0" w:right="0" w:rightChars="0" w:firstLine="0" w:firstLineChars="0"/>
              <w:jc w:val="center"/>
            </w:pPr>
            <w:r>
              <w:rPr>
                <w:rFonts w:ascii="Times New Roman" w:hAnsi="Times New Roman" w:eastAsia="宋体"/>
                <w:b w:val="0"/>
                <w:sz w:val="18"/>
              </w:rPr>
              <w:t>27.05</w:t>
            </w:r>
          </w:p>
        </w:tc>
      </w:tr>
      <w:tr w14:paraId="71188A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1381BA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F76783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C29B4A3">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F113092">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66351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8A72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C6E9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899246">
            <w:pPr>
              <w:keepNext/>
              <w:spacing w:before="20" w:after="20" w:line="260" w:lineRule="exact"/>
              <w:ind w:left="0" w:leftChars="0" w:right="0" w:rightChars="0" w:firstLine="0" w:firstLineChars="0"/>
              <w:jc w:val="center"/>
            </w:pPr>
            <w:r>
              <w:rPr>
                <w:rFonts w:ascii="Times New Roman" w:hAnsi="Times New Roman" w:eastAsia="宋体"/>
                <w:b w:val="0"/>
                <w:sz w:val="18"/>
              </w:rPr>
              <w:t>28.53</w:t>
            </w:r>
          </w:p>
        </w:tc>
      </w:tr>
      <w:tr w14:paraId="009B49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43F474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A465E81">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4EF5F197">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6E9E3F81">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5A1DB18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04EA5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A826B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756836">
            <w:pPr>
              <w:keepNext/>
              <w:spacing w:before="20" w:after="20" w:line="260" w:lineRule="exact"/>
              <w:ind w:left="0" w:leftChars="0" w:right="0" w:rightChars="0" w:firstLine="0" w:firstLineChars="0"/>
              <w:jc w:val="center"/>
            </w:pPr>
            <w:r>
              <w:rPr>
                <w:rFonts w:ascii="Times New Roman" w:hAnsi="Times New Roman" w:eastAsia="宋体"/>
                <w:b w:val="0"/>
                <w:sz w:val="18"/>
              </w:rPr>
              <w:t>26.73</w:t>
            </w:r>
          </w:p>
        </w:tc>
      </w:tr>
      <w:tr w14:paraId="0F04F9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CCF012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CED06F1">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30242515">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10696AB">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2CF9EB8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08EEC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EF4C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3A8ACE">
            <w:pPr>
              <w:keepNext/>
              <w:spacing w:before="20" w:after="20" w:line="260" w:lineRule="exact"/>
              <w:ind w:left="0" w:leftChars="0" w:right="0" w:rightChars="0" w:firstLine="0" w:firstLineChars="0"/>
              <w:jc w:val="center"/>
            </w:pPr>
            <w:r>
              <w:rPr>
                <w:rFonts w:ascii="Times New Roman" w:hAnsi="Times New Roman" w:eastAsia="宋体"/>
                <w:b w:val="0"/>
                <w:sz w:val="18"/>
              </w:rPr>
              <w:t>28.78</w:t>
            </w:r>
          </w:p>
        </w:tc>
      </w:tr>
      <w:tr w14:paraId="566A49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F475E6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D7456B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41EFDE88">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5EC9E4DC">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2021A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599FA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F1B2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2AE257">
            <w:pPr>
              <w:keepNext/>
              <w:spacing w:before="20" w:after="20" w:line="260" w:lineRule="exact"/>
              <w:ind w:left="0" w:leftChars="0" w:right="0" w:rightChars="0" w:firstLine="0" w:firstLineChars="0"/>
              <w:jc w:val="center"/>
            </w:pPr>
            <w:r>
              <w:rPr>
                <w:rFonts w:ascii="Times New Roman" w:hAnsi="Times New Roman" w:eastAsia="宋体"/>
                <w:b w:val="0"/>
                <w:sz w:val="18"/>
              </w:rPr>
              <w:t>27.05</w:t>
            </w:r>
          </w:p>
        </w:tc>
      </w:tr>
      <w:tr w14:paraId="6E2C76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93EF57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B0AF0E4">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36F1111">
            <w:pPr>
              <w:keepNext w:val="0"/>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6DA9AF4E">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5F67660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56CD5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50239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4D849C">
            <w:pPr>
              <w:keepNext w:val="0"/>
              <w:spacing w:before="20" w:after="20" w:line="260" w:lineRule="exact"/>
              <w:ind w:left="0" w:leftChars="0" w:right="0" w:rightChars="0" w:firstLine="0" w:firstLineChars="0"/>
              <w:jc w:val="center"/>
            </w:pPr>
            <w:r>
              <w:rPr>
                <w:rFonts w:ascii="Times New Roman" w:hAnsi="Times New Roman" w:eastAsia="宋体"/>
                <w:b w:val="0"/>
                <w:sz w:val="18"/>
              </w:rPr>
              <w:t>28.53</w:t>
            </w:r>
          </w:p>
        </w:tc>
      </w:tr>
    </w:tbl>
    <w:p w14:paraId="5589442E">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MW，转接后净负荷为28.53 MW，区域最低净负荷工况下为9.38 MW。</w:t>
      </w:r>
    </w:p>
    <w:p w14:paraId="009CB1F5">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MVA，两代表工况重新转供后的本站净负荷分别为28.53 MW、9.38 MW，两方向最小容量余量为9.47 MW，正向储能有效支撑功率为0.00 MW。</w:t>
      </w:r>
    </w:p>
    <w:p w14:paraId="5D8080AF">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四年校核截面中，本站绝对功率最大的工况出现在2023年，转接前为32.11 MW，主要表现为正向受电需求，该年设备在最大单台主变N-1后剩余容量为40.00 MVA。该工况本站由剩余主变满足承载要求。</w:t>
      </w:r>
    </w:p>
    <w:p w14:paraId="53DB096A">
      <w:pPr>
        <w:pStyle w:val="7"/>
        <w:keepNext/>
        <w:numPr>
          <w:ilvl w:val="0"/>
          <w:numId w:val="0"/>
        </w:numPr>
        <w:spacing w:before="160" w:after="120" w:line="360" w:lineRule="exact"/>
        <w:ind w:firstLine="0"/>
      </w:pPr>
      <w:bookmarkStart w:id="234" w:name="庞庄变规划分析"/>
      <w:r>
        <w:rPr>
          <w:rFonts w:ascii="Times New Roman" w:hAnsi="Times New Roman" w:eastAsia="方正仿宋_GBK"/>
          <w:b/>
          <w:sz w:val="24"/>
        </w:rPr>
        <w:t>庞庄变规划分析</w:t>
      </w:r>
      <w:bookmarkEnd w:id="234"/>
    </w:p>
    <w:p w14:paraId="74B691EC">
      <w:pPr>
        <w:pStyle w:val="115"/>
        <w:widowControl/>
        <w:spacing w:before="0" w:after="0" w:line="348" w:lineRule="exact"/>
        <w:ind w:firstLine="480"/>
        <w:jc w:val="both"/>
      </w:pPr>
      <w:r>
        <w:rPr>
          <w:rFonts w:ascii="Times New Roman" w:hAnsi="Times New Roman" w:eastAsia="方正仿宋_GBK"/>
          <w:b w:val="0"/>
          <w:sz w:val="24"/>
        </w:rPr>
        <w:t>该站初始主变组合为40+40 MVA，弹性方案四年均保留该组合，供电任务由主变及网络承担。</w:t>
      </w:r>
    </w:p>
    <w:p w14:paraId="61E5E6F2">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2025年本站最大正向、反向净负荷分别为11.20 MW、7.08 MW。在同一需求下，刚性方案当年主变容量为80.00 MVA、储能额定功率0.00 MW，弹性方案分别为80.00 MVA和0.00 MW，两类方案本站主变总容量相同。弹性方案按当年各站局部极值计算的站级负载率为15%。</w:t>
      </w:r>
    </w:p>
    <w:p w14:paraId="053B01A1">
      <w:pPr>
        <w:pStyle w:val="2"/>
        <w:keepNext/>
        <w:spacing w:before="120" w:after="80" w:line="280" w:lineRule="exact"/>
        <w:ind w:firstLine="0"/>
        <w:jc w:val="center"/>
      </w:pPr>
      <w:r>
        <w:rPr>
          <w:rFonts w:ascii="Times New Roman" w:hAnsi="Times New Roman" w:eastAsia="宋体"/>
          <w:b w:val="0"/>
          <w:sz w:val="21"/>
        </w:rPr>
        <w:t>表5-45 庞庄变年度配置与正向峰值正常转接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25185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29C68A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C388D0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02F753E">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1A41EDE">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7FA2D45">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737C3A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B8C3AA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5CE123E">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4EB64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83A25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334DC76">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7507D04">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6D98BF84">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6BC352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F86C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0AFEC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85B97B">
            <w:pPr>
              <w:keepNext/>
              <w:spacing w:before="20" w:after="20" w:line="260" w:lineRule="exact"/>
              <w:ind w:left="0" w:leftChars="0" w:right="0" w:rightChars="0" w:firstLine="0" w:firstLineChars="0"/>
              <w:jc w:val="center"/>
            </w:pPr>
            <w:r>
              <w:rPr>
                <w:rFonts w:ascii="Times New Roman" w:hAnsi="Times New Roman" w:eastAsia="宋体"/>
                <w:b w:val="0"/>
                <w:sz w:val="18"/>
              </w:rPr>
              <w:t>8.91</w:t>
            </w:r>
          </w:p>
        </w:tc>
      </w:tr>
      <w:tr w14:paraId="10AF33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A658FC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D505B2D">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E2E2AAF">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FE51BF7">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F566F1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0351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B3F6A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FAFF71">
            <w:pPr>
              <w:keepNext/>
              <w:spacing w:before="20" w:after="20" w:line="260" w:lineRule="exact"/>
              <w:ind w:left="0" w:leftChars="0" w:right="0" w:rightChars="0" w:firstLine="0" w:firstLineChars="0"/>
              <w:jc w:val="center"/>
            </w:pPr>
            <w:r>
              <w:rPr>
                <w:rFonts w:ascii="Times New Roman" w:hAnsi="Times New Roman" w:eastAsia="宋体"/>
                <w:b w:val="0"/>
                <w:sz w:val="18"/>
              </w:rPr>
              <w:t>9.59</w:t>
            </w:r>
          </w:p>
        </w:tc>
      </w:tr>
      <w:tr w14:paraId="46AA58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976080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E477B1">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6C0660F">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49CB078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434FBB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1CD96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480C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267DEC">
            <w:pPr>
              <w:keepNext/>
              <w:spacing w:before="20" w:after="20" w:line="260" w:lineRule="exact"/>
              <w:ind w:left="0" w:leftChars="0" w:right="0" w:rightChars="0" w:firstLine="0" w:firstLineChars="0"/>
              <w:jc w:val="center"/>
            </w:pPr>
            <w:r>
              <w:rPr>
                <w:rFonts w:ascii="Times New Roman" w:hAnsi="Times New Roman" w:eastAsia="宋体"/>
                <w:b w:val="0"/>
                <w:sz w:val="18"/>
              </w:rPr>
              <w:t>9.01</w:t>
            </w:r>
          </w:p>
        </w:tc>
      </w:tr>
      <w:tr w14:paraId="65A36D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644D9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994B5C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8678C0B">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B013E8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045E31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BE6A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DDD85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210C89">
            <w:pPr>
              <w:keepNext/>
              <w:spacing w:before="20" w:after="20" w:line="260" w:lineRule="exact"/>
              <w:ind w:left="0" w:leftChars="0" w:right="0" w:rightChars="0" w:firstLine="0" w:firstLineChars="0"/>
              <w:jc w:val="center"/>
            </w:pPr>
            <w:r>
              <w:rPr>
                <w:rFonts w:ascii="Times New Roman" w:hAnsi="Times New Roman" w:eastAsia="宋体"/>
                <w:b w:val="0"/>
                <w:sz w:val="18"/>
              </w:rPr>
              <w:t>9.50</w:t>
            </w:r>
          </w:p>
        </w:tc>
      </w:tr>
      <w:tr w14:paraId="05A3F7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471543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6FB3FDA">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3E3C8C0">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116D9B6F">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C1D09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5654B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033A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401F24">
            <w:pPr>
              <w:keepNext/>
              <w:spacing w:before="20" w:after="20" w:line="260" w:lineRule="exact"/>
              <w:ind w:left="0" w:leftChars="0" w:right="0" w:rightChars="0" w:firstLine="0" w:firstLineChars="0"/>
              <w:jc w:val="center"/>
            </w:pPr>
            <w:r>
              <w:rPr>
                <w:rFonts w:ascii="Times New Roman" w:hAnsi="Times New Roman" w:eastAsia="宋体"/>
                <w:b w:val="0"/>
                <w:sz w:val="18"/>
              </w:rPr>
              <w:t>8.91</w:t>
            </w:r>
          </w:p>
        </w:tc>
      </w:tr>
      <w:tr w14:paraId="675ADE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CB178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78B6E38">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68F2A95A">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D25B617">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0870EEE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37B8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E163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7C5B4E">
            <w:pPr>
              <w:keepNext/>
              <w:spacing w:before="20" w:after="20" w:line="260" w:lineRule="exact"/>
              <w:ind w:left="0" w:leftChars="0" w:right="0" w:rightChars="0" w:firstLine="0" w:firstLineChars="0"/>
              <w:jc w:val="center"/>
            </w:pPr>
            <w:r>
              <w:rPr>
                <w:rFonts w:ascii="Times New Roman" w:hAnsi="Times New Roman" w:eastAsia="宋体"/>
                <w:b w:val="0"/>
                <w:sz w:val="18"/>
              </w:rPr>
              <w:t>9.59</w:t>
            </w:r>
          </w:p>
        </w:tc>
      </w:tr>
      <w:tr w14:paraId="1CACF7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089428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1375FFC">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2864E86">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43D537E">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421A663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50BE8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451B2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08CB59">
            <w:pPr>
              <w:keepNext/>
              <w:spacing w:before="20" w:after="20" w:line="260" w:lineRule="exact"/>
              <w:ind w:left="0" w:leftChars="0" w:right="0" w:rightChars="0" w:firstLine="0" w:firstLineChars="0"/>
              <w:jc w:val="center"/>
            </w:pPr>
            <w:r>
              <w:rPr>
                <w:rFonts w:ascii="Times New Roman" w:hAnsi="Times New Roman" w:eastAsia="宋体"/>
                <w:b w:val="0"/>
                <w:sz w:val="18"/>
              </w:rPr>
              <w:t>9.01</w:t>
            </w:r>
          </w:p>
        </w:tc>
      </w:tr>
      <w:tr w14:paraId="6DD1C1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E465BD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39D8F64">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606E53A">
            <w:pPr>
              <w:keepNext w:val="0"/>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5F74528B">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3DCA660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3436B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24D3B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7B8E1A">
            <w:pPr>
              <w:keepNext w:val="0"/>
              <w:spacing w:before="20" w:after="20" w:line="260" w:lineRule="exact"/>
              <w:ind w:left="0" w:leftChars="0" w:right="0" w:rightChars="0" w:firstLine="0" w:firstLineChars="0"/>
              <w:jc w:val="center"/>
            </w:pPr>
            <w:r>
              <w:rPr>
                <w:rFonts w:ascii="Times New Roman" w:hAnsi="Times New Roman" w:eastAsia="宋体"/>
                <w:b w:val="0"/>
                <w:sz w:val="18"/>
              </w:rPr>
              <w:t>9.50</w:t>
            </w:r>
          </w:p>
        </w:tc>
      </w:tr>
    </w:tbl>
    <w:p w14:paraId="101491EC">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MW，转接后净负荷为9.50 MW，区域最低净负荷工况下为-6.87 MW。</w:t>
      </w:r>
    </w:p>
    <w:p w14:paraId="5053BE4C">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MVA，两代表工况重新转供后的本站净负荷分别为9.50 MW、-6.87 MW，两方向最小容量余量为28.50 MW，正向储能有效支撑功率为0.00 MW。</w:t>
      </w:r>
    </w:p>
    <w:p w14:paraId="7C563DE7">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四年校核截面中，本站绝对功率最大的工况出现在2023年，转接前为11.30 MW，主要表现为正向受电需求，该年设备在最大单台主变N-1后剩余容量为40.00 MVA。该工况本站由剩余主变满足承载要求。</w:t>
      </w:r>
    </w:p>
    <w:p w14:paraId="7A7A5946">
      <w:pPr>
        <w:pStyle w:val="7"/>
        <w:keepNext/>
        <w:numPr>
          <w:ilvl w:val="0"/>
          <w:numId w:val="0"/>
        </w:numPr>
        <w:spacing w:before="160" w:after="120" w:line="360" w:lineRule="exact"/>
        <w:ind w:firstLine="0"/>
      </w:pPr>
      <w:bookmarkStart w:id="235" w:name="彭场变规划分析"/>
      <w:r>
        <w:rPr>
          <w:rFonts w:ascii="Times New Roman" w:hAnsi="Times New Roman" w:eastAsia="方正仿宋_GBK"/>
          <w:b/>
          <w:sz w:val="24"/>
        </w:rPr>
        <w:t>彭场变规划分析</w:t>
      </w:r>
      <w:bookmarkEnd w:id="235"/>
    </w:p>
    <w:p w14:paraId="3F7B9EFD">
      <w:pPr>
        <w:pStyle w:val="115"/>
        <w:widowControl/>
        <w:spacing w:before="0" w:after="0" w:line="348" w:lineRule="exact"/>
        <w:ind w:firstLine="480"/>
        <w:jc w:val="both"/>
      </w:pPr>
      <w:r>
        <w:rPr>
          <w:rFonts w:ascii="Times New Roman" w:hAnsi="Times New Roman" w:eastAsia="方正仿宋_GBK"/>
          <w:b w:val="0"/>
          <w:sz w:val="24"/>
        </w:rPr>
        <w:t>该站初始主变组合为40+50 MVA，弹性方案四年均保留该组合，供电任务由主变及网络承担。</w:t>
      </w:r>
    </w:p>
    <w:p w14:paraId="5EE4CF74">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2025年本站最大正向、反向净负荷分别为64.92 MW、0.00 MW。在同一需求下，刚性方案当年主变容量为90.00 MVA、储能额定功率0.00 MW，弹性方案分别为90.00 MVA和0.00 MW，两类方案本站主变总容量相同。弹性方案按当年各站局部极值计算的站级负载率为76%。</w:t>
      </w:r>
    </w:p>
    <w:p w14:paraId="2678BE05">
      <w:pPr>
        <w:pStyle w:val="2"/>
        <w:keepNext/>
        <w:spacing w:before="120" w:after="80" w:line="280" w:lineRule="exact"/>
        <w:ind w:firstLine="0"/>
        <w:jc w:val="center"/>
      </w:pPr>
      <w:r>
        <w:rPr>
          <w:rFonts w:ascii="Times New Roman" w:hAnsi="Times New Roman" w:eastAsia="宋体"/>
          <w:b w:val="0"/>
          <w:sz w:val="21"/>
        </w:rPr>
        <w:t>表5-46 彭场变年度配置与正向峰值正常转接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E1566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A019D5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706001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AE6397B">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7F5D1EF">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C701DE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555F42F">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4E4C8CD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EFA980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8566E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753177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B3DC0E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D345A4C">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21064B1A">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287D72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C8C1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BD9C2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FD34C9">
            <w:pPr>
              <w:keepNext/>
              <w:spacing w:before="20" w:after="20" w:line="260" w:lineRule="exact"/>
              <w:ind w:left="0" w:leftChars="0" w:right="0" w:rightChars="0" w:firstLine="0" w:firstLineChars="0"/>
              <w:jc w:val="center"/>
            </w:pPr>
            <w:r>
              <w:rPr>
                <w:rFonts w:ascii="Times New Roman" w:hAnsi="Times New Roman" w:eastAsia="宋体"/>
                <w:b w:val="0"/>
                <w:sz w:val="18"/>
              </w:rPr>
              <w:t>52.15</w:t>
            </w:r>
          </w:p>
        </w:tc>
      </w:tr>
      <w:tr w14:paraId="73F8EE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9BA22B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7600D25">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0AB3D5EE">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31E8658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EBAC72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0D6A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3C83D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B83063">
            <w:pPr>
              <w:keepNext/>
              <w:spacing w:before="20" w:after="20" w:line="260" w:lineRule="exact"/>
              <w:ind w:left="0" w:leftChars="0" w:right="0" w:rightChars="0" w:firstLine="0" w:firstLineChars="0"/>
              <w:jc w:val="center"/>
            </w:pPr>
            <w:r>
              <w:rPr>
                <w:rFonts w:ascii="Times New Roman" w:hAnsi="Times New Roman" w:eastAsia="宋体"/>
                <w:b w:val="0"/>
                <w:sz w:val="18"/>
              </w:rPr>
              <w:t>56.15</w:t>
            </w:r>
          </w:p>
        </w:tc>
      </w:tr>
      <w:tr w14:paraId="0982BF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500B47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3240B15">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77FDC6BA">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3002382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F7063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EB45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B09BA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98A655">
            <w:pPr>
              <w:keepNext/>
              <w:spacing w:before="20" w:after="20" w:line="260" w:lineRule="exact"/>
              <w:ind w:left="0" w:leftChars="0" w:right="0" w:rightChars="0" w:firstLine="0" w:firstLineChars="0"/>
              <w:jc w:val="center"/>
            </w:pPr>
            <w:r>
              <w:rPr>
                <w:rFonts w:ascii="Times New Roman" w:hAnsi="Times New Roman" w:eastAsia="宋体"/>
                <w:b w:val="0"/>
                <w:sz w:val="18"/>
              </w:rPr>
              <w:t>52.77</w:t>
            </w:r>
          </w:p>
        </w:tc>
      </w:tr>
      <w:tr w14:paraId="3AEEA3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186158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5AA3C1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0BBC920">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7B9FE7A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40FC2D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C97EF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8F369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BC9449">
            <w:pPr>
              <w:keepNext/>
              <w:spacing w:before="20" w:after="20" w:line="260" w:lineRule="exact"/>
              <w:ind w:left="0" w:leftChars="0" w:right="0" w:rightChars="0" w:firstLine="0" w:firstLineChars="0"/>
              <w:jc w:val="center"/>
            </w:pPr>
            <w:r>
              <w:rPr>
                <w:rFonts w:ascii="Times New Roman" w:hAnsi="Times New Roman" w:eastAsia="宋体"/>
                <w:b w:val="0"/>
                <w:sz w:val="18"/>
              </w:rPr>
              <w:t>55.66</w:t>
            </w:r>
          </w:p>
        </w:tc>
      </w:tr>
      <w:tr w14:paraId="102463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371AD5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3A661D2">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62BBE83">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66AA938A">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14CBF0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CE29D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507FA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62BEAB">
            <w:pPr>
              <w:keepNext/>
              <w:spacing w:before="20" w:after="20" w:line="260" w:lineRule="exact"/>
              <w:ind w:left="0" w:leftChars="0" w:right="0" w:rightChars="0" w:firstLine="0" w:firstLineChars="0"/>
              <w:jc w:val="center"/>
            </w:pPr>
            <w:r>
              <w:rPr>
                <w:rFonts w:ascii="Times New Roman" w:hAnsi="Times New Roman" w:eastAsia="宋体"/>
                <w:b w:val="0"/>
                <w:sz w:val="18"/>
              </w:rPr>
              <w:t>52.15</w:t>
            </w:r>
          </w:p>
        </w:tc>
      </w:tr>
      <w:tr w14:paraId="729B9C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5340EC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FD10BC2">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0563CE1E">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44E793DF">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22C68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9AEDC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098AE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4B4A69">
            <w:pPr>
              <w:keepNext/>
              <w:spacing w:before="20" w:after="20" w:line="260" w:lineRule="exact"/>
              <w:ind w:left="0" w:leftChars="0" w:right="0" w:rightChars="0" w:firstLine="0" w:firstLineChars="0"/>
              <w:jc w:val="center"/>
            </w:pPr>
            <w:r>
              <w:rPr>
                <w:rFonts w:ascii="Times New Roman" w:hAnsi="Times New Roman" w:eastAsia="宋体"/>
                <w:b w:val="0"/>
                <w:sz w:val="18"/>
              </w:rPr>
              <w:t>56.15</w:t>
            </w:r>
          </w:p>
        </w:tc>
      </w:tr>
      <w:tr w14:paraId="732917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ADCF2A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1BAA3F1">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D443490">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049DCA3F">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C14F0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920D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877A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CAD388">
            <w:pPr>
              <w:keepNext/>
              <w:spacing w:before="20" w:after="20" w:line="260" w:lineRule="exact"/>
              <w:ind w:left="0" w:leftChars="0" w:right="0" w:rightChars="0" w:firstLine="0" w:firstLineChars="0"/>
              <w:jc w:val="center"/>
            </w:pPr>
            <w:r>
              <w:rPr>
                <w:rFonts w:ascii="Times New Roman" w:hAnsi="Times New Roman" w:eastAsia="宋体"/>
                <w:b w:val="0"/>
                <w:sz w:val="18"/>
              </w:rPr>
              <w:t>52.77</w:t>
            </w:r>
          </w:p>
        </w:tc>
      </w:tr>
      <w:tr w14:paraId="5D7B75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D1C96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DF1BD56">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522AEFF">
            <w:pPr>
              <w:keepNext w:val="0"/>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66D27A0D">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1E6978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BCE47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AB038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D3AF17">
            <w:pPr>
              <w:keepNext w:val="0"/>
              <w:spacing w:before="20" w:after="20" w:line="260" w:lineRule="exact"/>
              <w:ind w:left="0" w:leftChars="0" w:right="0" w:rightChars="0" w:firstLine="0" w:firstLineChars="0"/>
              <w:jc w:val="center"/>
            </w:pPr>
            <w:r>
              <w:rPr>
                <w:rFonts w:ascii="Times New Roman" w:hAnsi="Times New Roman" w:eastAsia="宋体"/>
                <w:b w:val="0"/>
                <w:sz w:val="18"/>
              </w:rPr>
              <w:t>55.66</w:t>
            </w:r>
          </w:p>
        </w:tc>
      </w:tr>
    </w:tbl>
    <w:p w14:paraId="45D24113">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MW，转接后净负荷为55.66 MW，区域最低净负荷工况下为7.76 MW。</w:t>
      </w:r>
    </w:p>
    <w:p w14:paraId="7051C8C6">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MW、7.76 MW，两方向最小容量余量为0.00 MW，正向储能有效支撑功率为0.00 MW。</w:t>
      </w:r>
    </w:p>
    <w:p w14:paraId="1C79622A">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四年校核截面中，本站绝对功率最大的工况出现在2023年，转接前为65.49 MW，主要表现为正向受电需求，该年设备在最大单台主变N-1后剩余容量为40.00 MVA。故障方式下本站转出27.49 MW、承接0.00 MW，其中与庆云桥变之间的主要转出功率为12.88 MW，转接后净负荷为38.00 MW。这一工况通过邻站分担本站故障后的正向负荷。</w:t>
      </w:r>
    </w:p>
    <w:p w14:paraId="61F78468">
      <w:pPr>
        <w:pStyle w:val="7"/>
        <w:keepNext/>
        <w:numPr>
          <w:ilvl w:val="0"/>
          <w:numId w:val="0"/>
        </w:numPr>
        <w:spacing w:before="160" w:after="120" w:line="360" w:lineRule="exact"/>
        <w:ind w:firstLine="0"/>
      </w:pPr>
      <w:bookmarkStart w:id="236" w:name="庆云桥变规划分析"/>
      <w:r>
        <w:rPr>
          <w:rFonts w:ascii="Times New Roman" w:hAnsi="Times New Roman" w:eastAsia="方正仿宋_GBK"/>
          <w:b/>
          <w:sz w:val="24"/>
        </w:rPr>
        <w:t>庆云桥变规划分析</w:t>
      </w:r>
      <w:bookmarkEnd w:id="236"/>
    </w:p>
    <w:p w14:paraId="00F0D991">
      <w:pPr>
        <w:pStyle w:val="115"/>
        <w:widowControl/>
        <w:spacing w:before="0" w:after="0" w:line="348" w:lineRule="exact"/>
        <w:ind w:firstLine="480"/>
        <w:jc w:val="both"/>
      </w:pPr>
      <w:r>
        <w:rPr>
          <w:rFonts w:ascii="Times New Roman" w:hAnsi="Times New Roman" w:eastAsia="方正仿宋_GBK"/>
          <w:b w:val="0"/>
          <w:sz w:val="24"/>
        </w:rPr>
        <w:t>该站初始主变组合为40+40 MVA，弹性方案四年均保留该组合，供电任务由主变及网络承担。</w:t>
      </w:r>
    </w:p>
    <w:p w14:paraId="2458BFA2">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2025年本站最大正向、反向净负荷分别为65.76 MW、0.00 MW。在同一需求下，刚性方案当年主变容量为80.00 MVA、储能额定功率0.00 MW，弹性方案分别为80.00 MVA和0.00 MW，两类方案本站主变总容量相同。弹性方案按当年各站局部极值计算的站级负载率为87%。</w:t>
      </w:r>
    </w:p>
    <w:p w14:paraId="6BB6B232">
      <w:pPr>
        <w:pStyle w:val="2"/>
        <w:keepNext/>
        <w:spacing w:before="120" w:after="80" w:line="280" w:lineRule="exact"/>
        <w:ind w:firstLine="0"/>
        <w:jc w:val="center"/>
      </w:pPr>
      <w:r>
        <w:rPr>
          <w:rFonts w:ascii="Times New Roman" w:hAnsi="Times New Roman" w:eastAsia="宋体"/>
          <w:b w:val="0"/>
          <w:sz w:val="21"/>
        </w:rPr>
        <w:t>表5-47 庆云桥变年度配置与正向峰值正常转接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4E3E6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983C93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1589EA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6F157C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3478D5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56E49E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2F8E69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CAED852">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0591ABE">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2B363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DA1953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BD39826">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48EA181">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1BBAF9F2">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4860388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4297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2F950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169166">
            <w:pPr>
              <w:keepNext/>
              <w:spacing w:before="20" w:after="20" w:line="260" w:lineRule="exact"/>
              <w:ind w:left="0" w:leftChars="0" w:right="0" w:rightChars="0" w:firstLine="0" w:firstLineChars="0"/>
              <w:jc w:val="center"/>
            </w:pPr>
            <w:r>
              <w:rPr>
                <w:rFonts w:ascii="Times New Roman" w:hAnsi="Times New Roman" w:eastAsia="宋体"/>
                <w:b w:val="0"/>
                <w:sz w:val="18"/>
              </w:rPr>
              <w:t>54.76</w:t>
            </w:r>
          </w:p>
        </w:tc>
      </w:tr>
      <w:tr w14:paraId="79E464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306FE6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F3EA5D0">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71BEEA9">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59EF3984">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B262E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4C26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2C4E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67159D">
            <w:pPr>
              <w:keepNext/>
              <w:spacing w:before="20" w:after="20" w:line="260" w:lineRule="exact"/>
              <w:ind w:left="0" w:leftChars="0" w:right="0" w:rightChars="0" w:firstLine="0" w:firstLineChars="0"/>
              <w:jc w:val="center"/>
            </w:pPr>
            <w:r>
              <w:rPr>
                <w:rFonts w:ascii="Times New Roman" w:hAnsi="Times New Roman" w:eastAsia="宋体"/>
                <w:b w:val="0"/>
                <w:sz w:val="18"/>
              </w:rPr>
              <w:t>58.96</w:t>
            </w:r>
          </w:p>
        </w:tc>
      </w:tr>
      <w:tr w14:paraId="3A227D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159671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5504F1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45B66F66">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429208A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7AE715A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8B55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32C7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6425B0">
            <w:pPr>
              <w:keepNext/>
              <w:spacing w:before="20" w:after="20" w:line="260" w:lineRule="exact"/>
              <w:ind w:left="0" w:leftChars="0" w:right="0" w:rightChars="0" w:firstLine="0" w:firstLineChars="0"/>
              <w:jc w:val="center"/>
            </w:pPr>
            <w:r>
              <w:rPr>
                <w:rFonts w:ascii="Times New Roman" w:hAnsi="Times New Roman" w:eastAsia="宋体"/>
                <w:b w:val="0"/>
                <w:sz w:val="18"/>
              </w:rPr>
              <w:t>55.41</w:t>
            </w:r>
          </w:p>
        </w:tc>
      </w:tr>
      <w:tr w14:paraId="24434B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A1D08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98922B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008684E">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72E31B1A">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8F2118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5AE3F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D39B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7BE326">
            <w:pPr>
              <w:keepNext/>
              <w:spacing w:before="20" w:after="20" w:line="260" w:lineRule="exact"/>
              <w:ind w:left="0" w:leftChars="0" w:right="0" w:rightChars="0" w:firstLine="0" w:firstLineChars="0"/>
              <w:jc w:val="center"/>
            </w:pPr>
            <w:r>
              <w:rPr>
                <w:rFonts w:ascii="Times New Roman" w:hAnsi="Times New Roman" w:eastAsia="宋体"/>
                <w:b w:val="0"/>
                <w:sz w:val="18"/>
              </w:rPr>
              <w:t>58.45</w:t>
            </w:r>
          </w:p>
        </w:tc>
      </w:tr>
      <w:tr w14:paraId="7AF014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DB8387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42F1222">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6E260568">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0E030586">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8F435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555E2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DF0B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D126BC">
            <w:pPr>
              <w:keepNext/>
              <w:spacing w:before="20" w:after="20" w:line="260" w:lineRule="exact"/>
              <w:ind w:left="0" w:leftChars="0" w:right="0" w:rightChars="0" w:firstLine="0" w:firstLineChars="0"/>
              <w:jc w:val="center"/>
            </w:pPr>
            <w:r>
              <w:rPr>
                <w:rFonts w:ascii="Times New Roman" w:hAnsi="Times New Roman" w:eastAsia="宋体"/>
                <w:b w:val="0"/>
                <w:sz w:val="18"/>
              </w:rPr>
              <w:t>54.76</w:t>
            </w:r>
          </w:p>
        </w:tc>
      </w:tr>
      <w:tr w14:paraId="42CC4E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9F02A3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7A74469">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6BE8249B">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30EC2D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26A99B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BC1FB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9BDA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F727AD">
            <w:pPr>
              <w:keepNext/>
              <w:spacing w:before="20" w:after="20" w:line="260" w:lineRule="exact"/>
              <w:ind w:left="0" w:leftChars="0" w:right="0" w:rightChars="0" w:firstLine="0" w:firstLineChars="0"/>
              <w:jc w:val="center"/>
            </w:pPr>
            <w:r>
              <w:rPr>
                <w:rFonts w:ascii="Times New Roman" w:hAnsi="Times New Roman" w:eastAsia="宋体"/>
                <w:b w:val="0"/>
                <w:sz w:val="18"/>
              </w:rPr>
              <w:t>58.96</w:t>
            </w:r>
          </w:p>
        </w:tc>
      </w:tr>
      <w:tr w14:paraId="3C2974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A83CED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0331283">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4FFC8B7B">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1AF7FDBE">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0E2BB0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D3109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6F1B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DAEB3F">
            <w:pPr>
              <w:keepNext/>
              <w:spacing w:before="20" w:after="20" w:line="260" w:lineRule="exact"/>
              <w:ind w:left="0" w:leftChars="0" w:right="0" w:rightChars="0" w:firstLine="0" w:firstLineChars="0"/>
              <w:jc w:val="center"/>
            </w:pPr>
            <w:r>
              <w:rPr>
                <w:rFonts w:ascii="Times New Roman" w:hAnsi="Times New Roman" w:eastAsia="宋体"/>
                <w:b w:val="0"/>
                <w:sz w:val="18"/>
              </w:rPr>
              <w:t>55.41</w:t>
            </w:r>
          </w:p>
        </w:tc>
      </w:tr>
      <w:tr w14:paraId="2C6B99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3AE67F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759E5D6">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951FE81">
            <w:pPr>
              <w:keepNext w:val="0"/>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5F038CDA">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705800E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0D090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D4D22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5485A3">
            <w:pPr>
              <w:keepNext w:val="0"/>
              <w:spacing w:before="20" w:after="20" w:line="260" w:lineRule="exact"/>
              <w:ind w:left="0" w:leftChars="0" w:right="0" w:rightChars="0" w:firstLine="0" w:firstLineChars="0"/>
              <w:jc w:val="center"/>
            </w:pPr>
            <w:r>
              <w:rPr>
                <w:rFonts w:ascii="Times New Roman" w:hAnsi="Times New Roman" w:eastAsia="宋体"/>
                <w:b w:val="0"/>
                <w:sz w:val="18"/>
              </w:rPr>
              <w:t>58.45</w:t>
            </w:r>
          </w:p>
        </w:tc>
      </w:tr>
    </w:tbl>
    <w:p w14:paraId="07869E8A">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MW，转接后净负荷为58.45 MW，区域最低净负荷工况下为17.85 MW。</w:t>
      </w:r>
    </w:p>
    <w:p w14:paraId="10DADF07">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MW、17.85 MW，两方向最小容量余量为0.00 MW，正向储能有效支撑功率为0.00 MW。</w:t>
      </w:r>
    </w:p>
    <w:p w14:paraId="09574D80">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四年校核截面中，本站绝对功率最大的工况出现在2023年，转接前为66.34 MW，主要表现为正向受电需求，该年设备在最大单台主变N-1后剩余容量为40.00 MVA。故障方式下本站转出28.34 MW、承接0.00 MW，其中与古彭变之间的主要转出功率为27.51 MW，转接后净负荷为38.00 MW。这一工况通过邻站分担本站故障后的正向负荷。</w:t>
      </w:r>
    </w:p>
    <w:p w14:paraId="18A2B38D">
      <w:pPr>
        <w:pStyle w:val="7"/>
        <w:keepNext/>
        <w:numPr>
          <w:ilvl w:val="0"/>
          <w:numId w:val="0"/>
        </w:numPr>
        <w:spacing w:before="160" w:after="120" w:line="360" w:lineRule="exact"/>
        <w:ind w:firstLine="0"/>
      </w:pPr>
      <w:bookmarkStart w:id="237" w:name="山南变规划分析"/>
      <w:r>
        <w:rPr>
          <w:rFonts w:ascii="Times New Roman" w:hAnsi="Times New Roman" w:eastAsia="方正仿宋_GBK"/>
          <w:b/>
          <w:sz w:val="24"/>
        </w:rPr>
        <w:t>山南变规划分析</w:t>
      </w:r>
      <w:bookmarkEnd w:id="237"/>
    </w:p>
    <w:p w14:paraId="7B65AF63">
      <w:pPr>
        <w:pStyle w:val="115"/>
        <w:widowControl/>
        <w:spacing w:before="0" w:after="0" w:line="348" w:lineRule="exact"/>
        <w:ind w:firstLine="480"/>
        <w:jc w:val="both"/>
      </w:pPr>
      <w:r>
        <w:rPr>
          <w:rFonts w:ascii="Times New Roman" w:hAnsi="Times New Roman" w:eastAsia="方正仿宋_GBK"/>
          <w:b w:val="0"/>
          <w:sz w:val="24"/>
        </w:rPr>
        <w:t>该站初始主变组合为40+40 MVA，弹性方案四年均保留该组合，供电任务由主变及网络承担。</w:t>
      </w:r>
    </w:p>
    <w:p w14:paraId="0BFDDB04">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2025年本站最大正向、反向净负荷分别为5.80 MW、0.00 MW。在同一需求下，刚性方案当年主变容量为80.00 MVA、储能额定功率0.00 MW，弹性方案分别为80.00 MVA和0.00 MW，两类方案本站主变总容量相同。弹性方案按当年各站局部极值计算的站级负载率为8%。</w:t>
      </w:r>
    </w:p>
    <w:p w14:paraId="26354784">
      <w:pPr>
        <w:pStyle w:val="2"/>
        <w:keepNext/>
        <w:spacing w:before="120" w:after="80" w:line="280" w:lineRule="exact"/>
        <w:ind w:firstLine="0"/>
        <w:jc w:val="center"/>
      </w:pPr>
      <w:r>
        <w:rPr>
          <w:rFonts w:ascii="Times New Roman" w:hAnsi="Times New Roman" w:eastAsia="宋体"/>
          <w:b w:val="0"/>
          <w:sz w:val="21"/>
        </w:rPr>
        <w:t>表5-48 山南变年度配置与正向峰值正常转接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09555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10EB3A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7EB3A8E">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CB6CA43">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17E0C0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505AE8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0703A2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A1CA61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28B5C0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A2FF4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E45DB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06DC78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7500B40">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F89001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5EDB3D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DE8A0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69C3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42C073">
            <w:pPr>
              <w:keepNext/>
              <w:spacing w:before="20" w:after="20" w:line="260" w:lineRule="exact"/>
              <w:ind w:left="0" w:leftChars="0" w:right="0" w:rightChars="0" w:firstLine="0" w:firstLineChars="0"/>
              <w:jc w:val="center"/>
            </w:pPr>
            <w:r>
              <w:rPr>
                <w:rFonts w:ascii="Times New Roman" w:hAnsi="Times New Roman" w:eastAsia="宋体"/>
                <w:b w:val="0"/>
                <w:sz w:val="18"/>
              </w:rPr>
              <w:t>5.44</w:t>
            </w:r>
          </w:p>
        </w:tc>
      </w:tr>
      <w:tr w14:paraId="0D1DF2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F59C3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8DC0C80">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0E50F67">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09CE15F2">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B8460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4504A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16174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7C9A7E">
            <w:pPr>
              <w:keepNext/>
              <w:spacing w:before="20" w:after="20" w:line="260" w:lineRule="exact"/>
              <w:ind w:left="0" w:leftChars="0" w:right="0" w:rightChars="0" w:firstLine="0" w:firstLineChars="0"/>
              <w:jc w:val="center"/>
            </w:pPr>
            <w:r>
              <w:rPr>
                <w:rFonts w:ascii="Times New Roman" w:hAnsi="Times New Roman" w:eastAsia="宋体"/>
                <w:b w:val="0"/>
                <w:sz w:val="18"/>
              </w:rPr>
              <w:t>5.85</w:t>
            </w:r>
          </w:p>
        </w:tc>
      </w:tr>
      <w:tr w14:paraId="37AFA1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531A6C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20B2CE4">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54E58DDA">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5FCBADF">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7D7D5A0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84053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C6BF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95F803">
            <w:pPr>
              <w:keepNext/>
              <w:spacing w:before="20" w:after="20" w:line="260" w:lineRule="exact"/>
              <w:ind w:left="0" w:leftChars="0" w:right="0" w:rightChars="0" w:firstLine="0" w:firstLineChars="0"/>
              <w:jc w:val="center"/>
            </w:pPr>
            <w:r>
              <w:rPr>
                <w:rFonts w:ascii="Times New Roman" w:hAnsi="Times New Roman" w:eastAsia="宋体"/>
                <w:b w:val="0"/>
                <w:sz w:val="18"/>
              </w:rPr>
              <w:t>5.50</w:t>
            </w:r>
          </w:p>
        </w:tc>
      </w:tr>
      <w:tr w14:paraId="44978E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B1FCC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5CAA4C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2600041">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154F85F9">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61F9E5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92C0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B85D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F644E2">
            <w:pPr>
              <w:keepNext/>
              <w:spacing w:before="20" w:after="20" w:line="260" w:lineRule="exact"/>
              <w:ind w:left="0" w:leftChars="0" w:right="0" w:rightChars="0" w:firstLine="0" w:firstLineChars="0"/>
              <w:jc w:val="center"/>
            </w:pPr>
            <w:r>
              <w:rPr>
                <w:rFonts w:ascii="Times New Roman" w:hAnsi="Times New Roman" w:eastAsia="宋体"/>
                <w:b w:val="0"/>
                <w:sz w:val="18"/>
              </w:rPr>
              <w:t>5.80</w:t>
            </w:r>
          </w:p>
        </w:tc>
      </w:tr>
      <w:tr w14:paraId="707E87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CE89C3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57D9E70">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738B467">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11854AD2">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28A11D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2712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329A4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C909F7">
            <w:pPr>
              <w:keepNext/>
              <w:spacing w:before="20" w:after="20" w:line="260" w:lineRule="exact"/>
              <w:ind w:left="0" w:leftChars="0" w:right="0" w:rightChars="0" w:firstLine="0" w:firstLineChars="0"/>
              <w:jc w:val="center"/>
            </w:pPr>
            <w:r>
              <w:rPr>
                <w:rFonts w:ascii="Times New Roman" w:hAnsi="Times New Roman" w:eastAsia="宋体"/>
                <w:b w:val="0"/>
                <w:sz w:val="18"/>
              </w:rPr>
              <w:t>5.44</w:t>
            </w:r>
          </w:p>
        </w:tc>
      </w:tr>
      <w:tr w14:paraId="76CFD0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512C5E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F2060F6">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7485F4C1">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7B776766">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44FB072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C30F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1067F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3C64D3">
            <w:pPr>
              <w:keepNext/>
              <w:spacing w:before="20" w:after="20" w:line="260" w:lineRule="exact"/>
              <w:ind w:left="0" w:leftChars="0" w:right="0" w:rightChars="0" w:firstLine="0" w:firstLineChars="0"/>
              <w:jc w:val="center"/>
            </w:pPr>
            <w:r>
              <w:rPr>
                <w:rFonts w:ascii="Times New Roman" w:hAnsi="Times New Roman" w:eastAsia="宋体"/>
                <w:b w:val="0"/>
                <w:sz w:val="18"/>
              </w:rPr>
              <w:t>5.85</w:t>
            </w:r>
          </w:p>
        </w:tc>
      </w:tr>
      <w:tr w14:paraId="4728D6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40FCDB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2F5D8F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5CDA10C7">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79444269">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5E1A66A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40D1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C693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3CEB3E">
            <w:pPr>
              <w:keepNext/>
              <w:spacing w:before="20" w:after="20" w:line="260" w:lineRule="exact"/>
              <w:ind w:left="0" w:leftChars="0" w:right="0" w:rightChars="0" w:firstLine="0" w:firstLineChars="0"/>
              <w:jc w:val="center"/>
            </w:pPr>
            <w:r>
              <w:rPr>
                <w:rFonts w:ascii="Times New Roman" w:hAnsi="Times New Roman" w:eastAsia="宋体"/>
                <w:b w:val="0"/>
                <w:sz w:val="18"/>
              </w:rPr>
              <w:t>5.50</w:t>
            </w:r>
          </w:p>
        </w:tc>
      </w:tr>
      <w:tr w14:paraId="2C0905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45DEE1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7CED898">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58E348D">
            <w:pPr>
              <w:keepNext w:val="0"/>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15A453BD">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4455BC4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7DA54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3E8CA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3A2473">
            <w:pPr>
              <w:keepNext w:val="0"/>
              <w:spacing w:before="20" w:after="20" w:line="260" w:lineRule="exact"/>
              <w:ind w:left="0" w:leftChars="0" w:right="0" w:rightChars="0" w:firstLine="0" w:firstLineChars="0"/>
              <w:jc w:val="center"/>
            </w:pPr>
            <w:r>
              <w:rPr>
                <w:rFonts w:ascii="Times New Roman" w:hAnsi="Times New Roman" w:eastAsia="宋体"/>
                <w:b w:val="0"/>
                <w:sz w:val="18"/>
              </w:rPr>
              <w:t>5.80</w:t>
            </w:r>
          </w:p>
        </w:tc>
      </w:tr>
    </w:tbl>
    <w:p w14:paraId="146BCF50">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MW，转接后净负荷为5.80 MW，区域最低净负荷工况下为0.64 MW。</w:t>
      </w:r>
    </w:p>
    <w:p w14:paraId="3171B6A7">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MVA，两代表工况重新转供后的本站净负荷分别为5.80 MW、0.64 MW，两方向最小容量余量为32.20 MW，正向储能有效支撑功率为0.00 MW。</w:t>
      </w:r>
    </w:p>
    <w:p w14:paraId="7E46C91F">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四年校核截面中，本站绝对功率最大的工况出现在2023年，转接前为5.85 MW，主要表现为正向受电需求，该年设备在最大单台主变N-1后剩余容量为40.00 MVA。该工况本站由剩余主变满足承载要求。</w:t>
      </w:r>
    </w:p>
    <w:p w14:paraId="70A9F059">
      <w:pPr>
        <w:pStyle w:val="7"/>
        <w:keepNext/>
        <w:numPr>
          <w:ilvl w:val="0"/>
          <w:numId w:val="0"/>
        </w:numPr>
        <w:spacing w:before="160" w:after="120" w:line="360" w:lineRule="exact"/>
        <w:ind w:firstLine="0"/>
      </w:pPr>
      <w:bookmarkStart w:id="238" w:name="升辉变规划分析"/>
      <w:r>
        <w:rPr>
          <w:rFonts w:ascii="Times New Roman" w:hAnsi="Times New Roman" w:eastAsia="方正仿宋_GBK"/>
          <w:b/>
          <w:sz w:val="24"/>
        </w:rPr>
        <w:t>升辉变规划分析</w:t>
      </w:r>
      <w:bookmarkEnd w:id="238"/>
    </w:p>
    <w:p w14:paraId="4F085457">
      <w:pPr>
        <w:pStyle w:val="115"/>
        <w:widowControl/>
        <w:spacing w:before="0" w:after="0" w:line="348" w:lineRule="exact"/>
        <w:ind w:firstLine="480"/>
        <w:jc w:val="both"/>
      </w:pPr>
      <w:r>
        <w:rPr>
          <w:rFonts w:ascii="Times New Roman" w:hAnsi="Times New Roman" w:eastAsia="方正仿宋_GBK"/>
          <w:b w:val="0"/>
          <w:sz w:val="24"/>
        </w:rPr>
        <w:t>该站初始主变组合为80+80 MVA，弹性方案四年均保留该组合，供电任务由主变及网络承担。</w:t>
      </w:r>
    </w:p>
    <w:p w14:paraId="30D7FC94">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2025年本站最大正向、反向净负荷分别为38.35 MW、0.00 MW。在同一需求下，刚性方案当年主变容量为160.00 MVA、储能额定功率0.00 MW，弹性方案分别为160.00 MVA和0.00 MW，两类方案本站主变总容量相同。弹性方案按当年各站局部极值计算的站级负载率为25%。</w:t>
      </w:r>
    </w:p>
    <w:p w14:paraId="196BDC08">
      <w:pPr>
        <w:pStyle w:val="2"/>
        <w:keepNext/>
        <w:spacing w:before="120" w:after="80" w:line="280" w:lineRule="exact"/>
        <w:ind w:firstLine="0"/>
        <w:jc w:val="center"/>
      </w:pPr>
      <w:r>
        <w:rPr>
          <w:rFonts w:ascii="Times New Roman" w:hAnsi="Times New Roman" w:eastAsia="宋体"/>
          <w:b w:val="0"/>
          <w:sz w:val="21"/>
        </w:rPr>
        <w:t>表5-49 升辉变年度配置与正向峰值正常转接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AE433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26D2D8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38CD4A1">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24794D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2C6D940">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5FF3EC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274AB3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61DED9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3C9C9C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69B16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87E4FE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7DECB61">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0DFA653">
            <w:pPr>
              <w:keepNext/>
              <w:spacing w:before="20" w:after="20" w:line="260" w:lineRule="exact"/>
              <w:ind w:left="0" w:leftChars="0" w:right="0" w:rightChars="0" w:firstLine="0" w:firstLineChars="0"/>
              <w:jc w:val="center"/>
            </w:pPr>
            <w:r>
              <w:rPr>
                <w:rFonts w:ascii="Times New Roman" w:hAnsi="Times New Roman" w:eastAsia="宋体"/>
                <w:b w:val="0"/>
                <w:sz w:val="18"/>
              </w:rPr>
              <w:t>80+80</w:t>
            </w:r>
          </w:p>
        </w:tc>
        <w:tc>
          <w:tcPr>
            <w:tcW w:w="1039" w:type="dxa"/>
            <w:tcMar>
              <w:left w:w="70" w:type="dxa"/>
              <w:right w:w="70" w:type="dxa"/>
            </w:tcMar>
            <w:vAlign w:val="center"/>
          </w:tcPr>
          <w:p w14:paraId="3D42A555">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B19726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91FD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4CBCC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09A99A">
            <w:pPr>
              <w:keepNext/>
              <w:spacing w:before="20" w:after="20" w:line="260" w:lineRule="exact"/>
              <w:ind w:left="0" w:leftChars="0" w:right="0" w:rightChars="0" w:firstLine="0" w:firstLineChars="0"/>
              <w:jc w:val="center"/>
            </w:pPr>
            <w:r>
              <w:rPr>
                <w:rFonts w:ascii="Times New Roman" w:hAnsi="Times New Roman" w:eastAsia="宋体"/>
                <w:b w:val="0"/>
                <w:sz w:val="18"/>
              </w:rPr>
              <w:t>26.75</w:t>
            </w:r>
          </w:p>
        </w:tc>
      </w:tr>
      <w:tr w14:paraId="42C927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CA545E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98C7255">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E386A74">
            <w:pPr>
              <w:keepNext/>
              <w:spacing w:before="20" w:after="20" w:line="260" w:lineRule="exact"/>
              <w:ind w:left="0" w:leftChars="0" w:right="0" w:rightChars="0" w:firstLine="0" w:firstLineChars="0"/>
              <w:jc w:val="center"/>
            </w:pPr>
            <w:r>
              <w:rPr>
                <w:rFonts w:ascii="Times New Roman" w:hAnsi="Times New Roman" w:eastAsia="宋体"/>
                <w:b w:val="0"/>
                <w:sz w:val="18"/>
              </w:rPr>
              <w:t>80+80</w:t>
            </w:r>
          </w:p>
        </w:tc>
        <w:tc>
          <w:tcPr>
            <w:tcW w:w="1039" w:type="dxa"/>
            <w:tcMar>
              <w:left w:w="70" w:type="dxa"/>
              <w:right w:w="70" w:type="dxa"/>
            </w:tcMar>
            <w:vAlign w:val="center"/>
          </w:tcPr>
          <w:p w14:paraId="15DF86B6">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2BECD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8081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60AB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7D840F">
            <w:pPr>
              <w:keepNext/>
              <w:spacing w:before="20" w:after="20" w:line="260" w:lineRule="exact"/>
              <w:ind w:left="0" w:leftChars="0" w:right="0" w:rightChars="0" w:firstLine="0" w:firstLineChars="0"/>
              <w:jc w:val="center"/>
            </w:pPr>
            <w:r>
              <w:rPr>
                <w:rFonts w:ascii="Times New Roman" w:hAnsi="Times New Roman" w:eastAsia="宋体"/>
                <w:b w:val="0"/>
                <w:sz w:val="18"/>
              </w:rPr>
              <w:t>28.80</w:t>
            </w:r>
          </w:p>
        </w:tc>
      </w:tr>
      <w:tr w14:paraId="5D6A9C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387A16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8C1FE2A">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272B237">
            <w:pPr>
              <w:keepNext/>
              <w:spacing w:before="20" w:after="20" w:line="260" w:lineRule="exact"/>
              <w:ind w:left="0" w:leftChars="0" w:right="0" w:rightChars="0" w:firstLine="0" w:firstLineChars="0"/>
              <w:jc w:val="center"/>
            </w:pPr>
            <w:r>
              <w:rPr>
                <w:rFonts w:ascii="Times New Roman" w:hAnsi="Times New Roman" w:eastAsia="宋体"/>
                <w:b w:val="0"/>
                <w:sz w:val="18"/>
              </w:rPr>
              <w:t>80+80</w:t>
            </w:r>
          </w:p>
        </w:tc>
        <w:tc>
          <w:tcPr>
            <w:tcW w:w="1039" w:type="dxa"/>
            <w:tcMar>
              <w:left w:w="70" w:type="dxa"/>
              <w:right w:w="70" w:type="dxa"/>
            </w:tcMar>
            <w:vAlign w:val="center"/>
          </w:tcPr>
          <w:p w14:paraId="790B6DE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6BE9678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51A9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3ECDD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45101A">
            <w:pPr>
              <w:keepNext/>
              <w:spacing w:before="20" w:after="20" w:line="260" w:lineRule="exact"/>
              <w:ind w:left="0" w:leftChars="0" w:right="0" w:rightChars="0" w:firstLine="0" w:firstLineChars="0"/>
              <w:jc w:val="center"/>
            </w:pPr>
            <w:r>
              <w:rPr>
                <w:rFonts w:ascii="Times New Roman" w:hAnsi="Times New Roman" w:eastAsia="宋体"/>
                <w:b w:val="0"/>
                <w:sz w:val="18"/>
              </w:rPr>
              <w:t>27.07</w:t>
            </w:r>
          </w:p>
        </w:tc>
      </w:tr>
      <w:tr w14:paraId="30B88C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E881F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23F139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E5B6934">
            <w:pPr>
              <w:keepNext/>
              <w:spacing w:before="20" w:after="20" w:line="260" w:lineRule="exact"/>
              <w:ind w:left="0" w:leftChars="0" w:right="0" w:rightChars="0" w:firstLine="0" w:firstLineChars="0"/>
              <w:jc w:val="center"/>
            </w:pPr>
            <w:r>
              <w:rPr>
                <w:rFonts w:ascii="Times New Roman" w:hAnsi="Times New Roman" w:eastAsia="宋体"/>
                <w:b w:val="0"/>
                <w:sz w:val="18"/>
              </w:rPr>
              <w:t>80+80</w:t>
            </w:r>
          </w:p>
        </w:tc>
        <w:tc>
          <w:tcPr>
            <w:tcW w:w="1039" w:type="dxa"/>
            <w:tcMar>
              <w:left w:w="70" w:type="dxa"/>
              <w:right w:w="70" w:type="dxa"/>
            </w:tcMar>
            <w:vAlign w:val="center"/>
          </w:tcPr>
          <w:p w14:paraId="5E152362">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4A6DD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3943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D9F06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AA5D75">
            <w:pPr>
              <w:keepNext/>
              <w:spacing w:before="20" w:after="20" w:line="260" w:lineRule="exact"/>
              <w:ind w:left="0" w:leftChars="0" w:right="0" w:rightChars="0" w:firstLine="0" w:firstLineChars="0"/>
              <w:jc w:val="center"/>
            </w:pPr>
            <w:r>
              <w:rPr>
                <w:rFonts w:ascii="Times New Roman" w:hAnsi="Times New Roman" w:eastAsia="宋体"/>
                <w:b w:val="0"/>
                <w:sz w:val="18"/>
              </w:rPr>
              <w:t>28.55</w:t>
            </w:r>
          </w:p>
        </w:tc>
      </w:tr>
      <w:tr w14:paraId="2E2181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318B03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D11A081">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0D8ACF0">
            <w:pPr>
              <w:keepNext/>
              <w:spacing w:before="20" w:after="20" w:line="260" w:lineRule="exact"/>
              <w:ind w:left="0" w:leftChars="0" w:right="0" w:rightChars="0" w:firstLine="0" w:firstLineChars="0"/>
              <w:jc w:val="center"/>
            </w:pPr>
            <w:r>
              <w:rPr>
                <w:rFonts w:ascii="Times New Roman" w:hAnsi="Times New Roman" w:eastAsia="宋体"/>
                <w:b w:val="0"/>
                <w:sz w:val="18"/>
              </w:rPr>
              <w:t>80+80</w:t>
            </w:r>
          </w:p>
        </w:tc>
        <w:tc>
          <w:tcPr>
            <w:tcW w:w="1039" w:type="dxa"/>
            <w:tcMar>
              <w:left w:w="70" w:type="dxa"/>
              <w:right w:w="70" w:type="dxa"/>
            </w:tcMar>
            <w:vAlign w:val="center"/>
          </w:tcPr>
          <w:p w14:paraId="07D49721">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BD41C7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EEEF1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A915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F0B710">
            <w:pPr>
              <w:keepNext/>
              <w:spacing w:before="20" w:after="20" w:line="260" w:lineRule="exact"/>
              <w:ind w:left="0" w:leftChars="0" w:right="0" w:rightChars="0" w:firstLine="0" w:firstLineChars="0"/>
              <w:jc w:val="center"/>
            </w:pPr>
            <w:r>
              <w:rPr>
                <w:rFonts w:ascii="Times New Roman" w:hAnsi="Times New Roman" w:eastAsia="宋体"/>
                <w:b w:val="0"/>
                <w:sz w:val="18"/>
              </w:rPr>
              <w:t>26.75</w:t>
            </w:r>
          </w:p>
        </w:tc>
      </w:tr>
      <w:tr w14:paraId="731948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47D505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0115522">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514D319">
            <w:pPr>
              <w:keepNext/>
              <w:spacing w:before="20" w:after="20" w:line="260" w:lineRule="exact"/>
              <w:ind w:left="0" w:leftChars="0" w:right="0" w:rightChars="0" w:firstLine="0" w:firstLineChars="0"/>
              <w:jc w:val="center"/>
            </w:pPr>
            <w:r>
              <w:rPr>
                <w:rFonts w:ascii="Times New Roman" w:hAnsi="Times New Roman" w:eastAsia="宋体"/>
                <w:b w:val="0"/>
                <w:sz w:val="18"/>
              </w:rPr>
              <w:t>80+80</w:t>
            </w:r>
          </w:p>
        </w:tc>
        <w:tc>
          <w:tcPr>
            <w:tcW w:w="1039" w:type="dxa"/>
            <w:tcMar>
              <w:left w:w="70" w:type="dxa"/>
              <w:right w:w="70" w:type="dxa"/>
            </w:tcMar>
            <w:vAlign w:val="center"/>
          </w:tcPr>
          <w:p w14:paraId="79E1DAD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609CAE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A704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CB1BC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CE61F0">
            <w:pPr>
              <w:keepNext/>
              <w:spacing w:before="20" w:after="20" w:line="260" w:lineRule="exact"/>
              <w:ind w:left="0" w:leftChars="0" w:right="0" w:rightChars="0" w:firstLine="0" w:firstLineChars="0"/>
              <w:jc w:val="center"/>
            </w:pPr>
            <w:r>
              <w:rPr>
                <w:rFonts w:ascii="Times New Roman" w:hAnsi="Times New Roman" w:eastAsia="宋体"/>
                <w:b w:val="0"/>
                <w:sz w:val="18"/>
              </w:rPr>
              <w:t>28.80</w:t>
            </w:r>
          </w:p>
        </w:tc>
      </w:tr>
      <w:tr w14:paraId="1BE3EC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3EB061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0DFA099">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C0F4822">
            <w:pPr>
              <w:keepNext/>
              <w:spacing w:before="20" w:after="20" w:line="260" w:lineRule="exact"/>
              <w:ind w:left="0" w:leftChars="0" w:right="0" w:rightChars="0" w:firstLine="0" w:firstLineChars="0"/>
              <w:jc w:val="center"/>
            </w:pPr>
            <w:r>
              <w:rPr>
                <w:rFonts w:ascii="Times New Roman" w:hAnsi="Times New Roman" w:eastAsia="宋体"/>
                <w:b w:val="0"/>
                <w:sz w:val="18"/>
              </w:rPr>
              <w:t>80+80</w:t>
            </w:r>
          </w:p>
        </w:tc>
        <w:tc>
          <w:tcPr>
            <w:tcW w:w="1039" w:type="dxa"/>
            <w:tcMar>
              <w:left w:w="70" w:type="dxa"/>
              <w:right w:w="70" w:type="dxa"/>
            </w:tcMar>
            <w:vAlign w:val="center"/>
          </w:tcPr>
          <w:p w14:paraId="0BEB2632">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3008AD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1249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75A41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E7C141">
            <w:pPr>
              <w:keepNext/>
              <w:spacing w:before="20" w:after="20" w:line="260" w:lineRule="exact"/>
              <w:ind w:left="0" w:leftChars="0" w:right="0" w:rightChars="0" w:firstLine="0" w:firstLineChars="0"/>
              <w:jc w:val="center"/>
            </w:pPr>
            <w:r>
              <w:rPr>
                <w:rFonts w:ascii="Times New Roman" w:hAnsi="Times New Roman" w:eastAsia="宋体"/>
                <w:b w:val="0"/>
                <w:sz w:val="18"/>
              </w:rPr>
              <w:t>27.07</w:t>
            </w:r>
          </w:p>
        </w:tc>
      </w:tr>
      <w:tr w14:paraId="44C699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4ADC1C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23A529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33B6081">
            <w:pPr>
              <w:keepNext w:val="0"/>
              <w:spacing w:before="20" w:after="20" w:line="260" w:lineRule="exact"/>
              <w:ind w:left="0" w:leftChars="0" w:right="0" w:rightChars="0" w:firstLine="0" w:firstLineChars="0"/>
              <w:jc w:val="center"/>
            </w:pPr>
            <w:r>
              <w:rPr>
                <w:rFonts w:ascii="Times New Roman" w:hAnsi="Times New Roman" w:eastAsia="宋体"/>
                <w:b w:val="0"/>
                <w:sz w:val="18"/>
              </w:rPr>
              <w:t>80+80</w:t>
            </w:r>
          </w:p>
        </w:tc>
        <w:tc>
          <w:tcPr>
            <w:tcW w:w="1039" w:type="dxa"/>
            <w:tcMar>
              <w:left w:w="70" w:type="dxa"/>
              <w:right w:w="70" w:type="dxa"/>
            </w:tcMar>
            <w:vAlign w:val="center"/>
          </w:tcPr>
          <w:p w14:paraId="3B2CBC31">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857EC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92954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C6352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8C0848">
            <w:pPr>
              <w:keepNext w:val="0"/>
              <w:spacing w:before="20" w:after="20" w:line="260" w:lineRule="exact"/>
              <w:ind w:left="0" w:leftChars="0" w:right="0" w:rightChars="0" w:firstLine="0" w:firstLineChars="0"/>
              <w:jc w:val="center"/>
            </w:pPr>
            <w:r>
              <w:rPr>
                <w:rFonts w:ascii="Times New Roman" w:hAnsi="Times New Roman" w:eastAsia="宋体"/>
                <w:b w:val="0"/>
                <w:sz w:val="18"/>
              </w:rPr>
              <w:t>28.55</w:t>
            </w:r>
          </w:p>
        </w:tc>
      </w:tr>
    </w:tbl>
    <w:p w14:paraId="3AF4D185">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MW，转接后净负荷为28.55 MW，区域最低净负荷工况下为11.59 MW。</w:t>
      </w:r>
    </w:p>
    <w:p w14:paraId="5F065048">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按最大单台主变N-1校核，本站剩余容量为80.00 MVA，两代表工况重新转供后的本站净负荷分别为28.55 MW、11.59 MW，两方向最小容量余量为47.45 MW，正向储能有效支撑功率为0.00 MW。</w:t>
      </w:r>
    </w:p>
    <w:p w14:paraId="3E0F7CB5">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四年校核截面中，本站绝对功率最大的工况出现在2023年，转接前为38.68 MW，主要表现为正向受电需求，该年设备在最大单台主变N-1后剩余容量为80.00 MVA。该工况本站由剩余主变满足承载要求。</w:t>
      </w:r>
    </w:p>
    <w:p w14:paraId="1BFA9FD4">
      <w:pPr>
        <w:pStyle w:val="7"/>
        <w:keepNext/>
        <w:numPr>
          <w:ilvl w:val="0"/>
          <w:numId w:val="0"/>
        </w:numPr>
        <w:spacing w:before="160" w:after="120" w:line="360" w:lineRule="exact"/>
        <w:ind w:firstLine="0"/>
      </w:pPr>
      <w:bookmarkStart w:id="239" w:name="石桥变规划分析"/>
      <w:r>
        <w:rPr>
          <w:rFonts w:ascii="Times New Roman" w:hAnsi="Times New Roman" w:eastAsia="方正仿宋_GBK"/>
          <w:b/>
          <w:sz w:val="24"/>
        </w:rPr>
        <w:t>石桥变规划分析</w:t>
      </w:r>
      <w:bookmarkEnd w:id="239"/>
    </w:p>
    <w:p w14:paraId="7EDD5B2F">
      <w:pPr>
        <w:pStyle w:val="115"/>
        <w:widowControl/>
        <w:spacing w:before="0" w:after="0" w:line="348" w:lineRule="exact"/>
        <w:ind w:firstLine="480"/>
        <w:jc w:val="both"/>
      </w:pPr>
      <w:r>
        <w:rPr>
          <w:rFonts w:ascii="Times New Roman" w:hAnsi="Times New Roman" w:eastAsia="方正仿宋_GBK"/>
          <w:b w:val="0"/>
          <w:sz w:val="24"/>
        </w:rPr>
        <w:t>该站初始主变组合为63+80 MVA，弹性方案四年均保留该组合，供电任务由主变及网络承担。</w:t>
      </w:r>
    </w:p>
    <w:p w14:paraId="37CA03E8">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2025年本站最大正向、反向净负荷分别为110.02 MW、10.95 MW。在同一需求下，刚性方案当年主变容量为143.00 MVA、储能额定功率0.00 MW，弹性方案分别为143.00 MVA和0.00 MW，两类方案本站主变总容量相同。弹性方案按当年各站局部极值计算的站级负载率为81%。</w:t>
      </w:r>
    </w:p>
    <w:p w14:paraId="279E51C8">
      <w:pPr>
        <w:pStyle w:val="2"/>
        <w:keepNext/>
        <w:spacing w:before="120" w:after="80" w:line="280" w:lineRule="exact"/>
        <w:ind w:firstLine="0"/>
        <w:jc w:val="center"/>
      </w:pPr>
      <w:r>
        <w:rPr>
          <w:rFonts w:ascii="Times New Roman" w:hAnsi="Times New Roman" w:eastAsia="宋体"/>
          <w:b w:val="0"/>
          <w:sz w:val="21"/>
        </w:rPr>
        <w:t>表5-50 石桥变年度配置与正向峰值正常转接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AB78D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C48DB46">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774531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BC6E6EB">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0EB81EF">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B213ED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8F1A87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1FCB96B">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FC9F27F">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9150C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F1091F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41CD5A8">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AF60718">
            <w:pPr>
              <w:keepNext/>
              <w:spacing w:before="20" w:after="20" w:line="260" w:lineRule="exact"/>
              <w:ind w:left="0" w:leftChars="0" w:right="0" w:rightChars="0" w:firstLine="0" w:firstLineChars="0"/>
              <w:jc w:val="center"/>
            </w:pPr>
            <w:r>
              <w:rPr>
                <w:rFonts w:ascii="Times New Roman" w:hAnsi="Times New Roman" w:eastAsia="宋体"/>
                <w:b w:val="0"/>
                <w:sz w:val="18"/>
              </w:rPr>
              <w:t>63+80</w:t>
            </w:r>
          </w:p>
        </w:tc>
        <w:tc>
          <w:tcPr>
            <w:tcW w:w="1039" w:type="dxa"/>
            <w:tcMar>
              <w:left w:w="70" w:type="dxa"/>
              <w:right w:w="70" w:type="dxa"/>
            </w:tcMar>
            <w:vAlign w:val="center"/>
          </w:tcPr>
          <w:p w14:paraId="5BA6E880">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53F38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7B03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46A6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124E87">
            <w:pPr>
              <w:keepNext/>
              <w:spacing w:before="20" w:after="20" w:line="260" w:lineRule="exact"/>
              <w:ind w:left="0" w:leftChars="0" w:right="0" w:rightChars="0" w:firstLine="0" w:firstLineChars="0"/>
              <w:jc w:val="center"/>
            </w:pPr>
            <w:r>
              <w:rPr>
                <w:rFonts w:ascii="Times New Roman" w:hAnsi="Times New Roman" w:eastAsia="宋体"/>
                <w:b w:val="0"/>
                <w:sz w:val="18"/>
              </w:rPr>
              <w:t>97.17</w:t>
            </w:r>
          </w:p>
        </w:tc>
      </w:tr>
      <w:tr w14:paraId="34DC98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86954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92EA4A2">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2616EDBC">
            <w:pPr>
              <w:keepNext/>
              <w:spacing w:before="20" w:after="20" w:line="260" w:lineRule="exact"/>
              <w:ind w:left="0" w:leftChars="0" w:right="0" w:rightChars="0" w:firstLine="0" w:firstLineChars="0"/>
              <w:jc w:val="center"/>
            </w:pPr>
            <w:r>
              <w:rPr>
                <w:rFonts w:ascii="Times New Roman" w:hAnsi="Times New Roman" w:eastAsia="宋体"/>
                <w:b w:val="0"/>
                <w:sz w:val="18"/>
              </w:rPr>
              <w:t>63+80</w:t>
            </w:r>
          </w:p>
        </w:tc>
        <w:tc>
          <w:tcPr>
            <w:tcW w:w="1039" w:type="dxa"/>
            <w:tcMar>
              <w:left w:w="70" w:type="dxa"/>
              <w:right w:w="70" w:type="dxa"/>
            </w:tcMar>
            <w:vAlign w:val="center"/>
          </w:tcPr>
          <w:p w14:paraId="14BAE378">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778456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732AC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AACA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A8098F">
            <w:pPr>
              <w:keepNext/>
              <w:spacing w:before="20" w:after="20" w:line="260" w:lineRule="exact"/>
              <w:ind w:left="0" w:leftChars="0" w:right="0" w:rightChars="0" w:firstLine="0" w:firstLineChars="0"/>
              <w:jc w:val="center"/>
            </w:pPr>
            <w:r>
              <w:rPr>
                <w:rFonts w:ascii="Times New Roman" w:hAnsi="Times New Roman" w:eastAsia="宋体"/>
                <w:b w:val="0"/>
                <w:sz w:val="18"/>
              </w:rPr>
              <w:t>104.62</w:t>
            </w:r>
          </w:p>
        </w:tc>
      </w:tr>
      <w:tr w14:paraId="089F4F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143485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631631">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7B39141">
            <w:pPr>
              <w:keepNext/>
              <w:spacing w:before="20" w:after="20" w:line="260" w:lineRule="exact"/>
              <w:ind w:left="0" w:leftChars="0" w:right="0" w:rightChars="0" w:firstLine="0" w:firstLineChars="0"/>
              <w:jc w:val="center"/>
            </w:pPr>
            <w:r>
              <w:rPr>
                <w:rFonts w:ascii="Times New Roman" w:hAnsi="Times New Roman" w:eastAsia="宋体"/>
                <w:b w:val="0"/>
                <w:sz w:val="18"/>
              </w:rPr>
              <w:t>63+80</w:t>
            </w:r>
          </w:p>
        </w:tc>
        <w:tc>
          <w:tcPr>
            <w:tcW w:w="1039" w:type="dxa"/>
            <w:tcMar>
              <w:left w:w="70" w:type="dxa"/>
              <w:right w:w="70" w:type="dxa"/>
            </w:tcMar>
            <w:vAlign w:val="center"/>
          </w:tcPr>
          <w:p w14:paraId="78DC22E3">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EA4AD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D6C1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4775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06157A">
            <w:pPr>
              <w:keepNext/>
              <w:spacing w:before="20" w:after="20" w:line="260" w:lineRule="exact"/>
              <w:ind w:left="0" w:leftChars="0" w:right="0" w:rightChars="0" w:firstLine="0" w:firstLineChars="0"/>
              <w:jc w:val="center"/>
            </w:pPr>
            <w:r>
              <w:rPr>
                <w:rFonts w:ascii="Times New Roman" w:hAnsi="Times New Roman" w:eastAsia="宋体"/>
                <w:b w:val="0"/>
                <w:sz w:val="18"/>
              </w:rPr>
              <w:t>98.32</w:t>
            </w:r>
          </w:p>
        </w:tc>
      </w:tr>
      <w:tr w14:paraId="161696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5E7ED8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DB00C7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EFE69BB">
            <w:pPr>
              <w:keepNext/>
              <w:spacing w:before="20" w:after="20" w:line="260" w:lineRule="exact"/>
              <w:ind w:left="0" w:leftChars="0" w:right="0" w:rightChars="0" w:firstLine="0" w:firstLineChars="0"/>
              <w:jc w:val="center"/>
            </w:pPr>
            <w:r>
              <w:rPr>
                <w:rFonts w:ascii="Times New Roman" w:hAnsi="Times New Roman" w:eastAsia="宋体"/>
                <w:b w:val="0"/>
                <w:sz w:val="18"/>
              </w:rPr>
              <w:t>63+80</w:t>
            </w:r>
          </w:p>
        </w:tc>
        <w:tc>
          <w:tcPr>
            <w:tcW w:w="1039" w:type="dxa"/>
            <w:tcMar>
              <w:left w:w="70" w:type="dxa"/>
              <w:right w:w="70" w:type="dxa"/>
            </w:tcMar>
            <w:vAlign w:val="center"/>
          </w:tcPr>
          <w:p w14:paraId="18F43EFF">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4DF689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69C7B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0FC1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7C0D50">
            <w:pPr>
              <w:keepNext/>
              <w:spacing w:before="20" w:after="20" w:line="260" w:lineRule="exact"/>
              <w:ind w:left="0" w:leftChars="0" w:right="0" w:rightChars="0" w:firstLine="0" w:firstLineChars="0"/>
              <w:jc w:val="center"/>
            </w:pPr>
            <w:r>
              <w:rPr>
                <w:rFonts w:ascii="Times New Roman" w:hAnsi="Times New Roman" w:eastAsia="宋体"/>
                <w:b w:val="0"/>
                <w:sz w:val="18"/>
              </w:rPr>
              <w:t>103.71</w:t>
            </w:r>
          </w:p>
        </w:tc>
      </w:tr>
      <w:tr w14:paraId="56E613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2E8391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9EE41EA">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DA020C8">
            <w:pPr>
              <w:keepNext/>
              <w:spacing w:before="20" w:after="20" w:line="260" w:lineRule="exact"/>
              <w:ind w:left="0" w:leftChars="0" w:right="0" w:rightChars="0" w:firstLine="0" w:firstLineChars="0"/>
              <w:jc w:val="center"/>
            </w:pPr>
            <w:r>
              <w:rPr>
                <w:rFonts w:ascii="Times New Roman" w:hAnsi="Times New Roman" w:eastAsia="宋体"/>
                <w:b w:val="0"/>
                <w:sz w:val="18"/>
              </w:rPr>
              <w:t>63+80</w:t>
            </w:r>
          </w:p>
        </w:tc>
        <w:tc>
          <w:tcPr>
            <w:tcW w:w="1039" w:type="dxa"/>
            <w:tcMar>
              <w:left w:w="70" w:type="dxa"/>
              <w:right w:w="70" w:type="dxa"/>
            </w:tcMar>
            <w:vAlign w:val="center"/>
          </w:tcPr>
          <w:p w14:paraId="53BC8AAD">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53983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9917A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5259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E9CC58">
            <w:pPr>
              <w:keepNext/>
              <w:spacing w:before="20" w:after="20" w:line="260" w:lineRule="exact"/>
              <w:ind w:left="0" w:leftChars="0" w:right="0" w:rightChars="0" w:firstLine="0" w:firstLineChars="0"/>
              <w:jc w:val="center"/>
            </w:pPr>
            <w:r>
              <w:rPr>
                <w:rFonts w:ascii="Times New Roman" w:hAnsi="Times New Roman" w:eastAsia="宋体"/>
                <w:b w:val="0"/>
                <w:sz w:val="18"/>
              </w:rPr>
              <w:t>97.17</w:t>
            </w:r>
          </w:p>
        </w:tc>
      </w:tr>
      <w:tr w14:paraId="0A4A81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55C000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1B46F0">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7E9C6D31">
            <w:pPr>
              <w:keepNext/>
              <w:spacing w:before="20" w:after="20" w:line="260" w:lineRule="exact"/>
              <w:ind w:left="0" w:leftChars="0" w:right="0" w:rightChars="0" w:firstLine="0" w:firstLineChars="0"/>
              <w:jc w:val="center"/>
            </w:pPr>
            <w:r>
              <w:rPr>
                <w:rFonts w:ascii="Times New Roman" w:hAnsi="Times New Roman" w:eastAsia="宋体"/>
                <w:b w:val="0"/>
                <w:sz w:val="18"/>
              </w:rPr>
              <w:t>63+80</w:t>
            </w:r>
          </w:p>
        </w:tc>
        <w:tc>
          <w:tcPr>
            <w:tcW w:w="1039" w:type="dxa"/>
            <w:tcMar>
              <w:left w:w="70" w:type="dxa"/>
              <w:right w:w="70" w:type="dxa"/>
            </w:tcMar>
            <w:vAlign w:val="center"/>
          </w:tcPr>
          <w:p w14:paraId="39F11AE3">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FF12C0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837DE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49C4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8C5A0D">
            <w:pPr>
              <w:keepNext/>
              <w:spacing w:before="20" w:after="20" w:line="260" w:lineRule="exact"/>
              <w:ind w:left="0" w:leftChars="0" w:right="0" w:rightChars="0" w:firstLine="0" w:firstLineChars="0"/>
              <w:jc w:val="center"/>
            </w:pPr>
            <w:r>
              <w:rPr>
                <w:rFonts w:ascii="Times New Roman" w:hAnsi="Times New Roman" w:eastAsia="宋体"/>
                <w:b w:val="0"/>
                <w:sz w:val="18"/>
              </w:rPr>
              <w:t>104.62</w:t>
            </w:r>
          </w:p>
        </w:tc>
      </w:tr>
      <w:tr w14:paraId="64C575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04FCDD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1DD2C7C">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8BAE5A4">
            <w:pPr>
              <w:keepNext/>
              <w:spacing w:before="20" w:after="20" w:line="260" w:lineRule="exact"/>
              <w:ind w:left="0" w:leftChars="0" w:right="0" w:rightChars="0" w:firstLine="0" w:firstLineChars="0"/>
              <w:jc w:val="center"/>
            </w:pPr>
            <w:r>
              <w:rPr>
                <w:rFonts w:ascii="Times New Roman" w:hAnsi="Times New Roman" w:eastAsia="宋体"/>
                <w:b w:val="0"/>
                <w:sz w:val="18"/>
              </w:rPr>
              <w:t>63+80</w:t>
            </w:r>
          </w:p>
        </w:tc>
        <w:tc>
          <w:tcPr>
            <w:tcW w:w="1039" w:type="dxa"/>
            <w:tcMar>
              <w:left w:w="70" w:type="dxa"/>
              <w:right w:w="70" w:type="dxa"/>
            </w:tcMar>
            <w:vAlign w:val="center"/>
          </w:tcPr>
          <w:p w14:paraId="7777FEE5">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85CDA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6058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85BA0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5EBFA1">
            <w:pPr>
              <w:keepNext/>
              <w:spacing w:before="20" w:after="20" w:line="260" w:lineRule="exact"/>
              <w:ind w:left="0" w:leftChars="0" w:right="0" w:rightChars="0" w:firstLine="0" w:firstLineChars="0"/>
              <w:jc w:val="center"/>
            </w:pPr>
            <w:r>
              <w:rPr>
                <w:rFonts w:ascii="Times New Roman" w:hAnsi="Times New Roman" w:eastAsia="宋体"/>
                <w:b w:val="0"/>
                <w:sz w:val="18"/>
              </w:rPr>
              <w:t>98.32</w:t>
            </w:r>
          </w:p>
        </w:tc>
      </w:tr>
      <w:tr w14:paraId="62C72E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0EB520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59CE6F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1C1F21D">
            <w:pPr>
              <w:keepNext w:val="0"/>
              <w:spacing w:before="20" w:after="20" w:line="260" w:lineRule="exact"/>
              <w:ind w:left="0" w:leftChars="0" w:right="0" w:rightChars="0" w:firstLine="0" w:firstLineChars="0"/>
              <w:jc w:val="center"/>
            </w:pPr>
            <w:r>
              <w:rPr>
                <w:rFonts w:ascii="Times New Roman" w:hAnsi="Times New Roman" w:eastAsia="宋体"/>
                <w:b w:val="0"/>
                <w:sz w:val="18"/>
              </w:rPr>
              <w:t>63+80</w:t>
            </w:r>
          </w:p>
        </w:tc>
        <w:tc>
          <w:tcPr>
            <w:tcW w:w="1039" w:type="dxa"/>
            <w:tcMar>
              <w:left w:w="70" w:type="dxa"/>
              <w:right w:w="70" w:type="dxa"/>
            </w:tcMar>
            <w:vAlign w:val="center"/>
          </w:tcPr>
          <w:p w14:paraId="66CE4BD5">
            <w:pPr>
              <w:keepNext w:val="0"/>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4B3FF42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B09A6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66735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9B8389">
            <w:pPr>
              <w:keepNext w:val="0"/>
              <w:spacing w:before="20" w:after="20" w:line="260" w:lineRule="exact"/>
              <w:ind w:left="0" w:leftChars="0" w:right="0" w:rightChars="0" w:firstLine="0" w:firstLineChars="0"/>
              <w:jc w:val="center"/>
            </w:pPr>
            <w:r>
              <w:rPr>
                <w:rFonts w:ascii="Times New Roman" w:hAnsi="Times New Roman" w:eastAsia="宋体"/>
                <w:b w:val="0"/>
                <w:sz w:val="18"/>
              </w:rPr>
              <w:t>103.71</w:t>
            </w:r>
          </w:p>
        </w:tc>
      </w:tr>
    </w:tbl>
    <w:p w14:paraId="2B996F56">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MW，转接后净负荷为103.71 MW，区域最低净负荷工况下为2.91 MW。</w:t>
      </w:r>
    </w:p>
    <w:p w14:paraId="6714821D">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按最大单台主变N-1校核，本站剩余容量为63.00 MVA，两代表工况重新转供后的本站净负荷分别为59.85 MW、2.91 MW，两方向最小容量余量为0.00 MW，正向储能有效支撑功率为0.00 MW。</w:t>
      </w:r>
    </w:p>
    <w:p w14:paraId="5BB6FFCB">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四年校核截面中，本站绝对功率最大的工况出现在2023年，转接前为110.98 MW，主要表现为正向受电需求，该年设备在最大单台主变N-1后剩余容量为63.00 MVA。故障方式下本站转出51.13 MW、承接0.00 MW，其中与刘湾变之间的主要转出功率为19.00 MW，转接后净负荷为59.85 MW。这一工况通过邻站分担本站故障后的正向负荷。</w:t>
      </w:r>
    </w:p>
    <w:p w14:paraId="60704513">
      <w:pPr>
        <w:pStyle w:val="7"/>
        <w:keepNext/>
        <w:numPr>
          <w:ilvl w:val="0"/>
          <w:numId w:val="0"/>
        </w:numPr>
        <w:spacing w:before="160" w:after="120" w:line="360" w:lineRule="exact"/>
        <w:ind w:firstLine="0"/>
      </w:pPr>
      <w:bookmarkStart w:id="240" w:name="拾屯变规划分析"/>
      <w:r>
        <w:rPr>
          <w:rFonts w:ascii="Times New Roman" w:hAnsi="Times New Roman" w:eastAsia="方正仿宋_GBK"/>
          <w:b/>
          <w:sz w:val="24"/>
        </w:rPr>
        <w:t>拾屯变规划分析</w:t>
      </w:r>
      <w:bookmarkEnd w:id="240"/>
    </w:p>
    <w:p w14:paraId="2B0EF70E">
      <w:pPr>
        <w:pStyle w:val="115"/>
        <w:widowControl/>
        <w:spacing w:before="0" w:after="0" w:line="348" w:lineRule="exact"/>
        <w:ind w:firstLine="480"/>
        <w:jc w:val="both"/>
      </w:pPr>
      <w:r>
        <w:rPr>
          <w:rFonts w:ascii="Times New Roman" w:hAnsi="Times New Roman" w:eastAsia="方正仿宋_GBK"/>
          <w:b w:val="0"/>
          <w:sz w:val="24"/>
        </w:rPr>
        <w:t>该站初始主变组合为40+40 MVA，弹性方案四年均保留该组合，供电任务由主变及网络承担。</w:t>
      </w:r>
    </w:p>
    <w:p w14:paraId="069E4306">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2025年本站最大正向、反向净负荷分别为73.47 MW、0.00 MW。在同一需求下，刚性方案当年主变容量为80.00 MVA、储能额定功率0.00 MW，弹性方案分别为80.00 MVA和0.00 MW，两类方案本站主变总容量相同。弹性方案按当年各站局部极值计算的站级负载率为97%。</w:t>
      </w:r>
    </w:p>
    <w:p w14:paraId="2206A419">
      <w:pPr>
        <w:pStyle w:val="2"/>
        <w:keepNext/>
        <w:spacing w:before="120" w:after="80" w:line="280" w:lineRule="exact"/>
        <w:ind w:firstLine="0"/>
        <w:jc w:val="center"/>
      </w:pPr>
      <w:r>
        <w:rPr>
          <w:rFonts w:ascii="Times New Roman" w:hAnsi="Times New Roman" w:eastAsia="宋体"/>
          <w:b w:val="0"/>
          <w:sz w:val="21"/>
        </w:rPr>
        <w:t>表5-51 拾屯变年度配置与正向峰值正常转接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495BC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93A652F">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84C2CB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3AA5417">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F6308A6">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4694EB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EAA51F8">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3FEBC4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82CFEEF">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B1F51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24C06C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7B2B1E8">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7BC913C">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A7CB121">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04C0C64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5894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EEE0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E22B2A">
            <w:pPr>
              <w:keepNext/>
              <w:spacing w:before="20" w:after="20" w:line="260" w:lineRule="exact"/>
              <w:ind w:left="0" w:leftChars="0" w:right="0" w:rightChars="0" w:firstLine="0" w:firstLineChars="0"/>
              <w:jc w:val="center"/>
            </w:pPr>
            <w:r>
              <w:rPr>
                <w:rFonts w:ascii="Times New Roman" w:hAnsi="Times New Roman" w:eastAsia="宋体"/>
                <w:b w:val="0"/>
                <w:sz w:val="18"/>
              </w:rPr>
              <w:t>67.70</w:t>
            </w:r>
          </w:p>
        </w:tc>
      </w:tr>
      <w:tr w14:paraId="46B9F9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E01AA6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803881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ED195CE">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6DF6C50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44849E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8394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4CC0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64AD60">
            <w:pPr>
              <w:keepNext/>
              <w:spacing w:before="20" w:after="20" w:line="260" w:lineRule="exact"/>
              <w:ind w:left="0" w:leftChars="0" w:right="0" w:rightChars="0" w:firstLine="0" w:firstLineChars="0"/>
              <w:jc w:val="center"/>
            </w:pPr>
            <w:r>
              <w:rPr>
                <w:rFonts w:ascii="Times New Roman" w:hAnsi="Times New Roman" w:eastAsia="宋体"/>
                <w:b w:val="0"/>
                <w:sz w:val="18"/>
              </w:rPr>
              <w:t>72.89</w:t>
            </w:r>
          </w:p>
        </w:tc>
      </w:tr>
      <w:tr w14:paraId="002167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5B659E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751838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79C13959">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092EFCC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34BBEB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44B8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34120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1D0020">
            <w:pPr>
              <w:keepNext/>
              <w:spacing w:before="20" w:after="20" w:line="260" w:lineRule="exact"/>
              <w:ind w:left="0" w:leftChars="0" w:right="0" w:rightChars="0" w:firstLine="0" w:firstLineChars="0"/>
              <w:jc w:val="center"/>
            </w:pPr>
            <w:r>
              <w:rPr>
                <w:rFonts w:ascii="Times New Roman" w:hAnsi="Times New Roman" w:eastAsia="宋体"/>
                <w:b w:val="0"/>
                <w:sz w:val="18"/>
              </w:rPr>
              <w:t>68.50</w:t>
            </w:r>
          </w:p>
        </w:tc>
      </w:tr>
      <w:tr w14:paraId="2456C6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E3DDC0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0F8D9C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A2D309F">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0E128321">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604848C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2135C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0076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ADFE12">
            <w:pPr>
              <w:keepNext/>
              <w:spacing w:before="20" w:after="20" w:line="260" w:lineRule="exact"/>
              <w:ind w:left="0" w:leftChars="0" w:right="0" w:rightChars="0" w:firstLine="0" w:firstLineChars="0"/>
              <w:jc w:val="center"/>
            </w:pPr>
            <w:r>
              <w:rPr>
                <w:rFonts w:ascii="Times New Roman" w:hAnsi="Times New Roman" w:eastAsia="宋体"/>
                <w:b w:val="0"/>
                <w:sz w:val="18"/>
              </w:rPr>
              <w:t>72.26</w:t>
            </w:r>
          </w:p>
        </w:tc>
      </w:tr>
      <w:tr w14:paraId="19E1B8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885642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B343AD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CD4D3B3">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2EB02F3">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7A757D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7BC60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49E0E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7183FE">
            <w:pPr>
              <w:keepNext/>
              <w:spacing w:before="20" w:after="20" w:line="260" w:lineRule="exact"/>
              <w:ind w:left="0" w:leftChars="0" w:right="0" w:rightChars="0" w:firstLine="0" w:firstLineChars="0"/>
              <w:jc w:val="center"/>
            </w:pPr>
            <w:r>
              <w:rPr>
                <w:rFonts w:ascii="Times New Roman" w:hAnsi="Times New Roman" w:eastAsia="宋体"/>
                <w:b w:val="0"/>
                <w:sz w:val="18"/>
              </w:rPr>
              <w:t>67.70</w:t>
            </w:r>
          </w:p>
        </w:tc>
      </w:tr>
      <w:tr w14:paraId="244F1C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E8B9FE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3A3FFC7">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B7A2392">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4D041DC2">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2169459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31C1D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C6F7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C14A35">
            <w:pPr>
              <w:keepNext/>
              <w:spacing w:before="20" w:after="20" w:line="260" w:lineRule="exact"/>
              <w:ind w:left="0" w:leftChars="0" w:right="0" w:rightChars="0" w:firstLine="0" w:firstLineChars="0"/>
              <w:jc w:val="center"/>
            </w:pPr>
            <w:r>
              <w:rPr>
                <w:rFonts w:ascii="Times New Roman" w:hAnsi="Times New Roman" w:eastAsia="宋体"/>
                <w:b w:val="0"/>
                <w:sz w:val="18"/>
              </w:rPr>
              <w:t>72.89</w:t>
            </w:r>
          </w:p>
        </w:tc>
      </w:tr>
      <w:tr w14:paraId="472097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020CF0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CA746C7">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748EE602">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1795F87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2EBD84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3DB3E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FD274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30C898">
            <w:pPr>
              <w:keepNext/>
              <w:spacing w:before="20" w:after="20" w:line="260" w:lineRule="exact"/>
              <w:ind w:left="0" w:leftChars="0" w:right="0" w:rightChars="0" w:firstLine="0" w:firstLineChars="0"/>
              <w:jc w:val="center"/>
            </w:pPr>
            <w:r>
              <w:rPr>
                <w:rFonts w:ascii="Times New Roman" w:hAnsi="Times New Roman" w:eastAsia="宋体"/>
                <w:b w:val="0"/>
                <w:sz w:val="18"/>
              </w:rPr>
              <w:t>68.50</w:t>
            </w:r>
          </w:p>
        </w:tc>
      </w:tr>
      <w:tr w14:paraId="7CA19F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24245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9818B1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A453618">
            <w:pPr>
              <w:keepNext w:val="0"/>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70F421BC">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389AC39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0FD31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CD902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6E65A5">
            <w:pPr>
              <w:keepNext w:val="0"/>
              <w:spacing w:before="20" w:after="20" w:line="260" w:lineRule="exact"/>
              <w:ind w:left="0" w:leftChars="0" w:right="0" w:rightChars="0" w:firstLine="0" w:firstLineChars="0"/>
              <w:jc w:val="center"/>
            </w:pPr>
            <w:r>
              <w:rPr>
                <w:rFonts w:ascii="Times New Roman" w:hAnsi="Times New Roman" w:eastAsia="宋体"/>
                <w:b w:val="0"/>
                <w:sz w:val="18"/>
              </w:rPr>
              <w:t>72.26</w:t>
            </w:r>
          </w:p>
        </w:tc>
      </w:tr>
    </w:tbl>
    <w:p w14:paraId="5C591A1E">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MW，转接后净负荷为72.26 MW，区域最低净负荷工况下为4.74 MW。</w:t>
      </w:r>
    </w:p>
    <w:p w14:paraId="3ADBEAFA">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MW、4.74 MW，两方向最小容量余量为0.00 MW，正向储能有效支撑功率为0.00 MW。</w:t>
      </w:r>
    </w:p>
    <w:p w14:paraId="3497E30F">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四年校核截面中，本站绝对功率最大的工况出现在2023年，转接前为74.11 MW，主要表现为正向受电需求，该年设备在最大单台主变N-1后剩余容量为40.00 MVA。故障方式下本站转出36.11 MW、承接0.00 MW，其中与彭场变之间的主要转出功率为25.50 MW，转接后净负荷为38.00 MW。这一工况通过邻站分担本站故障后的正向负荷。</w:t>
      </w:r>
    </w:p>
    <w:p w14:paraId="1E15503B">
      <w:pPr>
        <w:pStyle w:val="7"/>
        <w:keepNext/>
        <w:numPr>
          <w:ilvl w:val="0"/>
          <w:numId w:val="0"/>
        </w:numPr>
        <w:spacing w:before="160" w:after="120" w:line="360" w:lineRule="exact"/>
        <w:ind w:firstLine="0"/>
      </w:pPr>
      <w:bookmarkStart w:id="241" w:name="统一变规划分析"/>
      <w:r>
        <w:rPr>
          <w:rFonts w:ascii="Times New Roman" w:hAnsi="Times New Roman" w:eastAsia="方正仿宋_GBK"/>
          <w:b/>
          <w:sz w:val="24"/>
        </w:rPr>
        <w:t>统一变规划分析</w:t>
      </w:r>
      <w:bookmarkEnd w:id="241"/>
    </w:p>
    <w:p w14:paraId="7F99FFA0">
      <w:pPr>
        <w:pStyle w:val="115"/>
        <w:widowControl/>
        <w:spacing w:before="0" w:after="0" w:line="348" w:lineRule="exact"/>
        <w:ind w:firstLine="480"/>
        <w:jc w:val="both"/>
      </w:pPr>
      <w:r>
        <w:rPr>
          <w:rFonts w:ascii="Times New Roman" w:hAnsi="Times New Roman" w:eastAsia="方正仿宋_GBK"/>
          <w:b w:val="0"/>
          <w:sz w:val="24"/>
        </w:rPr>
        <w:t>该站初始主变组合为40+40 MVA，弹性方案四年均保留该组合，供电任务由主变及网络承担。</w:t>
      </w:r>
    </w:p>
    <w:p w14:paraId="46AAD0B8">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2025年本站最大正向、反向净负荷分别为92.94 MW、0.00 MW。在同一需求下，刚性方案当年主变容量为80.00 MVA、储能额定功率0.00 MW，弹性方案分别为80.00 MVA和0.00 MW，两类方案本站主变总容量相同。弹性方案按当年各站局部极值计算的站级负载率为122%。</w:t>
      </w:r>
    </w:p>
    <w:p w14:paraId="19E7D0EB">
      <w:pPr>
        <w:pStyle w:val="2"/>
        <w:keepNext/>
        <w:spacing w:before="120" w:after="80" w:line="280" w:lineRule="exact"/>
        <w:ind w:firstLine="0"/>
        <w:jc w:val="center"/>
      </w:pPr>
      <w:r>
        <w:rPr>
          <w:rFonts w:ascii="Times New Roman" w:hAnsi="Times New Roman" w:eastAsia="宋体"/>
          <w:b w:val="0"/>
          <w:sz w:val="21"/>
        </w:rPr>
        <w:t>表5-52 统一变年度配置与正向峰值正常转接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08656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9C45E42">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17F060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5094C23">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6FD913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482E6B1">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B0E5E7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8606FDA">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B0C2583">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10079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965BEB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4251096">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CF5A06E">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49DC8AAF">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4A40A6B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B5D104">
            <w:pPr>
              <w:keepNext/>
              <w:spacing w:before="20" w:after="20" w:line="260" w:lineRule="exact"/>
              <w:ind w:left="0" w:leftChars="0" w:right="0" w:rightChars="0" w:firstLine="0" w:firstLineChars="0"/>
              <w:jc w:val="center"/>
            </w:pPr>
            <w:r>
              <w:rPr>
                <w:rFonts w:ascii="Times New Roman" w:hAnsi="Times New Roman" w:eastAsia="宋体"/>
                <w:b w:val="0"/>
                <w:sz w:val="18"/>
              </w:rPr>
              <w:t>9.78</w:t>
            </w:r>
          </w:p>
        </w:tc>
        <w:tc>
          <w:tcPr>
            <w:tcW w:w="1039" w:type="dxa"/>
            <w:tcMar>
              <w:left w:w="70" w:type="dxa"/>
              <w:right w:w="70" w:type="dxa"/>
            </w:tcMar>
            <w:vAlign w:val="center"/>
          </w:tcPr>
          <w:p w14:paraId="417EFE9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E1EDC9">
            <w:pPr>
              <w:keepNext/>
              <w:spacing w:before="20" w:after="20" w:line="260" w:lineRule="exact"/>
              <w:ind w:left="0" w:leftChars="0" w:right="0" w:rightChars="0" w:firstLine="0" w:firstLineChars="0"/>
              <w:jc w:val="center"/>
            </w:pPr>
            <w:r>
              <w:rPr>
                <w:rFonts w:ascii="Times New Roman" w:hAnsi="Times New Roman" w:eastAsia="宋体"/>
                <w:b w:val="0"/>
                <w:sz w:val="18"/>
              </w:rPr>
              <w:t>76.00</w:t>
            </w:r>
          </w:p>
        </w:tc>
      </w:tr>
      <w:tr w14:paraId="55E5E6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8C8FC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DB759AE">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658444E2">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5C945A23">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51E0966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E01689">
            <w:pPr>
              <w:keepNext/>
              <w:spacing w:before="20" w:after="20" w:line="260" w:lineRule="exact"/>
              <w:ind w:left="0" w:leftChars="0" w:right="0" w:rightChars="0" w:firstLine="0" w:firstLineChars="0"/>
              <w:jc w:val="center"/>
            </w:pPr>
            <w:r>
              <w:rPr>
                <w:rFonts w:ascii="Times New Roman" w:hAnsi="Times New Roman" w:eastAsia="宋体"/>
                <w:b w:val="0"/>
                <w:sz w:val="18"/>
              </w:rPr>
              <w:t>16.36</w:t>
            </w:r>
          </w:p>
        </w:tc>
        <w:tc>
          <w:tcPr>
            <w:tcW w:w="1039" w:type="dxa"/>
            <w:tcMar>
              <w:left w:w="70" w:type="dxa"/>
              <w:right w:w="70" w:type="dxa"/>
            </w:tcMar>
            <w:vAlign w:val="center"/>
          </w:tcPr>
          <w:p w14:paraId="1787E3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7B0AE3">
            <w:pPr>
              <w:keepNext/>
              <w:spacing w:before="20" w:after="20" w:line="260" w:lineRule="exact"/>
              <w:ind w:left="0" w:leftChars="0" w:right="0" w:rightChars="0" w:firstLine="0" w:firstLineChars="0"/>
              <w:jc w:val="center"/>
            </w:pPr>
            <w:r>
              <w:rPr>
                <w:rFonts w:ascii="Times New Roman" w:hAnsi="Times New Roman" w:eastAsia="宋体"/>
                <w:b w:val="0"/>
                <w:sz w:val="18"/>
              </w:rPr>
              <w:t>76.00</w:t>
            </w:r>
          </w:p>
        </w:tc>
      </w:tr>
      <w:tr w14:paraId="2ED427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30DEFD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1BB6F3C">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5B9EF2A1">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56CCD96E">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79AAE3F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A6E44C">
            <w:pPr>
              <w:keepNext/>
              <w:spacing w:before="20" w:after="20" w:line="260" w:lineRule="exact"/>
              <w:ind w:left="0" w:leftChars="0" w:right="0" w:rightChars="0" w:firstLine="0" w:firstLineChars="0"/>
              <w:jc w:val="center"/>
            </w:pPr>
            <w:r>
              <w:rPr>
                <w:rFonts w:ascii="Times New Roman" w:hAnsi="Times New Roman" w:eastAsia="宋体"/>
                <w:b w:val="0"/>
                <w:sz w:val="18"/>
              </w:rPr>
              <w:t>10.80</w:t>
            </w:r>
          </w:p>
        </w:tc>
        <w:tc>
          <w:tcPr>
            <w:tcW w:w="1039" w:type="dxa"/>
            <w:tcMar>
              <w:left w:w="70" w:type="dxa"/>
              <w:right w:w="70" w:type="dxa"/>
            </w:tcMar>
            <w:vAlign w:val="center"/>
          </w:tcPr>
          <w:p w14:paraId="5B8AC8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30BCEF">
            <w:pPr>
              <w:keepNext/>
              <w:spacing w:before="20" w:after="20" w:line="260" w:lineRule="exact"/>
              <w:ind w:left="0" w:leftChars="0" w:right="0" w:rightChars="0" w:firstLine="0" w:firstLineChars="0"/>
              <w:jc w:val="center"/>
            </w:pPr>
            <w:r>
              <w:rPr>
                <w:rFonts w:ascii="Times New Roman" w:hAnsi="Times New Roman" w:eastAsia="宋体"/>
                <w:b w:val="0"/>
                <w:sz w:val="18"/>
              </w:rPr>
              <w:t>76.00</w:t>
            </w:r>
          </w:p>
        </w:tc>
      </w:tr>
      <w:tr w14:paraId="4B73A6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FCE18B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BD30DF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C49B28D">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63315B7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6E1AAE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3BED3B">
            <w:pPr>
              <w:keepNext/>
              <w:spacing w:before="20" w:after="20" w:line="260" w:lineRule="exact"/>
              <w:ind w:left="0" w:leftChars="0" w:right="0" w:rightChars="0" w:firstLine="0" w:firstLineChars="0"/>
              <w:jc w:val="center"/>
            </w:pPr>
            <w:r>
              <w:rPr>
                <w:rFonts w:ascii="Times New Roman" w:hAnsi="Times New Roman" w:eastAsia="宋体"/>
                <w:b w:val="0"/>
                <w:sz w:val="18"/>
              </w:rPr>
              <w:t>15.55</w:t>
            </w:r>
          </w:p>
        </w:tc>
        <w:tc>
          <w:tcPr>
            <w:tcW w:w="1039" w:type="dxa"/>
            <w:tcMar>
              <w:left w:w="70" w:type="dxa"/>
              <w:right w:w="70" w:type="dxa"/>
            </w:tcMar>
            <w:vAlign w:val="center"/>
          </w:tcPr>
          <w:p w14:paraId="60CCD73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AD51D8">
            <w:pPr>
              <w:keepNext/>
              <w:spacing w:before="20" w:after="20" w:line="260" w:lineRule="exact"/>
              <w:ind w:left="0" w:leftChars="0" w:right="0" w:rightChars="0" w:firstLine="0" w:firstLineChars="0"/>
              <w:jc w:val="center"/>
            </w:pPr>
            <w:r>
              <w:rPr>
                <w:rFonts w:ascii="Times New Roman" w:hAnsi="Times New Roman" w:eastAsia="宋体"/>
                <w:b w:val="0"/>
                <w:sz w:val="18"/>
              </w:rPr>
              <w:t>76.00</w:t>
            </w:r>
          </w:p>
        </w:tc>
      </w:tr>
      <w:tr w14:paraId="7B8035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2A747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3AFB71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2C9BC37">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A548633">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3DF0580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6F35D4">
            <w:pPr>
              <w:keepNext/>
              <w:spacing w:before="20" w:after="20" w:line="260" w:lineRule="exact"/>
              <w:ind w:left="0" w:leftChars="0" w:right="0" w:rightChars="0" w:firstLine="0" w:firstLineChars="0"/>
              <w:jc w:val="center"/>
            </w:pPr>
            <w:r>
              <w:rPr>
                <w:rFonts w:ascii="Times New Roman" w:hAnsi="Times New Roman" w:eastAsia="宋体"/>
                <w:b w:val="0"/>
                <w:sz w:val="18"/>
              </w:rPr>
              <w:t>9.78</w:t>
            </w:r>
          </w:p>
        </w:tc>
        <w:tc>
          <w:tcPr>
            <w:tcW w:w="1039" w:type="dxa"/>
            <w:tcMar>
              <w:left w:w="70" w:type="dxa"/>
              <w:right w:w="70" w:type="dxa"/>
            </w:tcMar>
            <w:vAlign w:val="center"/>
          </w:tcPr>
          <w:p w14:paraId="470ABF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CD728A">
            <w:pPr>
              <w:keepNext/>
              <w:spacing w:before="20" w:after="20" w:line="260" w:lineRule="exact"/>
              <w:ind w:left="0" w:leftChars="0" w:right="0" w:rightChars="0" w:firstLine="0" w:firstLineChars="0"/>
              <w:jc w:val="center"/>
            </w:pPr>
            <w:r>
              <w:rPr>
                <w:rFonts w:ascii="Times New Roman" w:hAnsi="Times New Roman" w:eastAsia="宋体"/>
                <w:b w:val="0"/>
                <w:sz w:val="18"/>
              </w:rPr>
              <w:t>76.00</w:t>
            </w:r>
          </w:p>
        </w:tc>
      </w:tr>
      <w:tr w14:paraId="38F366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F547DD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085FD28">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36C9DA63">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EFA544E">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3031039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A83223">
            <w:pPr>
              <w:keepNext/>
              <w:spacing w:before="20" w:after="20" w:line="260" w:lineRule="exact"/>
              <w:ind w:left="0" w:leftChars="0" w:right="0" w:rightChars="0" w:firstLine="0" w:firstLineChars="0"/>
              <w:jc w:val="center"/>
            </w:pPr>
            <w:r>
              <w:rPr>
                <w:rFonts w:ascii="Times New Roman" w:hAnsi="Times New Roman" w:eastAsia="宋体"/>
                <w:b w:val="0"/>
                <w:sz w:val="18"/>
              </w:rPr>
              <w:t>16.36</w:t>
            </w:r>
          </w:p>
        </w:tc>
        <w:tc>
          <w:tcPr>
            <w:tcW w:w="1039" w:type="dxa"/>
            <w:tcMar>
              <w:left w:w="70" w:type="dxa"/>
              <w:right w:w="70" w:type="dxa"/>
            </w:tcMar>
            <w:vAlign w:val="center"/>
          </w:tcPr>
          <w:p w14:paraId="522DC58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7FF391">
            <w:pPr>
              <w:keepNext/>
              <w:spacing w:before="20" w:after="20" w:line="260" w:lineRule="exact"/>
              <w:ind w:left="0" w:leftChars="0" w:right="0" w:rightChars="0" w:firstLine="0" w:firstLineChars="0"/>
              <w:jc w:val="center"/>
            </w:pPr>
            <w:r>
              <w:rPr>
                <w:rFonts w:ascii="Times New Roman" w:hAnsi="Times New Roman" w:eastAsia="宋体"/>
                <w:b w:val="0"/>
                <w:sz w:val="18"/>
              </w:rPr>
              <w:t>76.00</w:t>
            </w:r>
          </w:p>
        </w:tc>
      </w:tr>
      <w:tr w14:paraId="5DEBB1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340104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F8FA9A2">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52360130">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0A0B9F56">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54CBE6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608BE2">
            <w:pPr>
              <w:keepNext/>
              <w:spacing w:before="20" w:after="20" w:line="260" w:lineRule="exact"/>
              <w:ind w:left="0" w:leftChars="0" w:right="0" w:rightChars="0" w:firstLine="0" w:firstLineChars="0"/>
              <w:jc w:val="center"/>
            </w:pPr>
            <w:r>
              <w:rPr>
                <w:rFonts w:ascii="Times New Roman" w:hAnsi="Times New Roman" w:eastAsia="宋体"/>
                <w:b w:val="0"/>
                <w:sz w:val="18"/>
              </w:rPr>
              <w:t>10.80</w:t>
            </w:r>
          </w:p>
        </w:tc>
        <w:tc>
          <w:tcPr>
            <w:tcW w:w="1039" w:type="dxa"/>
            <w:tcMar>
              <w:left w:w="70" w:type="dxa"/>
              <w:right w:w="70" w:type="dxa"/>
            </w:tcMar>
            <w:vAlign w:val="center"/>
          </w:tcPr>
          <w:p w14:paraId="7075C4C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020E5C">
            <w:pPr>
              <w:keepNext/>
              <w:spacing w:before="20" w:after="20" w:line="260" w:lineRule="exact"/>
              <w:ind w:left="0" w:leftChars="0" w:right="0" w:rightChars="0" w:firstLine="0" w:firstLineChars="0"/>
              <w:jc w:val="center"/>
            </w:pPr>
            <w:r>
              <w:rPr>
                <w:rFonts w:ascii="Times New Roman" w:hAnsi="Times New Roman" w:eastAsia="宋体"/>
                <w:b w:val="0"/>
                <w:sz w:val="18"/>
              </w:rPr>
              <w:t>76.00</w:t>
            </w:r>
          </w:p>
        </w:tc>
      </w:tr>
      <w:tr w14:paraId="27F55B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FB0A0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1C8C687">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F2F911F">
            <w:pPr>
              <w:keepNext w:val="0"/>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5A2C83D">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6FCA9A2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B91BF1">
            <w:pPr>
              <w:keepNext w:val="0"/>
              <w:spacing w:before="20" w:after="20" w:line="260" w:lineRule="exact"/>
              <w:ind w:left="0" w:leftChars="0" w:right="0" w:rightChars="0" w:firstLine="0" w:firstLineChars="0"/>
              <w:jc w:val="center"/>
            </w:pPr>
            <w:r>
              <w:rPr>
                <w:rFonts w:ascii="Times New Roman" w:hAnsi="Times New Roman" w:eastAsia="宋体"/>
                <w:b w:val="0"/>
                <w:sz w:val="18"/>
              </w:rPr>
              <w:t>15.55</w:t>
            </w:r>
          </w:p>
        </w:tc>
        <w:tc>
          <w:tcPr>
            <w:tcW w:w="1039" w:type="dxa"/>
            <w:tcMar>
              <w:left w:w="70" w:type="dxa"/>
              <w:right w:w="70" w:type="dxa"/>
            </w:tcMar>
            <w:vAlign w:val="center"/>
          </w:tcPr>
          <w:p w14:paraId="4D61E1F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46F926">
            <w:pPr>
              <w:keepNext w:val="0"/>
              <w:spacing w:before="20" w:after="20" w:line="260" w:lineRule="exact"/>
              <w:ind w:left="0" w:leftChars="0" w:right="0" w:rightChars="0" w:firstLine="0" w:firstLineChars="0"/>
              <w:jc w:val="center"/>
            </w:pPr>
            <w:r>
              <w:rPr>
                <w:rFonts w:ascii="Times New Roman" w:hAnsi="Times New Roman" w:eastAsia="宋体"/>
                <w:b w:val="0"/>
                <w:sz w:val="18"/>
              </w:rPr>
              <w:t>76.00</w:t>
            </w:r>
          </w:p>
        </w:tc>
      </w:tr>
    </w:tbl>
    <w:p w14:paraId="704BC2EE">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2025年区域正向峰值正常工况下，本站转出15.55 MW、承接0.00 MW，转接后净负荷为76.00 MW，区域最低净负荷工况下为14.84 MW。</w:t>
      </w:r>
    </w:p>
    <w:p w14:paraId="7DBD0223">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MW、14.84 MW，两方向最小容量余量为0.00 MW，正向储能有效支撑功率为0.00 MW。</w:t>
      </w:r>
    </w:p>
    <w:p w14:paraId="7D73334B">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四年校核截面中，本站绝对功率最大的工况出现在2023年，转接前为93.76 MW，主要表现为正向受电需求，该年设备在最大单台主变N-1后剩余容量为40.00 MVA。故障方式下本站转出55.76 MW、承接0.00 MW，其中与奎山变之间的主要转出功率为32.73 MW，转接后净负荷为38.00 MW。这一工况通过邻站分担本站故障后的正向负荷。</w:t>
      </w:r>
    </w:p>
    <w:p w14:paraId="73B50CF8">
      <w:pPr>
        <w:pStyle w:val="7"/>
        <w:keepNext/>
        <w:numPr>
          <w:ilvl w:val="0"/>
          <w:numId w:val="0"/>
        </w:numPr>
        <w:spacing w:before="160" w:after="120" w:line="360" w:lineRule="exact"/>
        <w:ind w:firstLine="0"/>
      </w:pPr>
      <w:bookmarkStart w:id="242" w:name="吴庄变规划分析"/>
      <w:r>
        <w:rPr>
          <w:rFonts w:ascii="Times New Roman" w:hAnsi="Times New Roman" w:eastAsia="方正仿宋_GBK"/>
          <w:b/>
          <w:sz w:val="24"/>
        </w:rPr>
        <w:t>吴庄变规划分析</w:t>
      </w:r>
      <w:bookmarkEnd w:id="242"/>
    </w:p>
    <w:p w14:paraId="3EAC4392">
      <w:pPr>
        <w:pStyle w:val="115"/>
        <w:widowControl/>
        <w:spacing w:before="0" w:after="0" w:line="348" w:lineRule="exact"/>
        <w:ind w:firstLine="480"/>
        <w:jc w:val="both"/>
      </w:pPr>
      <w:r>
        <w:rPr>
          <w:rFonts w:ascii="Times New Roman" w:hAnsi="Times New Roman" w:eastAsia="方正仿宋_GBK"/>
          <w:b w:val="0"/>
          <w:sz w:val="24"/>
        </w:rPr>
        <w:t>该站初始主变组合为50+80 MVA，弹性方案四年均保留该组合，供电任务由主变及网络承担。</w:t>
      </w:r>
    </w:p>
    <w:p w14:paraId="499F6F6F">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2025年本站最大正向、反向净负荷分别为103.02 MW、0.00 MW。在同一需求下，刚性方案当年主变容量为130.00 MVA、储能额定功率0.00 MW，弹性方案分别为130.00 MVA和0.00 MW，两类方案本站主变总容量相同。弹性方案按当年各站局部极值计算的站级负载率为83%。</w:t>
      </w:r>
    </w:p>
    <w:p w14:paraId="218F1598">
      <w:pPr>
        <w:pStyle w:val="2"/>
        <w:keepNext/>
        <w:spacing w:before="120" w:after="80" w:line="280" w:lineRule="exact"/>
        <w:ind w:firstLine="0"/>
        <w:jc w:val="center"/>
      </w:pPr>
      <w:r>
        <w:rPr>
          <w:rFonts w:ascii="Times New Roman" w:hAnsi="Times New Roman" w:eastAsia="宋体"/>
          <w:b w:val="0"/>
          <w:sz w:val="21"/>
        </w:rPr>
        <w:t>表5-53 吴庄变年度配置与正向峰值正常转接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A59E7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95D2FD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9768B3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ECD3B4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4B3FB86">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164B3D6">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91A768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E33E44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81EA68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DACB6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B6054F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6BC9C77">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3500A3B">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491E9BA5">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7AFDF61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475B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8AEFE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D9B5D7">
            <w:pPr>
              <w:keepNext/>
              <w:spacing w:before="20" w:after="20" w:line="260" w:lineRule="exact"/>
              <w:ind w:left="0" w:leftChars="0" w:right="0" w:rightChars="0" w:firstLine="0" w:firstLineChars="0"/>
              <w:jc w:val="center"/>
            </w:pPr>
            <w:r>
              <w:rPr>
                <w:rFonts w:ascii="Times New Roman" w:hAnsi="Times New Roman" w:eastAsia="宋体"/>
                <w:b w:val="0"/>
                <w:sz w:val="18"/>
              </w:rPr>
              <w:t>90.39</w:t>
            </w:r>
          </w:p>
        </w:tc>
      </w:tr>
      <w:tr w14:paraId="2A88A1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452AF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2477FBA">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9FE3B0A">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290A1921">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6ED9A3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83B19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1BE35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BA6C6F">
            <w:pPr>
              <w:keepNext/>
              <w:spacing w:before="20" w:after="20" w:line="260" w:lineRule="exact"/>
              <w:ind w:left="0" w:leftChars="0" w:right="0" w:rightChars="0" w:firstLine="0" w:firstLineChars="0"/>
              <w:jc w:val="center"/>
            </w:pPr>
            <w:r>
              <w:rPr>
                <w:rFonts w:ascii="Times New Roman" w:hAnsi="Times New Roman" w:eastAsia="宋体"/>
                <w:b w:val="0"/>
                <w:sz w:val="18"/>
              </w:rPr>
              <w:t>97.32</w:t>
            </w:r>
          </w:p>
        </w:tc>
      </w:tr>
      <w:tr w14:paraId="6BBC89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9891B4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E282EBF">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522BE3E9">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70081CEB">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15672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C79E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0C940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B5AB9F">
            <w:pPr>
              <w:keepNext/>
              <w:spacing w:before="20" w:after="20" w:line="260" w:lineRule="exact"/>
              <w:ind w:left="0" w:leftChars="0" w:right="0" w:rightChars="0" w:firstLine="0" w:firstLineChars="0"/>
              <w:jc w:val="center"/>
            </w:pPr>
            <w:r>
              <w:rPr>
                <w:rFonts w:ascii="Times New Roman" w:hAnsi="Times New Roman" w:eastAsia="宋体"/>
                <w:b w:val="0"/>
                <w:sz w:val="18"/>
              </w:rPr>
              <w:t>91.46</w:t>
            </w:r>
          </w:p>
        </w:tc>
      </w:tr>
      <w:tr w14:paraId="0B1065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A5864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052FC9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A31B3B8">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0B256406">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7C97DA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DB127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62838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5394C7">
            <w:pPr>
              <w:keepNext/>
              <w:spacing w:before="20" w:after="20" w:line="260" w:lineRule="exact"/>
              <w:ind w:left="0" w:leftChars="0" w:right="0" w:rightChars="0" w:firstLine="0" w:firstLineChars="0"/>
              <w:jc w:val="center"/>
            </w:pPr>
            <w:r>
              <w:rPr>
                <w:rFonts w:ascii="Times New Roman" w:hAnsi="Times New Roman" w:eastAsia="宋体"/>
                <w:b w:val="0"/>
                <w:sz w:val="18"/>
              </w:rPr>
              <w:t>96.47</w:t>
            </w:r>
          </w:p>
        </w:tc>
      </w:tr>
      <w:tr w14:paraId="56FA7E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1B7716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020ADF">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26CE68D">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4E37E3DA">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355FC22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6643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CACF0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7FAD1A">
            <w:pPr>
              <w:keepNext/>
              <w:spacing w:before="20" w:after="20" w:line="260" w:lineRule="exact"/>
              <w:ind w:left="0" w:leftChars="0" w:right="0" w:rightChars="0" w:firstLine="0" w:firstLineChars="0"/>
              <w:jc w:val="center"/>
            </w:pPr>
            <w:r>
              <w:rPr>
                <w:rFonts w:ascii="Times New Roman" w:hAnsi="Times New Roman" w:eastAsia="宋体"/>
                <w:b w:val="0"/>
                <w:sz w:val="18"/>
              </w:rPr>
              <w:t>90.39</w:t>
            </w:r>
          </w:p>
        </w:tc>
      </w:tr>
      <w:tr w14:paraId="42D96D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697F01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D18F87A">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744F763">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5BD5B5C5">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F4FEC2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C1F23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72CCA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1648DB">
            <w:pPr>
              <w:keepNext/>
              <w:spacing w:before="20" w:after="20" w:line="260" w:lineRule="exact"/>
              <w:ind w:left="0" w:leftChars="0" w:right="0" w:rightChars="0" w:firstLine="0" w:firstLineChars="0"/>
              <w:jc w:val="center"/>
            </w:pPr>
            <w:r>
              <w:rPr>
                <w:rFonts w:ascii="Times New Roman" w:hAnsi="Times New Roman" w:eastAsia="宋体"/>
                <w:b w:val="0"/>
                <w:sz w:val="18"/>
              </w:rPr>
              <w:t>97.32</w:t>
            </w:r>
          </w:p>
        </w:tc>
      </w:tr>
      <w:tr w14:paraId="05CD29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EAF28D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57B433">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744EC8A6">
            <w:pPr>
              <w:keepNext/>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76863281">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709DF1C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A95E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625F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A2C311">
            <w:pPr>
              <w:keepNext/>
              <w:spacing w:before="20" w:after="20" w:line="260" w:lineRule="exact"/>
              <w:ind w:left="0" w:leftChars="0" w:right="0" w:rightChars="0" w:firstLine="0" w:firstLineChars="0"/>
              <w:jc w:val="center"/>
            </w:pPr>
            <w:r>
              <w:rPr>
                <w:rFonts w:ascii="Times New Roman" w:hAnsi="Times New Roman" w:eastAsia="宋体"/>
                <w:b w:val="0"/>
                <w:sz w:val="18"/>
              </w:rPr>
              <w:t>91.46</w:t>
            </w:r>
          </w:p>
        </w:tc>
      </w:tr>
      <w:tr w14:paraId="5D7457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E6DD37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3FC676A">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7A11DCE">
            <w:pPr>
              <w:keepNext w:val="0"/>
              <w:spacing w:before="20" w:after="20" w:line="260" w:lineRule="exact"/>
              <w:ind w:left="0" w:leftChars="0" w:right="0" w:rightChars="0" w:firstLine="0" w:firstLineChars="0"/>
              <w:jc w:val="center"/>
            </w:pPr>
            <w:r>
              <w:rPr>
                <w:rFonts w:ascii="Times New Roman" w:hAnsi="Times New Roman" w:eastAsia="宋体"/>
                <w:b w:val="0"/>
                <w:sz w:val="18"/>
              </w:rPr>
              <w:t>50+80</w:t>
            </w:r>
          </w:p>
        </w:tc>
        <w:tc>
          <w:tcPr>
            <w:tcW w:w="1039" w:type="dxa"/>
            <w:tcMar>
              <w:left w:w="70" w:type="dxa"/>
              <w:right w:w="70" w:type="dxa"/>
            </w:tcMar>
            <w:vAlign w:val="center"/>
          </w:tcPr>
          <w:p w14:paraId="00EBD7F0">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714DA80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6D603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B3934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BF4C39">
            <w:pPr>
              <w:keepNext w:val="0"/>
              <w:spacing w:before="20" w:after="20" w:line="260" w:lineRule="exact"/>
              <w:ind w:left="0" w:leftChars="0" w:right="0" w:rightChars="0" w:firstLine="0" w:firstLineChars="0"/>
              <w:jc w:val="center"/>
            </w:pPr>
            <w:r>
              <w:rPr>
                <w:rFonts w:ascii="Times New Roman" w:hAnsi="Times New Roman" w:eastAsia="宋体"/>
                <w:b w:val="0"/>
                <w:sz w:val="18"/>
              </w:rPr>
              <w:t>96.47</w:t>
            </w:r>
          </w:p>
        </w:tc>
      </w:tr>
    </w:tbl>
    <w:p w14:paraId="340A268F">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MW，转接后净负荷为96.47 MW，区域最低净负荷工况下为31.10 MW。</w:t>
      </w:r>
    </w:p>
    <w:p w14:paraId="4D6E40D5">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按最大单台主变N-1校核，本站剩余容量为50.00 MVA，两代表工况重新转供后的本站净负荷分别为47.50 MW、31.10 MW，两方向最小容量余量为0.00 MW，正向储能有效支撑功率为0.00 MW。</w:t>
      </w:r>
    </w:p>
    <w:p w14:paraId="0972A65B">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四年校核截面中，本站绝对功率最大的工况出现在2023年，转接前为103.92 MW，主要表现为正向受电需求，该年设备在最大单台主变N-1后剩余容量为50.00 MVA。故障方式下本站转出56.42 MW、承接0.00 MW，其中与夹河变之间的主要转出功率为21.11 MW，转接后净负荷为47.50 MW。这一工况通过邻站分担本站故障后的正向负荷。</w:t>
      </w:r>
    </w:p>
    <w:p w14:paraId="661180FC">
      <w:pPr>
        <w:pStyle w:val="7"/>
        <w:keepNext/>
        <w:numPr>
          <w:ilvl w:val="0"/>
          <w:numId w:val="0"/>
        </w:numPr>
        <w:spacing w:before="160" w:after="120" w:line="360" w:lineRule="exact"/>
        <w:ind w:firstLine="0"/>
      </w:pPr>
      <w:bookmarkStart w:id="243" w:name="西郊变规划分析"/>
      <w:r>
        <w:rPr>
          <w:rFonts w:ascii="Times New Roman" w:hAnsi="Times New Roman" w:eastAsia="方正仿宋_GBK"/>
          <w:b/>
          <w:sz w:val="24"/>
        </w:rPr>
        <w:t>西郊变规划分析</w:t>
      </w:r>
      <w:bookmarkEnd w:id="243"/>
    </w:p>
    <w:p w14:paraId="32DDDA9B">
      <w:pPr>
        <w:pStyle w:val="115"/>
        <w:widowControl/>
        <w:spacing w:before="0" w:after="0" w:line="348" w:lineRule="exact"/>
        <w:ind w:firstLine="480"/>
        <w:jc w:val="both"/>
      </w:pPr>
      <w:r>
        <w:rPr>
          <w:rFonts w:ascii="Times New Roman" w:hAnsi="Times New Roman" w:eastAsia="方正仿宋_GBK"/>
          <w:b w:val="0"/>
          <w:sz w:val="24"/>
        </w:rPr>
        <w:t>该站初始主变组合为63+63 MVA，弹性方案四年均保留该组合，供电任务由主变及网络承担。</w:t>
      </w:r>
    </w:p>
    <w:p w14:paraId="68C6DAFD">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2025年本站最大正向、反向净负荷分别为128.27 MW、0.00 MW。在同一需求下，刚性方案当年主变容量为126.00 MVA、储能额定功率0.00 MW，弹性方案分别为126.00 MVA和0.00 MW，两类方案本站主变总容量相同。弹性方案按当年各站局部极值计算的站级负载率为107%。</w:t>
      </w:r>
    </w:p>
    <w:p w14:paraId="7B6E89FD">
      <w:pPr>
        <w:pStyle w:val="2"/>
        <w:keepNext/>
        <w:spacing w:before="120" w:after="80" w:line="280" w:lineRule="exact"/>
        <w:ind w:firstLine="0"/>
        <w:jc w:val="center"/>
      </w:pPr>
      <w:r>
        <w:rPr>
          <w:rFonts w:ascii="Times New Roman" w:hAnsi="Times New Roman" w:eastAsia="宋体"/>
          <w:b w:val="0"/>
          <w:sz w:val="21"/>
        </w:rPr>
        <w:t>表5-54 西郊变年度配置与正向峰值正常转接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E8B6E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AB9860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8ED9871">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EB05F4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D4C171F">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C9AF50A">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8BF29A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41F8B19E">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1F9B76E">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9B48B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09824F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C9116A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BB9498E">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366D64D0">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1AD7355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C2255F">
            <w:pPr>
              <w:keepNext/>
              <w:spacing w:before="20" w:after="20" w:line="260" w:lineRule="exact"/>
              <w:ind w:left="0" w:leftChars="0" w:right="0" w:rightChars="0" w:firstLine="0" w:firstLineChars="0"/>
              <w:jc w:val="center"/>
            </w:pPr>
            <w:r>
              <w:rPr>
                <w:rFonts w:ascii="Times New Roman" w:hAnsi="Times New Roman" w:eastAsia="宋体"/>
                <w:b w:val="0"/>
                <w:sz w:val="18"/>
              </w:rPr>
              <w:t>0.48</w:t>
            </w:r>
          </w:p>
        </w:tc>
        <w:tc>
          <w:tcPr>
            <w:tcW w:w="1039" w:type="dxa"/>
            <w:tcMar>
              <w:left w:w="70" w:type="dxa"/>
              <w:right w:w="70" w:type="dxa"/>
            </w:tcMar>
            <w:vAlign w:val="center"/>
          </w:tcPr>
          <w:p w14:paraId="6CEBA1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AF843C">
            <w:pPr>
              <w:keepNext/>
              <w:spacing w:before="20" w:after="20" w:line="260" w:lineRule="exact"/>
              <w:ind w:left="0" w:leftChars="0" w:right="0" w:rightChars="0" w:firstLine="0" w:firstLineChars="0"/>
              <w:jc w:val="center"/>
            </w:pPr>
            <w:r>
              <w:rPr>
                <w:rFonts w:ascii="Times New Roman" w:hAnsi="Times New Roman" w:eastAsia="宋体"/>
                <w:b w:val="0"/>
                <w:sz w:val="18"/>
              </w:rPr>
              <w:t>119.70</w:t>
            </w:r>
          </w:p>
        </w:tc>
      </w:tr>
      <w:tr w14:paraId="7FC750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482337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EBA455B">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72E2B866">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6C1905A0">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567732D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CF1C17">
            <w:pPr>
              <w:keepNext/>
              <w:spacing w:before="20" w:after="20" w:line="260" w:lineRule="exact"/>
              <w:ind w:left="0" w:leftChars="0" w:right="0" w:rightChars="0" w:firstLine="0" w:firstLineChars="0"/>
              <w:jc w:val="center"/>
            </w:pPr>
            <w:r>
              <w:rPr>
                <w:rFonts w:ascii="Times New Roman" w:hAnsi="Times New Roman" w:eastAsia="宋体"/>
                <w:b w:val="0"/>
                <w:sz w:val="18"/>
              </w:rPr>
              <w:t>9.69</w:t>
            </w:r>
          </w:p>
        </w:tc>
        <w:tc>
          <w:tcPr>
            <w:tcW w:w="1039" w:type="dxa"/>
            <w:tcMar>
              <w:left w:w="70" w:type="dxa"/>
              <w:right w:w="70" w:type="dxa"/>
            </w:tcMar>
            <w:vAlign w:val="center"/>
          </w:tcPr>
          <w:p w14:paraId="7FB58F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4325D7">
            <w:pPr>
              <w:keepNext/>
              <w:spacing w:before="20" w:after="20" w:line="260" w:lineRule="exact"/>
              <w:ind w:left="0" w:leftChars="0" w:right="0" w:rightChars="0" w:firstLine="0" w:firstLineChars="0"/>
              <w:jc w:val="center"/>
            </w:pPr>
            <w:r>
              <w:rPr>
                <w:rFonts w:ascii="Times New Roman" w:hAnsi="Times New Roman" w:eastAsia="宋体"/>
                <w:b w:val="0"/>
                <w:sz w:val="18"/>
              </w:rPr>
              <w:t>119.70</w:t>
            </w:r>
          </w:p>
        </w:tc>
      </w:tr>
      <w:tr w14:paraId="71F46F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D4FFD1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622F90B">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BE4376D">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6476D965">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2C36781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303F4F">
            <w:pPr>
              <w:keepNext/>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039" w:type="dxa"/>
            <w:tcMar>
              <w:left w:w="70" w:type="dxa"/>
              <w:right w:w="70" w:type="dxa"/>
            </w:tcMar>
            <w:vAlign w:val="center"/>
          </w:tcPr>
          <w:p w14:paraId="1424B0A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FBCF85">
            <w:pPr>
              <w:keepNext/>
              <w:spacing w:before="20" w:after="20" w:line="260" w:lineRule="exact"/>
              <w:ind w:left="0" w:leftChars="0" w:right="0" w:rightChars="0" w:firstLine="0" w:firstLineChars="0"/>
              <w:jc w:val="center"/>
            </w:pPr>
            <w:r>
              <w:rPr>
                <w:rFonts w:ascii="Times New Roman" w:hAnsi="Times New Roman" w:eastAsia="宋体"/>
                <w:b w:val="0"/>
                <w:sz w:val="18"/>
              </w:rPr>
              <w:t>119.70</w:t>
            </w:r>
          </w:p>
        </w:tc>
      </w:tr>
      <w:tr w14:paraId="28D27A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2A96E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65AC87F">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7FB7B5F">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4CAE9185">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7A01E2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35D56D">
            <w:pPr>
              <w:keepNext/>
              <w:spacing w:before="20" w:after="20" w:line="260" w:lineRule="exact"/>
              <w:ind w:left="0" w:leftChars="0" w:right="0" w:rightChars="0" w:firstLine="0" w:firstLineChars="0"/>
              <w:jc w:val="center"/>
            </w:pPr>
            <w:r>
              <w:rPr>
                <w:rFonts w:ascii="Times New Roman" w:hAnsi="Times New Roman" w:eastAsia="宋体"/>
                <w:b w:val="0"/>
                <w:sz w:val="18"/>
              </w:rPr>
              <w:t>8.57</w:t>
            </w:r>
          </w:p>
        </w:tc>
        <w:tc>
          <w:tcPr>
            <w:tcW w:w="1039" w:type="dxa"/>
            <w:tcMar>
              <w:left w:w="70" w:type="dxa"/>
              <w:right w:w="70" w:type="dxa"/>
            </w:tcMar>
            <w:vAlign w:val="center"/>
          </w:tcPr>
          <w:p w14:paraId="2E7B7D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9E6A0A">
            <w:pPr>
              <w:keepNext/>
              <w:spacing w:before="20" w:after="20" w:line="260" w:lineRule="exact"/>
              <w:ind w:left="0" w:leftChars="0" w:right="0" w:rightChars="0" w:firstLine="0" w:firstLineChars="0"/>
              <w:jc w:val="center"/>
            </w:pPr>
            <w:r>
              <w:rPr>
                <w:rFonts w:ascii="Times New Roman" w:hAnsi="Times New Roman" w:eastAsia="宋体"/>
                <w:b w:val="0"/>
                <w:sz w:val="18"/>
              </w:rPr>
              <w:t>119.70</w:t>
            </w:r>
          </w:p>
        </w:tc>
      </w:tr>
      <w:tr w14:paraId="304AFA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5C05F5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6C7C74">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72350775">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36FC3122">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006175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1CA235">
            <w:pPr>
              <w:keepNext/>
              <w:spacing w:before="20" w:after="20" w:line="260" w:lineRule="exact"/>
              <w:ind w:left="0" w:leftChars="0" w:right="0" w:rightChars="0" w:firstLine="0" w:firstLineChars="0"/>
              <w:jc w:val="center"/>
            </w:pPr>
            <w:r>
              <w:rPr>
                <w:rFonts w:ascii="Times New Roman" w:hAnsi="Times New Roman" w:eastAsia="宋体"/>
                <w:b w:val="0"/>
                <w:sz w:val="18"/>
              </w:rPr>
              <w:t>0.48</w:t>
            </w:r>
          </w:p>
        </w:tc>
        <w:tc>
          <w:tcPr>
            <w:tcW w:w="1039" w:type="dxa"/>
            <w:tcMar>
              <w:left w:w="70" w:type="dxa"/>
              <w:right w:w="70" w:type="dxa"/>
            </w:tcMar>
            <w:vAlign w:val="center"/>
          </w:tcPr>
          <w:p w14:paraId="310C1AD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AE7676">
            <w:pPr>
              <w:keepNext/>
              <w:spacing w:before="20" w:after="20" w:line="260" w:lineRule="exact"/>
              <w:ind w:left="0" w:leftChars="0" w:right="0" w:rightChars="0" w:firstLine="0" w:firstLineChars="0"/>
              <w:jc w:val="center"/>
            </w:pPr>
            <w:r>
              <w:rPr>
                <w:rFonts w:ascii="Times New Roman" w:hAnsi="Times New Roman" w:eastAsia="宋体"/>
                <w:b w:val="0"/>
                <w:sz w:val="18"/>
              </w:rPr>
              <w:t>119.70</w:t>
            </w:r>
          </w:p>
        </w:tc>
      </w:tr>
      <w:tr w14:paraId="3014B5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6DA95B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5164263">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295AD4A">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51410011">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78ADFE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25FD63">
            <w:pPr>
              <w:keepNext/>
              <w:spacing w:before="20" w:after="20" w:line="260" w:lineRule="exact"/>
              <w:ind w:left="0" w:leftChars="0" w:right="0" w:rightChars="0" w:firstLine="0" w:firstLineChars="0"/>
              <w:jc w:val="center"/>
            </w:pPr>
            <w:r>
              <w:rPr>
                <w:rFonts w:ascii="Times New Roman" w:hAnsi="Times New Roman" w:eastAsia="宋体"/>
                <w:b w:val="0"/>
                <w:sz w:val="18"/>
              </w:rPr>
              <w:t>9.69</w:t>
            </w:r>
          </w:p>
        </w:tc>
        <w:tc>
          <w:tcPr>
            <w:tcW w:w="1039" w:type="dxa"/>
            <w:tcMar>
              <w:left w:w="70" w:type="dxa"/>
              <w:right w:w="70" w:type="dxa"/>
            </w:tcMar>
            <w:vAlign w:val="center"/>
          </w:tcPr>
          <w:p w14:paraId="435865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5A0D81">
            <w:pPr>
              <w:keepNext/>
              <w:spacing w:before="20" w:after="20" w:line="260" w:lineRule="exact"/>
              <w:ind w:left="0" w:leftChars="0" w:right="0" w:rightChars="0" w:firstLine="0" w:firstLineChars="0"/>
              <w:jc w:val="center"/>
            </w:pPr>
            <w:r>
              <w:rPr>
                <w:rFonts w:ascii="Times New Roman" w:hAnsi="Times New Roman" w:eastAsia="宋体"/>
                <w:b w:val="0"/>
                <w:sz w:val="18"/>
              </w:rPr>
              <w:t>119.70</w:t>
            </w:r>
          </w:p>
        </w:tc>
      </w:tr>
      <w:tr w14:paraId="0C5FB5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4E8389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B76E791">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A446F68">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2B8F2AAF">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207AAA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88427E">
            <w:pPr>
              <w:keepNext/>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039" w:type="dxa"/>
            <w:tcMar>
              <w:left w:w="70" w:type="dxa"/>
              <w:right w:w="70" w:type="dxa"/>
            </w:tcMar>
            <w:vAlign w:val="center"/>
          </w:tcPr>
          <w:p w14:paraId="443F62B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49BE0B">
            <w:pPr>
              <w:keepNext/>
              <w:spacing w:before="20" w:after="20" w:line="260" w:lineRule="exact"/>
              <w:ind w:left="0" w:leftChars="0" w:right="0" w:rightChars="0" w:firstLine="0" w:firstLineChars="0"/>
              <w:jc w:val="center"/>
            </w:pPr>
            <w:r>
              <w:rPr>
                <w:rFonts w:ascii="Times New Roman" w:hAnsi="Times New Roman" w:eastAsia="宋体"/>
                <w:b w:val="0"/>
                <w:sz w:val="18"/>
              </w:rPr>
              <w:t>119.70</w:t>
            </w:r>
          </w:p>
        </w:tc>
      </w:tr>
      <w:tr w14:paraId="5DC4C5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219DD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89405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66C19EE">
            <w:pPr>
              <w:keepNext w:val="0"/>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4C0F1A89">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0B7E61D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0AE604">
            <w:pPr>
              <w:keepNext w:val="0"/>
              <w:spacing w:before="20" w:after="20" w:line="260" w:lineRule="exact"/>
              <w:ind w:left="0" w:leftChars="0" w:right="0" w:rightChars="0" w:firstLine="0" w:firstLineChars="0"/>
              <w:jc w:val="center"/>
            </w:pPr>
            <w:r>
              <w:rPr>
                <w:rFonts w:ascii="Times New Roman" w:hAnsi="Times New Roman" w:eastAsia="宋体"/>
                <w:b w:val="0"/>
                <w:sz w:val="18"/>
              </w:rPr>
              <w:t>8.57</w:t>
            </w:r>
          </w:p>
        </w:tc>
        <w:tc>
          <w:tcPr>
            <w:tcW w:w="1039" w:type="dxa"/>
            <w:tcMar>
              <w:left w:w="70" w:type="dxa"/>
              <w:right w:w="70" w:type="dxa"/>
            </w:tcMar>
            <w:vAlign w:val="center"/>
          </w:tcPr>
          <w:p w14:paraId="7E878C3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9BF1B7">
            <w:pPr>
              <w:keepNext w:val="0"/>
              <w:spacing w:before="20" w:after="20" w:line="260" w:lineRule="exact"/>
              <w:ind w:left="0" w:leftChars="0" w:right="0" w:rightChars="0" w:firstLine="0" w:firstLineChars="0"/>
              <w:jc w:val="center"/>
            </w:pPr>
            <w:r>
              <w:rPr>
                <w:rFonts w:ascii="Times New Roman" w:hAnsi="Times New Roman" w:eastAsia="宋体"/>
                <w:b w:val="0"/>
                <w:sz w:val="18"/>
              </w:rPr>
              <w:t>119.70</w:t>
            </w:r>
          </w:p>
        </w:tc>
      </w:tr>
    </w:tbl>
    <w:p w14:paraId="011431DF">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2025年区域正向峰值正常工况下，本站转出8.57 MW、承接0.00 MW，转接后净负荷为119.70 MW，区域最低净负荷工况下为32.04 MW。</w:t>
      </w:r>
    </w:p>
    <w:p w14:paraId="07ED6E53">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按最大单台主变N-1校核，本站剩余容量为63.00 MVA，两代表工况重新转供后的本站净负荷分别为59.85 MW、32.04 MW，两方向最小容量余量为0.00 MW，正向储能有效支撑功率为0.00 MW。</w:t>
      </w:r>
    </w:p>
    <w:p w14:paraId="1DEDEB35">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四年校核截面中，本站绝对功率最大的工况出现在2023年，转接前为129.39 MW，主要表现为正向受电需求，该年设备在最大单台主变N-1后剩余容量为63.00 MVA。故障方式下本站转出69.54 MW、承接0.00 MW，其中与开元变之间的主要转出功率为25.77 MW，转接后净负荷为59.85 MW。这一工况通过邻站分担本站故障后的正向负荷。</w:t>
      </w:r>
    </w:p>
    <w:p w14:paraId="2F3A807A">
      <w:pPr>
        <w:pStyle w:val="7"/>
        <w:keepNext/>
        <w:numPr>
          <w:ilvl w:val="0"/>
          <w:numId w:val="0"/>
        </w:numPr>
        <w:spacing w:before="160" w:after="120" w:line="360" w:lineRule="exact"/>
        <w:ind w:firstLine="0"/>
      </w:pPr>
      <w:bookmarkStart w:id="244" w:name="祥和变规划分析"/>
      <w:r>
        <w:rPr>
          <w:rFonts w:ascii="Times New Roman" w:hAnsi="Times New Roman" w:eastAsia="方正仿宋_GBK"/>
          <w:b/>
          <w:sz w:val="24"/>
        </w:rPr>
        <w:t>祥和变规划分析</w:t>
      </w:r>
      <w:bookmarkEnd w:id="244"/>
    </w:p>
    <w:p w14:paraId="4F617823">
      <w:pPr>
        <w:pStyle w:val="115"/>
        <w:widowControl/>
        <w:spacing w:before="0" w:after="0" w:line="348" w:lineRule="exact"/>
        <w:ind w:firstLine="480"/>
        <w:jc w:val="both"/>
      </w:pPr>
      <w:r>
        <w:rPr>
          <w:rFonts w:ascii="Times New Roman" w:hAnsi="Times New Roman" w:eastAsia="方正仿宋_GBK"/>
          <w:b w:val="0"/>
          <w:sz w:val="24"/>
        </w:rPr>
        <w:t>该站初始主变组合为40+50 MVA，弹性方案四年均保留该组合，供电任务由主变及网络承担。</w:t>
      </w:r>
    </w:p>
    <w:p w14:paraId="77F2FA88">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2025年本站最大正向、反向净负荷分别为19.37 MW、0.00 MW。在同一需求下，刚性方案当年主变容量为90.00 MVA、储能额定功率0.00 MW，弹性方案分别为90.00 MVA和0.00 MW，两类方案本站主变总容量相同。弹性方案按当年各站局部极值计算的站级负载率为23%。</w:t>
      </w:r>
    </w:p>
    <w:p w14:paraId="67919555">
      <w:pPr>
        <w:pStyle w:val="2"/>
        <w:keepNext/>
        <w:spacing w:before="120" w:after="80" w:line="280" w:lineRule="exact"/>
        <w:ind w:firstLine="0"/>
        <w:jc w:val="center"/>
      </w:pPr>
      <w:r>
        <w:rPr>
          <w:rFonts w:ascii="Times New Roman" w:hAnsi="Times New Roman" w:eastAsia="宋体"/>
          <w:b w:val="0"/>
          <w:sz w:val="21"/>
        </w:rPr>
        <w:t>表5-55 祥和变年度配置与正向峰值正常转接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C48A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6567514">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A89726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D4DCF2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C42B15C">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56CA26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12BF70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5BA3777">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68A4550">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46313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733B4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01DC683">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EEE677F">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2125E09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649566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E8A15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24B10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975851">
            <w:pPr>
              <w:keepNext/>
              <w:spacing w:before="20" w:after="20" w:line="260" w:lineRule="exact"/>
              <w:ind w:left="0" w:leftChars="0" w:right="0" w:rightChars="0" w:firstLine="0" w:firstLineChars="0"/>
              <w:jc w:val="center"/>
            </w:pPr>
            <w:r>
              <w:rPr>
                <w:rFonts w:ascii="Times New Roman" w:hAnsi="Times New Roman" w:eastAsia="宋体"/>
                <w:b w:val="0"/>
                <w:sz w:val="18"/>
              </w:rPr>
              <w:t>18.12</w:t>
            </w:r>
          </w:p>
        </w:tc>
      </w:tr>
      <w:tr w14:paraId="7E8A9A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50D6C1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EB69975">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0B4646A">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2F4A5316">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543EDD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CA1B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E57F5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553CFB">
            <w:pPr>
              <w:keepNext/>
              <w:spacing w:before="20" w:after="20" w:line="260" w:lineRule="exact"/>
              <w:ind w:left="0" w:leftChars="0" w:right="0" w:rightChars="0" w:firstLine="0" w:firstLineChars="0"/>
              <w:jc w:val="center"/>
            </w:pPr>
            <w:r>
              <w:rPr>
                <w:rFonts w:ascii="Times New Roman" w:hAnsi="Times New Roman" w:eastAsia="宋体"/>
                <w:b w:val="0"/>
                <w:sz w:val="18"/>
              </w:rPr>
              <w:t>19.51</w:t>
            </w:r>
          </w:p>
        </w:tc>
      </w:tr>
      <w:tr w14:paraId="711F7D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B8449B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7D3FA7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ABC09A5">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1B9CC08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37207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10AAA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D3A75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84A786">
            <w:pPr>
              <w:keepNext/>
              <w:spacing w:before="20" w:after="20" w:line="260" w:lineRule="exact"/>
              <w:ind w:left="0" w:leftChars="0" w:right="0" w:rightChars="0" w:firstLine="0" w:firstLineChars="0"/>
              <w:jc w:val="center"/>
            </w:pPr>
            <w:r>
              <w:rPr>
                <w:rFonts w:ascii="Times New Roman" w:hAnsi="Times New Roman" w:eastAsia="宋体"/>
                <w:b w:val="0"/>
                <w:sz w:val="18"/>
              </w:rPr>
              <w:t>18.34</w:t>
            </w:r>
          </w:p>
        </w:tc>
      </w:tr>
      <w:tr w14:paraId="7CE49F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1767BA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54E930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5266C8D">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4DDDDC2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74B85D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A9C8E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56E3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89F7D1">
            <w:pPr>
              <w:keepNext/>
              <w:spacing w:before="20" w:after="20" w:line="260" w:lineRule="exact"/>
              <w:ind w:left="0" w:leftChars="0" w:right="0" w:rightChars="0" w:firstLine="0" w:firstLineChars="0"/>
              <w:jc w:val="center"/>
            </w:pPr>
            <w:r>
              <w:rPr>
                <w:rFonts w:ascii="Times New Roman" w:hAnsi="Times New Roman" w:eastAsia="宋体"/>
                <w:b w:val="0"/>
                <w:sz w:val="18"/>
              </w:rPr>
              <w:t>19.35</w:t>
            </w:r>
          </w:p>
        </w:tc>
      </w:tr>
      <w:tr w14:paraId="18E668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D33E53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454F213">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00CBAAA">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20AE36B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856E7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3D794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62539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F5AD9A">
            <w:pPr>
              <w:keepNext/>
              <w:spacing w:before="20" w:after="20" w:line="260" w:lineRule="exact"/>
              <w:ind w:left="0" w:leftChars="0" w:right="0" w:rightChars="0" w:firstLine="0" w:firstLineChars="0"/>
              <w:jc w:val="center"/>
            </w:pPr>
            <w:r>
              <w:rPr>
                <w:rFonts w:ascii="Times New Roman" w:hAnsi="Times New Roman" w:eastAsia="宋体"/>
                <w:b w:val="0"/>
                <w:sz w:val="18"/>
              </w:rPr>
              <w:t>18.12</w:t>
            </w:r>
          </w:p>
        </w:tc>
      </w:tr>
      <w:tr w14:paraId="1FB629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43A58F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9CD4D49">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6EA97BC7">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78ABC366">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9F3BCC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5D6A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12462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425DBE">
            <w:pPr>
              <w:keepNext/>
              <w:spacing w:before="20" w:after="20" w:line="260" w:lineRule="exact"/>
              <w:ind w:left="0" w:leftChars="0" w:right="0" w:rightChars="0" w:firstLine="0" w:firstLineChars="0"/>
              <w:jc w:val="center"/>
            </w:pPr>
            <w:r>
              <w:rPr>
                <w:rFonts w:ascii="Times New Roman" w:hAnsi="Times New Roman" w:eastAsia="宋体"/>
                <w:b w:val="0"/>
                <w:sz w:val="18"/>
              </w:rPr>
              <w:t>19.51</w:t>
            </w:r>
          </w:p>
        </w:tc>
      </w:tr>
      <w:tr w14:paraId="6A1BF8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BF3E0E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EF76CD">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9A37AD5">
            <w:pPr>
              <w:keepNext/>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1BDB6E60">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CE7BBC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65D06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83936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A7B7E5">
            <w:pPr>
              <w:keepNext/>
              <w:spacing w:before="20" w:after="20" w:line="260" w:lineRule="exact"/>
              <w:ind w:left="0" w:leftChars="0" w:right="0" w:rightChars="0" w:firstLine="0" w:firstLineChars="0"/>
              <w:jc w:val="center"/>
            </w:pPr>
            <w:r>
              <w:rPr>
                <w:rFonts w:ascii="Times New Roman" w:hAnsi="Times New Roman" w:eastAsia="宋体"/>
                <w:b w:val="0"/>
                <w:sz w:val="18"/>
              </w:rPr>
              <w:t>18.34</w:t>
            </w:r>
          </w:p>
        </w:tc>
      </w:tr>
      <w:tr w14:paraId="4EEFF4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CDC309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A0FA65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2FBBC5B">
            <w:pPr>
              <w:keepNext w:val="0"/>
              <w:spacing w:before="20" w:after="20" w:line="260" w:lineRule="exact"/>
              <w:ind w:left="0" w:leftChars="0" w:right="0" w:rightChars="0" w:firstLine="0" w:firstLineChars="0"/>
              <w:jc w:val="center"/>
            </w:pPr>
            <w:r>
              <w:rPr>
                <w:rFonts w:ascii="Times New Roman" w:hAnsi="Times New Roman" w:eastAsia="宋体"/>
                <w:b w:val="0"/>
                <w:sz w:val="18"/>
              </w:rPr>
              <w:t>40+50</w:t>
            </w:r>
          </w:p>
        </w:tc>
        <w:tc>
          <w:tcPr>
            <w:tcW w:w="1039" w:type="dxa"/>
            <w:tcMar>
              <w:left w:w="70" w:type="dxa"/>
              <w:right w:w="70" w:type="dxa"/>
            </w:tcMar>
            <w:vAlign w:val="center"/>
          </w:tcPr>
          <w:p w14:paraId="06E0EAF4">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2CBFB0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6E464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DFFAE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BDE1BE">
            <w:pPr>
              <w:keepNext w:val="0"/>
              <w:spacing w:before="20" w:after="20" w:line="260" w:lineRule="exact"/>
              <w:ind w:left="0" w:leftChars="0" w:right="0" w:rightChars="0" w:firstLine="0" w:firstLineChars="0"/>
              <w:jc w:val="center"/>
            </w:pPr>
            <w:r>
              <w:rPr>
                <w:rFonts w:ascii="Times New Roman" w:hAnsi="Times New Roman" w:eastAsia="宋体"/>
                <w:b w:val="0"/>
                <w:sz w:val="18"/>
              </w:rPr>
              <w:t>19.35</w:t>
            </w:r>
          </w:p>
        </w:tc>
      </w:tr>
    </w:tbl>
    <w:p w14:paraId="0B15BFF5">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MW，转接后净负荷为19.35 MW，区域最低净负荷工况下为5.17 MW。</w:t>
      </w:r>
    </w:p>
    <w:p w14:paraId="6DDD6B15">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MVA，两代表工况重新转供后的本站净负荷分别为19.35 MW、5.17 MW，两方向最小容量余量为18.65 MW，正向储能有效支撑功率为0.00 MW。</w:t>
      </w:r>
    </w:p>
    <w:p w14:paraId="32AA938A">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四年校核截面中，本站绝对功率最大的工况出现在2023年，转接前为19.54 MW，主要表现为正向受电需求，该年设备在最大单台主变N-1后剩余容量为40.00 MVA。该工况本站由剩余主变满足承载要求。</w:t>
      </w:r>
    </w:p>
    <w:p w14:paraId="48656AAF">
      <w:pPr>
        <w:pStyle w:val="7"/>
        <w:keepNext/>
        <w:numPr>
          <w:ilvl w:val="0"/>
          <w:numId w:val="0"/>
        </w:numPr>
        <w:spacing w:before="160" w:after="120" w:line="360" w:lineRule="exact"/>
        <w:ind w:firstLine="0"/>
      </w:pPr>
      <w:bookmarkStart w:id="245" w:name="响山变规划分析"/>
      <w:r>
        <w:rPr>
          <w:rFonts w:ascii="Times New Roman" w:hAnsi="Times New Roman" w:eastAsia="方正仿宋_GBK"/>
          <w:b/>
          <w:sz w:val="24"/>
        </w:rPr>
        <w:t>响山变规划分析</w:t>
      </w:r>
      <w:bookmarkEnd w:id="245"/>
    </w:p>
    <w:p w14:paraId="78D59B66">
      <w:pPr>
        <w:pStyle w:val="115"/>
        <w:widowControl/>
        <w:spacing w:before="0" w:after="0" w:line="348" w:lineRule="exact"/>
        <w:ind w:firstLine="480"/>
        <w:jc w:val="both"/>
      </w:pPr>
      <w:r>
        <w:rPr>
          <w:rFonts w:ascii="Times New Roman" w:hAnsi="Times New Roman" w:eastAsia="方正仿宋_GBK"/>
          <w:b w:val="0"/>
          <w:sz w:val="24"/>
        </w:rPr>
        <w:t>该站初始主变组合为40+40 MVA，弹性方案四年均保留该组合，供电任务由主变及网络承担。</w:t>
      </w:r>
    </w:p>
    <w:p w14:paraId="4F91EEE4">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2025年本站最大正向、反向净负荷分别为53.11 MW、0.00 MW。在同一需求下，刚性方案当年主变容量为80.00 MVA、储能额定功率0.00 MW，弹性方案分别为80.00 MVA和0.00 MW，两类方案本站主变总容量相同。弹性方案按当年各站局部极值计算的站级负载率为70%。</w:t>
      </w:r>
    </w:p>
    <w:p w14:paraId="3249D93B">
      <w:pPr>
        <w:pStyle w:val="2"/>
        <w:keepNext/>
        <w:spacing w:before="120" w:after="80" w:line="280" w:lineRule="exact"/>
        <w:ind w:firstLine="0"/>
        <w:jc w:val="center"/>
      </w:pPr>
      <w:r>
        <w:rPr>
          <w:rFonts w:ascii="Times New Roman" w:hAnsi="Times New Roman" w:eastAsia="宋体"/>
          <w:b w:val="0"/>
          <w:sz w:val="21"/>
        </w:rPr>
        <w:t>表5-56 响山变年度配置与正向峰值正常转接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DEADD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DC537A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DE2102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CF9550E">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C362B17">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5D8A4E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63C99C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479CDDE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6ABCD64">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5CC85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A68A22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16C287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363B08C">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736BB3D3">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37B58E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4C2D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AAFB6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754721">
            <w:pPr>
              <w:keepNext/>
              <w:spacing w:before="20" w:after="20" w:line="260" w:lineRule="exact"/>
              <w:ind w:left="0" w:leftChars="0" w:right="0" w:rightChars="0" w:firstLine="0" w:firstLineChars="0"/>
              <w:jc w:val="center"/>
            </w:pPr>
            <w:r>
              <w:rPr>
                <w:rFonts w:ascii="Times New Roman" w:hAnsi="Times New Roman" w:eastAsia="宋体"/>
                <w:b w:val="0"/>
                <w:sz w:val="18"/>
              </w:rPr>
              <w:t>49.76</w:t>
            </w:r>
          </w:p>
        </w:tc>
      </w:tr>
      <w:tr w14:paraId="227944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C80F1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BED083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90233DA">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6F5BD06D">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0D0A4FF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A777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89BA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8E716B">
            <w:pPr>
              <w:keepNext/>
              <w:spacing w:before="20" w:after="20" w:line="260" w:lineRule="exact"/>
              <w:ind w:left="0" w:leftChars="0" w:right="0" w:rightChars="0" w:firstLine="0" w:firstLineChars="0"/>
              <w:jc w:val="center"/>
            </w:pPr>
            <w:r>
              <w:rPr>
                <w:rFonts w:ascii="Times New Roman" w:hAnsi="Times New Roman" w:eastAsia="宋体"/>
                <w:b w:val="0"/>
                <w:sz w:val="18"/>
              </w:rPr>
              <w:t>53.58</w:t>
            </w:r>
          </w:p>
        </w:tc>
      </w:tr>
      <w:tr w14:paraId="1C65EE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9A19B6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A7E13B0">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43F0232F">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7857FC53">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0535F6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FEFF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A56F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CDC938">
            <w:pPr>
              <w:keepNext/>
              <w:spacing w:before="20" w:after="20" w:line="260" w:lineRule="exact"/>
              <w:ind w:left="0" w:leftChars="0" w:right="0" w:rightChars="0" w:firstLine="0" w:firstLineChars="0"/>
              <w:jc w:val="center"/>
            </w:pPr>
            <w:r>
              <w:rPr>
                <w:rFonts w:ascii="Times New Roman" w:hAnsi="Times New Roman" w:eastAsia="宋体"/>
                <w:b w:val="0"/>
                <w:sz w:val="18"/>
              </w:rPr>
              <w:t>50.35</w:t>
            </w:r>
          </w:p>
        </w:tc>
      </w:tr>
      <w:tr w14:paraId="19BB20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1B493A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A23A6F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4294D06">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7DDB9ECE">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3AC1BFA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E2C48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E25C7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3A9E14">
            <w:pPr>
              <w:keepNext/>
              <w:spacing w:before="20" w:after="20" w:line="260" w:lineRule="exact"/>
              <w:ind w:left="0" w:leftChars="0" w:right="0" w:rightChars="0" w:firstLine="0" w:firstLineChars="0"/>
              <w:jc w:val="center"/>
            </w:pPr>
            <w:r>
              <w:rPr>
                <w:rFonts w:ascii="Times New Roman" w:hAnsi="Times New Roman" w:eastAsia="宋体"/>
                <w:b w:val="0"/>
                <w:sz w:val="18"/>
              </w:rPr>
              <w:t>53.11</w:t>
            </w:r>
          </w:p>
        </w:tc>
      </w:tr>
      <w:tr w14:paraId="39B302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2D455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55C0204">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5BB3D377">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7B68C008">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2D942E5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2D69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0359D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2AAC82">
            <w:pPr>
              <w:keepNext/>
              <w:spacing w:before="20" w:after="20" w:line="260" w:lineRule="exact"/>
              <w:ind w:left="0" w:leftChars="0" w:right="0" w:rightChars="0" w:firstLine="0" w:firstLineChars="0"/>
              <w:jc w:val="center"/>
            </w:pPr>
            <w:r>
              <w:rPr>
                <w:rFonts w:ascii="Times New Roman" w:hAnsi="Times New Roman" w:eastAsia="宋体"/>
                <w:b w:val="0"/>
                <w:sz w:val="18"/>
              </w:rPr>
              <w:t>49.76</w:t>
            </w:r>
          </w:p>
        </w:tc>
      </w:tr>
      <w:tr w14:paraId="380C41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EB657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DB344E0">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A9AC900">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0E9D325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60F7CA7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3FA9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A348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4D6F6E">
            <w:pPr>
              <w:keepNext/>
              <w:spacing w:before="20" w:after="20" w:line="260" w:lineRule="exact"/>
              <w:ind w:left="0" w:leftChars="0" w:right="0" w:rightChars="0" w:firstLine="0" w:firstLineChars="0"/>
              <w:jc w:val="center"/>
            </w:pPr>
            <w:r>
              <w:rPr>
                <w:rFonts w:ascii="Times New Roman" w:hAnsi="Times New Roman" w:eastAsia="宋体"/>
                <w:b w:val="0"/>
                <w:sz w:val="18"/>
              </w:rPr>
              <w:t>53.58</w:t>
            </w:r>
          </w:p>
        </w:tc>
      </w:tr>
      <w:tr w14:paraId="011848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F40F1D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2CC91F5">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748DD7D4">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10344FF">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3E7BC4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A2348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19228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CEB96F">
            <w:pPr>
              <w:keepNext/>
              <w:spacing w:before="20" w:after="20" w:line="260" w:lineRule="exact"/>
              <w:ind w:left="0" w:leftChars="0" w:right="0" w:rightChars="0" w:firstLine="0" w:firstLineChars="0"/>
              <w:jc w:val="center"/>
            </w:pPr>
            <w:r>
              <w:rPr>
                <w:rFonts w:ascii="Times New Roman" w:hAnsi="Times New Roman" w:eastAsia="宋体"/>
                <w:b w:val="0"/>
                <w:sz w:val="18"/>
              </w:rPr>
              <w:t>50.35</w:t>
            </w:r>
          </w:p>
        </w:tc>
      </w:tr>
      <w:tr w14:paraId="09B469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726B6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1FCDCD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34F72F5">
            <w:pPr>
              <w:keepNext w:val="0"/>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C906625">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662CB51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04895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3D1EE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AF76C7">
            <w:pPr>
              <w:keepNext w:val="0"/>
              <w:spacing w:before="20" w:after="20" w:line="260" w:lineRule="exact"/>
              <w:ind w:left="0" w:leftChars="0" w:right="0" w:rightChars="0" w:firstLine="0" w:firstLineChars="0"/>
              <w:jc w:val="center"/>
            </w:pPr>
            <w:r>
              <w:rPr>
                <w:rFonts w:ascii="Times New Roman" w:hAnsi="Times New Roman" w:eastAsia="宋体"/>
                <w:b w:val="0"/>
                <w:sz w:val="18"/>
              </w:rPr>
              <w:t>53.11</w:t>
            </w:r>
          </w:p>
        </w:tc>
      </w:tr>
    </w:tbl>
    <w:p w14:paraId="4D3E4CF0">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MW，转接后净负荷为53.11 MW，区域最低净负荷工况下为11.38 MW。</w:t>
      </w:r>
    </w:p>
    <w:p w14:paraId="5381FB5C">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MVA，两代表工况重新转供后的本站净负荷分别为38.00 MW、11.38 MW，两方向最小容量余量为0.00 MW，正向储能有效支撑功率为0.00 MW。</w:t>
      </w:r>
    </w:p>
    <w:p w14:paraId="14F4B173">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四年校核截面中，本站绝对功率最大的工况出现在2023年，转接前为53.58 MW，主要表现为正向受电需求，该年设备在最大单台主变N-1后剩余容量为40.00 MVA。故障方式下本站转出15.58 MW、承接0.00 MW，其中与奎山变之间的主要转出功率为15.58 MW，转接后净负荷为38.00 MW。这一工况通过邻站分担本站故障后的正向负荷。</w:t>
      </w:r>
    </w:p>
    <w:p w14:paraId="41C35D63">
      <w:pPr>
        <w:pStyle w:val="7"/>
        <w:keepNext/>
        <w:numPr>
          <w:ilvl w:val="0"/>
          <w:numId w:val="0"/>
        </w:numPr>
        <w:spacing w:before="160" w:after="120" w:line="360" w:lineRule="exact"/>
        <w:ind w:firstLine="0"/>
      </w:pPr>
      <w:bookmarkStart w:id="246" w:name="玉潭变规划分析"/>
      <w:r>
        <w:rPr>
          <w:rFonts w:ascii="Times New Roman" w:hAnsi="Times New Roman" w:eastAsia="方正仿宋_GBK"/>
          <w:b/>
          <w:sz w:val="24"/>
        </w:rPr>
        <w:t>玉潭变规划分析</w:t>
      </w:r>
      <w:bookmarkEnd w:id="246"/>
    </w:p>
    <w:p w14:paraId="69F38638">
      <w:pPr>
        <w:pStyle w:val="115"/>
        <w:widowControl/>
        <w:spacing w:before="0" w:after="0" w:line="348" w:lineRule="exact"/>
        <w:ind w:firstLine="480"/>
        <w:jc w:val="both"/>
      </w:pPr>
      <w:r>
        <w:rPr>
          <w:rFonts w:ascii="Times New Roman" w:hAnsi="Times New Roman" w:eastAsia="方正仿宋_GBK"/>
          <w:b w:val="0"/>
          <w:sz w:val="24"/>
        </w:rPr>
        <w:t>该站初始主变组合为63+63 MVA，弹性方案四年均保留该组合，供电任务由主变及网络承担。</w:t>
      </w:r>
    </w:p>
    <w:p w14:paraId="221C9FC5">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2025年本站最大正向、反向净负荷分别为45.03 MW、0.00 MW。在同一需求下，刚性方案当年主变容量为126.00 MVA、储能额定功率0.00 MW，弹性方案分别为126.00 MVA和0.00 MW，两类方案本站主变总容量相同。弹性方案按当年各站局部极值计算的站级负载率为38%。</w:t>
      </w:r>
    </w:p>
    <w:p w14:paraId="0C78DA3D">
      <w:pPr>
        <w:pStyle w:val="2"/>
        <w:keepNext/>
        <w:spacing w:before="120" w:after="80" w:line="280" w:lineRule="exact"/>
        <w:ind w:firstLine="0"/>
        <w:jc w:val="center"/>
      </w:pPr>
      <w:r>
        <w:rPr>
          <w:rFonts w:ascii="Times New Roman" w:hAnsi="Times New Roman" w:eastAsia="宋体"/>
          <w:b w:val="0"/>
          <w:sz w:val="21"/>
        </w:rPr>
        <w:t>表5-57 玉潭变年度配置与正向峰值正常转接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FC402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500D76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C4E7E68">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5B4188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D875AA8">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9DC02AA">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9CA171C">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48BCCF0">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14980A3">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4CDCB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51D78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FE468E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9A96216">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7B22A31B">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33CE91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3A772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44CF7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B530A0">
            <w:pPr>
              <w:keepNext/>
              <w:spacing w:before="20" w:after="20" w:line="260" w:lineRule="exact"/>
              <w:ind w:left="0" w:leftChars="0" w:right="0" w:rightChars="0" w:firstLine="0" w:firstLineChars="0"/>
              <w:jc w:val="center"/>
            </w:pPr>
            <w:r>
              <w:rPr>
                <w:rFonts w:ascii="Times New Roman" w:hAnsi="Times New Roman" w:eastAsia="宋体"/>
                <w:b w:val="0"/>
                <w:sz w:val="18"/>
              </w:rPr>
              <w:t>42.19</w:t>
            </w:r>
          </w:p>
        </w:tc>
      </w:tr>
      <w:tr w14:paraId="593188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E15BA2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847E319">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28B7DD14">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01633AA6">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54FEE2F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9581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F5BE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7466FD">
            <w:pPr>
              <w:keepNext/>
              <w:spacing w:before="20" w:after="20" w:line="260" w:lineRule="exact"/>
              <w:ind w:left="0" w:leftChars="0" w:right="0" w:rightChars="0" w:firstLine="0" w:firstLineChars="0"/>
              <w:jc w:val="center"/>
            </w:pPr>
            <w:r>
              <w:rPr>
                <w:rFonts w:ascii="Times New Roman" w:hAnsi="Times New Roman" w:eastAsia="宋体"/>
                <w:b w:val="0"/>
                <w:sz w:val="18"/>
              </w:rPr>
              <w:t>45.42</w:t>
            </w:r>
          </w:p>
        </w:tc>
      </w:tr>
      <w:tr w14:paraId="5296ED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B45E89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689A795">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FF542C4">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493451C2">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5E7B485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77356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19B8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C54ED5">
            <w:pPr>
              <w:keepNext/>
              <w:spacing w:before="20" w:after="20" w:line="260" w:lineRule="exact"/>
              <w:ind w:left="0" w:leftChars="0" w:right="0" w:rightChars="0" w:firstLine="0" w:firstLineChars="0"/>
              <w:jc w:val="center"/>
            </w:pPr>
            <w:r>
              <w:rPr>
                <w:rFonts w:ascii="Times New Roman" w:hAnsi="Times New Roman" w:eastAsia="宋体"/>
                <w:b w:val="0"/>
                <w:sz w:val="18"/>
              </w:rPr>
              <w:t>42.69</w:t>
            </w:r>
          </w:p>
        </w:tc>
      </w:tr>
      <w:tr w14:paraId="1F83F4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D1BE6A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99309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2E15B11">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622384B2">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056E2E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09E40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E1E4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3353FC">
            <w:pPr>
              <w:keepNext/>
              <w:spacing w:before="20" w:after="20" w:line="260" w:lineRule="exact"/>
              <w:ind w:left="0" w:leftChars="0" w:right="0" w:rightChars="0" w:firstLine="0" w:firstLineChars="0"/>
              <w:jc w:val="center"/>
            </w:pPr>
            <w:r>
              <w:rPr>
                <w:rFonts w:ascii="Times New Roman" w:hAnsi="Times New Roman" w:eastAsia="宋体"/>
                <w:b w:val="0"/>
                <w:sz w:val="18"/>
              </w:rPr>
              <w:t>45.03</w:t>
            </w:r>
          </w:p>
        </w:tc>
      </w:tr>
      <w:tr w14:paraId="558B8A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E107B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ACEBE20">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7A98E14A">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47B57447">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B6814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ECF58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15B8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B7101A">
            <w:pPr>
              <w:keepNext/>
              <w:spacing w:before="20" w:after="20" w:line="260" w:lineRule="exact"/>
              <w:ind w:left="0" w:leftChars="0" w:right="0" w:rightChars="0" w:firstLine="0" w:firstLineChars="0"/>
              <w:jc w:val="center"/>
            </w:pPr>
            <w:r>
              <w:rPr>
                <w:rFonts w:ascii="Times New Roman" w:hAnsi="Times New Roman" w:eastAsia="宋体"/>
                <w:b w:val="0"/>
                <w:sz w:val="18"/>
              </w:rPr>
              <w:t>42.19</w:t>
            </w:r>
          </w:p>
        </w:tc>
      </w:tr>
      <w:tr w14:paraId="7D4845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2B0D61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BBEF8A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79AC8E00">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2EABBD12">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F7AE8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7D5E0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7768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D38F79">
            <w:pPr>
              <w:keepNext/>
              <w:spacing w:before="20" w:after="20" w:line="260" w:lineRule="exact"/>
              <w:ind w:left="0" w:leftChars="0" w:right="0" w:rightChars="0" w:firstLine="0" w:firstLineChars="0"/>
              <w:jc w:val="center"/>
            </w:pPr>
            <w:r>
              <w:rPr>
                <w:rFonts w:ascii="Times New Roman" w:hAnsi="Times New Roman" w:eastAsia="宋体"/>
                <w:b w:val="0"/>
                <w:sz w:val="18"/>
              </w:rPr>
              <w:t>45.42</w:t>
            </w:r>
          </w:p>
        </w:tc>
      </w:tr>
      <w:tr w14:paraId="00A4D6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8A7366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90153F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31D9F8B">
            <w:pPr>
              <w:keepNext/>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24086C95">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7FF5095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28D0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AF57C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51E6F9">
            <w:pPr>
              <w:keepNext/>
              <w:spacing w:before="20" w:after="20" w:line="260" w:lineRule="exact"/>
              <w:ind w:left="0" w:leftChars="0" w:right="0" w:rightChars="0" w:firstLine="0" w:firstLineChars="0"/>
              <w:jc w:val="center"/>
            </w:pPr>
            <w:r>
              <w:rPr>
                <w:rFonts w:ascii="Times New Roman" w:hAnsi="Times New Roman" w:eastAsia="宋体"/>
                <w:b w:val="0"/>
                <w:sz w:val="18"/>
              </w:rPr>
              <w:t>42.69</w:t>
            </w:r>
          </w:p>
        </w:tc>
      </w:tr>
      <w:tr w14:paraId="217F00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83C0A1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2E0E15D">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D3B7D0C">
            <w:pPr>
              <w:keepNext w:val="0"/>
              <w:spacing w:before="20" w:after="20" w:line="260" w:lineRule="exact"/>
              <w:ind w:left="0" w:leftChars="0" w:right="0" w:rightChars="0" w:firstLine="0" w:firstLineChars="0"/>
              <w:jc w:val="center"/>
            </w:pPr>
            <w:r>
              <w:rPr>
                <w:rFonts w:ascii="Times New Roman" w:hAnsi="Times New Roman" w:eastAsia="宋体"/>
                <w:b w:val="0"/>
                <w:sz w:val="18"/>
              </w:rPr>
              <w:t>63+63</w:t>
            </w:r>
          </w:p>
        </w:tc>
        <w:tc>
          <w:tcPr>
            <w:tcW w:w="1039" w:type="dxa"/>
            <w:tcMar>
              <w:left w:w="70" w:type="dxa"/>
              <w:right w:w="70" w:type="dxa"/>
            </w:tcMar>
            <w:vAlign w:val="center"/>
          </w:tcPr>
          <w:p w14:paraId="4DE92D86">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CF68E6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D118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47902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B33E44">
            <w:pPr>
              <w:keepNext w:val="0"/>
              <w:spacing w:before="20" w:after="20" w:line="260" w:lineRule="exact"/>
              <w:ind w:left="0" w:leftChars="0" w:right="0" w:rightChars="0" w:firstLine="0" w:firstLineChars="0"/>
              <w:jc w:val="center"/>
            </w:pPr>
            <w:r>
              <w:rPr>
                <w:rFonts w:ascii="Times New Roman" w:hAnsi="Times New Roman" w:eastAsia="宋体"/>
                <w:b w:val="0"/>
                <w:sz w:val="18"/>
              </w:rPr>
              <w:t>45.03</w:t>
            </w:r>
          </w:p>
        </w:tc>
      </w:tr>
    </w:tbl>
    <w:p w14:paraId="059C764B">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MW，转接后净负荷为45.03 MW，区域最低净负荷工况下为9.12 MW。</w:t>
      </w:r>
    </w:p>
    <w:p w14:paraId="117032B0">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按最大单台主变N-1校核，本站剩余容量为63.00 MVA，两代表工况重新转供后的本站净负荷分别为45.03 MW、9.12 MW，两方向最小容量余量为14.82 MW，正向储能有效支撑功率为0.00 MW。</w:t>
      </w:r>
    </w:p>
    <w:p w14:paraId="0AAC6E1D">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四年校核截面中，本站绝对功率最大的工况出现在2023年，转接前为45.42 MW，主要表现为正向受电需求，该年设备在最大单台主变N-1后剩余容量为63.00 MVA。该工况本站由剩余主变满足承载要求。</w:t>
      </w:r>
    </w:p>
    <w:p w14:paraId="7C2D3521">
      <w:pPr>
        <w:pStyle w:val="7"/>
        <w:keepNext/>
        <w:numPr>
          <w:ilvl w:val="0"/>
          <w:numId w:val="0"/>
        </w:numPr>
        <w:spacing w:before="160" w:after="120" w:line="360" w:lineRule="exact"/>
        <w:ind w:firstLine="0"/>
      </w:pPr>
      <w:bookmarkStart w:id="247" w:name="茱萸变规划分析"/>
      <w:r>
        <w:rPr>
          <w:rFonts w:ascii="Times New Roman" w:hAnsi="Times New Roman" w:eastAsia="方正仿宋_GBK"/>
          <w:b/>
          <w:sz w:val="24"/>
        </w:rPr>
        <w:t>茱萸变规划分析</w:t>
      </w:r>
      <w:bookmarkEnd w:id="247"/>
    </w:p>
    <w:p w14:paraId="34B9FFCA">
      <w:pPr>
        <w:pStyle w:val="115"/>
        <w:widowControl/>
        <w:spacing w:before="0" w:after="0" w:line="348" w:lineRule="exact"/>
        <w:ind w:firstLine="480"/>
        <w:jc w:val="both"/>
      </w:pPr>
      <w:r>
        <w:rPr>
          <w:rFonts w:ascii="Times New Roman" w:hAnsi="Times New Roman" w:eastAsia="方正仿宋_GBK"/>
          <w:b w:val="0"/>
          <w:sz w:val="24"/>
        </w:rPr>
        <w:t>该站初始主变组合为40+40 MVA，弹性方案四年均保留该组合，供电任务由主变及网络承担。</w:t>
      </w:r>
    </w:p>
    <w:p w14:paraId="0A9D9E5A">
      <w:pPr>
        <w:pStyle w:val="2"/>
        <w:widowControl/>
        <w:spacing w:before="0" w:after="0" w:line="348" w:lineRule="exact"/>
        <w:ind w:firstLine="480"/>
        <w:jc w:val="both"/>
      </w:pPr>
      <w:r>
        <w:rPr>
          <w:rFonts w:ascii="Times New Roman" w:hAnsi="Times New Roman" w:eastAsia="方正仿宋_GBK"/>
          <w:b w:val="0"/>
          <w:sz w:val="24"/>
        </w:rPr>
        <w:t>2025年本站最大正向、反向净负荷分别为16.47 MW、5.61 MW。在同一需求下，刚性方案当年主变容量为80.00 MVA、储能额定功率0.00 MW，弹性方案分别为80.00 MVA和0.00 MW，两类方案本站主变总容量相同。弹性方案按当年各站局部极值计算的站级负载率为22%。</w:t>
      </w:r>
    </w:p>
    <w:p w14:paraId="24E80171">
      <w:pPr>
        <w:pStyle w:val="2"/>
        <w:keepNext/>
        <w:spacing w:before="120" w:after="80" w:line="280" w:lineRule="exact"/>
        <w:ind w:firstLine="0"/>
        <w:jc w:val="center"/>
      </w:pPr>
      <w:r>
        <w:rPr>
          <w:rFonts w:ascii="Times New Roman" w:hAnsi="Times New Roman" w:eastAsia="宋体"/>
          <w:b w:val="0"/>
          <w:sz w:val="21"/>
        </w:rPr>
        <w:t>表5-58 茱萸变年度配置与正向峰值正常转接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46570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A25941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A417211">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EC362D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69CA9E6">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E33BE9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E7553F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EFE51F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4F9A6F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CF17F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29BDD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466AD9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9102916">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47768F60">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5CDB60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A99C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0538F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378F20">
            <w:pPr>
              <w:keepNext/>
              <w:spacing w:before="20" w:after="20" w:line="260" w:lineRule="exact"/>
              <w:ind w:left="0" w:leftChars="0" w:right="0" w:rightChars="0" w:firstLine="0" w:firstLineChars="0"/>
              <w:jc w:val="center"/>
            </w:pPr>
            <w:r>
              <w:rPr>
                <w:rFonts w:ascii="Times New Roman" w:hAnsi="Times New Roman" w:eastAsia="宋体"/>
                <w:b w:val="0"/>
                <w:sz w:val="18"/>
              </w:rPr>
              <w:t>10.78</w:t>
            </w:r>
          </w:p>
        </w:tc>
      </w:tr>
      <w:tr w14:paraId="4125D5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F0CE7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275CEC2">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1DBE2881">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3AFEBAF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4C2926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DD3B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AB8B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DD878E">
            <w:pPr>
              <w:keepNext/>
              <w:spacing w:before="20" w:after="20" w:line="260" w:lineRule="exact"/>
              <w:ind w:left="0" w:leftChars="0" w:right="0" w:rightChars="0" w:firstLine="0" w:firstLineChars="0"/>
              <w:jc w:val="center"/>
            </w:pPr>
            <w:r>
              <w:rPr>
                <w:rFonts w:ascii="Times New Roman" w:hAnsi="Times New Roman" w:eastAsia="宋体"/>
                <w:b w:val="0"/>
                <w:sz w:val="18"/>
              </w:rPr>
              <w:t>11.61</w:t>
            </w:r>
          </w:p>
        </w:tc>
      </w:tr>
      <w:tr w14:paraId="7C41DE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80E9AE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DFA89BD">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1CCD70D">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70268EB8">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2E83A57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D9D9A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9042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3A3953">
            <w:pPr>
              <w:keepNext/>
              <w:spacing w:before="20" w:after="20" w:line="260" w:lineRule="exact"/>
              <w:ind w:left="0" w:leftChars="0" w:right="0" w:rightChars="0" w:firstLine="0" w:firstLineChars="0"/>
              <w:jc w:val="center"/>
            </w:pPr>
            <w:r>
              <w:rPr>
                <w:rFonts w:ascii="Times New Roman" w:hAnsi="Times New Roman" w:eastAsia="宋体"/>
                <w:b w:val="0"/>
                <w:sz w:val="18"/>
              </w:rPr>
              <w:t>10.91</w:t>
            </w:r>
          </w:p>
        </w:tc>
      </w:tr>
      <w:tr w14:paraId="6819B1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99D79E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2E23E9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1E317F8">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2C37CE01">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18FAC5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11EEE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42FA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EAB34A">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213F0E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305010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C3FD39F">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06B00DD3">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4347B92F">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425E80A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60EC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6F6E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1F663A">
            <w:pPr>
              <w:keepNext/>
              <w:spacing w:before="20" w:after="20" w:line="260" w:lineRule="exact"/>
              <w:ind w:left="0" w:leftChars="0" w:right="0" w:rightChars="0" w:firstLine="0" w:firstLineChars="0"/>
              <w:jc w:val="center"/>
            </w:pPr>
            <w:r>
              <w:rPr>
                <w:rFonts w:ascii="Times New Roman" w:hAnsi="Times New Roman" w:eastAsia="宋体"/>
                <w:b w:val="0"/>
                <w:sz w:val="18"/>
              </w:rPr>
              <w:t>10.78</w:t>
            </w:r>
          </w:p>
        </w:tc>
      </w:tr>
      <w:tr w14:paraId="1BAA8C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266CBF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F178361">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8E5A20B">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50795665">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26FFA4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8D75B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CCFC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3C4B5E">
            <w:pPr>
              <w:keepNext/>
              <w:spacing w:before="20" w:after="20" w:line="260" w:lineRule="exact"/>
              <w:ind w:left="0" w:leftChars="0" w:right="0" w:rightChars="0" w:firstLine="0" w:firstLineChars="0"/>
              <w:jc w:val="center"/>
            </w:pPr>
            <w:r>
              <w:rPr>
                <w:rFonts w:ascii="Times New Roman" w:hAnsi="Times New Roman" w:eastAsia="宋体"/>
                <w:b w:val="0"/>
                <w:sz w:val="18"/>
              </w:rPr>
              <w:t>11.61</w:t>
            </w:r>
          </w:p>
        </w:tc>
      </w:tr>
      <w:tr w14:paraId="5834BD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A54285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6B5451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073987C">
            <w:pPr>
              <w:keepNext/>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1397C18A">
            <w:pPr>
              <w:keepNext/>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640975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97A8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36F7B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B300F5">
            <w:pPr>
              <w:keepNext/>
              <w:spacing w:before="20" w:after="20" w:line="260" w:lineRule="exact"/>
              <w:ind w:left="0" w:leftChars="0" w:right="0" w:rightChars="0" w:firstLine="0" w:firstLineChars="0"/>
              <w:jc w:val="center"/>
            </w:pPr>
            <w:r>
              <w:rPr>
                <w:rFonts w:ascii="Times New Roman" w:hAnsi="Times New Roman" w:eastAsia="宋体"/>
                <w:b w:val="0"/>
                <w:sz w:val="18"/>
              </w:rPr>
              <w:t>10.91</w:t>
            </w:r>
          </w:p>
        </w:tc>
      </w:tr>
      <w:tr w14:paraId="7F9162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AB8E48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4E00FE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C187B46">
            <w:pPr>
              <w:keepNext w:val="0"/>
              <w:spacing w:before="20" w:after="20" w:line="260" w:lineRule="exact"/>
              <w:ind w:left="0" w:leftChars="0" w:right="0" w:rightChars="0" w:firstLine="0" w:firstLineChars="0"/>
              <w:jc w:val="center"/>
            </w:pPr>
            <w:r>
              <w:rPr>
                <w:rFonts w:ascii="Times New Roman" w:hAnsi="Times New Roman" w:eastAsia="宋体"/>
                <w:b w:val="0"/>
                <w:sz w:val="18"/>
              </w:rPr>
              <w:t>40+40</w:t>
            </w:r>
          </w:p>
        </w:tc>
        <w:tc>
          <w:tcPr>
            <w:tcW w:w="1039" w:type="dxa"/>
            <w:tcMar>
              <w:left w:w="70" w:type="dxa"/>
              <w:right w:w="70" w:type="dxa"/>
            </w:tcMar>
            <w:vAlign w:val="center"/>
          </w:tcPr>
          <w:p w14:paraId="1206F7A8">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56D5D6D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00506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C954C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B5128A">
            <w:pPr>
              <w:keepNext w:val="0"/>
              <w:spacing w:before="20" w:after="20" w:line="260" w:lineRule="exact"/>
              <w:ind w:left="0" w:leftChars="0" w:right="0" w:rightChars="0" w:firstLine="0" w:firstLineChars="0"/>
              <w:jc w:val="center"/>
            </w:pPr>
            <w:r>
              <w:rPr>
                <w:rFonts w:ascii="Times New Roman" w:hAnsi="Times New Roman" w:eastAsia="宋体"/>
                <w:b w:val="0"/>
                <w:sz w:val="18"/>
              </w:rPr>
              <w:t>11.51</w:t>
            </w:r>
          </w:p>
        </w:tc>
      </w:tr>
    </w:tbl>
    <w:p w14:paraId="3C4E166C">
      <w:pPr>
        <w:pStyle w:val="2"/>
        <w:widowControl/>
        <w:spacing w:before="0" w:after="0" w:line="348" w:lineRule="exact"/>
        <w:ind w:firstLine="480"/>
        <w:jc w:val="both"/>
      </w:pPr>
      <w:r>
        <w:rPr>
          <w:rFonts w:ascii="Times New Roman" w:hAnsi="Times New Roman" w:eastAsia="方正仿宋_GBK"/>
          <w:b w:val="0"/>
          <w:sz w:val="24"/>
        </w:rPr>
        <w:t>2025年区域正向峰值正常工况下，本站转出0.00 MW、承接0.00 MW，转接后净负荷为11.51 MW，区域最低净负荷工况下为-4.81 MW。</w:t>
      </w:r>
    </w:p>
    <w:p w14:paraId="00F8EF47">
      <w:pPr>
        <w:pStyle w:val="2"/>
        <w:widowControl/>
        <w:spacing w:before="0" w:after="0" w:line="348" w:lineRule="exact"/>
        <w:ind w:firstLine="480"/>
        <w:jc w:val="both"/>
      </w:pPr>
      <w:r>
        <w:rPr>
          <w:rFonts w:ascii="Times New Roman" w:hAnsi="Times New Roman" w:eastAsia="方正仿宋_GBK"/>
          <w:b w:val="0"/>
          <w:sz w:val="24"/>
        </w:rPr>
        <w:t>按最大单台主变N-1校核，本站剩余容量为40.00 MVA，两代表工况重新转供后的本站净负荷分别为11.51 MW、-4.81 MW，两方向最小容量余量为26.49 MW，正向储能有效支撑功率为0.00 MW。</w:t>
      </w:r>
    </w:p>
    <w:p w14:paraId="534D761E">
      <w:pPr>
        <w:pStyle w:val="2"/>
        <w:widowControl/>
        <w:spacing w:before="0" w:after="0" w:line="348" w:lineRule="exact"/>
        <w:ind w:firstLine="480"/>
        <w:jc w:val="both"/>
      </w:pPr>
      <w:r>
        <w:rPr>
          <w:rFonts w:ascii="Times New Roman" w:hAnsi="Times New Roman" w:eastAsia="方正仿宋_GBK"/>
          <w:b w:val="0"/>
          <w:sz w:val="24"/>
        </w:rPr>
        <w:t>四年校核截面中，本站绝对功率最大的工况出现在2023年，转接前为16.61 MW，主要表现为正向受电需求，该年设备在最大单台主变N-1后剩余容量为40.00 MVA。该工况本站由剩余主变满足承载要求。</w:t>
      </w:r>
    </w:p>
    <w:p w14:paraId="1D4FC3E1">
      <w:pPr>
        <w:pStyle w:val="2"/>
        <w:widowControl/>
        <w:spacing w:before="0" w:after="0" w:line="348" w:lineRule="exact"/>
        <w:ind w:firstLine="480"/>
        <w:jc w:val="both"/>
      </w:pPr>
      <w:r>
        <w:rPr>
          <w:rFonts w:ascii="Times New Roman" w:hAnsi="Times New Roman" w:eastAsia="方正仿宋_GBK"/>
          <w:b w:val="0"/>
          <w:sz w:val="24"/>
        </w:rPr>
        <w:t>市区多数站点保留初始主变，弹性方案对翟山变的更换集中提高该站故障后剩余能力。区域总容量只增加23 MVA，但该站最大80 MVA主变停运后的剩余容量由40 MVA增至63 MVA，按0.95功率因数折算，增加21.85 MW有功能力。站内措施与已有联络共同承担局部高峰，图中其余站点的主变余量则构成网络支援的基础。逐站能力图与前述配置表配合，用于解释局部补强怎样形成地区方案差异。</w:t>
      </w:r>
    </w:p>
    <w:p w14:paraId="0D437B2F">
      <w:pPr>
        <w:pStyle w:val="2"/>
        <w:keepNext/>
        <w:spacing w:before="120" w:after="0" w:line="240" w:lineRule="auto"/>
        <w:ind w:left="0" w:leftChars="0" w:right="0" w:rightChars="0" w:firstLine="0" w:firstLineChars="0"/>
        <w:jc w:val="center"/>
      </w:pPr>
      <w:r>
        <w:drawing>
          <wp:inline distT="0" distB="0" distL="114300" distR="114300">
            <wp:extent cx="5120640" cy="4796155"/>
            <wp:effectExtent l="0" t="0" r="0" b="0"/>
            <wp:docPr id="6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pic:cNvPicPr>
                      <a:picLocks noChangeAspect="1" noChangeArrowheads="1"/>
                    </pic:cNvPicPr>
                  </pic:nvPicPr>
                  <pic:blipFill>
                    <a:blip r:embed="rId44"/>
                    <a:stretch>
                      <a:fillRect/>
                    </a:stretch>
                  </pic:blipFill>
                  <pic:spPr>
                    <a:xfrm>
                      <a:off x="0" y="0"/>
                      <a:ext cx="5120640" cy="4796416"/>
                    </a:xfrm>
                    <a:prstGeom prst="rect">
                      <a:avLst/>
                    </a:prstGeom>
                    <a:noFill/>
                    <a:ln w="9525">
                      <a:noFill/>
                    </a:ln>
                  </pic:spPr>
                </pic:pic>
              </a:graphicData>
            </a:graphic>
          </wp:inline>
        </w:drawing>
      </w:r>
    </w:p>
    <w:p w14:paraId="44A55CF7">
      <w:pPr>
        <w:pStyle w:val="2"/>
        <w:spacing w:before="60" w:after="120" w:line="280" w:lineRule="exact"/>
        <w:ind w:left="0" w:leftChars="0" w:right="0" w:rightChars="0" w:firstLine="0" w:firstLineChars="0"/>
        <w:jc w:val="center"/>
      </w:pPr>
      <w:r>
        <w:rPr>
          <w:rFonts w:ascii="Times New Roman" w:hAnsi="Times New Roman" w:eastAsia="宋体"/>
          <w:b w:val="0"/>
          <w:sz w:val="21"/>
        </w:rPr>
        <w:t>图5-9 市区逐站初始与2025年方案的N-1剩余主变能力</w:t>
      </w:r>
    </w:p>
    <w:p w14:paraId="427E3A6E">
      <w:pPr>
        <w:pStyle w:val="5"/>
        <w:keepNext/>
        <w:numPr>
          <w:ilvl w:val="0"/>
          <w:numId w:val="0"/>
        </w:numPr>
        <w:spacing w:before="160" w:after="120" w:line="390" w:lineRule="exact"/>
        <w:ind w:firstLine="0"/>
      </w:pPr>
      <w:bookmarkStart w:id="248" w:name="年度设备配置与站间差异"/>
      <w:r>
        <w:rPr>
          <w:rFonts w:ascii="Times New Roman" w:hAnsi="Times New Roman" w:eastAsia="方正仿宋_GBK"/>
          <w:b/>
          <w:sz w:val="26"/>
        </w:rPr>
        <w:t>5.4.7 年度设备配置与站间差异</w:t>
      </w:r>
      <w:bookmarkEnd w:id="248"/>
    </w:p>
    <w:p w14:paraId="0CAE6D96">
      <w:pPr>
        <w:pStyle w:val="115"/>
        <w:widowControl/>
        <w:spacing w:before="0" w:after="0" w:line="348" w:lineRule="exact"/>
        <w:ind w:firstLine="480"/>
        <w:jc w:val="both"/>
      </w:pPr>
      <w:r>
        <w:rPr>
          <w:rFonts w:ascii="Times New Roman" w:hAnsi="Times New Roman" w:eastAsia="方正仿宋_GBK"/>
          <w:b w:val="0"/>
          <w:sz w:val="24"/>
        </w:rPr>
        <w:t>区域总容量可以由更换较大主变、增加主变台数或两者结合形成。总容量相近的站，在最大单台主变N-1后的剩余容量也可能不同，因此需要同时列示设备组合与配储地点。</w:t>
      </w:r>
    </w:p>
    <w:p w14:paraId="6BE68585">
      <w:pPr>
        <w:pStyle w:val="2"/>
        <w:keepNext/>
        <w:spacing w:before="120" w:after="80" w:line="280" w:lineRule="exact"/>
        <w:ind w:firstLine="0"/>
        <w:jc w:val="center"/>
      </w:pPr>
      <w:r>
        <w:rPr>
          <w:rFonts w:ascii="Times New Roman" w:hAnsi="Times New Roman" w:eastAsia="宋体"/>
          <w:b w:val="0"/>
          <w:sz w:val="21"/>
        </w:rPr>
        <w:t>表5-59 2025年站级展示范围内主变台数与配储站数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975A2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AA2D42E">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039" w:type="dxa"/>
            <w:tcMar>
              <w:left w:w="70" w:type="dxa"/>
              <w:right w:w="70" w:type="dxa"/>
            </w:tcMar>
            <w:vAlign w:val="center"/>
          </w:tcPr>
          <w:p w14:paraId="77781A0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8C126E1">
            <w:pPr>
              <w:keepNext/>
              <w:spacing w:before="20" w:after="20" w:line="260" w:lineRule="exact"/>
              <w:ind w:left="0" w:leftChars="0" w:right="0" w:rightChars="0" w:firstLine="0" w:firstLineChars="0"/>
              <w:jc w:val="center"/>
            </w:pPr>
            <w:r>
              <w:rPr>
                <w:rFonts w:ascii="Times New Roman" w:hAnsi="Times New Roman" w:eastAsia="宋体"/>
                <w:b/>
                <w:sz w:val="18"/>
              </w:rPr>
              <w:t>站数</w:t>
            </w:r>
          </w:p>
        </w:tc>
        <w:tc>
          <w:tcPr>
            <w:tcW w:w="1039" w:type="dxa"/>
            <w:tcMar>
              <w:left w:w="70" w:type="dxa"/>
              <w:right w:w="70" w:type="dxa"/>
            </w:tcMar>
            <w:vAlign w:val="center"/>
          </w:tcPr>
          <w:p w14:paraId="3632E8A8">
            <w:pPr>
              <w:keepNext/>
              <w:spacing w:before="20" w:after="20" w:line="260" w:lineRule="exact"/>
              <w:ind w:left="0" w:leftChars="0" w:right="0" w:rightChars="0" w:firstLine="0" w:firstLineChars="0"/>
              <w:jc w:val="center"/>
            </w:pPr>
            <w:r>
              <w:rPr>
                <w:rFonts w:ascii="Times New Roman" w:hAnsi="Times New Roman" w:eastAsia="宋体"/>
                <w:b/>
                <w:sz w:val="18"/>
              </w:rPr>
              <w:t>两台主变站数</w:t>
            </w:r>
          </w:p>
        </w:tc>
        <w:tc>
          <w:tcPr>
            <w:tcW w:w="1039" w:type="dxa"/>
            <w:tcMar>
              <w:left w:w="70" w:type="dxa"/>
              <w:right w:w="70" w:type="dxa"/>
            </w:tcMar>
            <w:vAlign w:val="center"/>
          </w:tcPr>
          <w:p w14:paraId="7D8AB6E8">
            <w:pPr>
              <w:keepNext/>
              <w:spacing w:before="20" w:after="20" w:line="260" w:lineRule="exact"/>
              <w:ind w:left="0" w:leftChars="0" w:right="0" w:rightChars="0" w:firstLine="0" w:firstLineChars="0"/>
              <w:jc w:val="center"/>
            </w:pPr>
            <w:r>
              <w:rPr>
                <w:rFonts w:ascii="Times New Roman" w:hAnsi="Times New Roman" w:eastAsia="宋体"/>
                <w:b/>
                <w:sz w:val="18"/>
              </w:rPr>
              <w:t>三台主变站数</w:t>
            </w:r>
          </w:p>
        </w:tc>
        <w:tc>
          <w:tcPr>
            <w:tcW w:w="1039" w:type="dxa"/>
            <w:tcMar>
              <w:left w:w="70" w:type="dxa"/>
              <w:right w:w="70" w:type="dxa"/>
            </w:tcMar>
            <w:vAlign w:val="center"/>
          </w:tcPr>
          <w:p w14:paraId="50044C62">
            <w:pPr>
              <w:keepNext/>
              <w:spacing w:before="20" w:after="20" w:line="260" w:lineRule="exact"/>
              <w:ind w:left="0" w:leftChars="0" w:right="0" w:rightChars="0" w:firstLine="0" w:firstLineChars="0"/>
              <w:jc w:val="center"/>
            </w:pPr>
            <w:r>
              <w:rPr>
                <w:rFonts w:ascii="Times New Roman" w:hAnsi="Times New Roman" w:eastAsia="宋体"/>
                <w:b/>
                <w:sz w:val="18"/>
              </w:rPr>
              <w:t>三台主变站占比</w:t>
            </w:r>
          </w:p>
        </w:tc>
        <w:tc>
          <w:tcPr>
            <w:tcW w:w="1039" w:type="dxa"/>
            <w:tcMar>
              <w:left w:w="70" w:type="dxa"/>
              <w:right w:w="70" w:type="dxa"/>
            </w:tcMar>
            <w:vAlign w:val="center"/>
          </w:tcPr>
          <w:p w14:paraId="67B6CD53">
            <w:pPr>
              <w:keepNext/>
              <w:spacing w:before="20" w:after="20" w:line="260" w:lineRule="exact"/>
              <w:ind w:left="0" w:leftChars="0" w:right="0" w:rightChars="0" w:firstLine="0" w:firstLineChars="0"/>
              <w:jc w:val="center"/>
            </w:pPr>
            <w:r>
              <w:rPr>
                <w:rFonts w:ascii="Times New Roman" w:hAnsi="Times New Roman" w:eastAsia="宋体"/>
                <w:b/>
                <w:sz w:val="18"/>
              </w:rPr>
              <w:t>配储站数</w:t>
            </w:r>
          </w:p>
        </w:tc>
        <w:tc>
          <w:tcPr>
            <w:tcW w:w="1039" w:type="dxa"/>
            <w:tcMar>
              <w:left w:w="70" w:type="dxa"/>
              <w:right w:w="70" w:type="dxa"/>
            </w:tcMar>
            <w:vAlign w:val="center"/>
          </w:tcPr>
          <w:p w14:paraId="7812831F">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r>
      <w:tr w14:paraId="0EA961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BCA4E5">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039" w:type="dxa"/>
            <w:tcMar>
              <w:left w:w="70" w:type="dxa"/>
              <w:right w:w="70" w:type="dxa"/>
            </w:tcMar>
            <w:vAlign w:val="center"/>
          </w:tcPr>
          <w:p w14:paraId="42E5DB6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364435">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039" w:type="dxa"/>
            <w:tcMar>
              <w:left w:w="70" w:type="dxa"/>
              <w:right w:w="70" w:type="dxa"/>
            </w:tcMar>
            <w:vAlign w:val="center"/>
          </w:tcPr>
          <w:p w14:paraId="6299D4CC">
            <w:pPr>
              <w:keepNext/>
              <w:spacing w:before="20" w:after="20" w:line="260" w:lineRule="exact"/>
              <w:ind w:left="0" w:leftChars="0" w:right="0" w:rightChars="0" w:firstLine="0" w:firstLineChars="0"/>
              <w:jc w:val="center"/>
            </w:pPr>
            <w:r>
              <w:rPr>
                <w:rFonts w:ascii="Times New Roman" w:hAnsi="Times New Roman" w:eastAsia="宋体"/>
                <w:b w:val="0"/>
                <w:sz w:val="18"/>
              </w:rPr>
              <w:t>19</w:t>
            </w:r>
          </w:p>
        </w:tc>
        <w:tc>
          <w:tcPr>
            <w:tcW w:w="1039" w:type="dxa"/>
            <w:tcMar>
              <w:left w:w="70" w:type="dxa"/>
              <w:right w:w="70" w:type="dxa"/>
            </w:tcMar>
            <w:vAlign w:val="center"/>
          </w:tcPr>
          <w:p w14:paraId="2BBE01E5">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1B755F6C">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297C3B8B">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684B7BAC">
            <w:pPr>
              <w:keepNext/>
              <w:spacing w:before="20" w:after="20" w:line="260" w:lineRule="exact"/>
              <w:ind w:left="0" w:leftChars="0" w:right="0" w:rightChars="0" w:firstLine="0" w:firstLineChars="0"/>
              <w:jc w:val="center"/>
            </w:pPr>
            <w:r>
              <w:rPr>
                <w:rFonts w:ascii="Times New Roman" w:hAnsi="Times New Roman" w:eastAsia="宋体"/>
                <w:b w:val="0"/>
                <w:sz w:val="18"/>
              </w:rPr>
              <w:t>22.30</w:t>
            </w:r>
          </w:p>
        </w:tc>
      </w:tr>
      <w:tr w14:paraId="50F458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0A84DD1">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039" w:type="dxa"/>
            <w:tcMar>
              <w:left w:w="70" w:type="dxa"/>
              <w:right w:w="70" w:type="dxa"/>
            </w:tcMar>
            <w:vAlign w:val="center"/>
          </w:tcPr>
          <w:p w14:paraId="3FDF09F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FA9EBC4">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039" w:type="dxa"/>
            <w:tcMar>
              <w:left w:w="70" w:type="dxa"/>
              <w:right w:w="70" w:type="dxa"/>
            </w:tcMar>
            <w:vAlign w:val="center"/>
          </w:tcPr>
          <w:p w14:paraId="6B60942C">
            <w:pPr>
              <w:keepNext/>
              <w:spacing w:before="20" w:after="20" w:line="260" w:lineRule="exact"/>
              <w:ind w:left="0" w:leftChars="0" w:right="0" w:rightChars="0" w:firstLine="0" w:firstLineChars="0"/>
              <w:jc w:val="center"/>
            </w:pPr>
            <w:r>
              <w:rPr>
                <w:rFonts w:ascii="Times New Roman" w:hAnsi="Times New Roman" w:eastAsia="宋体"/>
                <w:b w:val="0"/>
                <w:sz w:val="18"/>
              </w:rPr>
              <w:t>19</w:t>
            </w:r>
          </w:p>
        </w:tc>
        <w:tc>
          <w:tcPr>
            <w:tcW w:w="1039" w:type="dxa"/>
            <w:tcMar>
              <w:left w:w="70" w:type="dxa"/>
              <w:right w:w="70" w:type="dxa"/>
            </w:tcMar>
            <w:vAlign w:val="center"/>
          </w:tcPr>
          <w:p w14:paraId="497DD395">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1CFB0CBA">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1DFFFD40">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67DF78E5">
            <w:pPr>
              <w:keepNext/>
              <w:spacing w:before="20" w:after="20" w:line="260" w:lineRule="exact"/>
              <w:ind w:left="0" w:leftChars="0" w:right="0" w:rightChars="0" w:firstLine="0" w:firstLineChars="0"/>
              <w:jc w:val="center"/>
            </w:pPr>
            <w:r>
              <w:rPr>
                <w:rFonts w:ascii="Times New Roman" w:hAnsi="Times New Roman" w:eastAsia="宋体"/>
                <w:b w:val="0"/>
                <w:sz w:val="18"/>
              </w:rPr>
              <w:t>3.40</w:t>
            </w:r>
          </w:p>
        </w:tc>
      </w:tr>
      <w:tr w14:paraId="379CFA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9E8EA28">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039" w:type="dxa"/>
            <w:tcMar>
              <w:left w:w="70" w:type="dxa"/>
              <w:right w:w="70" w:type="dxa"/>
            </w:tcMar>
            <w:vAlign w:val="center"/>
          </w:tcPr>
          <w:p w14:paraId="727D461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FCB045">
            <w:pPr>
              <w:keepNext/>
              <w:spacing w:before="20" w:after="20" w:line="260" w:lineRule="exact"/>
              <w:ind w:left="0" w:leftChars="0" w:right="0" w:rightChars="0" w:firstLine="0" w:firstLineChars="0"/>
              <w:jc w:val="center"/>
            </w:pPr>
            <w:r>
              <w:rPr>
                <w:rFonts w:ascii="Times New Roman" w:hAnsi="Times New Roman" w:eastAsia="宋体"/>
                <w:b w:val="0"/>
                <w:sz w:val="18"/>
              </w:rPr>
              <w:t>26</w:t>
            </w:r>
          </w:p>
        </w:tc>
        <w:tc>
          <w:tcPr>
            <w:tcW w:w="1039" w:type="dxa"/>
            <w:tcMar>
              <w:left w:w="70" w:type="dxa"/>
              <w:right w:w="70" w:type="dxa"/>
            </w:tcMar>
            <w:vAlign w:val="center"/>
          </w:tcPr>
          <w:p w14:paraId="39328B1E">
            <w:pPr>
              <w:keepNext/>
              <w:spacing w:before="20" w:after="20" w:line="260" w:lineRule="exact"/>
              <w:ind w:left="0" w:leftChars="0" w:right="0" w:rightChars="0" w:firstLine="0" w:firstLineChars="0"/>
              <w:jc w:val="center"/>
            </w:pPr>
            <w:r>
              <w:rPr>
                <w:rFonts w:ascii="Times New Roman" w:hAnsi="Times New Roman" w:eastAsia="宋体"/>
                <w:b w:val="0"/>
                <w:sz w:val="18"/>
              </w:rPr>
              <w:t>26</w:t>
            </w:r>
          </w:p>
        </w:tc>
        <w:tc>
          <w:tcPr>
            <w:tcW w:w="1039" w:type="dxa"/>
            <w:tcMar>
              <w:left w:w="70" w:type="dxa"/>
              <w:right w:w="70" w:type="dxa"/>
            </w:tcMar>
            <w:vAlign w:val="center"/>
          </w:tcPr>
          <w:p w14:paraId="5E71E099">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83E59B3">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923A172">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E576A9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8076C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F159A5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039" w:type="dxa"/>
            <w:tcMar>
              <w:left w:w="70" w:type="dxa"/>
              <w:right w:w="70" w:type="dxa"/>
            </w:tcMar>
            <w:vAlign w:val="center"/>
          </w:tcPr>
          <w:p w14:paraId="5EEA611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269C1BD">
            <w:pPr>
              <w:keepNext w:val="0"/>
              <w:spacing w:before="20" w:after="20" w:line="260" w:lineRule="exact"/>
              <w:ind w:left="0" w:leftChars="0" w:right="0" w:rightChars="0" w:firstLine="0" w:firstLineChars="0"/>
              <w:jc w:val="center"/>
            </w:pPr>
            <w:r>
              <w:rPr>
                <w:rFonts w:ascii="Times New Roman" w:hAnsi="Times New Roman" w:eastAsia="宋体"/>
                <w:b w:val="0"/>
                <w:sz w:val="18"/>
              </w:rPr>
              <w:t>26</w:t>
            </w:r>
          </w:p>
        </w:tc>
        <w:tc>
          <w:tcPr>
            <w:tcW w:w="1039" w:type="dxa"/>
            <w:tcMar>
              <w:left w:w="70" w:type="dxa"/>
              <w:right w:w="70" w:type="dxa"/>
            </w:tcMar>
            <w:vAlign w:val="center"/>
          </w:tcPr>
          <w:p w14:paraId="5F0B65BD">
            <w:pPr>
              <w:keepNext w:val="0"/>
              <w:spacing w:before="20" w:after="20" w:line="260" w:lineRule="exact"/>
              <w:ind w:left="0" w:leftChars="0" w:right="0" w:rightChars="0" w:firstLine="0" w:firstLineChars="0"/>
              <w:jc w:val="center"/>
            </w:pPr>
            <w:r>
              <w:rPr>
                <w:rFonts w:ascii="Times New Roman" w:hAnsi="Times New Roman" w:eastAsia="宋体"/>
                <w:b w:val="0"/>
                <w:sz w:val="18"/>
              </w:rPr>
              <w:t>26</w:t>
            </w:r>
          </w:p>
        </w:tc>
        <w:tc>
          <w:tcPr>
            <w:tcW w:w="1039" w:type="dxa"/>
            <w:tcMar>
              <w:left w:w="70" w:type="dxa"/>
              <w:right w:w="70" w:type="dxa"/>
            </w:tcMar>
            <w:vAlign w:val="center"/>
          </w:tcPr>
          <w:p w14:paraId="17B4D0A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F316D2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1DE371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366CC8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bl>
    <w:p w14:paraId="3C8EDC30">
      <w:pPr>
        <w:pStyle w:val="2"/>
        <w:widowControl/>
        <w:spacing w:before="0" w:after="0" w:line="348" w:lineRule="exact"/>
        <w:ind w:firstLine="480"/>
        <w:jc w:val="both"/>
      </w:pPr>
      <w:r>
        <w:rPr>
          <w:rFonts w:ascii="Times New Roman" w:hAnsi="Times New Roman" w:eastAsia="方正仿宋_GBK"/>
          <w:b w:val="0"/>
          <w:sz w:val="24"/>
        </w:rPr>
        <w:t>2025年邳州两类方案均有1座三台主变站，但配储站数及储能规模不同。市区两类方案均保持两台主变的站内结构，弹性方案通过翟山变单台升档提高故障后剩余容量。主变台数只反映设备结构的一部分，同样为两台主变的站，额定规格和最大单台停运后的可用容量仍有差异。各年的具体组合、支援方向和投运变化需结合逐站表确定。</w:t>
      </w:r>
    </w:p>
    <w:p w14:paraId="18550677">
      <w:pPr>
        <w:pStyle w:val="2"/>
        <w:widowControl/>
        <w:spacing w:before="0" w:after="0" w:line="348" w:lineRule="exact"/>
        <w:ind w:firstLine="480"/>
        <w:jc w:val="both"/>
      </w:pPr>
      <w:r>
        <w:rPr>
          <w:rFonts w:ascii="Times New Roman" w:hAnsi="Times New Roman" w:eastAsia="方正仿宋_GBK"/>
          <w:b w:val="0"/>
          <w:sz w:val="24"/>
        </w:rPr>
        <w:t>同一容载比可以由不同站内设备结构形成，因此区域推荐区间需与主变台数、规格及站间任务对应。逐站比较需求和建设选择后，再归纳区域指标，才能说明新增容量用于哪些站点，以及费用变化来自哪些措施。</w:t>
      </w:r>
    </w:p>
    <w:p w14:paraId="2B21AD9C">
      <w:pPr>
        <w:pStyle w:val="2"/>
        <w:widowControl/>
        <w:spacing w:before="0" w:after="0" w:line="348" w:lineRule="exact"/>
        <w:ind w:firstLine="480"/>
        <w:jc w:val="both"/>
      </w:pPr>
      <w:r>
        <w:rPr>
          <w:rFonts w:ascii="Times New Roman" w:hAnsi="Times New Roman" w:eastAsia="方正仿宋_GBK"/>
          <w:b w:val="0"/>
          <w:sz w:val="24"/>
        </w:rPr>
        <w:t>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14:paraId="17EFD6A4">
      <w:pPr>
        <w:pStyle w:val="5"/>
        <w:keepNext/>
        <w:numPr>
          <w:ilvl w:val="0"/>
          <w:numId w:val="0"/>
        </w:numPr>
        <w:spacing w:before="160" w:after="120" w:line="390" w:lineRule="exact"/>
        <w:ind w:firstLine="0"/>
      </w:pPr>
      <w:bookmarkStart w:id="249" w:name="保留2021实际容量的方案对照"/>
      <w:r>
        <w:rPr>
          <w:rFonts w:ascii="Times New Roman" w:hAnsi="Times New Roman" w:eastAsia="方正仿宋_GBK"/>
          <w:b/>
          <w:sz w:val="26"/>
        </w:rPr>
        <w:t>5.4.8 保留2021实际容量的方案对照</w:t>
      </w:r>
      <w:bookmarkEnd w:id="249"/>
    </w:p>
    <w:p w14:paraId="04DD5871">
      <w:pPr>
        <w:pStyle w:val="115"/>
        <w:widowControl/>
        <w:spacing w:before="0" w:after="0" w:line="348" w:lineRule="exact"/>
        <w:ind w:firstLine="480"/>
        <w:jc w:val="both"/>
      </w:pPr>
      <w:r>
        <w:rPr>
          <w:rFonts w:ascii="Times New Roman" w:hAnsi="Times New Roman" w:eastAsia="方正仿宋_GBK"/>
          <w:b w:val="0"/>
          <w:sz w:val="24"/>
        </w:rPr>
        <w:t>在共同仿真起点之外，补充以2021年实际地区总容量为起点的两类方案，邳州2027.00 MVA、市区3113.50 MVA。2021年固定，2022—2025年继续采用相同年度负荷、逐站转供能力、承载约束和经济参数，比较存量容量条件对新增措施的影响。逐站初始组合沿用按地区总容量标定的研究输入。</w:t>
      </w:r>
    </w:p>
    <w:p w14:paraId="5E06981A">
      <w:pPr>
        <w:pStyle w:val="2"/>
        <w:keepNext/>
        <w:spacing w:before="120" w:after="80" w:line="280" w:lineRule="exact"/>
        <w:ind w:firstLine="0"/>
        <w:jc w:val="center"/>
      </w:pPr>
      <w:commentRangeStart w:id="9"/>
      <w:r>
        <w:rPr>
          <w:rFonts w:ascii="Times New Roman" w:hAnsi="Times New Roman" w:eastAsia="宋体"/>
          <w:b w:val="0"/>
          <w:sz w:val="21"/>
        </w:rPr>
        <w:t>表5-60 保留2021实际容量的逐年规划汇总</w:t>
      </w:r>
      <w:commentRangeEnd w:id="9"/>
      <w:r>
        <w:rPr>
          <w:woUserID w:val="2"/>
        </w:rPr>
        <w:commentReference w:id="9"/>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1BE9F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568F1C6A">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62EDFCE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4F6C491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2A1472EB">
            <w:pPr>
              <w:keepNext/>
              <w:spacing w:before="20" w:after="20" w:line="260" w:lineRule="exact"/>
              <w:ind w:left="0" w:leftChars="0" w:right="0" w:rightChars="0" w:firstLine="0" w:firstLineChars="0"/>
              <w:jc w:val="center"/>
            </w:pPr>
            <w:r>
              <w:rPr>
                <w:rFonts w:ascii="Times New Roman" w:hAnsi="Times New Roman" w:eastAsia="宋体"/>
                <w:b/>
                <w:sz w:val="18"/>
              </w:rPr>
              <w:t>年末主变/MVA</w:t>
            </w:r>
          </w:p>
        </w:tc>
        <w:tc>
          <w:tcPr>
            <w:tcW w:w="1187" w:type="dxa"/>
            <w:tcMar>
              <w:left w:w="70" w:type="dxa"/>
              <w:right w:w="70" w:type="dxa"/>
            </w:tcMar>
            <w:vAlign w:val="center"/>
          </w:tcPr>
          <w:p w14:paraId="2D3D4DFF">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187" w:type="dxa"/>
            <w:tcMar>
              <w:left w:w="70" w:type="dxa"/>
              <w:right w:w="70" w:type="dxa"/>
            </w:tcMar>
            <w:vAlign w:val="center"/>
          </w:tcPr>
          <w:p w14:paraId="0CEE0278">
            <w:pPr>
              <w:keepNext/>
              <w:spacing w:before="20" w:after="20" w:line="260" w:lineRule="exact"/>
              <w:ind w:left="0" w:leftChars="0" w:right="0" w:rightChars="0" w:firstLine="0" w:firstLineChars="0"/>
              <w:jc w:val="center"/>
            </w:pPr>
            <w:r>
              <w:rPr>
                <w:rFonts w:ascii="Times New Roman" w:hAnsi="Times New Roman" w:eastAsia="宋体"/>
                <w:b/>
                <w:sz w:val="18"/>
              </w:rPr>
              <w:t>年末储能/MWh</w:t>
            </w:r>
          </w:p>
        </w:tc>
        <w:tc>
          <w:tcPr>
            <w:tcW w:w="1187" w:type="dxa"/>
            <w:tcMar>
              <w:left w:w="70" w:type="dxa"/>
              <w:right w:w="70" w:type="dxa"/>
            </w:tcMar>
            <w:vAlign w:val="center"/>
          </w:tcPr>
          <w:p w14:paraId="2622AE66">
            <w:pPr>
              <w:keepNext/>
              <w:spacing w:before="20" w:after="20" w:line="260" w:lineRule="exact"/>
              <w:ind w:left="0" w:leftChars="0" w:right="0" w:rightChars="0" w:firstLine="0" w:firstLineChars="0"/>
              <w:jc w:val="center"/>
            </w:pPr>
            <w:r>
              <w:rPr>
                <w:rFonts w:ascii="Times New Roman" w:hAnsi="Times New Roman" w:eastAsia="宋体"/>
                <w:b/>
                <w:sz w:val="18"/>
              </w:rPr>
              <w:t>累计新联络/条</w:t>
            </w:r>
          </w:p>
        </w:tc>
      </w:tr>
      <w:tr w14:paraId="170386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DEFA53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D8AF5A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92CF7F1">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6BFAB9C4">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6CD05E87">
            <w:pPr>
              <w:keepNext w:val="0"/>
              <w:spacing w:before="20" w:after="20" w:line="260" w:lineRule="exact"/>
              <w:ind w:left="0" w:leftChars="0" w:right="0" w:rightChars="0" w:firstLine="0" w:firstLineChars="0"/>
              <w:jc w:val="center"/>
            </w:pPr>
            <w:r>
              <w:rPr>
                <w:rFonts w:ascii="Times New Roman" w:hAnsi="Times New Roman" w:eastAsia="宋体"/>
                <w:b w:val="0"/>
                <w:sz w:val="18"/>
              </w:rPr>
              <w:t>2.46</w:t>
            </w:r>
          </w:p>
        </w:tc>
        <w:tc>
          <w:tcPr>
            <w:tcW w:w="1187" w:type="dxa"/>
            <w:tcMar>
              <w:left w:w="70" w:type="dxa"/>
              <w:right w:w="70" w:type="dxa"/>
            </w:tcMar>
            <w:vAlign w:val="center"/>
          </w:tcPr>
          <w:p w14:paraId="33757E80">
            <w:pPr>
              <w:keepNext w:val="0"/>
              <w:spacing w:before="20" w:after="20" w:line="260" w:lineRule="exact"/>
              <w:ind w:left="0" w:leftChars="0" w:right="0" w:rightChars="0" w:firstLine="0" w:firstLineChars="0"/>
              <w:jc w:val="center"/>
            </w:pPr>
            <w:r>
              <w:rPr>
                <w:rFonts w:ascii="Times New Roman" w:hAnsi="Times New Roman" w:eastAsia="宋体"/>
                <w:b w:val="0"/>
                <w:sz w:val="18"/>
              </w:rPr>
              <w:t>122.34</w:t>
            </w:r>
          </w:p>
        </w:tc>
        <w:tc>
          <w:tcPr>
            <w:tcW w:w="1187" w:type="dxa"/>
            <w:tcMar>
              <w:left w:w="70" w:type="dxa"/>
              <w:right w:w="70" w:type="dxa"/>
            </w:tcMar>
            <w:vAlign w:val="center"/>
          </w:tcPr>
          <w:p w14:paraId="3CB1AC09">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r>
      <w:tr w14:paraId="511654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BB2027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AAFD34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3DBCD4A">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50EDA25F">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16706AEE">
            <w:pPr>
              <w:keepNext w:val="0"/>
              <w:spacing w:before="20" w:after="20" w:line="260" w:lineRule="exact"/>
              <w:ind w:left="0" w:leftChars="0" w:right="0" w:rightChars="0" w:firstLine="0" w:firstLineChars="0"/>
              <w:jc w:val="center"/>
            </w:pPr>
            <w:r>
              <w:rPr>
                <w:rFonts w:ascii="Times New Roman" w:hAnsi="Times New Roman" w:eastAsia="宋体"/>
                <w:b w:val="0"/>
                <w:sz w:val="18"/>
              </w:rPr>
              <w:t>2.66</w:t>
            </w:r>
          </w:p>
        </w:tc>
        <w:tc>
          <w:tcPr>
            <w:tcW w:w="1187" w:type="dxa"/>
            <w:tcMar>
              <w:left w:w="70" w:type="dxa"/>
              <w:right w:w="70" w:type="dxa"/>
            </w:tcMar>
            <w:vAlign w:val="center"/>
          </w:tcPr>
          <w:p w14:paraId="4E3FB4CD">
            <w:pPr>
              <w:keepNext w:val="0"/>
              <w:spacing w:before="20" w:after="20" w:line="260" w:lineRule="exact"/>
              <w:ind w:left="0" w:leftChars="0" w:right="0" w:rightChars="0" w:firstLine="0" w:firstLineChars="0"/>
              <w:jc w:val="center"/>
            </w:pPr>
            <w:r>
              <w:rPr>
                <w:rFonts w:ascii="Times New Roman" w:hAnsi="Times New Roman" w:eastAsia="宋体"/>
                <w:b w:val="0"/>
                <w:sz w:val="18"/>
              </w:rPr>
              <w:t>122.34</w:t>
            </w:r>
          </w:p>
        </w:tc>
        <w:tc>
          <w:tcPr>
            <w:tcW w:w="1187" w:type="dxa"/>
            <w:tcMar>
              <w:left w:w="70" w:type="dxa"/>
              <w:right w:w="70" w:type="dxa"/>
            </w:tcMar>
            <w:vAlign w:val="center"/>
          </w:tcPr>
          <w:p w14:paraId="4BC7D4C5">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r>
      <w:tr w14:paraId="5D3455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34340B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1B0D80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17D160D">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579D1A8A">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703F9FD4">
            <w:pPr>
              <w:keepNext w:val="0"/>
              <w:spacing w:before="20" w:after="20" w:line="260" w:lineRule="exact"/>
              <w:ind w:left="0" w:leftChars="0" w:right="0" w:rightChars="0" w:firstLine="0" w:firstLineChars="0"/>
              <w:jc w:val="center"/>
            </w:pPr>
            <w:r>
              <w:rPr>
                <w:rFonts w:ascii="Times New Roman" w:hAnsi="Times New Roman" w:eastAsia="宋体"/>
                <w:b w:val="0"/>
                <w:sz w:val="18"/>
              </w:rPr>
              <w:t>2.35</w:t>
            </w:r>
          </w:p>
        </w:tc>
        <w:tc>
          <w:tcPr>
            <w:tcW w:w="1187" w:type="dxa"/>
            <w:tcMar>
              <w:left w:w="70" w:type="dxa"/>
              <w:right w:w="70" w:type="dxa"/>
            </w:tcMar>
            <w:vAlign w:val="center"/>
          </w:tcPr>
          <w:p w14:paraId="1948889D">
            <w:pPr>
              <w:keepNext w:val="0"/>
              <w:spacing w:before="20" w:after="20" w:line="260" w:lineRule="exact"/>
              <w:ind w:left="0" w:leftChars="0" w:right="0" w:rightChars="0" w:firstLine="0" w:firstLineChars="0"/>
              <w:jc w:val="center"/>
            </w:pPr>
            <w:r>
              <w:rPr>
                <w:rFonts w:ascii="Times New Roman" w:hAnsi="Times New Roman" w:eastAsia="宋体"/>
                <w:b w:val="0"/>
                <w:sz w:val="18"/>
              </w:rPr>
              <w:t>144.05</w:t>
            </w:r>
          </w:p>
        </w:tc>
        <w:tc>
          <w:tcPr>
            <w:tcW w:w="1187" w:type="dxa"/>
            <w:tcMar>
              <w:left w:w="70" w:type="dxa"/>
              <w:right w:w="70" w:type="dxa"/>
            </w:tcMar>
            <w:vAlign w:val="center"/>
          </w:tcPr>
          <w:p w14:paraId="73DE06C1">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r>
      <w:tr w14:paraId="73FB71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D3347E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48F858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DFF45A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4D3066E1">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542205BB">
            <w:pPr>
              <w:keepNext w:val="0"/>
              <w:spacing w:before="20" w:after="20" w:line="260" w:lineRule="exact"/>
              <w:ind w:left="0" w:leftChars="0" w:right="0" w:rightChars="0" w:firstLine="0" w:firstLineChars="0"/>
              <w:jc w:val="center"/>
            </w:pPr>
            <w:r>
              <w:rPr>
                <w:rFonts w:ascii="Times New Roman" w:hAnsi="Times New Roman" w:eastAsia="宋体"/>
                <w:b w:val="0"/>
                <w:sz w:val="18"/>
              </w:rPr>
              <w:t>2.12</w:t>
            </w:r>
          </w:p>
        </w:tc>
        <w:tc>
          <w:tcPr>
            <w:tcW w:w="1187" w:type="dxa"/>
            <w:tcMar>
              <w:left w:w="70" w:type="dxa"/>
              <w:right w:w="70" w:type="dxa"/>
            </w:tcMar>
            <w:vAlign w:val="center"/>
          </w:tcPr>
          <w:p w14:paraId="16C95BF4">
            <w:pPr>
              <w:keepNext w:val="0"/>
              <w:spacing w:before="20" w:after="20" w:line="260" w:lineRule="exact"/>
              <w:ind w:left="0" w:leftChars="0" w:right="0" w:rightChars="0" w:firstLine="0" w:firstLineChars="0"/>
              <w:jc w:val="center"/>
            </w:pPr>
            <w:r>
              <w:rPr>
                <w:rFonts w:ascii="Times New Roman" w:hAnsi="Times New Roman" w:eastAsia="宋体"/>
                <w:b w:val="0"/>
                <w:sz w:val="18"/>
              </w:rPr>
              <w:t>201.24</w:t>
            </w:r>
          </w:p>
        </w:tc>
        <w:tc>
          <w:tcPr>
            <w:tcW w:w="1187" w:type="dxa"/>
            <w:tcMar>
              <w:left w:w="70" w:type="dxa"/>
              <w:right w:w="70" w:type="dxa"/>
            </w:tcMar>
            <w:vAlign w:val="center"/>
          </w:tcPr>
          <w:p w14:paraId="113B30E2">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655C91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F609A9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994EDA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280F3DE">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6CB441BD">
            <w:pPr>
              <w:keepNext w:val="0"/>
              <w:spacing w:before="20" w:after="20" w:line="260" w:lineRule="exact"/>
              <w:ind w:left="0" w:leftChars="0" w:right="0" w:rightChars="0" w:firstLine="0" w:firstLineChars="0"/>
              <w:jc w:val="center"/>
            </w:pPr>
            <w:r>
              <w:rPr>
                <w:rFonts w:ascii="Times New Roman" w:hAnsi="Times New Roman" w:eastAsia="宋体"/>
                <w:b w:val="0"/>
                <w:sz w:val="18"/>
              </w:rPr>
              <w:t>2148.50</w:t>
            </w:r>
          </w:p>
        </w:tc>
        <w:tc>
          <w:tcPr>
            <w:tcW w:w="1187" w:type="dxa"/>
            <w:tcMar>
              <w:left w:w="70" w:type="dxa"/>
              <w:right w:w="70" w:type="dxa"/>
            </w:tcMar>
            <w:vAlign w:val="center"/>
          </w:tcPr>
          <w:p w14:paraId="407CEBE4">
            <w:pPr>
              <w:keepNext w:val="0"/>
              <w:spacing w:before="20" w:after="20" w:line="260" w:lineRule="exact"/>
              <w:ind w:left="0" w:leftChars="0" w:right="0" w:rightChars="0" w:firstLine="0" w:firstLineChars="0"/>
              <w:jc w:val="center"/>
            </w:pPr>
            <w:r>
              <w:rPr>
                <w:rFonts w:ascii="Times New Roman" w:hAnsi="Times New Roman" w:eastAsia="宋体"/>
                <w:b w:val="0"/>
                <w:sz w:val="18"/>
              </w:rPr>
              <w:t>2.60</w:t>
            </w:r>
          </w:p>
        </w:tc>
        <w:tc>
          <w:tcPr>
            <w:tcW w:w="1187" w:type="dxa"/>
            <w:tcMar>
              <w:left w:w="70" w:type="dxa"/>
              <w:right w:w="70" w:type="dxa"/>
            </w:tcMar>
            <w:vAlign w:val="center"/>
          </w:tcPr>
          <w:p w14:paraId="5762B6F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3B76A15">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r>
      <w:tr w14:paraId="05A7E3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2632ECF">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7EC355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8EF63C5">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669CA3BB">
            <w:pPr>
              <w:keepNext w:val="0"/>
              <w:spacing w:before="20" w:after="20" w:line="260" w:lineRule="exact"/>
              <w:ind w:left="0" w:leftChars="0" w:right="0" w:rightChars="0" w:firstLine="0" w:firstLineChars="0"/>
              <w:jc w:val="center"/>
            </w:pPr>
            <w:r>
              <w:rPr>
                <w:rFonts w:ascii="Times New Roman" w:hAnsi="Times New Roman" w:eastAsia="宋体"/>
                <w:b w:val="0"/>
                <w:sz w:val="18"/>
              </w:rPr>
              <w:t>2148.50</w:t>
            </w:r>
          </w:p>
        </w:tc>
        <w:tc>
          <w:tcPr>
            <w:tcW w:w="1187" w:type="dxa"/>
            <w:tcMar>
              <w:left w:w="70" w:type="dxa"/>
              <w:right w:w="70" w:type="dxa"/>
            </w:tcMar>
            <w:vAlign w:val="center"/>
          </w:tcPr>
          <w:p w14:paraId="232E41FB">
            <w:pPr>
              <w:keepNext w:val="0"/>
              <w:spacing w:before="20" w:after="20" w:line="260" w:lineRule="exact"/>
              <w:ind w:left="0" w:leftChars="0" w:right="0" w:rightChars="0" w:firstLine="0" w:firstLineChars="0"/>
              <w:jc w:val="center"/>
            </w:pPr>
            <w:r>
              <w:rPr>
                <w:rFonts w:ascii="Times New Roman" w:hAnsi="Times New Roman" w:eastAsia="宋体"/>
                <w:b w:val="0"/>
                <w:sz w:val="18"/>
              </w:rPr>
              <w:t>2.82</w:t>
            </w:r>
          </w:p>
        </w:tc>
        <w:tc>
          <w:tcPr>
            <w:tcW w:w="1187" w:type="dxa"/>
            <w:tcMar>
              <w:left w:w="70" w:type="dxa"/>
              <w:right w:w="70" w:type="dxa"/>
            </w:tcMar>
            <w:vAlign w:val="center"/>
          </w:tcPr>
          <w:p w14:paraId="0A5AA5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25D5007">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r>
      <w:tr w14:paraId="380DA4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E29AF3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396702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0991833">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71619CDA">
            <w:pPr>
              <w:keepNext w:val="0"/>
              <w:spacing w:before="20" w:after="20" w:line="260" w:lineRule="exact"/>
              <w:ind w:left="0" w:leftChars="0" w:right="0" w:rightChars="0" w:firstLine="0" w:firstLineChars="0"/>
              <w:jc w:val="center"/>
            </w:pPr>
            <w:r>
              <w:rPr>
                <w:rFonts w:ascii="Times New Roman" w:hAnsi="Times New Roman" w:eastAsia="宋体"/>
                <w:b w:val="0"/>
                <w:sz w:val="18"/>
              </w:rPr>
              <w:t>2148.50</w:t>
            </w:r>
          </w:p>
        </w:tc>
        <w:tc>
          <w:tcPr>
            <w:tcW w:w="1187" w:type="dxa"/>
            <w:tcMar>
              <w:left w:w="70" w:type="dxa"/>
              <w:right w:w="70" w:type="dxa"/>
            </w:tcMar>
            <w:vAlign w:val="center"/>
          </w:tcPr>
          <w:p w14:paraId="585657BE">
            <w:pPr>
              <w:keepNext w:val="0"/>
              <w:spacing w:before="20" w:after="20" w:line="260" w:lineRule="exact"/>
              <w:ind w:left="0" w:leftChars="0" w:right="0" w:rightChars="0" w:firstLine="0" w:firstLineChars="0"/>
              <w:jc w:val="center"/>
            </w:pPr>
            <w:r>
              <w:rPr>
                <w:rFonts w:ascii="Times New Roman" w:hAnsi="Times New Roman" w:eastAsia="宋体"/>
                <w:b w:val="0"/>
                <w:sz w:val="18"/>
              </w:rPr>
              <w:t>2.49</w:t>
            </w:r>
          </w:p>
        </w:tc>
        <w:tc>
          <w:tcPr>
            <w:tcW w:w="1187" w:type="dxa"/>
            <w:tcMar>
              <w:left w:w="70" w:type="dxa"/>
              <w:right w:w="70" w:type="dxa"/>
            </w:tcMar>
            <w:vAlign w:val="center"/>
          </w:tcPr>
          <w:p w14:paraId="13C23EE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D9C337F">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r>
      <w:tr w14:paraId="7A51CE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435AA5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3E9348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0BBE15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2741EB47">
            <w:pPr>
              <w:keepNext w:val="0"/>
              <w:spacing w:before="20" w:after="20" w:line="260" w:lineRule="exact"/>
              <w:ind w:left="0" w:leftChars="0" w:right="0" w:rightChars="0" w:firstLine="0" w:firstLineChars="0"/>
              <w:jc w:val="center"/>
            </w:pPr>
            <w:r>
              <w:rPr>
                <w:rFonts w:ascii="Times New Roman" w:hAnsi="Times New Roman" w:eastAsia="宋体"/>
                <w:b w:val="0"/>
                <w:sz w:val="18"/>
              </w:rPr>
              <w:t>2148.50</w:t>
            </w:r>
          </w:p>
        </w:tc>
        <w:tc>
          <w:tcPr>
            <w:tcW w:w="1187" w:type="dxa"/>
            <w:tcMar>
              <w:left w:w="70" w:type="dxa"/>
              <w:right w:w="70" w:type="dxa"/>
            </w:tcMar>
            <w:vAlign w:val="center"/>
          </w:tcPr>
          <w:p w14:paraId="00870F9F">
            <w:pPr>
              <w:keepNext w:val="0"/>
              <w:spacing w:before="20" w:after="20" w:line="260" w:lineRule="exact"/>
              <w:ind w:left="0" w:leftChars="0" w:right="0" w:rightChars="0" w:firstLine="0" w:firstLineChars="0"/>
              <w:jc w:val="center"/>
            </w:pPr>
            <w:r>
              <w:rPr>
                <w:rFonts w:ascii="Times New Roman" w:hAnsi="Times New Roman" w:eastAsia="宋体"/>
                <w:b w:val="0"/>
                <w:sz w:val="18"/>
              </w:rPr>
              <w:t>2.25</w:t>
            </w:r>
          </w:p>
        </w:tc>
        <w:tc>
          <w:tcPr>
            <w:tcW w:w="1187" w:type="dxa"/>
            <w:tcMar>
              <w:left w:w="70" w:type="dxa"/>
              <w:right w:w="70" w:type="dxa"/>
            </w:tcMar>
            <w:vAlign w:val="center"/>
          </w:tcPr>
          <w:p w14:paraId="37BE7AC5">
            <w:pPr>
              <w:keepNext w:val="0"/>
              <w:spacing w:before="20" w:after="20" w:line="260" w:lineRule="exact"/>
              <w:ind w:left="0" w:leftChars="0" w:right="0" w:rightChars="0" w:firstLine="0" w:firstLineChars="0"/>
              <w:jc w:val="center"/>
            </w:pPr>
            <w:r>
              <w:rPr>
                <w:rFonts w:ascii="Times New Roman" w:hAnsi="Times New Roman" w:eastAsia="宋体"/>
                <w:b w:val="0"/>
                <w:sz w:val="18"/>
              </w:rPr>
              <w:t>7.74</w:t>
            </w:r>
          </w:p>
        </w:tc>
        <w:tc>
          <w:tcPr>
            <w:tcW w:w="1187" w:type="dxa"/>
            <w:tcMar>
              <w:left w:w="70" w:type="dxa"/>
              <w:right w:w="70" w:type="dxa"/>
            </w:tcMar>
            <w:vAlign w:val="center"/>
          </w:tcPr>
          <w:p w14:paraId="48CF44B8">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66E38A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9BA60B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B1BB27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E43FE14">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2934780A">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09977C87">
            <w:pPr>
              <w:keepNext w:val="0"/>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187" w:type="dxa"/>
            <w:tcMar>
              <w:left w:w="70" w:type="dxa"/>
              <w:right w:w="70" w:type="dxa"/>
            </w:tcMar>
            <w:vAlign w:val="center"/>
          </w:tcPr>
          <w:p w14:paraId="54CBDBC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75128C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4D3E2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BB7F9D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3AFCA3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2D7A916">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21CF8C7A">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2FC0C260">
            <w:pPr>
              <w:keepNext w:val="0"/>
              <w:spacing w:before="20" w:after="20" w:line="260" w:lineRule="exact"/>
              <w:ind w:left="0" w:leftChars="0" w:right="0" w:rightChars="0" w:firstLine="0" w:firstLineChars="0"/>
              <w:jc w:val="center"/>
            </w:pPr>
            <w:r>
              <w:rPr>
                <w:rFonts w:ascii="Times New Roman" w:hAnsi="Times New Roman" w:eastAsia="宋体"/>
                <w:b w:val="0"/>
                <w:sz w:val="18"/>
              </w:rPr>
              <w:t>2.02</w:t>
            </w:r>
          </w:p>
        </w:tc>
        <w:tc>
          <w:tcPr>
            <w:tcW w:w="1187" w:type="dxa"/>
            <w:tcMar>
              <w:left w:w="70" w:type="dxa"/>
              <w:right w:w="70" w:type="dxa"/>
            </w:tcMar>
            <w:vAlign w:val="center"/>
          </w:tcPr>
          <w:p w14:paraId="0533049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F5F096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763796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A83CA4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A38A59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F58D8C7">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1890A3F6">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145C8F07">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674999D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B7474A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4B579E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7AB4BC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97A4F0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9A2CE55">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78DB5A68">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7377ED14">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6994B4E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4DF113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96F9C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A58998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862F27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BFB6C57">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7704547D">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1F96B623">
            <w:pPr>
              <w:keepNext w:val="0"/>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187" w:type="dxa"/>
            <w:tcMar>
              <w:left w:w="70" w:type="dxa"/>
              <w:right w:w="70" w:type="dxa"/>
            </w:tcMar>
            <w:vAlign w:val="center"/>
          </w:tcPr>
          <w:p w14:paraId="429E413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42BA4A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79C045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431B1D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793E47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30EEA44">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062A09E5">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20000533">
            <w:pPr>
              <w:keepNext w:val="0"/>
              <w:spacing w:before="20" w:after="20" w:line="260" w:lineRule="exact"/>
              <w:ind w:left="0" w:leftChars="0" w:right="0" w:rightChars="0" w:firstLine="0" w:firstLineChars="0"/>
              <w:jc w:val="center"/>
            </w:pPr>
            <w:r>
              <w:rPr>
                <w:rFonts w:ascii="Times New Roman" w:hAnsi="Times New Roman" w:eastAsia="宋体"/>
                <w:b w:val="0"/>
                <w:sz w:val="18"/>
              </w:rPr>
              <w:t>2.02</w:t>
            </w:r>
          </w:p>
        </w:tc>
        <w:tc>
          <w:tcPr>
            <w:tcW w:w="1187" w:type="dxa"/>
            <w:tcMar>
              <w:left w:w="70" w:type="dxa"/>
              <w:right w:w="70" w:type="dxa"/>
            </w:tcMar>
            <w:vAlign w:val="center"/>
          </w:tcPr>
          <w:p w14:paraId="7BD1A9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6FBA75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7E731C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815DC9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D0996E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4E0C8FC">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77FF6BE8">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53E7C81C">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14CD2F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10CC5C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410198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9FD9EA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0E228C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B2D7D5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3B80F265">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5DFFE4A1">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57D54FA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28BE3BB">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bl>
    <w:p w14:paraId="772F43B0">
      <w:pPr>
        <w:pStyle w:val="2"/>
        <w:widowControl/>
        <w:spacing w:before="0" w:after="0" w:line="348" w:lineRule="exact"/>
        <w:ind w:firstLine="480"/>
        <w:jc w:val="both"/>
      </w:pPr>
      <w:r>
        <w:rPr>
          <w:rFonts w:ascii="Times New Roman" w:hAnsi="Times New Roman" w:eastAsia="方正仿宋_GBK"/>
          <w:b w:val="0"/>
          <w:sz w:val="24"/>
        </w:rPr>
        <w:t>邳州实际容量高于各年负荷的两倍，刚性方案因此保持2027.00 MVA，通过储能和少量联络承担局部正反向需求。其2022年配置122.34 MWh储能，2024年增至144.05 MWh，2025年达到201.24 MWh。弹性方案2022年净增121.50 MVA至2148.50 MVA，随后保持，以站内补强减少局部储能需求，末年储能为7.74 MWh，累计新增联络3条。两者容载比差异随同一年度负荷折算，2025年分别为2.12和2.25。</w:t>
      </w:r>
    </w:p>
    <w:p w14:paraId="49E99DCE">
      <w:pPr>
        <w:pStyle w:val="2"/>
        <w:widowControl/>
        <w:spacing w:before="0" w:after="0" w:line="348" w:lineRule="exact"/>
        <w:ind w:firstLine="480"/>
        <w:jc w:val="both"/>
      </w:pPr>
      <w:r>
        <w:rPr>
          <w:rFonts w:ascii="Times New Roman" w:hAnsi="Times New Roman" w:eastAsia="方正仿宋_GBK"/>
          <w:b w:val="0"/>
          <w:sz w:val="24"/>
        </w:rPr>
        <w:t>市区两类方案四年均保持3113.50 MVA，无新增主变、储能或联络。原有主变与既有网络已能满足本次静态校核，年度容载比随实际负荷变化，为2.17、2.02、2.15和2.04。零新增费用对应既有设备继续承担供电与转供任务。</w:t>
      </w:r>
    </w:p>
    <w:p w14:paraId="1879A538">
      <w:pPr>
        <w:pStyle w:val="2"/>
        <w:keepNext/>
        <w:spacing w:before="120" w:after="80" w:line="280" w:lineRule="exact"/>
        <w:ind w:firstLine="0"/>
        <w:jc w:val="center"/>
      </w:pPr>
      <w:r>
        <w:rPr>
          <w:rFonts w:ascii="Times New Roman" w:hAnsi="Times New Roman" w:eastAsia="宋体"/>
          <w:b w:val="0"/>
          <w:sz w:val="21"/>
        </w:rPr>
        <w:t>表5-61 保留2021实际容量的方案费用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322F3D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255D560A">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771" w:type="dxa"/>
            <w:tcMar>
              <w:left w:w="70" w:type="dxa"/>
              <w:right w:w="70" w:type="dxa"/>
            </w:tcMar>
            <w:vAlign w:val="center"/>
          </w:tcPr>
          <w:p w14:paraId="7463C542">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2771" w:type="dxa"/>
            <w:tcMar>
              <w:left w:w="70" w:type="dxa"/>
              <w:right w:w="70" w:type="dxa"/>
            </w:tcMar>
            <w:vAlign w:val="center"/>
          </w:tcPr>
          <w:p w14:paraId="45126B65">
            <w:pPr>
              <w:keepNext/>
              <w:spacing w:before="20" w:after="20" w:line="260" w:lineRule="exact"/>
              <w:ind w:left="0" w:leftChars="0" w:right="0" w:rightChars="0" w:firstLine="0" w:firstLineChars="0"/>
              <w:jc w:val="center"/>
            </w:pPr>
            <w:r>
              <w:rPr>
                <w:rFonts w:ascii="Times New Roman" w:hAnsi="Times New Roman" w:eastAsia="宋体"/>
                <w:b/>
                <w:sz w:val="18"/>
              </w:rPr>
              <w:t>评价期费用现值/万元</w:t>
            </w:r>
          </w:p>
        </w:tc>
      </w:tr>
      <w:tr w14:paraId="6B548C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7A8C671">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771" w:type="dxa"/>
            <w:tcMar>
              <w:left w:w="70" w:type="dxa"/>
              <w:right w:w="70" w:type="dxa"/>
            </w:tcMar>
            <w:vAlign w:val="center"/>
          </w:tcPr>
          <w:p w14:paraId="6C42605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2771" w:type="dxa"/>
            <w:tcMar>
              <w:left w:w="70" w:type="dxa"/>
              <w:right w:w="70" w:type="dxa"/>
            </w:tcMar>
            <w:vAlign w:val="center"/>
          </w:tcPr>
          <w:p w14:paraId="786B564A">
            <w:pPr>
              <w:keepNext/>
              <w:spacing w:before="20" w:after="20" w:line="260" w:lineRule="exact"/>
              <w:ind w:left="0" w:leftChars="0" w:right="0" w:rightChars="0" w:firstLine="0" w:firstLineChars="0"/>
              <w:jc w:val="center"/>
            </w:pPr>
            <w:r>
              <w:rPr>
                <w:rFonts w:ascii="Times New Roman" w:hAnsi="Times New Roman" w:eastAsia="宋体"/>
                <w:b w:val="0"/>
                <w:sz w:val="18"/>
              </w:rPr>
              <w:t>23753.31</w:t>
            </w:r>
          </w:p>
        </w:tc>
      </w:tr>
      <w:tr w14:paraId="3D8220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CF0F500">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771" w:type="dxa"/>
            <w:tcMar>
              <w:left w:w="70" w:type="dxa"/>
              <w:right w:w="70" w:type="dxa"/>
            </w:tcMar>
            <w:vAlign w:val="center"/>
          </w:tcPr>
          <w:p w14:paraId="4859B71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2771" w:type="dxa"/>
            <w:tcMar>
              <w:left w:w="70" w:type="dxa"/>
              <w:right w:w="70" w:type="dxa"/>
            </w:tcMar>
            <w:vAlign w:val="center"/>
          </w:tcPr>
          <w:p w14:paraId="1615473B">
            <w:pPr>
              <w:keepNext/>
              <w:spacing w:before="20" w:after="20" w:line="260" w:lineRule="exact"/>
              <w:ind w:left="0" w:leftChars="0" w:right="0" w:rightChars="0" w:firstLine="0" w:firstLineChars="0"/>
              <w:jc w:val="center"/>
            </w:pPr>
            <w:r>
              <w:rPr>
                <w:rFonts w:ascii="Times New Roman" w:hAnsi="Times New Roman" w:eastAsia="宋体"/>
                <w:b w:val="0"/>
                <w:sz w:val="18"/>
              </w:rPr>
              <w:t>7342.18</w:t>
            </w:r>
          </w:p>
        </w:tc>
      </w:tr>
      <w:tr w14:paraId="60FACC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B934797">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771" w:type="dxa"/>
            <w:tcMar>
              <w:left w:w="70" w:type="dxa"/>
              <w:right w:w="70" w:type="dxa"/>
            </w:tcMar>
            <w:vAlign w:val="center"/>
          </w:tcPr>
          <w:p w14:paraId="6F529BC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2771" w:type="dxa"/>
            <w:tcMar>
              <w:left w:w="70" w:type="dxa"/>
              <w:right w:w="70" w:type="dxa"/>
            </w:tcMar>
            <w:vAlign w:val="center"/>
          </w:tcPr>
          <w:p w14:paraId="522A3CC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BF0FD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FBB121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771" w:type="dxa"/>
            <w:tcMar>
              <w:left w:w="70" w:type="dxa"/>
              <w:right w:w="70" w:type="dxa"/>
            </w:tcMar>
            <w:vAlign w:val="center"/>
          </w:tcPr>
          <w:p w14:paraId="1CA016F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2771" w:type="dxa"/>
            <w:tcMar>
              <w:left w:w="70" w:type="dxa"/>
              <w:right w:w="70" w:type="dxa"/>
            </w:tcMar>
            <w:vAlign w:val="center"/>
          </w:tcPr>
          <w:p w14:paraId="4497154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bl>
    <w:p w14:paraId="2C635A60">
      <w:pPr>
        <w:pStyle w:val="2"/>
        <w:widowControl/>
        <w:spacing w:before="0" w:after="0" w:line="348" w:lineRule="exact"/>
        <w:ind w:firstLine="480"/>
        <w:jc w:val="both"/>
      </w:pPr>
      <w:r>
        <w:rPr>
          <w:rFonts w:ascii="Times New Roman" w:hAnsi="Times New Roman" w:eastAsia="方正仿宋_GBK"/>
          <w:b w:val="0"/>
          <w:sz w:val="24"/>
        </w:rPr>
        <w:t>邳州刚性、弹性方案费用现值分别为23753.31万元和7342.18万元，减少16411.13万元，约69%；市区两类方案新增费用均为零。与共同仿真起点对照可见，地区存量总容量增加后，仍可能存在局部反向或N-1剩余容量不足，新增措施取决于容量的站间分布及网络支援条件。该组结果汇总用于说明起点敏感性。</w:t>
      </w:r>
    </w:p>
    <w:p w14:paraId="11C33E28">
      <w:pPr>
        <w:pStyle w:val="2"/>
        <w:widowControl/>
        <w:spacing w:before="0" w:after="0" w:line="348" w:lineRule="exact"/>
        <w:ind w:firstLine="480"/>
        <w:jc w:val="both"/>
      </w:pPr>
      <w:r>
        <w:rPr>
          <w:rFonts w:ascii="Times New Roman" w:hAnsi="Times New Roman" w:eastAsia="方正仿宋_GBK"/>
          <w:b w:val="0"/>
          <w:sz w:val="24"/>
        </w:rPr>
        <w:t>两种初始容量条件的费用并列后，可以观察存量资产对新增工程的影响。市区实际容量起点下的零新增费用，表示既有设备和网络满足本次校核；共同起点则仍需在主变补强与新增联络之间比选。邳州两种起点下均存在局部补强任务，弹性方案通过不同站内配置减少配储。起点变化同时涉及已锁定的逐站设备组合，因此各组结果分别在其共同初态下比较刚性与弹性方案。下图的每个费用值均按对应四年投运批次汇总。</w:t>
      </w:r>
    </w:p>
    <w:p w14:paraId="04D865FC">
      <w:pPr>
        <w:pStyle w:val="2"/>
        <w:keepNext/>
        <w:spacing w:before="120" w:after="0" w:line="240" w:lineRule="auto"/>
        <w:ind w:left="0" w:leftChars="0" w:right="0" w:rightChars="0" w:firstLine="0" w:firstLineChars="0"/>
        <w:jc w:val="center"/>
      </w:pPr>
      <w:r>
        <w:drawing>
          <wp:inline distT="0" distB="0" distL="114300" distR="114300">
            <wp:extent cx="5120640" cy="4819015"/>
            <wp:effectExtent l="0" t="0" r="0" b="0"/>
            <wp:docPr id="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pic:cNvPicPr>
                      <a:picLocks noChangeAspect="1" noChangeArrowheads="1"/>
                    </pic:cNvPicPr>
                  </pic:nvPicPr>
                  <pic:blipFill>
                    <a:blip r:embed="rId45"/>
                    <a:stretch>
                      <a:fillRect/>
                    </a:stretch>
                  </pic:blipFill>
                  <pic:spPr>
                    <a:xfrm>
                      <a:off x="0" y="0"/>
                      <a:ext cx="5120640" cy="4819425"/>
                    </a:xfrm>
                    <a:prstGeom prst="rect">
                      <a:avLst/>
                    </a:prstGeom>
                    <a:noFill/>
                    <a:ln w="9525">
                      <a:noFill/>
                    </a:ln>
                  </pic:spPr>
                </pic:pic>
              </a:graphicData>
            </a:graphic>
          </wp:inline>
        </w:drawing>
      </w:r>
    </w:p>
    <w:p w14:paraId="51C07C0F">
      <w:pPr>
        <w:pStyle w:val="2"/>
        <w:spacing w:before="60" w:after="120" w:line="280" w:lineRule="exact"/>
        <w:ind w:left="0" w:leftChars="0" w:right="0" w:rightChars="0" w:firstLine="0" w:firstLineChars="0"/>
        <w:jc w:val="center"/>
      </w:pPr>
      <w:r>
        <w:rPr>
          <w:rFonts w:ascii="Times New Roman" w:hAnsi="Times New Roman" w:eastAsia="宋体"/>
          <w:b w:val="0"/>
          <w:sz w:val="21"/>
        </w:rPr>
        <w:t>图5-10 两种初始容量条件下各方案的新增措施费用</w:t>
      </w:r>
    </w:p>
    <w:p w14:paraId="38E1E798">
      <w:pPr>
        <w:pStyle w:val="4"/>
        <w:keepNext/>
        <w:numPr>
          <w:ilvl w:val="0"/>
          <w:numId w:val="0"/>
        </w:numPr>
        <w:spacing w:before="160" w:after="120" w:line="480" w:lineRule="exact"/>
        <w:ind w:firstLine="0"/>
      </w:pPr>
      <w:bookmarkStart w:id="250" w:name="措施作用与工程衔接"/>
      <w:bookmarkStart w:id="251" w:name="h1068"/>
      <w:r>
        <w:rPr>
          <w:rFonts w:ascii="Times New Roman" w:hAnsi="Times New Roman" w:eastAsia="方正仿宋_GBK"/>
          <w:b/>
          <w:sz w:val="32"/>
        </w:rPr>
        <w:t>5.5 措施作用与工程衔接</w:t>
      </w:r>
      <w:bookmarkEnd w:id="250"/>
      <w:bookmarkEnd w:id="251"/>
    </w:p>
    <w:p w14:paraId="5C63C674">
      <w:pPr>
        <w:pStyle w:val="5"/>
        <w:keepNext/>
        <w:numPr>
          <w:ilvl w:val="0"/>
          <w:numId w:val="0"/>
        </w:numPr>
        <w:spacing w:before="160" w:after="120" w:line="390" w:lineRule="exact"/>
        <w:ind w:firstLine="0"/>
      </w:pPr>
      <w:bookmarkStart w:id="252" w:name="逐年负荷转接与站间任务"/>
      <w:r>
        <w:rPr>
          <w:rFonts w:ascii="Times New Roman" w:hAnsi="Times New Roman" w:eastAsia="方正仿宋_GBK"/>
          <w:b/>
          <w:sz w:val="26"/>
        </w:rPr>
        <w:t>5.5.1 逐年负荷转接与站间任务</w:t>
      </w:r>
      <w:bookmarkEnd w:id="252"/>
    </w:p>
    <w:p w14:paraId="55F415D1">
      <w:pPr>
        <w:pStyle w:val="115"/>
        <w:widowControl/>
        <w:spacing w:before="0" w:after="0" w:line="348" w:lineRule="exact"/>
        <w:ind w:firstLine="480"/>
        <w:jc w:val="both"/>
      </w:pPr>
      <w:r>
        <w:rPr>
          <w:rFonts w:ascii="Times New Roman" w:hAnsi="Times New Roman" w:eastAsia="方正仿宋_GBK"/>
          <w:b w:val="0"/>
          <w:sz w:val="24"/>
        </w:rPr>
        <w:t>新增线路按建设数量计投资，可转能力受线路及两端设备限制，实际转接功率则由具体运行工况确定，因此三者需分别统计。以下按区域正向峰值与最低净负荷两种正常工况列示网络利用情况。</w:t>
      </w:r>
    </w:p>
    <w:p w14:paraId="7A167FBF">
      <w:pPr>
        <w:pStyle w:val="2"/>
        <w:keepNext/>
        <w:spacing w:before="120" w:after="80" w:line="280" w:lineRule="exact"/>
        <w:ind w:firstLine="0"/>
        <w:jc w:val="center"/>
      </w:pPr>
      <w:r>
        <w:rPr>
          <w:rFonts w:ascii="Times New Roman" w:hAnsi="Times New Roman" w:eastAsia="宋体"/>
          <w:b w:val="0"/>
          <w:sz w:val="21"/>
        </w:rPr>
        <w:t>表5-62 邳州正常方式下的分工况转接任务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7E352D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31" w:type="dxa"/>
            <w:tcMar>
              <w:left w:w="70" w:type="dxa"/>
              <w:right w:w="70" w:type="dxa"/>
            </w:tcMar>
            <w:vAlign w:val="center"/>
          </w:tcPr>
          <w:p w14:paraId="14841EC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831" w:type="dxa"/>
            <w:tcMar>
              <w:left w:w="70" w:type="dxa"/>
              <w:right w:w="70" w:type="dxa"/>
            </w:tcMar>
            <w:vAlign w:val="center"/>
          </w:tcPr>
          <w:p w14:paraId="1282E51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831" w:type="dxa"/>
            <w:tcMar>
              <w:left w:w="70" w:type="dxa"/>
              <w:right w:w="70" w:type="dxa"/>
            </w:tcMar>
            <w:vAlign w:val="center"/>
          </w:tcPr>
          <w:p w14:paraId="564C53B1">
            <w:pPr>
              <w:keepNext/>
              <w:spacing w:before="20" w:after="20" w:line="260" w:lineRule="exact"/>
              <w:ind w:left="0" w:leftChars="0" w:right="0" w:rightChars="0" w:firstLine="0" w:firstLineChars="0"/>
              <w:jc w:val="center"/>
            </w:pPr>
            <w:r>
              <w:rPr>
                <w:rFonts w:ascii="Times New Roman" w:hAnsi="Times New Roman" w:eastAsia="宋体"/>
                <w:b/>
                <w:sz w:val="18"/>
              </w:rPr>
              <w:t>工况</w:t>
            </w:r>
          </w:p>
        </w:tc>
        <w:tc>
          <w:tcPr>
            <w:tcW w:w="831" w:type="dxa"/>
            <w:tcMar>
              <w:left w:w="70" w:type="dxa"/>
              <w:right w:w="70" w:type="dxa"/>
            </w:tcMar>
            <w:vAlign w:val="center"/>
          </w:tcPr>
          <w:p w14:paraId="778DF2D9">
            <w:pPr>
              <w:keepNext/>
              <w:spacing w:before="20" w:after="20" w:line="260" w:lineRule="exact"/>
              <w:ind w:left="0" w:leftChars="0" w:right="0" w:rightChars="0" w:firstLine="0" w:firstLineChars="0"/>
              <w:jc w:val="center"/>
            </w:pPr>
            <w:r>
              <w:rPr>
                <w:rFonts w:ascii="Times New Roman" w:hAnsi="Times New Roman" w:eastAsia="宋体"/>
                <w:b/>
                <w:sz w:val="18"/>
              </w:rPr>
              <w:t>转出站数</w:t>
            </w:r>
          </w:p>
        </w:tc>
        <w:tc>
          <w:tcPr>
            <w:tcW w:w="831" w:type="dxa"/>
            <w:tcMar>
              <w:left w:w="70" w:type="dxa"/>
              <w:right w:w="70" w:type="dxa"/>
            </w:tcMar>
            <w:vAlign w:val="center"/>
          </w:tcPr>
          <w:p w14:paraId="255A6F55">
            <w:pPr>
              <w:keepNext/>
              <w:spacing w:before="20" w:after="20" w:line="260" w:lineRule="exact"/>
              <w:ind w:left="0" w:leftChars="0" w:right="0" w:rightChars="0" w:firstLine="0" w:firstLineChars="0"/>
              <w:jc w:val="center"/>
            </w:pPr>
            <w:r>
              <w:rPr>
                <w:rFonts w:ascii="Times New Roman" w:hAnsi="Times New Roman" w:eastAsia="宋体"/>
                <w:b/>
                <w:sz w:val="18"/>
              </w:rPr>
              <w:t>承接站数</w:t>
            </w:r>
          </w:p>
        </w:tc>
        <w:tc>
          <w:tcPr>
            <w:tcW w:w="831" w:type="dxa"/>
            <w:tcMar>
              <w:left w:w="70" w:type="dxa"/>
              <w:right w:w="70" w:type="dxa"/>
            </w:tcMar>
            <w:vAlign w:val="center"/>
          </w:tcPr>
          <w:p w14:paraId="2F159F3D">
            <w:pPr>
              <w:keepNext/>
              <w:spacing w:before="20" w:after="20" w:line="260" w:lineRule="exact"/>
              <w:ind w:left="0" w:leftChars="0" w:right="0" w:rightChars="0" w:firstLine="0" w:firstLineChars="0"/>
              <w:jc w:val="center"/>
            </w:pPr>
            <w:r>
              <w:rPr>
                <w:rFonts w:ascii="Times New Roman" w:hAnsi="Times New Roman" w:eastAsia="宋体"/>
                <w:b/>
                <w:sz w:val="18"/>
              </w:rPr>
              <w:t>转接合计/MW</w:t>
            </w:r>
          </w:p>
        </w:tc>
        <w:tc>
          <w:tcPr>
            <w:tcW w:w="831" w:type="dxa"/>
            <w:tcMar>
              <w:left w:w="70" w:type="dxa"/>
              <w:right w:w="70" w:type="dxa"/>
            </w:tcMar>
            <w:vAlign w:val="center"/>
          </w:tcPr>
          <w:p w14:paraId="108C32FD">
            <w:pPr>
              <w:keepNext/>
              <w:spacing w:before="20" w:after="20" w:line="260" w:lineRule="exact"/>
              <w:ind w:left="0" w:leftChars="0" w:right="0" w:rightChars="0" w:firstLine="0" w:firstLineChars="0"/>
              <w:jc w:val="center"/>
            </w:pPr>
            <w:r>
              <w:rPr>
                <w:rFonts w:ascii="Times New Roman" w:hAnsi="Times New Roman" w:eastAsia="宋体"/>
                <w:b/>
                <w:sz w:val="18"/>
              </w:rPr>
              <w:t>既有边/MW</w:t>
            </w:r>
          </w:p>
        </w:tc>
        <w:tc>
          <w:tcPr>
            <w:tcW w:w="831" w:type="dxa"/>
            <w:tcMar>
              <w:left w:w="70" w:type="dxa"/>
              <w:right w:w="70" w:type="dxa"/>
            </w:tcMar>
            <w:vAlign w:val="center"/>
          </w:tcPr>
          <w:p w14:paraId="08F7FD88">
            <w:pPr>
              <w:keepNext/>
              <w:spacing w:before="20" w:after="20" w:line="260" w:lineRule="exact"/>
              <w:ind w:left="0" w:leftChars="0" w:right="0" w:rightChars="0" w:firstLine="0" w:firstLineChars="0"/>
              <w:jc w:val="center"/>
            </w:pPr>
            <w:r>
              <w:rPr>
                <w:rFonts w:ascii="Times New Roman" w:hAnsi="Times New Roman" w:eastAsia="宋体"/>
                <w:b/>
                <w:sz w:val="18"/>
              </w:rPr>
              <w:t>新增边/MW</w:t>
            </w:r>
          </w:p>
        </w:tc>
        <w:tc>
          <w:tcPr>
            <w:tcW w:w="831" w:type="dxa"/>
            <w:tcMar>
              <w:left w:w="70" w:type="dxa"/>
              <w:right w:w="70" w:type="dxa"/>
            </w:tcMar>
            <w:vAlign w:val="center"/>
          </w:tcPr>
          <w:p w14:paraId="36842F68">
            <w:pPr>
              <w:keepNext/>
              <w:spacing w:before="20" w:after="20" w:line="260" w:lineRule="exact"/>
              <w:ind w:left="0" w:leftChars="0" w:right="0" w:rightChars="0" w:firstLine="0" w:firstLineChars="0"/>
              <w:jc w:val="center"/>
            </w:pPr>
            <w:r>
              <w:rPr>
                <w:rFonts w:ascii="Times New Roman" w:hAnsi="Times New Roman" w:eastAsia="宋体"/>
                <w:b/>
                <w:sz w:val="18"/>
              </w:rPr>
              <w:t>单站最大转出/MW</w:t>
            </w:r>
          </w:p>
        </w:tc>
        <w:tc>
          <w:tcPr>
            <w:tcW w:w="831" w:type="dxa"/>
            <w:tcMar>
              <w:left w:w="70" w:type="dxa"/>
              <w:right w:w="70" w:type="dxa"/>
            </w:tcMar>
            <w:vAlign w:val="center"/>
          </w:tcPr>
          <w:p w14:paraId="5F268BC1">
            <w:pPr>
              <w:keepNext/>
              <w:spacing w:before="20" w:after="20" w:line="260" w:lineRule="exact"/>
              <w:ind w:left="0" w:leftChars="0" w:right="0" w:rightChars="0" w:firstLine="0" w:firstLineChars="0"/>
              <w:jc w:val="center"/>
            </w:pPr>
            <w:r>
              <w:rPr>
                <w:rFonts w:ascii="Times New Roman" w:hAnsi="Times New Roman" w:eastAsia="宋体"/>
                <w:b/>
                <w:sz w:val="18"/>
              </w:rPr>
              <w:t>单站最大承接/MW</w:t>
            </w:r>
          </w:p>
        </w:tc>
      </w:tr>
      <w:tr w14:paraId="534BB5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0927209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2FB8E0D">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7D867169">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7FF35EC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4B079B7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5914AF2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326AC5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AC0A1C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04F6FE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B6CC6A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66FCC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003E70E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0F2BD811">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696CC25A">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359EA2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2EEE292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61BE7BB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8A51B6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E2004A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D083D9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A59D5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E91EC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77B2520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07B4E17">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831" w:type="dxa"/>
            <w:tcMar>
              <w:left w:w="70" w:type="dxa"/>
              <w:right w:w="70" w:type="dxa"/>
            </w:tcMar>
            <w:vAlign w:val="center"/>
          </w:tcPr>
          <w:p w14:paraId="624FA670">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0E5667A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536ECD8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5CCBE42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41B204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E890C1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2BB27C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8AB24C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E6DF4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4E990E5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9EB649D">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831" w:type="dxa"/>
            <w:tcMar>
              <w:left w:w="70" w:type="dxa"/>
              <w:right w:w="70" w:type="dxa"/>
            </w:tcMar>
            <w:vAlign w:val="center"/>
          </w:tcPr>
          <w:p w14:paraId="03C4B324">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EA5A04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460582F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5B4FD77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434EF0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EF7FAE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662CE5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068E80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F465F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126FDB1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0C4645CD">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831" w:type="dxa"/>
            <w:tcMar>
              <w:left w:w="70" w:type="dxa"/>
              <w:right w:w="70" w:type="dxa"/>
            </w:tcMar>
            <w:vAlign w:val="center"/>
          </w:tcPr>
          <w:p w14:paraId="3E6A269D">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3BF0CB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1B1B0BB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76D6C83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CEFDF1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A9021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990523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84FF64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5129B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292175B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7741E23C">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831" w:type="dxa"/>
            <w:tcMar>
              <w:left w:w="70" w:type="dxa"/>
              <w:right w:w="70" w:type="dxa"/>
            </w:tcMar>
            <w:vAlign w:val="center"/>
          </w:tcPr>
          <w:p w14:paraId="6ED45F1C">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8870FB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57E5C87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4FB2682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671FF6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DB87B5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A749C3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1634A1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B4E7C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3F5298A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7253F8A">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4EDD7053">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17D06DBF">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5BD61BB9">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4152F304">
            <w:pPr>
              <w:keepNext w:val="0"/>
              <w:spacing w:before="20" w:after="20" w:line="260" w:lineRule="exact"/>
              <w:ind w:left="0" w:leftChars="0" w:right="0" w:rightChars="0" w:firstLine="0" w:firstLineChars="0"/>
              <w:jc w:val="center"/>
            </w:pPr>
            <w:r>
              <w:rPr>
                <w:rFonts w:ascii="Times New Roman" w:hAnsi="Times New Roman" w:eastAsia="宋体"/>
                <w:b w:val="0"/>
                <w:sz w:val="18"/>
              </w:rPr>
              <w:t>7.65</w:t>
            </w:r>
          </w:p>
        </w:tc>
        <w:tc>
          <w:tcPr>
            <w:tcW w:w="831" w:type="dxa"/>
            <w:tcMar>
              <w:left w:w="70" w:type="dxa"/>
              <w:right w:w="70" w:type="dxa"/>
            </w:tcMar>
            <w:vAlign w:val="center"/>
          </w:tcPr>
          <w:p w14:paraId="226E1C28">
            <w:pPr>
              <w:keepNext w:val="0"/>
              <w:spacing w:before="20" w:after="20" w:line="260" w:lineRule="exact"/>
              <w:ind w:left="0" w:leftChars="0" w:right="0" w:rightChars="0" w:firstLine="0" w:firstLineChars="0"/>
              <w:jc w:val="center"/>
            </w:pPr>
            <w:r>
              <w:rPr>
                <w:rFonts w:ascii="Times New Roman" w:hAnsi="Times New Roman" w:eastAsia="宋体"/>
                <w:b w:val="0"/>
                <w:sz w:val="18"/>
              </w:rPr>
              <w:t>7.65</w:t>
            </w:r>
          </w:p>
        </w:tc>
        <w:tc>
          <w:tcPr>
            <w:tcW w:w="831" w:type="dxa"/>
            <w:tcMar>
              <w:left w:w="70" w:type="dxa"/>
              <w:right w:w="70" w:type="dxa"/>
            </w:tcMar>
            <w:vAlign w:val="center"/>
          </w:tcPr>
          <w:p w14:paraId="1A5F2A0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02FC3FD">
            <w:pPr>
              <w:keepNext w:val="0"/>
              <w:spacing w:before="20" w:after="20" w:line="260" w:lineRule="exact"/>
              <w:ind w:left="0" w:leftChars="0" w:right="0" w:rightChars="0" w:firstLine="0" w:firstLineChars="0"/>
              <w:jc w:val="center"/>
            </w:pPr>
            <w:r>
              <w:rPr>
                <w:rFonts w:ascii="Times New Roman" w:hAnsi="Times New Roman" w:eastAsia="宋体"/>
                <w:b w:val="0"/>
                <w:sz w:val="18"/>
              </w:rPr>
              <w:t>7.65</w:t>
            </w:r>
          </w:p>
        </w:tc>
        <w:tc>
          <w:tcPr>
            <w:tcW w:w="831" w:type="dxa"/>
            <w:tcMar>
              <w:left w:w="70" w:type="dxa"/>
              <w:right w:w="70" w:type="dxa"/>
            </w:tcMar>
            <w:vAlign w:val="center"/>
          </w:tcPr>
          <w:p w14:paraId="1D114DF9">
            <w:pPr>
              <w:keepNext w:val="0"/>
              <w:spacing w:before="20" w:after="20" w:line="260" w:lineRule="exact"/>
              <w:ind w:left="0" w:leftChars="0" w:right="0" w:rightChars="0" w:firstLine="0" w:firstLineChars="0"/>
              <w:jc w:val="center"/>
            </w:pPr>
            <w:r>
              <w:rPr>
                <w:rFonts w:ascii="Times New Roman" w:hAnsi="Times New Roman" w:eastAsia="宋体"/>
                <w:b w:val="0"/>
                <w:sz w:val="18"/>
              </w:rPr>
              <w:t>7.65</w:t>
            </w:r>
          </w:p>
        </w:tc>
      </w:tr>
      <w:tr w14:paraId="1DD1CD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819181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26809F6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1832112B">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729C925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4632526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2EB49C3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BC15F6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E10B0B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424B46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E70B64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BAD8D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464F9F3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6011EB96">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180FDE37">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1F631D0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6CD41FA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0E22C8A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D42F00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E55EE1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1DF541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89C223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37E02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7E114B1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3A638996">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33F208D6">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7BE10A9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3672668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0531D5E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0C6A40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74BCB8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89304E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A91037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B1481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063AD20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7123C5C9">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831" w:type="dxa"/>
            <w:tcMar>
              <w:left w:w="70" w:type="dxa"/>
              <w:right w:w="70" w:type="dxa"/>
            </w:tcMar>
            <w:vAlign w:val="center"/>
          </w:tcPr>
          <w:p w14:paraId="3835B51F">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2240E65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03312BC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2F5C984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34FD38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9E0271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7E377C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92CF0C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5DAE2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74701AD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3C23B9AD">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831" w:type="dxa"/>
            <w:tcMar>
              <w:left w:w="70" w:type="dxa"/>
              <w:right w:w="70" w:type="dxa"/>
            </w:tcMar>
            <w:vAlign w:val="center"/>
          </w:tcPr>
          <w:p w14:paraId="27BA1D04">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4820A0A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026AAE4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12E4C68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7EF4AC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D30569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ED8DDB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713928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5C268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1DA8C9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5C7CBD97">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831" w:type="dxa"/>
            <w:tcMar>
              <w:left w:w="70" w:type="dxa"/>
              <w:right w:w="70" w:type="dxa"/>
            </w:tcMar>
            <w:vAlign w:val="center"/>
          </w:tcPr>
          <w:p w14:paraId="24D09674">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10C73C3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0EA1F7E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7586E06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7CA297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411395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A384B5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D1246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A5351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1BC6825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55E6592F">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831" w:type="dxa"/>
            <w:tcMar>
              <w:left w:w="70" w:type="dxa"/>
              <w:right w:w="70" w:type="dxa"/>
            </w:tcMar>
            <w:vAlign w:val="center"/>
          </w:tcPr>
          <w:p w14:paraId="1C0EF888">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29F6CD5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5D66C93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441F60E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BD6A45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AA9A30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22256A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F99C1E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45F3B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00BE311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7CF25EE7">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4F219A32">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ABFFA5F">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78BF3424">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0E54BB60">
            <w:pPr>
              <w:keepNext w:val="0"/>
              <w:spacing w:before="20" w:after="20" w:line="260" w:lineRule="exact"/>
              <w:ind w:left="0" w:leftChars="0" w:right="0" w:rightChars="0" w:firstLine="0" w:firstLineChars="0"/>
              <w:jc w:val="center"/>
            </w:pPr>
            <w:r>
              <w:rPr>
                <w:rFonts w:ascii="Times New Roman" w:hAnsi="Times New Roman" w:eastAsia="宋体"/>
                <w:b w:val="0"/>
                <w:sz w:val="18"/>
              </w:rPr>
              <w:t>7.65</w:t>
            </w:r>
          </w:p>
        </w:tc>
        <w:tc>
          <w:tcPr>
            <w:tcW w:w="831" w:type="dxa"/>
            <w:tcMar>
              <w:left w:w="70" w:type="dxa"/>
              <w:right w:w="70" w:type="dxa"/>
            </w:tcMar>
            <w:vAlign w:val="center"/>
          </w:tcPr>
          <w:p w14:paraId="55667414">
            <w:pPr>
              <w:keepNext w:val="0"/>
              <w:spacing w:before="20" w:after="20" w:line="260" w:lineRule="exact"/>
              <w:ind w:left="0" w:leftChars="0" w:right="0" w:rightChars="0" w:firstLine="0" w:firstLineChars="0"/>
              <w:jc w:val="center"/>
            </w:pPr>
            <w:r>
              <w:rPr>
                <w:rFonts w:ascii="Times New Roman" w:hAnsi="Times New Roman" w:eastAsia="宋体"/>
                <w:b w:val="0"/>
                <w:sz w:val="18"/>
              </w:rPr>
              <w:t>7.65</w:t>
            </w:r>
          </w:p>
        </w:tc>
        <w:tc>
          <w:tcPr>
            <w:tcW w:w="831" w:type="dxa"/>
            <w:tcMar>
              <w:left w:w="70" w:type="dxa"/>
              <w:right w:w="70" w:type="dxa"/>
            </w:tcMar>
            <w:vAlign w:val="center"/>
          </w:tcPr>
          <w:p w14:paraId="7A5296F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F50DA5F">
            <w:pPr>
              <w:keepNext w:val="0"/>
              <w:spacing w:before="20" w:after="20" w:line="260" w:lineRule="exact"/>
              <w:ind w:left="0" w:leftChars="0" w:right="0" w:rightChars="0" w:firstLine="0" w:firstLineChars="0"/>
              <w:jc w:val="center"/>
            </w:pPr>
            <w:r>
              <w:rPr>
                <w:rFonts w:ascii="Times New Roman" w:hAnsi="Times New Roman" w:eastAsia="宋体"/>
                <w:b w:val="0"/>
                <w:sz w:val="18"/>
              </w:rPr>
              <w:t>7.65</w:t>
            </w:r>
          </w:p>
        </w:tc>
        <w:tc>
          <w:tcPr>
            <w:tcW w:w="831" w:type="dxa"/>
            <w:tcMar>
              <w:left w:w="70" w:type="dxa"/>
              <w:right w:w="70" w:type="dxa"/>
            </w:tcMar>
            <w:vAlign w:val="center"/>
          </w:tcPr>
          <w:p w14:paraId="210B2151">
            <w:pPr>
              <w:keepNext w:val="0"/>
              <w:spacing w:before="20" w:after="20" w:line="260" w:lineRule="exact"/>
              <w:ind w:left="0" w:leftChars="0" w:right="0" w:rightChars="0" w:firstLine="0" w:firstLineChars="0"/>
              <w:jc w:val="center"/>
            </w:pPr>
            <w:r>
              <w:rPr>
                <w:rFonts w:ascii="Times New Roman" w:hAnsi="Times New Roman" w:eastAsia="宋体"/>
                <w:b w:val="0"/>
                <w:sz w:val="18"/>
              </w:rPr>
              <w:t>7.65</w:t>
            </w:r>
          </w:p>
        </w:tc>
      </w:tr>
      <w:tr w14:paraId="294B9A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17B2266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6AC5949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0E0EFC79">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07C03E2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6FF0E7E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43E90B0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612B54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1F8E30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9C812E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711DEC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bl>
    <w:p w14:paraId="11BE3B22">
      <w:pPr>
        <w:pStyle w:val="2"/>
        <w:keepNext/>
        <w:spacing w:before="120" w:after="80" w:line="280" w:lineRule="exact"/>
        <w:ind w:firstLine="0"/>
        <w:jc w:val="center"/>
      </w:pPr>
      <w:r>
        <w:rPr>
          <w:rFonts w:ascii="Times New Roman" w:hAnsi="Times New Roman" w:eastAsia="宋体"/>
          <w:b w:val="0"/>
          <w:sz w:val="21"/>
        </w:rPr>
        <w:t>表5-63 市区正常方式下的分工况转接任务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3C1020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31" w:type="dxa"/>
            <w:tcMar>
              <w:left w:w="70" w:type="dxa"/>
              <w:right w:w="70" w:type="dxa"/>
            </w:tcMar>
            <w:vAlign w:val="center"/>
          </w:tcPr>
          <w:p w14:paraId="72AA891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831" w:type="dxa"/>
            <w:tcMar>
              <w:left w:w="70" w:type="dxa"/>
              <w:right w:w="70" w:type="dxa"/>
            </w:tcMar>
            <w:vAlign w:val="center"/>
          </w:tcPr>
          <w:p w14:paraId="2BC29E6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831" w:type="dxa"/>
            <w:tcMar>
              <w:left w:w="70" w:type="dxa"/>
              <w:right w:w="70" w:type="dxa"/>
            </w:tcMar>
            <w:vAlign w:val="center"/>
          </w:tcPr>
          <w:p w14:paraId="78451007">
            <w:pPr>
              <w:keepNext/>
              <w:spacing w:before="20" w:after="20" w:line="260" w:lineRule="exact"/>
              <w:ind w:left="0" w:leftChars="0" w:right="0" w:rightChars="0" w:firstLine="0" w:firstLineChars="0"/>
              <w:jc w:val="center"/>
            </w:pPr>
            <w:r>
              <w:rPr>
                <w:rFonts w:ascii="Times New Roman" w:hAnsi="Times New Roman" w:eastAsia="宋体"/>
                <w:b/>
                <w:sz w:val="18"/>
              </w:rPr>
              <w:t>工况</w:t>
            </w:r>
          </w:p>
        </w:tc>
        <w:tc>
          <w:tcPr>
            <w:tcW w:w="831" w:type="dxa"/>
            <w:tcMar>
              <w:left w:w="70" w:type="dxa"/>
              <w:right w:w="70" w:type="dxa"/>
            </w:tcMar>
            <w:vAlign w:val="center"/>
          </w:tcPr>
          <w:p w14:paraId="667EE6A2">
            <w:pPr>
              <w:keepNext/>
              <w:spacing w:before="20" w:after="20" w:line="260" w:lineRule="exact"/>
              <w:ind w:left="0" w:leftChars="0" w:right="0" w:rightChars="0" w:firstLine="0" w:firstLineChars="0"/>
              <w:jc w:val="center"/>
            </w:pPr>
            <w:r>
              <w:rPr>
                <w:rFonts w:ascii="Times New Roman" w:hAnsi="Times New Roman" w:eastAsia="宋体"/>
                <w:b/>
                <w:sz w:val="18"/>
              </w:rPr>
              <w:t>转出站数</w:t>
            </w:r>
          </w:p>
        </w:tc>
        <w:tc>
          <w:tcPr>
            <w:tcW w:w="831" w:type="dxa"/>
            <w:tcMar>
              <w:left w:w="70" w:type="dxa"/>
              <w:right w:w="70" w:type="dxa"/>
            </w:tcMar>
            <w:vAlign w:val="center"/>
          </w:tcPr>
          <w:p w14:paraId="0BDE7173">
            <w:pPr>
              <w:keepNext/>
              <w:spacing w:before="20" w:after="20" w:line="260" w:lineRule="exact"/>
              <w:ind w:left="0" w:leftChars="0" w:right="0" w:rightChars="0" w:firstLine="0" w:firstLineChars="0"/>
              <w:jc w:val="center"/>
            </w:pPr>
            <w:r>
              <w:rPr>
                <w:rFonts w:ascii="Times New Roman" w:hAnsi="Times New Roman" w:eastAsia="宋体"/>
                <w:b/>
                <w:sz w:val="18"/>
              </w:rPr>
              <w:t>承接站数</w:t>
            </w:r>
          </w:p>
        </w:tc>
        <w:tc>
          <w:tcPr>
            <w:tcW w:w="831" w:type="dxa"/>
            <w:tcMar>
              <w:left w:w="70" w:type="dxa"/>
              <w:right w:w="70" w:type="dxa"/>
            </w:tcMar>
            <w:vAlign w:val="center"/>
          </w:tcPr>
          <w:p w14:paraId="427804DA">
            <w:pPr>
              <w:keepNext/>
              <w:spacing w:before="20" w:after="20" w:line="260" w:lineRule="exact"/>
              <w:ind w:left="0" w:leftChars="0" w:right="0" w:rightChars="0" w:firstLine="0" w:firstLineChars="0"/>
              <w:jc w:val="center"/>
            </w:pPr>
            <w:r>
              <w:rPr>
                <w:rFonts w:ascii="Times New Roman" w:hAnsi="Times New Roman" w:eastAsia="宋体"/>
                <w:b/>
                <w:sz w:val="18"/>
              </w:rPr>
              <w:t>转接合计/MW</w:t>
            </w:r>
          </w:p>
        </w:tc>
        <w:tc>
          <w:tcPr>
            <w:tcW w:w="831" w:type="dxa"/>
            <w:tcMar>
              <w:left w:w="70" w:type="dxa"/>
              <w:right w:w="70" w:type="dxa"/>
            </w:tcMar>
            <w:vAlign w:val="center"/>
          </w:tcPr>
          <w:p w14:paraId="5FF49477">
            <w:pPr>
              <w:keepNext/>
              <w:spacing w:before="20" w:after="20" w:line="260" w:lineRule="exact"/>
              <w:ind w:left="0" w:leftChars="0" w:right="0" w:rightChars="0" w:firstLine="0" w:firstLineChars="0"/>
              <w:jc w:val="center"/>
            </w:pPr>
            <w:r>
              <w:rPr>
                <w:rFonts w:ascii="Times New Roman" w:hAnsi="Times New Roman" w:eastAsia="宋体"/>
                <w:b/>
                <w:sz w:val="18"/>
              </w:rPr>
              <w:t>既有边/MW</w:t>
            </w:r>
          </w:p>
        </w:tc>
        <w:tc>
          <w:tcPr>
            <w:tcW w:w="831" w:type="dxa"/>
            <w:tcMar>
              <w:left w:w="70" w:type="dxa"/>
              <w:right w:w="70" w:type="dxa"/>
            </w:tcMar>
            <w:vAlign w:val="center"/>
          </w:tcPr>
          <w:p w14:paraId="6992A98E">
            <w:pPr>
              <w:keepNext/>
              <w:spacing w:before="20" w:after="20" w:line="260" w:lineRule="exact"/>
              <w:ind w:left="0" w:leftChars="0" w:right="0" w:rightChars="0" w:firstLine="0" w:firstLineChars="0"/>
              <w:jc w:val="center"/>
            </w:pPr>
            <w:r>
              <w:rPr>
                <w:rFonts w:ascii="Times New Roman" w:hAnsi="Times New Roman" w:eastAsia="宋体"/>
                <w:b/>
                <w:sz w:val="18"/>
              </w:rPr>
              <w:t>新增边/MW</w:t>
            </w:r>
          </w:p>
        </w:tc>
        <w:tc>
          <w:tcPr>
            <w:tcW w:w="831" w:type="dxa"/>
            <w:tcMar>
              <w:left w:w="70" w:type="dxa"/>
              <w:right w:w="70" w:type="dxa"/>
            </w:tcMar>
            <w:vAlign w:val="center"/>
          </w:tcPr>
          <w:p w14:paraId="37A4E8F9">
            <w:pPr>
              <w:keepNext/>
              <w:spacing w:before="20" w:after="20" w:line="260" w:lineRule="exact"/>
              <w:ind w:left="0" w:leftChars="0" w:right="0" w:rightChars="0" w:firstLine="0" w:firstLineChars="0"/>
              <w:jc w:val="center"/>
            </w:pPr>
            <w:r>
              <w:rPr>
                <w:rFonts w:ascii="Times New Roman" w:hAnsi="Times New Roman" w:eastAsia="宋体"/>
                <w:b/>
                <w:sz w:val="18"/>
              </w:rPr>
              <w:t>单站最大转出/MW</w:t>
            </w:r>
          </w:p>
        </w:tc>
        <w:tc>
          <w:tcPr>
            <w:tcW w:w="831" w:type="dxa"/>
            <w:tcMar>
              <w:left w:w="70" w:type="dxa"/>
              <w:right w:w="70" w:type="dxa"/>
            </w:tcMar>
            <w:vAlign w:val="center"/>
          </w:tcPr>
          <w:p w14:paraId="7D4D068C">
            <w:pPr>
              <w:keepNext/>
              <w:spacing w:before="20" w:after="20" w:line="260" w:lineRule="exact"/>
              <w:ind w:left="0" w:leftChars="0" w:right="0" w:rightChars="0" w:firstLine="0" w:firstLineChars="0"/>
              <w:jc w:val="center"/>
            </w:pPr>
            <w:r>
              <w:rPr>
                <w:rFonts w:ascii="Times New Roman" w:hAnsi="Times New Roman" w:eastAsia="宋体"/>
                <w:b/>
                <w:sz w:val="18"/>
              </w:rPr>
              <w:t>单站最大承接/MW</w:t>
            </w:r>
          </w:p>
        </w:tc>
      </w:tr>
      <w:tr w14:paraId="34BDD6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D38C99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8646887">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4BB479FB">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1F653C88">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2D266378">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29F4D6D1">
            <w:pPr>
              <w:keepNext w:val="0"/>
              <w:spacing w:before="20" w:after="20" w:line="260" w:lineRule="exact"/>
              <w:ind w:left="0" w:leftChars="0" w:right="0" w:rightChars="0" w:firstLine="0" w:firstLineChars="0"/>
              <w:jc w:val="center"/>
            </w:pPr>
            <w:r>
              <w:rPr>
                <w:rFonts w:ascii="Times New Roman" w:hAnsi="Times New Roman" w:eastAsia="宋体"/>
                <w:b w:val="0"/>
                <w:sz w:val="18"/>
              </w:rPr>
              <w:t>10.25</w:t>
            </w:r>
          </w:p>
        </w:tc>
        <w:tc>
          <w:tcPr>
            <w:tcW w:w="831" w:type="dxa"/>
            <w:tcMar>
              <w:left w:w="70" w:type="dxa"/>
              <w:right w:w="70" w:type="dxa"/>
            </w:tcMar>
            <w:vAlign w:val="center"/>
          </w:tcPr>
          <w:p w14:paraId="060DAC4B">
            <w:pPr>
              <w:keepNext w:val="0"/>
              <w:spacing w:before="20" w:after="20" w:line="260" w:lineRule="exact"/>
              <w:ind w:left="0" w:leftChars="0" w:right="0" w:rightChars="0" w:firstLine="0" w:firstLineChars="0"/>
              <w:jc w:val="center"/>
            </w:pPr>
            <w:r>
              <w:rPr>
                <w:rFonts w:ascii="Times New Roman" w:hAnsi="Times New Roman" w:eastAsia="宋体"/>
                <w:b w:val="0"/>
                <w:sz w:val="18"/>
              </w:rPr>
              <w:t>10.25</w:t>
            </w:r>
          </w:p>
        </w:tc>
        <w:tc>
          <w:tcPr>
            <w:tcW w:w="831" w:type="dxa"/>
            <w:tcMar>
              <w:left w:w="70" w:type="dxa"/>
              <w:right w:w="70" w:type="dxa"/>
            </w:tcMar>
            <w:vAlign w:val="center"/>
          </w:tcPr>
          <w:p w14:paraId="74B60E4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1B64475">
            <w:pPr>
              <w:keepNext w:val="0"/>
              <w:spacing w:before="20" w:after="20" w:line="260" w:lineRule="exact"/>
              <w:ind w:left="0" w:leftChars="0" w:right="0" w:rightChars="0" w:firstLine="0" w:firstLineChars="0"/>
              <w:jc w:val="center"/>
            </w:pPr>
            <w:r>
              <w:rPr>
                <w:rFonts w:ascii="Times New Roman" w:hAnsi="Times New Roman" w:eastAsia="宋体"/>
                <w:b w:val="0"/>
                <w:sz w:val="18"/>
              </w:rPr>
              <w:t>9.78</w:t>
            </w:r>
          </w:p>
        </w:tc>
        <w:tc>
          <w:tcPr>
            <w:tcW w:w="831" w:type="dxa"/>
            <w:tcMar>
              <w:left w:w="70" w:type="dxa"/>
              <w:right w:w="70" w:type="dxa"/>
            </w:tcMar>
            <w:vAlign w:val="center"/>
          </w:tcPr>
          <w:p w14:paraId="186F7476">
            <w:pPr>
              <w:keepNext w:val="0"/>
              <w:spacing w:before="20" w:after="20" w:line="260" w:lineRule="exact"/>
              <w:ind w:left="0" w:leftChars="0" w:right="0" w:rightChars="0" w:firstLine="0" w:firstLineChars="0"/>
              <w:jc w:val="center"/>
            </w:pPr>
            <w:r>
              <w:rPr>
                <w:rFonts w:ascii="Times New Roman" w:hAnsi="Times New Roman" w:eastAsia="宋体"/>
                <w:b w:val="0"/>
                <w:sz w:val="18"/>
              </w:rPr>
              <w:t>9.78</w:t>
            </w:r>
          </w:p>
        </w:tc>
      </w:tr>
      <w:tr w14:paraId="091ABD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1F3F2A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B3A72FF">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41EEB541">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0DD150D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4E695CD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11DA15F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4E0F2A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93A0BE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8566C7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0CDDEA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E7DA6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4623E70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3D4B57CA">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831" w:type="dxa"/>
            <w:tcMar>
              <w:left w:w="70" w:type="dxa"/>
              <w:right w:w="70" w:type="dxa"/>
            </w:tcMar>
            <w:vAlign w:val="center"/>
          </w:tcPr>
          <w:p w14:paraId="0322C75B">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25E721E1">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73BBD882">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3BBA46C3">
            <w:pPr>
              <w:keepNext w:val="0"/>
              <w:spacing w:before="20" w:after="20" w:line="260" w:lineRule="exact"/>
              <w:ind w:left="0" w:leftChars="0" w:right="0" w:rightChars="0" w:firstLine="0" w:firstLineChars="0"/>
              <w:jc w:val="center"/>
            </w:pPr>
            <w:r>
              <w:rPr>
                <w:rFonts w:ascii="Times New Roman" w:hAnsi="Times New Roman" w:eastAsia="宋体"/>
                <w:b w:val="0"/>
                <w:sz w:val="18"/>
              </w:rPr>
              <w:t>26.05</w:t>
            </w:r>
          </w:p>
        </w:tc>
        <w:tc>
          <w:tcPr>
            <w:tcW w:w="831" w:type="dxa"/>
            <w:tcMar>
              <w:left w:w="70" w:type="dxa"/>
              <w:right w:w="70" w:type="dxa"/>
            </w:tcMar>
            <w:vAlign w:val="center"/>
          </w:tcPr>
          <w:p w14:paraId="7DF93BD4">
            <w:pPr>
              <w:keepNext w:val="0"/>
              <w:spacing w:before="20" w:after="20" w:line="260" w:lineRule="exact"/>
              <w:ind w:left="0" w:leftChars="0" w:right="0" w:rightChars="0" w:firstLine="0" w:firstLineChars="0"/>
              <w:jc w:val="center"/>
            </w:pPr>
            <w:r>
              <w:rPr>
                <w:rFonts w:ascii="Times New Roman" w:hAnsi="Times New Roman" w:eastAsia="宋体"/>
                <w:b w:val="0"/>
                <w:sz w:val="18"/>
              </w:rPr>
              <w:t>26.05</w:t>
            </w:r>
          </w:p>
        </w:tc>
        <w:tc>
          <w:tcPr>
            <w:tcW w:w="831" w:type="dxa"/>
            <w:tcMar>
              <w:left w:w="70" w:type="dxa"/>
              <w:right w:w="70" w:type="dxa"/>
            </w:tcMar>
            <w:vAlign w:val="center"/>
          </w:tcPr>
          <w:p w14:paraId="607403E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C343A3D">
            <w:pPr>
              <w:keepNext w:val="0"/>
              <w:spacing w:before="20" w:after="20" w:line="260" w:lineRule="exact"/>
              <w:ind w:left="0" w:leftChars="0" w:right="0" w:rightChars="0" w:firstLine="0" w:firstLineChars="0"/>
              <w:jc w:val="center"/>
            </w:pPr>
            <w:r>
              <w:rPr>
                <w:rFonts w:ascii="Times New Roman" w:hAnsi="Times New Roman" w:eastAsia="宋体"/>
                <w:b w:val="0"/>
                <w:sz w:val="18"/>
              </w:rPr>
              <w:t>16.36</w:t>
            </w:r>
          </w:p>
        </w:tc>
        <w:tc>
          <w:tcPr>
            <w:tcW w:w="831" w:type="dxa"/>
            <w:tcMar>
              <w:left w:w="70" w:type="dxa"/>
              <w:right w:w="70" w:type="dxa"/>
            </w:tcMar>
            <w:vAlign w:val="center"/>
          </w:tcPr>
          <w:p w14:paraId="386B7636">
            <w:pPr>
              <w:keepNext w:val="0"/>
              <w:spacing w:before="20" w:after="20" w:line="260" w:lineRule="exact"/>
              <w:ind w:left="0" w:leftChars="0" w:right="0" w:rightChars="0" w:firstLine="0" w:firstLineChars="0"/>
              <w:jc w:val="center"/>
            </w:pPr>
            <w:r>
              <w:rPr>
                <w:rFonts w:ascii="Times New Roman" w:hAnsi="Times New Roman" w:eastAsia="宋体"/>
                <w:b w:val="0"/>
                <w:sz w:val="18"/>
              </w:rPr>
              <w:t>16.36</w:t>
            </w:r>
          </w:p>
        </w:tc>
      </w:tr>
      <w:tr w14:paraId="4EF059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E6EF62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5A787F97">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831" w:type="dxa"/>
            <w:tcMar>
              <w:left w:w="70" w:type="dxa"/>
              <w:right w:w="70" w:type="dxa"/>
            </w:tcMar>
            <w:vAlign w:val="center"/>
          </w:tcPr>
          <w:p w14:paraId="4E9FF4EF">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3CB9BCF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589929B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0BDE31E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D288D8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417089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779380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E96AD4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FB03A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763B68B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2F0DD744">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831" w:type="dxa"/>
            <w:tcMar>
              <w:left w:w="70" w:type="dxa"/>
              <w:right w:w="70" w:type="dxa"/>
            </w:tcMar>
            <w:vAlign w:val="center"/>
          </w:tcPr>
          <w:p w14:paraId="7AF7AB55">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2A6C2188">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66D42BDE">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1227CA6C">
            <w:pPr>
              <w:keepNext w:val="0"/>
              <w:spacing w:before="20" w:after="20" w:line="260" w:lineRule="exact"/>
              <w:ind w:left="0" w:leftChars="0" w:right="0" w:rightChars="0" w:firstLine="0" w:firstLineChars="0"/>
              <w:jc w:val="center"/>
            </w:pPr>
            <w:r>
              <w:rPr>
                <w:rFonts w:ascii="Times New Roman" w:hAnsi="Times New Roman" w:eastAsia="宋体"/>
                <w:b w:val="0"/>
                <w:sz w:val="18"/>
              </w:rPr>
              <w:t>12.70</w:t>
            </w:r>
          </w:p>
        </w:tc>
        <w:tc>
          <w:tcPr>
            <w:tcW w:w="831" w:type="dxa"/>
            <w:tcMar>
              <w:left w:w="70" w:type="dxa"/>
              <w:right w:w="70" w:type="dxa"/>
            </w:tcMar>
            <w:vAlign w:val="center"/>
          </w:tcPr>
          <w:p w14:paraId="4C807BA0">
            <w:pPr>
              <w:keepNext w:val="0"/>
              <w:spacing w:before="20" w:after="20" w:line="260" w:lineRule="exact"/>
              <w:ind w:left="0" w:leftChars="0" w:right="0" w:rightChars="0" w:firstLine="0" w:firstLineChars="0"/>
              <w:jc w:val="center"/>
            </w:pPr>
            <w:r>
              <w:rPr>
                <w:rFonts w:ascii="Times New Roman" w:hAnsi="Times New Roman" w:eastAsia="宋体"/>
                <w:b w:val="0"/>
                <w:sz w:val="18"/>
              </w:rPr>
              <w:t>12.70</w:t>
            </w:r>
          </w:p>
        </w:tc>
        <w:tc>
          <w:tcPr>
            <w:tcW w:w="831" w:type="dxa"/>
            <w:tcMar>
              <w:left w:w="70" w:type="dxa"/>
              <w:right w:w="70" w:type="dxa"/>
            </w:tcMar>
            <w:vAlign w:val="center"/>
          </w:tcPr>
          <w:p w14:paraId="2AA780C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38A9310">
            <w:pPr>
              <w:keepNext w:val="0"/>
              <w:spacing w:before="20" w:after="20" w:line="260" w:lineRule="exact"/>
              <w:ind w:left="0" w:leftChars="0" w:right="0" w:rightChars="0" w:firstLine="0" w:firstLineChars="0"/>
              <w:jc w:val="center"/>
            </w:pPr>
            <w:r>
              <w:rPr>
                <w:rFonts w:ascii="Times New Roman" w:hAnsi="Times New Roman" w:eastAsia="宋体"/>
                <w:b w:val="0"/>
                <w:sz w:val="18"/>
              </w:rPr>
              <w:t>10.80</w:t>
            </w:r>
          </w:p>
        </w:tc>
        <w:tc>
          <w:tcPr>
            <w:tcW w:w="831" w:type="dxa"/>
            <w:tcMar>
              <w:left w:w="70" w:type="dxa"/>
              <w:right w:w="70" w:type="dxa"/>
            </w:tcMar>
            <w:vAlign w:val="center"/>
          </w:tcPr>
          <w:p w14:paraId="7122F3D2">
            <w:pPr>
              <w:keepNext w:val="0"/>
              <w:spacing w:before="20" w:after="20" w:line="260" w:lineRule="exact"/>
              <w:ind w:left="0" w:leftChars="0" w:right="0" w:rightChars="0" w:firstLine="0" w:firstLineChars="0"/>
              <w:jc w:val="center"/>
            </w:pPr>
            <w:r>
              <w:rPr>
                <w:rFonts w:ascii="Times New Roman" w:hAnsi="Times New Roman" w:eastAsia="宋体"/>
                <w:b w:val="0"/>
                <w:sz w:val="18"/>
              </w:rPr>
              <w:t>10.80</w:t>
            </w:r>
          </w:p>
        </w:tc>
      </w:tr>
      <w:tr w14:paraId="6DA9FC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D31712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679602B1">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831" w:type="dxa"/>
            <w:tcMar>
              <w:left w:w="70" w:type="dxa"/>
              <w:right w:w="70" w:type="dxa"/>
            </w:tcMar>
            <w:vAlign w:val="center"/>
          </w:tcPr>
          <w:p w14:paraId="2C470136">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03FF02C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003E4F4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7676AD3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071A25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FD8C44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065553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BCF3FF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232EE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34F6ABF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37CCA634">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771FF117">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331B3D30">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463A3A47">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5EE8C7E5">
            <w:pPr>
              <w:keepNext w:val="0"/>
              <w:spacing w:before="20" w:after="20" w:line="260" w:lineRule="exact"/>
              <w:ind w:left="0" w:leftChars="0" w:right="0" w:rightChars="0" w:firstLine="0" w:firstLineChars="0"/>
              <w:jc w:val="center"/>
            </w:pPr>
            <w:r>
              <w:rPr>
                <w:rFonts w:ascii="Times New Roman" w:hAnsi="Times New Roman" w:eastAsia="宋体"/>
                <w:b w:val="0"/>
                <w:sz w:val="18"/>
              </w:rPr>
              <w:t>24.12</w:t>
            </w:r>
          </w:p>
        </w:tc>
        <w:tc>
          <w:tcPr>
            <w:tcW w:w="831" w:type="dxa"/>
            <w:tcMar>
              <w:left w:w="70" w:type="dxa"/>
              <w:right w:w="70" w:type="dxa"/>
            </w:tcMar>
            <w:vAlign w:val="center"/>
          </w:tcPr>
          <w:p w14:paraId="48AF8131">
            <w:pPr>
              <w:keepNext w:val="0"/>
              <w:spacing w:before="20" w:after="20" w:line="260" w:lineRule="exact"/>
              <w:ind w:left="0" w:leftChars="0" w:right="0" w:rightChars="0" w:firstLine="0" w:firstLineChars="0"/>
              <w:jc w:val="center"/>
            </w:pPr>
            <w:r>
              <w:rPr>
                <w:rFonts w:ascii="Times New Roman" w:hAnsi="Times New Roman" w:eastAsia="宋体"/>
                <w:b w:val="0"/>
                <w:sz w:val="18"/>
              </w:rPr>
              <w:t>24.12</w:t>
            </w:r>
          </w:p>
        </w:tc>
        <w:tc>
          <w:tcPr>
            <w:tcW w:w="831" w:type="dxa"/>
            <w:tcMar>
              <w:left w:w="70" w:type="dxa"/>
              <w:right w:w="70" w:type="dxa"/>
            </w:tcMar>
            <w:vAlign w:val="center"/>
          </w:tcPr>
          <w:p w14:paraId="1C30CB6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2824129">
            <w:pPr>
              <w:keepNext w:val="0"/>
              <w:spacing w:before="20" w:after="20" w:line="260" w:lineRule="exact"/>
              <w:ind w:left="0" w:leftChars="0" w:right="0" w:rightChars="0" w:firstLine="0" w:firstLineChars="0"/>
              <w:jc w:val="center"/>
            </w:pPr>
            <w:r>
              <w:rPr>
                <w:rFonts w:ascii="Times New Roman" w:hAnsi="Times New Roman" w:eastAsia="宋体"/>
                <w:b w:val="0"/>
                <w:sz w:val="18"/>
              </w:rPr>
              <w:t>15.55</w:t>
            </w:r>
          </w:p>
        </w:tc>
        <w:tc>
          <w:tcPr>
            <w:tcW w:w="831" w:type="dxa"/>
            <w:tcMar>
              <w:left w:w="70" w:type="dxa"/>
              <w:right w:w="70" w:type="dxa"/>
            </w:tcMar>
            <w:vAlign w:val="center"/>
          </w:tcPr>
          <w:p w14:paraId="3FBA636B">
            <w:pPr>
              <w:keepNext w:val="0"/>
              <w:spacing w:before="20" w:after="20" w:line="260" w:lineRule="exact"/>
              <w:ind w:left="0" w:leftChars="0" w:right="0" w:rightChars="0" w:firstLine="0" w:firstLineChars="0"/>
              <w:jc w:val="center"/>
            </w:pPr>
            <w:r>
              <w:rPr>
                <w:rFonts w:ascii="Times New Roman" w:hAnsi="Times New Roman" w:eastAsia="宋体"/>
                <w:b w:val="0"/>
                <w:sz w:val="18"/>
              </w:rPr>
              <w:t>15.55</w:t>
            </w:r>
          </w:p>
        </w:tc>
      </w:tr>
      <w:tr w14:paraId="723819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419B53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7E560360">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03B586D1">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37BD67C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7EE6F25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2BE6312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FE9ED9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C1898A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0A040B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DC6E3E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12F4C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2AFB141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35B956E">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765B6210">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4EA03DE4">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16E0B54B">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5D8A4968">
            <w:pPr>
              <w:keepNext w:val="0"/>
              <w:spacing w:before="20" w:after="20" w:line="260" w:lineRule="exact"/>
              <w:ind w:left="0" w:leftChars="0" w:right="0" w:rightChars="0" w:firstLine="0" w:firstLineChars="0"/>
              <w:jc w:val="center"/>
            </w:pPr>
            <w:r>
              <w:rPr>
                <w:rFonts w:ascii="Times New Roman" w:hAnsi="Times New Roman" w:eastAsia="宋体"/>
                <w:b w:val="0"/>
                <w:sz w:val="18"/>
              </w:rPr>
              <w:t>10.25</w:t>
            </w:r>
          </w:p>
        </w:tc>
        <w:tc>
          <w:tcPr>
            <w:tcW w:w="831" w:type="dxa"/>
            <w:tcMar>
              <w:left w:w="70" w:type="dxa"/>
              <w:right w:w="70" w:type="dxa"/>
            </w:tcMar>
            <w:vAlign w:val="center"/>
          </w:tcPr>
          <w:p w14:paraId="5C03D75B">
            <w:pPr>
              <w:keepNext w:val="0"/>
              <w:spacing w:before="20" w:after="20" w:line="260" w:lineRule="exact"/>
              <w:ind w:left="0" w:leftChars="0" w:right="0" w:rightChars="0" w:firstLine="0" w:firstLineChars="0"/>
              <w:jc w:val="center"/>
            </w:pPr>
            <w:r>
              <w:rPr>
                <w:rFonts w:ascii="Times New Roman" w:hAnsi="Times New Roman" w:eastAsia="宋体"/>
                <w:b w:val="0"/>
                <w:sz w:val="18"/>
              </w:rPr>
              <w:t>10.25</w:t>
            </w:r>
          </w:p>
        </w:tc>
        <w:tc>
          <w:tcPr>
            <w:tcW w:w="831" w:type="dxa"/>
            <w:tcMar>
              <w:left w:w="70" w:type="dxa"/>
              <w:right w:w="70" w:type="dxa"/>
            </w:tcMar>
            <w:vAlign w:val="center"/>
          </w:tcPr>
          <w:p w14:paraId="4D9359C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2C693D3">
            <w:pPr>
              <w:keepNext w:val="0"/>
              <w:spacing w:before="20" w:after="20" w:line="260" w:lineRule="exact"/>
              <w:ind w:left="0" w:leftChars="0" w:right="0" w:rightChars="0" w:firstLine="0" w:firstLineChars="0"/>
              <w:jc w:val="center"/>
            </w:pPr>
            <w:r>
              <w:rPr>
                <w:rFonts w:ascii="Times New Roman" w:hAnsi="Times New Roman" w:eastAsia="宋体"/>
                <w:b w:val="0"/>
                <w:sz w:val="18"/>
              </w:rPr>
              <w:t>9.78</w:t>
            </w:r>
          </w:p>
        </w:tc>
        <w:tc>
          <w:tcPr>
            <w:tcW w:w="831" w:type="dxa"/>
            <w:tcMar>
              <w:left w:w="70" w:type="dxa"/>
              <w:right w:w="70" w:type="dxa"/>
            </w:tcMar>
            <w:vAlign w:val="center"/>
          </w:tcPr>
          <w:p w14:paraId="1EF0B780">
            <w:pPr>
              <w:keepNext w:val="0"/>
              <w:spacing w:before="20" w:after="20" w:line="260" w:lineRule="exact"/>
              <w:ind w:left="0" w:leftChars="0" w:right="0" w:rightChars="0" w:firstLine="0" w:firstLineChars="0"/>
              <w:jc w:val="center"/>
            </w:pPr>
            <w:r>
              <w:rPr>
                <w:rFonts w:ascii="Times New Roman" w:hAnsi="Times New Roman" w:eastAsia="宋体"/>
                <w:b w:val="0"/>
                <w:sz w:val="18"/>
              </w:rPr>
              <w:t>9.78</w:t>
            </w:r>
          </w:p>
        </w:tc>
      </w:tr>
      <w:tr w14:paraId="43F4B5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EE72F4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713B0AA2">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367F21BE">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01DA3E0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3405832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3231C95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F8BC26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E3256C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21A3D6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91A632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121F0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2174646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BC2FE0C">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831" w:type="dxa"/>
            <w:tcMar>
              <w:left w:w="70" w:type="dxa"/>
              <w:right w:w="70" w:type="dxa"/>
            </w:tcMar>
            <w:vAlign w:val="center"/>
          </w:tcPr>
          <w:p w14:paraId="67C7E752">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1271B0F">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237AB976">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660E3783">
            <w:pPr>
              <w:keepNext w:val="0"/>
              <w:spacing w:before="20" w:after="20" w:line="260" w:lineRule="exact"/>
              <w:ind w:left="0" w:leftChars="0" w:right="0" w:rightChars="0" w:firstLine="0" w:firstLineChars="0"/>
              <w:jc w:val="center"/>
            </w:pPr>
            <w:r>
              <w:rPr>
                <w:rFonts w:ascii="Times New Roman" w:hAnsi="Times New Roman" w:eastAsia="宋体"/>
                <w:b w:val="0"/>
                <w:sz w:val="18"/>
              </w:rPr>
              <w:t>26.05</w:t>
            </w:r>
          </w:p>
        </w:tc>
        <w:tc>
          <w:tcPr>
            <w:tcW w:w="831" w:type="dxa"/>
            <w:tcMar>
              <w:left w:w="70" w:type="dxa"/>
              <w:right w:w="70" w:type="dxa"/>
            </w:tcMar>
            <w:vAlign w:val="center"/>
          </w:tcPr>
          <w:p w14:paraId="6B0A6D05">
            <w:pPr>
              <w:keepNext w:val="0"/>
              <w:spacing w:before="20" w:after="20" w:line="260" w:lineRule="exact"/>
              <w:ind w:left="0" w:leftChars="0" w:right="0" w:rightChars="0" w:firstLine="0" w:firstLineChars="0"/>
              <w:jc w:val="center"/>
            </w:pPr>
            <w:r>
              <w:rPr>
                <w:rFonts w:ascii="Times New Roman" w:hAnsi="Times New Roman" w:eastAsia="宋体"/>
                <w:b w:val="0"/>
                <w:sz w:val="18"/>
              </w:rPr>
              <w:t>26.05</w:t>
            </w:r>
          </w:p>
        </w:tc>
        <w:tc>
          <w:tcPr>
            <w:tcW w:w="831" w:type="dxa"/>
            <w:tcMar>
              <w:left w:w="70" w:type="dxa"/>
              <w:right w:w="70" w:type="dxa"/>
            </w:tcMar>
            <w:vAlign w:val="center"/>
          </w:tcPr>
          <w:p w14:paraId="4323FBF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26DC524">
            <w:pPr>
              <w:keepNext w:val="0"/>
              <w:spacing w:before="20" w:after="20" w:line="260" w:lineRule="exact"/>
              <w:ind w:left="0" w:leftChars="0" w:right="0" w:rightChars="0" w:firstLine="0" w:firstLineChars="0"/>
              <w:jc w:val="center"/>
            </w:pPr>
            <w:r>
              <w:rPr>
                <w:rFonts w:ascii="Times New Roman" w:hAnsi="Times New Roman" w:eastAsia="宋体"/>
                <w:b w:val="0"/>
                <w:sz w:val="18"/>
              </w:rPr>
              <w:t>16.36</w:t>
            </w:r>
          </w:p>
        </w:tc>
        <w:tc>
          <w:tcPr>
            <w:tcW w:w="831" w:type="dxa"/>
            <w:tcMar>
              <w:left w:w="70" w:type="dxa"/>
              <w:right w:w="70" w:type="dxa"/>
            </w:tcMar>
            <w:vAlign w:val="center"/>
          </w:tcPr>
          <w:p w14:paraId="5649DA4A">
            <w:pPr>
              <w:keepNext w:val="0"/>
              <w:spacing w:before="20" w:after="20" w:line="260" w:lineRule="exact"/>
              <w:ind w:left="0" w:leftChars="0" w:right="0" w:rightChars="0" w:firstLine="0" w:firstLineChars="0"/>
              <w:jc w:val="center"/>
            </w:pPr>
            <w:r>
              <w:rPr>
                <w:rFonts w:ascii="Times New Roman" w:hAnsi="Times New Roman" w:eastAsia="宋体"/>
                <w:b w:val="0"/>
                <w:sz w:val="18"/>
              </w:rPr>
              <w:t>16.36</w:t>
            </w:r>
          </w:p>
        </w:tc>
      </w:tr>
      <w:tr w14:paraId="1A295D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B89005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68027F7A">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831" w:type="dxa"/>
            <w:tcMar>
              <w:left w:w="70" w:type="dxa"/>
              <w:right w:w="70" w:type="dxa"/>
            </w:tcMar>
            <w:vAlign w:val="center"/>
          </w:tcPr>
          <w:p w14:paraId="6B0FDC8B">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F4BEFB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02B570D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65DC51B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859EE8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E9C958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E80820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49D3B8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415A3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835BFD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6C888D01">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831" w:type="dxa"/>
            <w:tcMar>
              <w:left w:w="70" w:type="dxa"/>
              <w:right w:w="70" w:type="dxa"/>
            </w:tcMar>
            <w:vAlign w:val="center"/>
          </w:tcPr>
          <w:p w14:paraId="7B7CBC6C">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09D4E3E1">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54128D72">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75BCE440">
            <w:pPr>
              <w:keepNext w:val="0"/>
              <w:spacing w:before="20" w:after="20" w:line="260" w:lineRule="exact"/>
              <w:ind w:left="0" w:leftChars="0" w:right="0" w:rightChars="0" w:firstLine="0" w:firstLineChars="0"/>
              <w:jc w:val="center"/>
            </w:pPr>
            <w:r>
              <w:rPr>
                <w:rFonts w:ascii="Times New Roman" w:hAnsi="Times New Roman" w:eastAsia="宋体"/>
                <w:b w:val="0"/>
                <w:sz w:val="18"/>
              </w:rPr>
              <w:t>12.70</w:t>
            </w:r>
          </w:p>
        </w:tc>
        <w:tc>
          <w:tcPr>
            <w:tcW w:w="831" w:type="dxa"/>
            <w:tcMar>
              <w:left w:w="70" w:type="dxa"/>
              <w:right w:w="70" w:type="dxa"/>
            </w:tcMar>
            <w:vAlign w:val="center"/>
          </w:tcPr>
          <w:p w14:paraId="13C3AE23">
            <w:pPr>
              <w:keepNext w:val="0"/>
              <w:spacing w:before="20" w:after="20" w:line="260" w:lineRule="exact"/>
              <w:ind w:left="0" w:leftChars="0" w:right="0" w:rightChars="0" w:firstLine="0" w:firstLineChars="0"/>
              <w:jc w:val="center"/>
            </w:pPr>
            <w:r>
              <w:rPr>
                <w:rFonts w:ascii="Times New Roman" w:hAnsi="Times New Roman" w:eastAsia="宋体"/>
                <w:b w:val="0"/>
                <w:sz w:val="18"/>
              </w:rPr>
              <w:t>12.70</w:t>
            </w:r>
          </w:p>
        </w:tc>
        <w:tc>
          <w:tcPr>
            <w:tcW w:w="831" w:type="dxa"/>
            <w:tcMar>
              <w:left w:w="70" w:type="dxa"/>
              <w:right w:w="70" w:type="dxa"/>
            </w:tcMar>
            <w:vAlign w:val="center"/>
          </w:tcPr>
          <w:p w14:paraId="1F1925B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9A15C18">
            <w:pPr>
              <w:keepNext w:val="0"/>
              <w:spacing w:before="20" w:after="20" w:line="260" w:lineRule="exact"/>
              <w:ind w:left="0" w:leftChars="0" w:right="0" w:rightChars="0" w:firstLine="0" w:firstLineChars="0"/>
              <w:jc w:val="center"/>
            </w:pPr>
            <w:r>
              <w:rPr>
                <w:rFonts w:ascii="Times New Roman" w:hAnsi="Times New Roman" w:eastAsia="宋体"/>
                <w:b w:val="0"/>
                <w:sz w:val="18"/>
              </w:rPr>
              <w:t>10.80</w:t>
            </w:r>
          </w:p>
        </w:tc>
        <w:tc>
          <w:tcPr>
            <w:tcW w:w="831" w:type="dxa"/>
            <w:tcMar>
              <w:left w:w="70" w:type="dxa"/>
              <w:right w:w="70" w:type="dxa"/>
            </w:tcMar>
            <w:vAlign w:val="center"/>
          </w:tcPr>
          <w:p w14:paraId="2A0B46DE">
            <w:pPr>
              <w:keepNext w:val="0"/>
              <w:spacing w:before="20" w:after="20" w:line="260" w:lineRule="exact"/>
              <w:ind w:left="0" w:leftChars="0" w:right="0" w:rightChars="0" w:firstLine="0" w:firstLineChars="0"/>
              <w:jc w:val="center"/>
            </w:pPr>
            <w:r>
              <w:rPr>
                <w:rFonts w:ascii="Times New Roman" w:hAnsi="Times New Roman" w:eastAsia="宋体"/>
                <w:b w:val="0"/>
                <w:sz w:val="18"/>
              </w:rPr>
              <w:t>10.80</w:t>
            </w:r>
          </w:p>
        </w:tc>
      </w:tr>
      <w:tr w14:paraId="0C9C5E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164070C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3124F815">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831" w:type="dxa"/>
            <w:tcMar>
              <w:left w:w="70" w:type="dxa"/>
              <w:right w:w="70" w:type="dxa"/>
            </w:tcMar>
            <w:vAlign w:val="center"/>
          </w:tcPr>
          <w:p w14:paraId="39FD1CBB">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4B20DFD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2B791AD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2F839AD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C80EA7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80749B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0573AE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3A9800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6DF83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7EAA626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D7B5156">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7AFC3307">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9387BFC">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4006093E">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7972DB89">
            <w:pPr>
              <w:keepNext w:val="0"/>
              <w:spacing w:before="20" w:after="20" w:line="260" w:lineRule="exact"/>
              <w:ind w:left="0" w:leftChars="0" w:right="0" w:rightChars="0" w:firstLine="0" w:firstLineChars="0"/>
              <w:jc w:val="center"/>
            </w:pPr>
            <w:r>
              <w:rPr>
                <w:rFonts w:ascii="Times New Roman" w:hAnsi="Times New Roman" w:eastAsia="宋体"/>
                <w:b w:val="0"/>
                <w:sz w:val="18"/>
              </w:rPr>
              <w:t>24.12</w:t>
            </w:r>
          </w:p>
        </w:tc>
        <w:tc>
          <w:tcPr>
            <w:tcW w:w="831" w:type="dxa"/>
            <w:tcMar>
              <w:left w:w="70" w:type="dxa"/>
              <w:right w:w="70" w:type="dxa"/>
            </w:tcMar>
            <w:vAlign w:val="center"/>
          </w:tcPr>
          <w:p w14:paraId="03F48074">
            <w:pPr>
              <w:keepNext w:val="0"/>
              <w:spacing w:before="20" w:after="20" w:line="260" w:lineRule="exact"/>
              <w:ind w:left="0" w:leftChars="0" w:right="0" w:rightChars="0" w:firstLine="0" w:firstLineChars="0"/>
              <w:jc w:val="center"/>
            </w:pPr>
            <w:r>
              <w:rPr>
                <w:rFonts w:ascii="Times New Roman" w:hAnsi="Times New Roman" w:eastAsia="宋体"/>
                <w:b w:val="0"/>
                <w:sz w:val="18"/>
              </w:rPr>
              <w:t>24.12</w:t>
            </w:r>
          </w:p>
        </w:tc>
        <w:tc>
          <w:tcPr>
            <w:tcW w:w="831" w:type="dxa"/>
            <w:tcMar>
              <w:left w:w="70" w:type="dxa"/>
              <w:right w:w="70" w:type="dxa"/>
            </w:tcMar>
            <w:vAlign w:val="center"/>
          </w:tcPr>
          <w:p w14:paraId="6031138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1CC0D7C">
            <w:pPr>
              <w:keepNext w:val="0"/>
              <w:spacing w:before="20" w:after="20" w:line="260" w:lineRule="exact"/>
              <w:ind w:left="0" w:leftChars="0" w:right="0" w:rightChars="0" w:firstLine="0" w:firstLineChars="0"/>
              <w:jc w:val="center"/>
            </w:pPr>
            <w:r>
              <w:rPr>
                <w:rFonts w:ascii="Times New Roman" w:hAnsi="Times New Roman" w:eastAsia="宋体"/>
                <w:b w:val="0"/>
                <w:sz w:val="18"/>
              </w:rPr>
              <w:t>15.55</w:t>
            </w:r>
          </w:p>
        </w:tc>
        <w:tc>
          <w:tcPr>
            <w:tcW w:w="831" w:type="dxa"/>
            <w:tcMar>
              <w:left w:w="70" w:type="dxa"/>
              <w:right w:w="70" w:type="dxa"/>
            </w:tcMar>
            <w:vAlign w:val="center"/>
          </w:tcPr>
          <w:p w14:paraId="25D49085">
            <w:pPr>
              <w:keepNext w:val="0"/>
              <w:spacing w:before="20" w:after="20" w:line="260" w:lineRule="exact"/>
              <w:ind w:left="0" w:leftChars="0" w:right="0" w:rightChars="0" w:firstLine="0" w:firstLineChars="0"/>
              <w:jc w:val="center"/>
            </w:pPr>
            <w:r>
              <w:rPr>
                <w:rFonts w:ascii="Times New Roman" w:hAnsi="Times New Roman" w:eastAsia="宋体"/>
                <w:b w:val="0"/>
                <w:sz w:val="18"/>
              </w:rPr>
              <w:t>15.55</w:t>
            </w:r>
          </w:p>
        </w:tc>
      </w:tr>
      <w:tr w14:paraId="3FB48C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5EFE642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2AF76D5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0DE6D02F">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112DF77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59DA88F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7D6BE45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A381E7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80EFFF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895F4D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DD0547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bl>
    <w:p w14:paraId="34C92F85">
      <w:pPr>
        <w:pStyle w:val="2"/>
        <w:widowControl/>
        <w:spacing w:before="0" w:after="0" w:line="348" w:lineRule="exact"/>
        <w:ind w:firstLine="480"/>
        <w:jc w:val="both"/>
      </w:pPr>
      <w:r>
        <w:rPr>
          <w:rFonts w:ascii="Times New Roman" w:hAnsi="Times New Roman" w:eastAsia="方正仿宋_GBK"/>
          <w:b w:val="0"/>
          <w:sz w:val="24"/>
        </w:rPr>
        <w:t>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14:paraId="47F5CB2A">
      <w:pPr>
        <w:pStyle w:val="2"/>
        <w:widowControl/>
        <w:spacing w:before="0" w:after="0" w:line="348" w:lineRule="exact"/>
        <w:ind w:firstLine="480"/>
        <w:jc w:val="both"/>
      </w:pPr>
      <w:r>
        <w:rPr>
          <w:rFonts w:ascii="Times New Roman" w:hAnsi="Times New Roman" w:eastAsia="方正仿宋_GBK"/>
          <w:b w:val="0"/>
          <w:sz w:val="24"/>
        </w:rPr>
        <w:t>同一设备布局可对应多种可行负荷分配，表中转接量展示所列方案的网络利用情况。后续工程安排应结合开关位置、实际负荷块和操作条件确定具体转供方式。</w:t>
      </w:r>
    </w:p>
    <w:p w14:paraId="41B591B6">
      <w:pPr>
        <w:pStyle w:val="5"/>
        <w:keepNext/>
        <w:numPr>
          <w:ilvl w:val="0"/>
          <w:numId w:val="0"/>
        </w:numPr>
        <w:spacing w:before="160" w:after="120" w:line="390" w:lineRule="exact"/>
        <w:ind w:firstLine="0"/>
      </w:pPr>
      <w:bookmarkStart w:id="253" w:name="主变储能与联络的共同作用"/>
      <w:r>
        <w:rPr>
          <w:rFonts w:ascii="Times New Roman" w:hAnsi="Times New Roman" w:eastAsia="方正仿宋_GBK"/>
          <w:b/>
          <w:sz w:val="26"/>
        </w:rPr>
        <w:t>5.5.2 主变、储能与联络的共同作用</w:t>
      </w:r>
      <w:bookmarkEnd w:id="253"/>
    </w:p>
    <w:p w14:paraId="6337686F">
      <w:pPr>
        <w:pStyle w:val="115"/>
        <w:widowControl/>
        <w:spacing w:before="0" w:after="0" w:line="348" w:lineRule="exact"/>
        <w:ind w:firstLine="480"/>
        <w:jc w:val="both"/>
      </w:pPr>
      <w:r>
        <w:rPr>
          <w:rFonts w:ascii="Times New Roman" w:hAnsi="Times New Roman" w:eastAsia="方正仿宋_GBK"/>
          <w:b w:val="0"/>
          <w:sz w:val="24"/>
        </w:rPr>
        <w:t>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14:paraId="4E6F833A">
      <w:pPr>
        <w:pStyle w:val="2"/>
        <w:widowControl/>
        <w:spacing w:before="0" w:after="0" w:line="348" w:lineRule="exact"/>
        <w:ind w:firstLine="480"/>
        <w:jc w:val="both"/>
      </w:pPr>
      <w:r>
        <w:rPr>
          <w:rFonts w:ascii="Times New Roman" w:hAnsi="Times New Roman" w:eastAsia="方正仿宋_GBK"/>
          <w:b w:val="0"/>
          <w:sz w:val="24"/>
        </w:rPr>
        <w:t>正常供电与N-1条件的转接任务分别校核。正常方式下未充分使用的线路，可能承担故障时的必要支援，正常负载率较低的主变，也可能用于承接邻站故障负荷。设备经济性应按共同约束下的整体方案判断。</w:t>
      </w:r>
    </w:p>
    <w:p w14:paraId="4C9CCFA9">
      <w:pPr>
        <w:pStyle w:val="2"/>
        <w:widowControl/>
        <w:spacing w:before="0" w:after="0" w:line="348" w:lineRule="exact"/>
        <w:ind w:firstLine="480"/>
        <w:jc w:val="both"/>
      </w:pPr>
      <w:r>
        <w:rPr>
          <w:rFonts w:ascii="Times New Roman" w:hAnsi="Times New Roman" w:eastAsia="方正仿宋_GBK"/>
          <w:b w:val="0"/>
          <w:sz w:val="24"/>
        </w:rPr>
        <w:t>逐站结果显示，设备选择与站间任务相互衔接。翟山变的更换直接增加最大单台主变N-1后的剩余容量，邢楼变扩建第三台主变改变原有两台小容量主变的组合，保持原设备的站点则结合既有通道安排故障负荷。各站的建设方式由本地源荷、相邻站能力、可扩建位置与工程费用共同确定，区域费用下降最终对应这些具体措施的差异。</w:t>
      </w:r>
    </w:p>
    <w:p w14:paraId="485C6FAB">
      <w:pPr>
        <w:pStyle w:val="2"/>
        <w:widowControl/>
        <w:spacing w:before="0" w:after="0" w:line="348" w:lineRule="exact"/>
        <w:ind w:firstLine="480"/>
        <w:jc w:val="both"/>
      </w:pPr>
      <w:r>
        <w:rPr>
          <w:rFonts w:ascii="Times New Roman" w:hAnsi="Times New Roman" w:eastAsia="方正仿宋_GBK"/>
          <w:b w:val="0"/>
          <w:sz w:val="24"/>
        </w:rPr>
        <w:t>兴塘变可进一步说明主变对反向吸收任务的替代。2025年同一反向极值截面净负荷为－30.66 MW，刚性方案主变20+20 MVA，最大单台停运后有功能力为19.00 MW，所需储能充电吸收11.66 MW；弹性方案采用31.50+31.50 MVA，剩余有功能力提高至29.93 MW，所需吸收功率降至0.74 MW。对应储能能量分别为25.16 MWh和1.72 MWh，该截面两类方案本站转供均为零，储能减少直接对应站内剩余能力增加。地区总容量同时包含其他站点的调整，逐站剩余容量与同一截面功率平衡共同解释各措施的替代。</w:t>
      </w:r>
    </w:p>
    <w:p w14:paraId="739B03FB">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6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pic:cNvPicPr>
                      <a:picLocks noChangeAspect="1" noChangeArrowheads="1"/>
                    </pic:cNvPicPr>
                  </pic:nvPicPr>
                  <pic:blipFill>
                    <a:blip r:embed="rId46"/>
                    <a:stretch>
                      <a:fillRect/>
                    </a:stretch>
                  </pic:blipFill>
                  <pic:spPr>
                    <a:xfrm>
                      <a:off x="0" y="0"/>
                      <a:ext cx="5120640" cy="3614569"/>
                    </a:xfrm>
                    <a:prstGeom prst="rect">
                      <a:avLst/>
                    </a:prstGeom>
                    <a:noFill/>
                    <a:ln w="9525">
                      <a:noFill/>
                    </a:ln>
                  </pic:spPr>
                </pic:pic>
              </a:graphicData>
            </a:graphic>
          </wp:inline>
        </w:drawing>
      </w:r>
    </w:p>
    <w:p w14:paraId="64BCA57B">
      <w:pPr>
        <w:pStyle w:val="2"/>
        <w:spacing w:before="60" w:after="120" w:line="280" w:lineRule="exact"/>
        <w:ind w:left="0" w:leftChars="0" w:right="0" w:rightChars="0" w:firstLine="0" w:firstLineChars="0"/>
        <w:jc w:val="center"/>
      </w:pPr>
      <w:r>
        <w:rPr>
          <w:rFonts w:ascii="Times New Roman" w:hAnsi="Times New Roman" w:eastAsia="宋体"/>
          <w:b w:val="0"/>
          <w:sz w:val="21"/>
        </w:rPr>
        <w:t>图5-11 兴塘变同一反向截面的剩余主变能力与储能吸收任务</w:t>
      </w:r>
    </w:p>
    <w:p w14:paraId="7EC5327B">
      <w:pPr>
        <w:pStyle w:val="5"/>
        <w:keepNext/>
        <w:numPr>
          <w:ilvl w:val="0"/>
          <w:numId w:val="0"/>
        </w:numPr>
        <w:spacing w:before="160" w:after="120" w:line="390" w:lineRule="exact"/>
        <w:ind w:firstLine="0"/>
      </w:pPr>
      <w:bookmarkStart w:id="254" w:name="储能支撑与必要转供量"/>
      <w:r>
        <w:rPr>
          <w:rFonts w:ascii="Times New Roman" w:hAnsi="Times New Roman" w:eastAsia="方正仿宋_GBK"/>
          <w:b/>
          <w:sz w:val="26"/>
        </w:rPr>
        <w:t>5.5.3 储能支撑与必要转供量</w:t>
      </w:r>
      <w:bookmarkEnd w:id="254"/>
    </w:p>
    <w:p w14:paraId="202DABF2">
      <w:pPr>
        <w:pStyle w:val="115"/>
        <w:widowControl/>
        <w:spacing w:before="0" w:after="0" w:line="348" w:lineRule="exact"/>
        <w:ind w:firstLine="480"/>
        <w:jc w:val="both"/>
      </w:pPr>
      <w:r>
        <w:rPr>
          <w:rFonts w:ascii="Times New Roman" w:hAnsi="Times New Roman" w:eastAsia="方正仿宋_GBK"/>
          <w:b w:val="0"/>
          <w:sz w:val="24"/>
        </w:rPr>
        <w:t>邳州和市区的正向储能支撑持续时间分别为2.00 h和6.00 h。按额定功率1.00 MW、额定能量2.15 MWh的相同储能配置折算，有效支撑功率分别为0.82 MW和0.27 MW。邳州弹性方案2025年储能额定功率3.40 MW、额定能量7.31 MWh，刚性方案分别为22.30 MW、47.95 MWh。市区两类方案均通过主变和网络满足本次静态支撑要求。</w:t>
      </w:r>
    </w:p>
    <w:p w14:paraId="3B188E36">
      <w:pPr>
        <w:pStyle w:val="2"/>
        <w:keepNext/>
        <w:spacing w:before="120" w:after="80" w:line="280" w:lineRule="exact"/>
        <w:ind w:firstLine="0"/>
        <w:jc w:val="center"/>
      </w:pPr>
      <w:r>
        <w:rPr>
          <w:rFonts w:ascii="Times New Roman" w:hAnsi="Times New Roman" w:eastAsia="宋体"/>
          <w:b w:val="0"/>
          <w:sz w:val="21"/>
        </w:rPr>
        <w:t>表5-64 全部静态工况中的最大必要转供功率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C6E27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276D50C9">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23A42B6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5C7E590F">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7ED889F0">
            <w:pPr>
              <w:keepNext/>
              <w:spacing w:before="20" w:after="20" w:line="260" w:lineRule="exact"/>
              <w:ind w:left="0" w:leftChars="0" w:right="0" w:rightChars="0" w:firstLine="0" w:firstLineChars="0"/>
              <w:jc w:val="center"/>
            </w:pPr>
            <w:r>
              <w:rPr>
                <w:rFonts w:ascii="Times New Roman" w:hAnsi="Times New Roman" w:eastAsia="宋体"/>
                <w:b/>
                <w:sz w:val="18"/>
              </w:rPr>
              <w:t>正常总量/MW</w:t>
            </w:r>
          </w:p>
        </w:tc>
        <w:tc>
          <w:tcPr>
            <w:tcW w:w="1187" w:type="dxa"/>
            <w:tcMar>
              <w:left w:w="70" w:type="dxa"/>
              <w:right w:w="70" w:type="dxa"/>
            </w:tcMar>
            <w:vAlign w:val="center"/>
          </w:tcPr>
          <w:p w14:paraId="08054C34">
            <w:pPr>
              <w:keepNext/>
              <w:spacing w:before="20" w:after="20" w:line="260" w:lineRule="exact"/>
              <w:ind w:left="0" w:leftChars="0" w:right="0" w:rightChars="0" w:firstLine="0" w:firstLineChars="0"/>
              <w:jc w:val="center"/>
            </w:pPr>
            <w:r>
              <w:rPr>
                <w:rFonts w:ascii="Times New Roman" w:hAnsi="Times New Roman" w:eastAsia="宋体"/>
                <w:b/>
                <w:sz w:val="18"/>
              </w:rPr>
              <w:t>正常既有边/MW</w:t>
            </w:r>
          </w:p>
        </w:tc>
        <w:tc>
          <w:tcPr>
            <w:tcW w:w="1187" w:type="dxa"/>
            <w:tcMar>
              <w:left w:w="70" w:type="dxa"/>
              <w:right w:w="70" w:type="dxa"/>
            </w:tcMar>
            <w:vAlign w:val="center"/>
          </w:tcPr>
          <w:p w14:paraId="50C32C43">
            <w:pPr>
              <w:keepNext/>
              <w:spacing w:before="20" w:after="20" w:line="260" w:lineRule="exact"/>
              <w:ind w:left="0" w:leftChars="0" w:right="0" w:rightChars="0" w:firstLine="0" w:firstLineChars="0"/>
              <w:jc w:val="center"/>
            </w:pPr>
            <w:r>
              <w:rPr>
                <w:rFonts w:ascii="Times New Roman" w:hAnsi="Times New Roman" w:eastAsia="宋体"/>
                <w:b/>
                <w:sz w:val="18"/>
              </w:rPr>
              <w:t>N-1总量/MW</w:t>
            </w:r>
          </w:p>
        </w:tc>
        <w:tc>
          <w:tcPr>
            <w:tcW w:w="1187" w:type="dxa"/>
            <w:tcMar>
              <w:left w:w="70" w:type="dxa"/>
              <w:right w:w="70" w:type="dxa"/>
            </w:tcMar>
            <w:vAlign w:val="center"/>
          </w:tcPr>
          <w:p w14:paraId="666DAAAA">
            <w:pPr>
              <w:keepNext/>
              <w:spacing w:before="20" w:after="20" w:line="260" w:lineRule="exact"/>
              <w:ind w:left="0" w:leftChars="0" w:right="0" w:rightChars="0" w:firstLine="0" w:firstLineChars="0"/>
              <w:jc w:val="center"/>
            </w:pPr>
            <w:r>
              <w:rPr>
                <w:rFonts w:ascii="Times New Roman" w:hAnsi="Times New Roman" w:eastAsia="宋体"/>
                <w:b/>
                <w:sz w:val="18"/>
              </w:rPr>
              <w:t>N-1既有边/MW</w:t>
            </w:r>
          </w:p>
        </w:tc>
      </w:tr>
      <w:tr w14:paraId="782416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080DFAF">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9ED16F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98757CD">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0564AF22">
            <w:pPr>
              <w:keepNext w:val="0"/>
              <w:spacing w:before="20" w:after="20" w:line="260" w:lineRule="exact"/>
              <w:ind w:left="0" w:leftChars="0" w:right="0" w:rightChars="0" w:firstLine="0" w:firstLineChars="0"/>
              <w:jc w:val="center"/>
            </w:pPr>
            <w:r>
              <w:rPr>
                <w:rFonts w:ascii="Times New Roman" w:hAnsi="Times New Roman" w:eastAsia="宋体"/>
                <w:b w:val="0"/>
                <w:sz w:val="18"/>
              </w:rPr>
              <w:t>3.41</w:t>
            </w:r>
          </w:p>
        </w:tc>
        <w:tc>
          <w:tcPr>
            <w:tcW w:w="1187" w:type="dxa"/>
            <w:tcMar>
              <w:left w:w="70" w:type="dxa"/>
              <w:right w:w="70" w:type="dxa"/>
            </w:tcMar>
            <w:vAlign w:val="center"/>
          </w:tcPr>
          <w:p w14:paraId="68407A78">
            <w:pPr>
              <w:keepNext w:val="0"/>
              <w:spacing w:before="20" w:after="20" w:line="260" w:lineRule="exact"/>
              <w:ind w:left="0" w:leftChars="0" w:right="0" w:rightChars="0" w:firstLine="0" w:firstLineChars="0"/>
              <w:jc w:val="center"/>
            </w:pPr>
            <w:r>
              <w:rPr>
                <w:rFonts w:ascii="Times New Roman" w:hAnsi="Times New Roman" w:eastAsia="宋体"/>
                <w:b w:val="0"/>
                <w:sz w:val="18"/>
              </w:rPr>
              <w:t>3.41</w:t>
            </w:r>
          </w:p>
        </w:tc>
        <w:tc>
          <w:tcPr>
            <w:tcW w:w="1187" w:type="dxa"/>
            <w:tcMar>
              <w:left w:w="70" w:type="dxa"/>
              <w:right w:w="70" w:type="dxa"/>
            </w:tcMar>
            <w:vAlign w:val="center"/>
          </w:tcPr>
          <w:p w14:paraId="2833BE70">
            <w:pPr>
              <w:keepNext w:val="0"/>
              <w:spacing w:before="20" w:after="20" w:line="260" w:lineRule="exact"/>
              <w:ind w:left="0" w:leftChars="0" w:right="0" w:rightChars="0" w:firstLine="0" w:firstLineChars="0"/>
              <w:jc w:val="center"/>
            </w:pPr>
            <w:r>
              <w:rPr>
                <w:rFonts w:ascii="Times New Roman" w:hAnsi="Times New Roman" w:eastAsia="宋体"/>
                <w:b w:val="0"/>
                <w:sz w:val="18"/>
              </w:rPr>
              <w:t>59.40</w:t>
            </w:r>
          </w:p>
        </w:tc>
        <w:tc>
          <w:tcPr>
            <w:tcW w:w="1187" w:type="dxa"/>
            <w:tcMar>
              <w:left w:w="70" w:type="dxa"/>
              <w:right w:w="70" w:type="dxa"/>
            </w:tcMar>
            <w:vAlign w:val="center"/>
          </w:tcPr>
          <w:p w14:paraId="25AF26C6">
            <w:pPr>
              <w:keepNext w:val="0"/>
              <w:spacing w:before="20" w:after="20" w:line="260" w:lineRule="exact"/>
              <w:ind w:left="0" w:leftChars="0" w:right="0" w:rightChars="0" w:firstLine="0" w:firstLineChars="0"/>
              <w:jc w:val="center"/>
            </w:pPr>
            <w:r>
              <w:rPr>
                <w:rFonts w:ascii="Times New Roman" w:hAnsi="Times New Roman" w:eastAsia="宋体"/>
                <w:b w:val="0"/>
                <w:sz w:val="18"/>
              </w:rPr>
              <w:t>50.17</w:t>
            </w:r>
          </w:p>
        </w:tc>
      </w:tr>
      <w:tr w14:paraId="6E0E7A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138FF32">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E7561E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FDE9C4C">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3EFDFEA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32392E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79E7724">
            <w:pPr>
              <w:keepNext w:val="0"/>
              <w:spacing w:before="20" w:after="20" w:line="260" w:lineRule="exact"/>
              <w:ind w:left="0" w:leftChars="0" w:right="0" w:rightChars="0" w:firstLine="0" w:firstLineChars="0"/>
              <w:jc w:val="center"/>
            </w:pPr>
            <w:r>
              <w:rPr>
                <w:rFonts w:ascii="Times New Roman" w:hAnsi="Times New Roman" w:eastAsia="宋体"/>
                <w:b w:val="0"/>
                <w:sz w:val="18"/>
              </w:rPr>
              <w:t>52.50</w:t>
            </w:r>
          </w:p>
        </w:tc>
        <w:tc>
          <w:tcPr>
            <w:tcW w:w="1187" w:type="dxa"/>
            <w:tcMar>
              <w:left w:w="70" w:type="dxa"/>
              <w:right w:w="70" w:type="dxa"/>
            </w:tcMar>
            <w:vAlign w:val="center"/>
          </w:tcPr>
          <w:p w14:paraId="6EEA69A7">
            <w:pPr>
              <w:keepNext w:val="0"/>
              <w:spacing w:before="20" w:after="20" w:line="260" w:lineRule="exact"/>
              <w:ind w:left="0" w:leftChars="0" w:right="0" w:rightChars="0" w:firstLine="0" w:firstLineChars="0"/>
              <w:jc w:val="center"/>
            </w:pPr>
            <w:r>
              <w:rPr>
                <w:rFonts w:ascii="Times New Roman" w:hAnsi="Times New Roman" w:eastAsia="宋体"/>
                <w:b w:val="0"/>
                <w:sz w:val="18"/>
              </w:rPr>
              <w:t>43.17</w:t>
            </w:r>
          </w:p>
        </w:tc>
      </w:tr>
      <w:tr w14:paraId="3A519D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08E294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CE1B9A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9FD65AE">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528621C4">
            <w:pPr>
              <w:keepNext w:val="0"/>
              <w:spacing w:before="20" w:after="20" w:line="260" w:lineRule="exact"/>
              <w:ind w:left="0" w:leftChars="0" w:right="0" w:rightChars="0" w:firstLine="0" w:firstLineChars="0"/>
              <w:jc w:val="center"/>
            </w:pPr>
            <w:r>
              <w:rPr>
                <w:rFonts w:ascii="Times New Roman" w:hAnsi="Times New Roman" w:eastAsia="宋体"/>
                <w:b w:val="0"/>
                <w:sz w:val="18"/>
              </w:rPr>
              <w:t>7.03</w:t>
            </w:r>
          </w:p>
        </w:tc>
        <w:tc>
          <w:tcPr>
            <w:tcW w:w="1187" w:type="dxa"/>
            <w:tcMar>
              <w:left w:w="70" w:type="dxa"/>
              <w:right w:w="70" w:type="dxa"/>
            </w:tcMar>
            <w:vAlign w:val="center"/>
          </w:tcPr>
          <w:p w14:paraId="0641CCD9">
            <w:pPr>
              <w:keepNext w:val="0"/>
              <w:spacing w:before="20" w:after="20" w:line="260" w:lineRule="exact"/>
              <w:ind w:left="0" w:leftChars="0" w:right="0" w:rightChars="0" w:firstLine="0" w:firstLineChars="0"/>
              <w:jc w:val="center"/>
            </w:pPr>
            <w:r>
              <w:rPr>
                <w:rFonts w:ascii="Times New Roman" w:hAnsi="Times New Roman" w:eastAsia="宋体"/>
                <w:b w:val="0"/>
                <w:sz w:val="18"/>
              </w:rPr>
              <w:t>7.03</w:t>
            </w:r>
          </w:p>
        </w:tc>
        <w:tc>
          <w:tcPr>
            <w:tcW w:w="1187" w:type="dxa"/>
            <w:tcMar>
              <w:left w:w="70" w:type="dxa"/>
              <w:right w:w="70" w:type="dxa"/>
            </w:tcMar>
            <w:vAlign w:val="center"/>
          </w:tcPr>
          <w:p w14:paraId="19B22F19">
            <w:pPr>
              <w:keepNext w:val="0"/>
              <w:spacing w:before="20" w:after="20" w:line="260" w:lineRule="exact"/>
              <w:ind w:left="0" w:leftChars="0" w:right="0" w:rightChars="0" w:firstLine="0" w:firstLineChars="0"/>
              <w:jc w:val="center"/>
            </w:pPr>
            <w:r>
              <w:rPr>
                <w:rFonts w:ascii="Times New Roman" w:hAnsi="Times New Roman" w:eastAsia="宋体"/>
                <w:b w:val="0"/>
                <w:sz w:val="18"/>
              </w:rPr>
              <w:t>63.48</w:t>
            </w:r>
          </w:p>
        </w:tc>
        <w:tc>
          <w:tcPr>
            <w:tcW w:w="1187" w:type="dxa"/>
            <w:tcMar>
              <w:left w:w="70" w:type="dxa"/>
              <w:right w:w="70" w:type="dxa"/>
            </w:tcMar>
            <w:vAlign w:val="center"/>
          </w:tcPr>
          <w:p w14:paraId="45AD19DB">
            <w:pPr>
              <w:keepNext w:val="0"/>
              <w:spacing w:before="20" w:after="20" w:line="260" w:lineRule="exact"/>
              <w:ind w:left="0" w:leftChars="0" w:right="0" w:rightChars="0" w:firstLine="0" w:firstLineChars="0"/>
              <w:jc w:val="center"/>
            </w:pPr>
            <w:r>
              <w:rPr>
                <w:rFonts w:ascii="Times New Roman" w:hAnsi="Times New Roman" w:eastAsia="宋体"/>
                <w:b w:val="0"/>
                <w:sz w:val="18"/>
              </w:rPr>
              <w:t>53.79</w:t>
            </w:r>
          </w:p>
        </w:tc>
      </w:tr>
      <w:tr w14:paraId="61B50D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D37945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B8035F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E4FDE02">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24B9F752">
            <w:pPr>
              <w:keepNext w:val="0"/>
              <w:spacing w:before="20" w:after="20" w:line="260" w:lineRule="exact"/>
              <w:ind w:left="0" w:leftChars="0" w:right="0" w:rightChars="0" w:firstLine="0" w:firstLineChars="0"/>
              <w:jc w:val="center"/>
            </w:pPr>
            <w:r>
              <w:rPr>
                <w:rFonts w:ascii="Times New Roman" w:hAnsi="Times New Roman" w:eastAsia="宋体"/>
                <w:b w:val="0"/>
                <w:sz w:val="18"/>
              </w:rPr>
              <w:t>16.06</w:t>
            </w:r>
          </w:p>
        </w:tc>
        <w:tc>
          <w:tcPr>
            <w:tcW w:w="1187" w:type="dxa"/>
            <w:tcMar>
              <w:left w:w="70" w:type="dxa"/>
              <w:right w:w="70" w:type="dxa"/>
            </w:tcMar>
            <w:vAlign w:val="center"/>
          </w:tcPr>
          <w:p w14:paraId="550D9B2E">
            <w:pPr>
              <w:keepNext w:val="0"/>
              <w:spacing w:before="20" w:after="20" w:line="260" w:lineRule="exact"/>
              <w:ind w:left="0" w:leftChars="0" w:right="0" w:rightChars="0" w:firstLine="0" w:firstLineChars="0"/>
              <w:jc w:val="center"/>
            </w:pPr>
            <w:r>
              <w:rPr>
                <w:rFonts w:ascii="Times New Roman" w:hAnsi="Times New Roman" w:eastAsia="宋体"/>
                <w:b w:val="0"/>
                <w:sz w:val="18"/>
              </w:rPr>
              <w:t>16.06</w:t>
            </w:r>
          </w:p>
        </w:tc>
        <w:tc>
          <w:tcPr>
            <w:tcW w:w="1187" w:type="dxa"/>
            <w:tcMar>
              <w:left w:w="70" w:type="dxa"/>
              <w:right w:w="70" w:type="dxa"/>
            </w:tcMar>
            <w:vAlign w:val="center"/>
          </w:tcPr>
          <w:p w14:paraId="0353EB38">
            <w:pPr>
              <w:keepNext w:val="0"/>
              <w:spacing w:before="20" w:after="20" w:line="260" w:lineRule="exact"/>
              <w:ind w:left="0" w:leftChars="0" w:right="0" w:rightChars="0" w:firstLine="0" w:firstLineChars="0"/>
              <w:jc w:val="center"/>
            </w:pPr>
            <w:r>
              <w:rPr>
                <w:rFonts w:ascii="Times New Roman" w:hAnsi="Times New Roman" w:eastAsia="宋体"/>
                <w:b w:val="0"/>
                <w:sz w:val="18"/>
              </w:rPr>
              <w:t>79.61</w:t>
            </w:r>
          </w:p>
        </w:tc>
        <w:tc>
          <w:tcPr>
            <w:tcW w:w="1187" w:type="dxa"/>
            <w:tcMar>
              <w:left w:w="70" w:type="dxa"/>
              <w:right w:w="70" w:type="dxa"/>
            </w:tcMar>
            <w:vAlign w:val="center"/>
          </w:tcPr>
          <w:p w14:paraId="53E851AB">
            <w:pPr>
              <w:keepNext w:val="0"/>
              <w:spacing w:before="20" w:after="20" w:line="260" w:lineRule="exact"/>
              <w:ind w:left="0" w:leftChars="0" w:right="0" w:rightChars="0" w:firstLine="0" w:firstLineChars="0"/>
              <w:jc w:val="center"/>
            </w:pPr>
            <w:r>
              <w:rPr>
                <w:rFonts w:ascii="Times New Roman" w:hAnsi="Times New Roman" w:eastAsia="宋体"/>
                <w:b w:val="0"/>
                <w:sz w:val="18"/>
              </w:rPr>
              <w:t>61.68</w:t>
            </w:r>
          </w:p>
        </w:tc>
      </w:tr>
      <w:tr w14:paraId="24AD33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CA9B6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9EA321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B9D5A4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7D56A17A">
            <w:pPr>
              <w:keepNext w:val="0"/>
              <w:spacing w:before="20" w:after="20" w:line="260" w:lineRule="exact"/>
              <w:ind w:left="0" w:leftChars="0" w:right="0" w:rightChars="0" w:firstLine="0" w:firstLineChars="0"/>
              <w:jc w:val="center"/>
            </w:pPr>
            <w:r>
              <w:rPr>
                <w:rFonts w:ascii="Times New Roman" w:hAnsi="Times New Roman" w:eastAsia="宋体"/>
                <w:b w:val="0"/>
                <w:sz w:val="18"/>
              </w:rPr>
              <w:t>3.41</w:t>
            </w:r>
          </w:p>
        </w:tc>
        <w:tc>
          <w:tcPr>
            <w:tcW w:w="1187" w:type="dxa"/>
            <w:tcMar>
              <w:left w:w="70" w:type="dxa"/>
              <w:right w:w="70" w:type="dxa"/>
            </w:tcMar>
            <w:vAlign w:val="center"/>
          </w:tcPr>
          <w:p w14:paraId="4F856EC1">
            <w:pPr>
              <w:keepNext w:val="0"/>
              <w:spacing w:before="20" w:after="20" w:line="260" w:lineRule="exact"/>
              <w:ind w:left="0" w:leftChars="0" w:right="0" w:rightChars="0" w:firstLine="0" w:firstLineChars="0"/>
              <w:jc w:val="center"/>
            </w:pPr>
            <w:r>
              <w:rPr>
                <w:rFonts w:ascii="Times New Roman" w:hAnsi="Times New Roman" w:eastAsia="宋体"/>
                <w:b w:val="0"/>
                <w:sz w:val="18"/>
              </w:rPr>
              <w:t>3.41</w:t>
            </w:r>
          </w:p>
        </w:tc>
        <w:tc>
          <w:tcPr>
            <w:tcW w:w="1187" w:type="dxa"/>
            <w:tcMar>
              <w:left w:w="70" w:type="dxa"/>
              <w:right w:w="70" w:type="dxa"/>
            </w:tcMar>
            <w:vAlign w:val="center"/>
          </w:tcPr>
          <w:p w14:paraId="565A3E27">
            <w:pPr>
              <w:keepNext w:val="0"/>
              <w:spacing w:before="20" w:after="20" w:line="260" w:lineRule="exact"/>
              <w:ind w:left="0" w:leftChars="0" w:right="0" w:rightChars="0" w:firstLine="0" w:firstLineChars="0"/>
              <w:jc w:val="center"/>
            </w:pPr>
            <w:r>
              <w:rPr>
                <w:rFonts w:ascii="Times New Roman" w:hAnsi="Times New Roman" w:eastAsia="宋体"/>
                <w:b w:val="0"/>
                <w:sz w:val="18"/>
              </w:rPr>
              <w:t>59.40</w:t>
            </w:r>
          </w:p>
        </w:tc>
        <w:tc>
          <w:tcPr>
            <w:tcW w:w="1187" w:type="dxa"/>
            <w:tcMar>
              <w:left w:w="70" w:type="dxa"/>
              <w:right w:w="70" w:type="dxa"/>
            </w:tcMar>
            <w:vAlign w:val="center"/>
          </w:tcPr>
          <w:p w14:paraId="551ED930">
            <w:pPr>
              <w:keepNext w:val="0"/>
              <w:spacing w:before="20" w:after="20" w:line="260" w:lineRule="exact"/>
              <w:ind w:left="0" w:leftChars="0" w:right="0" w:rightChars="0" w:firstLine="0" w:firstLineChars="0"/>
              <w:jc w:val="center"/>
            </w:pPr>
            <w:r>
              <w:rPr>
                <w:rFonts w:ascii="Times New Roman" w:hAnsi="Times New Roman" w:eastAsia="宋体"/>
                <w:b w:val="0"/>
                <w:sz w:val="18"/>
              </w:rPr>
              <w:t>50.17</w:t>
            </w:r>
          </w:p>
        </w:tc>
      </w:tr>
      <w:tr w14:paraId="32CE66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B67727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0E3A85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B47F5EA">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5684A30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74667F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E601FD2">
            <w:pPr>
              <w:keepNext w:val="0"/>
              <w:spacing w:before="20" w:after="20" w:line="260" w:lineRule="exact"/>
              <w:ind w:left="0" w:leftChars="0" w:right="0" w:rightChars="0" w:firstLine="0" w:firstLineChars="0"/>
              <w:jc w:val="center"/>
            </w:pPr>
            <w:r>
              <w:rPr>
                <w:rFonts w:ascii="Times New Roman" w:hAnsi="Times New Roman" w:eastAsia="宋体"/>
                <w:b w:val="0"/>
                <w:sz w:val="18"/>
              </w:rPr>
              <w:t>52.50</w:t>
            </w:r>
          </w:p>
        </w:tc>
        <w:tc>
          <w:tcPr>
            <w:tcW w:w="1187" w:type="dxa"/>
            <w:tcMar>
              <w:left w:w="70" w:type="dxa"/>
              <w:right w:w="70" w:type="dxa"/>
            </w:tcMar>
            <w:vAlign w:val="center"/>
          </w:tcPr>
          <w:p w14:paraId="5EC5628B">
            <w:pPr>
              <w:keepNext w:val="0"/>
              <w:spacing w:before="20" w:after="20" w:line="260" w:lineRule="exact"/>
              <w:ind w:left="0" w:leftChars="0" w:right="0" w:rightChars="0" w:firstLine="0" w:firstLineChars="0"/>
              <w:jc w:val="center"/>
            </w:pPr>
            <w:r>
              <w:rPr>
                <w:rFonts w:ascii="Times New Roman" w:hAnsi="Times New Roman" w:eastAsia="宋体"/>
                <w:b w:val="0"/>
                <w:sz w:val="18"/>
              </w:rPr>
              <w:t>43.17</w:t>
            </w:r>
          </w:p>
        </w:tc>
      </w:tr>
      <w:tr w14:paraId="1809BF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E1E9BF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EBDEA0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CC73EF9">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7A3BD2CA">
            <w:pPr>
              <w:keepNext w:val="0"/>
              <w:spacing w:before="20" w:after="20" w:line="260" w:lineRule="exact"/>
              <w:ind w:left="0" w:leftChars="0" w:right="0" w:rightChars="0" w:firstLine="0" w:firstLineChars="0"/>
              <w:jc w:val="center"/>
            </w:pPr>
            <w:r>
              <w:rPr>
                <w:rFonts w:ascii="Times New Roman" w:hAnsi="Times New Roman" w:eastAsia="宋体"/>
                <w:b w:val="0"/>
                <w:sz w:val="18"/>
              </w:rPr>
              <w:t>7.03</w:t>
            </w:r>
          </w:p>
        </w:tc>
        <w:tc>
          <w:tcPr>
            <w:tcW w:w="1187" w:type="dxa"/>
            <w:tcMar>
              <w:left w:w="70" w:type="dxa"/>
              <w:right w:w="70" w:type="dxa"/>
            </w:tcMar>
            <w:vAlign w:val="center"/>
          </w:tcPr>
          <w:p w14:paraId="4D4DD8C2">
            <w:pPr>
              <w:keepNext w:val="0"/>
              <w:spacing w:before="20" w:after="20" w:line="260" w:lineRule="exact"/>
              <w:ind w:left="0" w:leftChars="0" w:right="0" w:rightChars="0" w:firstLine="0" w:firstLineChars="0"/>
              <w:jc w:val="center"/>
            </w:pPr>
            <w:r>
              <w:rPr>
                <w:rFonts w:ascii="Times New Roman" w:hAnsi="Times New Roman" w:eastAsia="宋体"/>
                <w:b w:val="0"/>
                <w:sz w:val="18"/>
              </w:rPr>
              <w:t>7.03</w:t>
            </w:r>
          </w:p>
        </w:tc>
        <w:tc>
          <w:tcPr>
            <w:tcW w:w="1187" w:type="dxa"/>
            <w:tcMar>
              <w:left w:w="70" w:type="dxa"/>
              <w:right w:w="70" w:type="dxa"/>
            </w:tcMar>
            <w:vAlign w:val="center"/>
          </w:tcPr>
          <w:p w14:paraId="1E86D2FD">
            <w:pPr>
              <w:keepNext w:val="0"/>
              <w:spacing w:before="20" w:after="20" w:line="260" w:lineRule="exact"/>
              <w:ind w:left="0" w:leftChars="0" w:right="0" w:rightChars="0" w:firstLine="0" w:firstLineChars="0"/>
              <w:jc w:val="center"/>
            </w:pPr>
            <w:r>
              <w:rPr>
                <w:rFonts w:ascii="Times New Roman" w:hAnsi="Times New Roman" w:eastAsia="宋体"/>
                <w:b w:val="0"/>
                <w:sz w:val="18"/>
              </w:rPr>
              <w:t>63.48</w:t>
            </w:r>
          </w:p>
        </w:tc>
        <w:tc>
          <w:tcPr>
            <w:tcW w:w="1187" w:type="dxa"/>
            <w:tcMar>
              <w:left w:w="70" w:type="dxa"/>
              <w:right w:w="70" w:type="dxa"/>
            </w:tcMar>
            <w:vAlign w:val="center"/>
          </w:tcPr>
          <w:p w14:paraId="356EDB96">
            <w:pPr>
              <w:keepNext w:val="0"/>
              <w:spacing w:before="20" w:after="20" w:line="260" w:lineRule="exact"/>
              <w:ind w:left="0" w:leftChars="0" w:right="0" w:rightChars="0" w:firstLine="0" w:firstLineChars="0"/>
              <w:jc w:val="center"/>
            </w:pPr>
            <w:r>
              <w:rPr>
                <w:rFonts w:ascii="Times New Roman" w:hAnsi="Times New Roman" w:eastAsia="宋体"/>
                <w:b w:val="0"/>
                <w:sz w:val="18"/>
              </w:rPr>
              <w:t>53.79</w:t>
            </w:r>
          </w:p>
        </w:tc>
      </w:tr>
      <w:tr w14:paraId="58D90E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D4263F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31C11E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B884174">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32E234A5">
            <w:pPr>
              <w:keepNext w:val="0"/>
              <w:spacing w:before="20" w:after="20" w:line="260" w:lineRule="exact"/>
              <w:ind w:left="0" w:leftChars="0" w:right="0" w:rightChars="0" w:firstLine="0" w:firstLineChars="0"/>
              <w:jc w:val="center"/>
            </w:pPr>
            <w:r>
              <w:rPr>
                <w:rFonts w:ascii="Times New Roman" w:hAnsi="Times New Roman" w:eastAsia="宋体"/>
                <w:b w:val="0"/>
                <w:sz w:val="18"/>
              </w:rPr>
              <w:t>16.06</w:t>
            </w:r>
          </w:p>
        </w:tc>
        <w:tc>
          <w:tcPr>
            <w:tcW w:w="1187" w:type="dxa"/>
            <w:tcMar>
              <w:left w:w="70" w:type="dxa"/>
              <w:right w:w="70" w:type="dxa"/>
            </w:tcMar>
            <w:vAlign w:val="center"/>
          </w:tcPr>
          <w:p w14:paraId="271A3966">
            <w:pPr>
              <w:keepNext w:val="0"/>
              <w:spacing w:before="20" w:after="20" w:line="260" w:lineRule="exact"/>
              <w:ind w:left="0" w:leftChars="0" w:right="0" w:rightChars="0" w:firstLine="0" w:firstLineChars="0"/>
              <w:jc w:val="center"/>
            </w:pPr>
            <w:r>
              <w:rPr>
                <w:rFonts w:ascii="Times New Roman" w:hAnsi="Times New Roman" w:eastAsia="宋体"/>
                <w:b w:val="0"/>
                <w:sz w:val="18"/>
              </w:rPr>
              <w:t>16.06</w:t>
            </w:r>
          </w:p>
        </w:tc>
        <w:tc>
          <w:tcPr>
            <w:tcW w:w="1187" w:type="dxa"/>
            <w:tcMar>
              <w:left w:w="70" w:type="dxa"/>
              <w:right w:w="70" w:type="dxa"/>
            </w:tcMar>
            <w:vAlign w:val="center"/>
          </w:tcPr>
          <w:p w14:paraId="1F948760">
            <w:pPr>
              <w:keepNext w:val="0"/>
              <w:spacing w:before="20" w:after="20" w:line="260" w:lineRule="exact"/>
              <w:ind w:left="0" w:leftChars="0" w:right="0" w:rightChars="0" w:firstLine="0" w:firstLineChars="0"/>
              <w:jc w:val="center"/>
            </w:pPr>
            <w:r>
              <w:rPr>
                <w:rFonts w:ascii="Times New Roman" w:hAnsi="Times New Roman" w:eastAsia="宋体"/>
                <w:b w:val="0"/>
                <w:sz w:val="18"/>
              </w:rPr>
              <w:t>79.29</w:t>
            </w:r>
          </w:p>
        </w:tc>
        <w:tc>
          <w:tcPr>
            <w:tcW w:w="1187" w:type="dxa"/>
            <w:tcMar>
              <w:left w:w="70" w:type="dxa"/>
              <w:right w:w="70" w:type="dxa"/>
            </w:tcMar>
            <w:vAlign w:val="center"/>
          </w:tcPr>
          <w:p w14:paraId="777EC634">
            <w:pPr>
              <w:keepNext w:val="0"/>
              <w:spacing w:before="20" w:after="20" w:line="260" w:lineRule="exact"/>
              <w:ind w:left="0" w:leftChars="0" w:right="0" w:rightChars="0" w:firstLine="0" w:firstLineChars="0"/>
              <w:jc w:val="center"/>
            </w:pPr>
            <w:r>
              <w:rPr>
                <w:rFonts w:ascii="Times New Roman" w:hAnsi="Times New Roman" w:eastAsia="宋体"/>
                <w:b w:val="0"/>
                <w:sz w:val="18"/>
              </w:rPr>
              <w:t>62.82</w:t>
            </w:r>
          </w:p>
        </w:tc>
      </w:tr>
      <w:tr w14:paraId="571D73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4452F8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D07764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87B9738">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3E4A7B95">
            <w:pPr>
              <w:keepNext w:val="0"/>
              <w:spacing w:before="20" w:after="20" w:line="260" w:lineRule="exact"/>
              <w:ind w:left="0" w:leftChars="0" w:right="0" w:rightChars="0" w:firstLine="0" w:firstLineChars="0"/>
              <w:jc w:val="center"/>
            </w:pPr>
            <w:r>
              <w:rPr>
                <w:rFonts w:ascii="Times New Roman" w:hAnsi="Times New Roman" w:eastAsia="宋体"/>
                <w:b w:val="0"/>
                <w:sz w:val="18"/>
              </w:rPr>
              <w:t>11.08</w:t>
            </w:r>
          </w:p>
        </w:tc>
        <w:tc>
          <w:tcPr>
            <w:tcW w:w="1187" w:type="dxa"/>
            <w:tcMar>
              <w:left w:w="70" w:type="dxa"/>
              <w:right w:w="70" w:type="dxa"/>
            </w:tcMar>
            <w:vAlign w:val="center"/>
          </w:tcPr>
          <w:p w14:paraId="757E1CD8">
            <w:pPr>
              <w:keepNext w:val="0"/>
              <w:spacing w:before="20" w:after="20" w:line="260" w:lineRule="exact"/>
              <w:ind w:left="0" w:leftChars="0" w:right="0" w:rightChars="0" w:firstLine="0" w:firstLineChars="0"/>
              <w:jc w:val="center"/>
            </w:pPr>
            <w:r>
              <w:rPr>
                <w:rFonts w:ascii="Times New Roman" w:hAnsi="Times New Roman" w:eastAsia="宋体"/>
                <w:b w:val="0"/>
                <w:sz w:val="18"/>
              </w:rPr>
              <w:t>11.08</w:t>
            </w:r>
          </w:p>
        </w:tc>
        <w:tc>
          <w:tcPr>
            <w:tcW w:w="1187" w:type="dxa"/>
            <w:tcMar>
              <w:left w:w="70" w:type="dxa"/>
              <w:right w:w="70" w:type="dxa"/>
            </w:tcMar>
            <w:vAlign w:val="center"/>
          </w:tcPr>
          <w:p w14:paraId="19FDDE6D">
            <w:pPr>
              <w:keepNext w:val="0"/>
              <w:spacing w:before="20" w:after="20" w:line="260" w:lineRule="exact"/>
              <w:ind w:left="0" w:leftChars="0" w:right="0" w:rightChars="0" w:firstLine="0" w:firstLineChars="0"/>
              <w:jc w:val="center"/>
            </w:pPr>
            <w:r>
              <w:rPr>
                <w:rFonts w:ascii="Times New Roman" w:hAnsi="Times New Roman" w:eastAsia="宋体"/>
                <w:b w:val="0"/>
                <w:sz w:val="18"/>
              </w:rPr>
              <w:t>70.10</w:t>
            </w:r>
          </w:p>
        </w:tc>
        <w:tc>
          <w:tcPr>
            <w:tcW w:w="1187" w:type="dxa"/>
            <w:tcMar>
              <w:left w:w="70" w:type="dxa"/>
              <w:right w:w="70" w:type="dxa"/>
            </w:tcMar>
            <w:vAlign w:val="center"/>
          </w:tcPr>
          <w:p w14:paraId="42BDCF92">
            <w:pPr>
              <w:keepNext w:val="0"/>
              <w:spacing w:before="20" w:after="20" w:line="260" w:lineRule="exact"/>
              <w:ind w:left="0" w:leftChars="0" w:right="0" w:rightChars="0" w:firstLine="0" w:firstLineChars="0"/>
              <w:jc w:val="center"/>
            </w:pPr>
            <w:r>
              <w:rPr>
                <w:rFonts w:ascii="Times New Roman" w:hAnsi="Times New Roman" w:eastAsia="宋体"/>
                <w:b w:val="0"/>
                <w:sz w:val="18"/>
              </w:rPr>
              <w:t>70.10</w:t>
            </w:r>
          </w:p>
        </w:tc>
      </w:tr>
      <w:tr w14:paraId="5D0B42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8121A0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650690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87B07E9">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58434CF8">
            <w:pPr>
              <w:keepNext w:val="0"/>
              <w:spacing w:before="20" w:after="20" w:line="260" w:lineRule="exact"/>
              <w:ind w:left="0" w:leftChars="0" w:right="0" w:rightChars="0" w:firstLine="0" w:firstLineChars="0"/>
              <w:jc w:val="center"/>
            </w:pPr>
            <w:r>
              <w:rPr>
                <w:rFonts w:ascii="Times New Roman" w:hAnsi="Times New Roman" w:eastAsia="宋体"/>
                <w:b w:val="0"/>
                <w:sz w:val="18"/>
              </w:rPr>
              <w:t>26.05</w:t>
            </w:r>
          </w:p>
        </w:tc>
        <w:tc>
          <w:tcPr>
            <w:tcW w:w="1187" w:type="dxa"/>
            <w:tcMar>
              <w:left w:w="70" w:type="dxa"/>
              <w:right w:w="70" w:type="dxa"/>
            </w:tcMar>
            <w:vAlign w:val="center"/>
          </w:tcPr>
          <w:p w14:paraId="77C096D8">
            <w:pPr>
              <w:keepNext w:val="0"/>
              <w:spacing w:before="20" w:after="20" w:line="260" w:lineRule="exact"/>
              <w:ind w:left="0" w:leftChars="0" w:right="0" w:rightChars="0" w:firstLine="0" w:firstLineChars="0"/>
              <w:jc w:val="center"/>
            </w:pPr>
            <w:r>
              <w:rPr>
                <w:rFonts w:ascii="Times New Roman" w:hAnsi="Times New Roman" w:eastAsia="宋体"/>
                <w:b w:val="0"/>
                <w:sz w:val="18"/>
              </w:rPr>
              <w:t>26.05</w:t>
            </w:r>
          </w:p>
        </w:tc>
        <w:tc>
          <w:tcPr>
            <w:tcW w:w="1187" w:type="dxa"/>
            <w:tcMar>
              <w:left w:w="70" w:type="dxa"/>
              <w:right w:w="70" w:type="dxa"/>
            </w:tcMar>
            <w:vAlign w:val="center"/>
          </w:tcPr>
          <w:p w14:paraId="7E51D371">
            <w:pPr>
              <w:keepNext w:val="0"/>
              <w:spacing w:before="20" w:after="20" w:line="260" w:lineRule="exact"/>
              <w:ind w:left="0" w:leftChars="0" w:right="0" w:rightChars="0" w:firstLine="0" w:firstLineChars="0"/>
              <w:jc w:val="center"/>
            </w:pPr>
            <w:r>
              <w:rPr>
                <w:rFonts w:ascii="Times New Roman" w:hAnsi="Times New Roman" w:eastAsia="宋体"/>
                <w:b w:val="0"/>
                <w:sz w:val="18"/>
              </w:rPr>
              <w:t>85.90</w:t>
            </w:r>
          </w:p>
        </w:tc>
        <w:tc>
          <w:tcPr>
            <w:tcW w:w="1187" w:type="dxa"/>
            <w:tcMar>
              <w:left w:w="70" w:type="dxa"/>
              <w:right w:w="70" w:type="dxa"/>
            </w:tcMar>
            <w:vAlign w:val="center"/>
          </w:tcPr>
          <w:p w14:paraId="49E54115">
            <w:pPr>
              <w:keepNext w:val="0"/>
              <w:spacing w:before="20" w:after="20" w:line="260" w:lineRule="exact"/>
              <w:ind w:left="0" w:leftChars="0" w:right="0" w:rightChars="0" w:firstLine="0" w:firstLineChars="0"/>
              <w:jc w:val="center"/>
            </w:pPr>
            <w:r>
              <w:rPr>
                <w:rFonts w:ascii="Times New Roman" w:hAnsi="Times New Roman" w:eastAsia="宋体"/>
                <w:b w:val="0"/>
                <w:sz w:val="18"/>
              </w:rPr>
              <w:t>85.90</w:t>
            </w:r>
          </w:p>
        </w:tc>
      </w:tr>
      <w:tr w14:paraId="5982DD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626323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9B8890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764BFDB">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1CA04F3D">
            <w:pPr>
              <w:keepNext w:val="0"/>
              <w:spacing w:before="20" w:after="20" w:line="260" w:lineRule="exact"/>
              <w:ind w:left="0" w:leftChars="0" w:right="0" w:rightChars="0" w:firstLine="0" w:firstLineChars="0"/>
              <w:jc w:val="center"/>
            </w:pPr>
            <w:r>
              <w:rPr>
                <w:rFonts w:ascii="Times New Roman" w:hAnsi="Times New Roman" w:eastAsia="宋体"/>
                <w:b w:val="0"/>
                <w:sz w:val="18"/>
              </w:rPr>
              <w:t>12.70</w:t>
            </w:r>
          </w:p>
        </w:tc>
        <w:tc>
          <w:tcPr>
            <w:tcW w:w="1187" w:type="dxa"/>
            <w:tcMar>
              <w:left w:w="70" w:type="dxa"/>
              <w:right w:w="70" w:type="dxa"/>
            </w:tcMar>
            <w:vAlign w:val="center"/>
          </w:tcPr>
          <w:p w14:paraId="7D00ED4F">
            <w:pPr>
              <w:keepNext w:val="0"/>
              <w:spacing w:before="20" w:after="20" w:line="260" w:lineRule="exact"/>
              <w:ind w:left="0" w:leftChars="0" w:right="0" w:rightChars="0" w:firstLine="0" w:firstLineChars="0"/>
              <w:jc w:val="center"/>
            </w:pPr>
            <w:r>
              <w:rPr>
                <w:rFonts w:ascii="Times New Roman" w:hAnsi="Times New Roman" w:eastAsia="宋体"/>
                <w:b w:val="0"/>
                <w:sz w:val="18"/>
              </w:rPr>
              <w:t>12.70</w:t>
            </w:r>
          </w:p>
        </w:tc>
        <w:tc>
          <w:tcPr>
            <w:tcW w:w="1187" w:type="dxa"/>
            <w:tcMar>
              <w:left w:w="70" w:type="dxa"/>
              <w:right w:w="70" w:type="dxa"/>
            </w:tcMar>
            <w:vAlign w:val="center"/>
          </w:tcPr>
          <w:p w14:paraId="6FEE86A2">
            <w:pPr>
              <w:keepNext w:val="0"/>
              <w:spacing w:before="20" w:after="20" w:line="260" w:lineRule="exact"/>
              <w:ind w:left="0" w:leftChars="0" w:right="0" w:rightChars="0" w:firstLine="0" w:firstLineChars="0"/>
              <w:jc w:val="center"/>
            </w:pPr>
            <w:r>
              <w:rPr>
                <w:rFonts w:ascii="Times New Roman" w:hAnsi="Times New Roman" w:eastAsia="宋体"/>
                <w:b w:val="0"/>
                <w:sz w:val="18"/>
              </w:rPr>
              <w:t>72.55</w:t>
            </w:r>
          </w:p>
        </w:tc>
        <w:tc>
          <w:tcPr>
            <w:tcW w:w="1187" w:type="dxa"/>
            <w:tcMar>
              <w:left w:w="70" w:type="dxa"/>
              <w:right w:w="70" w:type="dxa"/>
            </w:tcMar>
            <w:vAlign w:val="center"/>
          </w:tcPr>
          <w:p w14:paraId="3D460297">
            <w:pPr>
              <w:keepNext w:val="0"/>
              <w:spacing w:before="20" w:after="20" w:line="260" w:lineRule="exact"/>
              <w:ind w:left="0" w:leftChars="0" w:right="0" w:rightChars="0" w:firstLine="0" w:firstLineChars="0"/>
              <w:jc w:val="center"/>
            </w:pPr>
            <w:r>
              <w:rPr>
                <w:rFonts w:ascii="Times New Roman" w:hAnsi="Times New Roman" w:eastAsia="宋体"/>
                <w:b w:val="0"/>
                <w:sz w:val="18"/>
              </w:rPr>
              <w:t>72.55</w:t>
            </w:r>
          </w:p>
        </w:tc>
      </w:tr>
      <w:tr w14:paraId="0046CA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64EA06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4B95D5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4A248C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7891BEFA">
            <w:pPr>
              <w:keepNext w:val="0"/>
              <w:spacing w:before="20" w:after="20" w:line="260" w:lineRule="exact"/>
              <w:ind w:left="0" w:leftChars="0" w:right="0" w:rightChars="0" w:firstLine="0" w:firstLineChars="0"/>
              <w:jc w:val="center"/>
            </w:pPr>
            <w:r>
              <w:rPr>
                <w:rFonts w:ascii="Times New Roman" w:hAnsi="Times New Roman" w:eastAsia="宋体"/>
                <w:b w:val="0"/>
                <w:sz w:val="18"/>
              </w:rPr>
              <w:t>24.12</w:t>
            </w:r>
          </w:p>
        </w:tc>
        <w:tc>
          <w:tcPr>
            <w:tcW w:w="1187" w:type="dxa"/>
            <w:tcMar>
              <w:left w:w="70" w:type="dxa"/>
              <w:right w:w="70" w:type="dxa"/>
            </w:tcMar>
            <w:vAlign w:val="center"/>
          </w:tcPr>
          <w:p w14:paraId="5D04530A">
            <w:pPr>
              <w:keepNext w:val="0"/>
              <w:spacing w:before="20" w:after="20" w:line="260" w:lineRule="exact"/>
              <w:ind w:left="0" w:leftChars="0" w:right="0" w:rightChars="0" w:firstLine="0" w:firstLineChars="0"/>
              <w:jc w:val="center"/>
            </w:pPr>
            <w:r>
              <w:rPr>
                <w:rFonts w:ascii="Times New Roman" w:hAnsi="Times New Roman" w:eastAsia="宋体"/>
                <w:b w:val="0"/>
                <w:sz w:val="18"/>
              </w:rPr>
              <w:t>24.12</w:t>
            </w:r>
          </w:p>
        </w:tc>
        <w:tc>
          <w:tcPr>
            <w:tcW w:w="1187" w:type="dxa"/>
            <w:tcMar>
              <w:left w:w="70" w:type="dxa"/>
              <w:right w:w="70" w:type="dxa"/>
            </w:tcMar>
            <w:vAlign w:val="center"/>
          </w:tcPr>
          <w:p w14:paraId="039CD8B0">
            <w:pPr>
              <w:keepNext w:val="0"/>
              <w:spacing w:before="20" w:after="20" w:line="260" w:lineRule="exact"/>
              <w:ind w:left="0" w:leftChars="0" w:right="0" w:rightChars="0" w:firstLine="0" w:firstLineChars="0"/>
              <w:jc w:val="center"/>
            </w:pPr>
            <w:r>
              <w:rPr>
                <w:rFonts w:ascii="Times New Roman" w:hAnsi="Times New Roman" w:eastAsia="宋体"/>
                <w:b w:val="0"/>
                <w:sz w:val="18"/>
              </w:rPr>
              <w:t>83.97</w:t>
            </w:r>
          </w:p>
        </w:tc>
        <w:tc>
          <w:tcPr>
            <w:tcW w:w="1187" w:type="dxa"/>
            <w:tcMar>
              <w:left w:w="70" w:type="dxa"/>
              <w:right w:w="70" w:type="dxa"/>
            </w:tcMar>
            <w:vAlign w:val="center"/>
          </w:tcPr>
          <w:p w14:paraId="5D5E186F">
            <w:pPr>
              <w:keepNext w:val="0"/>
              <w:spacing w:before="20" w:after="20" w:line="260" w:lineRule="exact"/>
              <w:ind w:left="0" w:leftChars="0" w:right="0" w:rightChars="0" w:firstLine="0" w:firstLineChars="0"/>
              <w:jc w:val="center"/>
            </w:pPr>
            <w:r>
              <w:rPr>
                <w:rFonts w:ascii="Times New Roman" w:hAnsi="Times New Roman" w:eastAsia="宋体"/>
                <w:b w:val="0"/>
                <w:sz w:val="18"/>
              </w:rPr>
              <w:t>83.97</w:t>
            </w:r>
          </w:p>
        </w:tc>
      </w:tr>
      <w:tr w14:paraId="5314D1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8AC0B7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DC292C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CD0816C">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0BB20557">
            <w:pPr>
              <w:keepNext w:val="0"/>
              <w:spacing w:before="20" w:after="20" w:line="260" w:lineRule="exact"/>
              <w:ind w:left="0" w:leftChars="0" w:right="0" w:rightChars="0" w:firstLine="0" w:firstLineChars="0"/>
              <w:jc w:val="center"/>
            </w:pPr>
            <w:r>
              <w:rPr>
                <w:rFonts w:ascii="Times New Roman" w:hAnsi="Times New Roman" w:eastAsia="宋体"/>
                <w:b w:val="0"/>
                <w:sz w:val="18"/>
              </w:rPr>
              <w:t>11.08</w:t>
            </w:r>
          </w:p>
        </w:tc>
        <w:tc>
          <w:tcPr>
            <w:tcW w:w="1187" w:type="dxa"/>
            <w:tcMar>
              <w:left w:w="70" w:type="dxa"/>
              <w:right w:w="70" w:type="dxa"/>
            </w:tcMar>
            <w:vAlign w:val="center"/>
          </w:tcPr>
          <w:p w14:paraId="7F741078">
            <w:pPr>
              <w:keepNext w:val="0"/>
              <w:spacing w:before="20" w:after="20" w:line="260" w:lineRule="exact"/>
              <w:ind w:left="0" w:leftChars="0" w:right="0" w:rightChars="0" w:firstLine="0" w:firstLineChars="0"/>
              <w:jc w:val="center"/>
            </w:pPr>
            <w:r>
              <w:rPr>
                <w:rFonts w:ascii="Times New Roman" w:hAnsi="Times New Roman" w:eastAsia="宋体"/>
                <w:b w:val="0"/>
                <w:sz w:val="18"/>
              </w:rPr>
              <w:t>11.08</w:t>
            </w:r>
          </w:p>
        </w:tc>
        <w:tc>
          <w:tcPr>
            <w:tcW w:w="1187" w:type="dxa"/>
            <w:tcMar>
              <w:left w:w="70" w:type="dxa"/>
              <w:right w:w="70" w:type="dxa"/>
            </w:tcMar>
            <w:vAlign w:val="center"/>
          </w:tcPr>
          <w:p w14:paraId="14063C52">
            <w:pPr>
              <w:keepNext w:val="0"/>
              <w:spacing w:before="20" w:after="20" w:line="260" w:lineRule="exact"/>
              <w:ind w:left="0" w:leftChars="0" w:right="0" w:rightChars="0" w:firstLine="0" w:firstLineChars="0"/>
              <w:jc w:val="center"/>
            </w:pPr>
            <w:r>
              <w:rPr>
                <w:rFonts w:ascii="Times New Roman" w:hAnsi="Times New Roman" w:eastAsia="宋体"/>
                <w:b w:val="0"/>
                <w:sz w:val="18"/>
              </w:rPr>
              <w:t>70.10</w:t>
            </w:r>
          </w:p>
        </w:tc>
        <w:tc>
          <w:tcPr>
            <w:tcW w:w="1187" w:type="dxa"/>
            <w:tcMar>
              <w:left w:w="70" w:type="dxa"/>
              <w:right w:w="70" w:type="dxa"/>
            </w:tcMar>
            <w:vAlign w:val="center"/>
          </w:tcPr>
          <w:p w14:paraId="1D550DB5">
            <w:pPr>
              <w:keepNext w:val="0"/>
              <w:spacing w:before="20" w:after="20" w:line="260" w:lineRule="exact"/>
              <w:ind w:left="0" w:leftChars="0" w:right="0" w:rightChars="0" w:firstLine="0" w:firstLineChars="0"/>
              <w:jc w:val="center"/>
            </w:pPr>
            <w:r>
              <w:rPr>
                <w:rFonts w:ascii="Times New Roman" w:hAnsi="Times New Roman" w:eastAsia="宋体"/>
                <w:b w:val="0"/>
                <w:sz w:val="18"/>
              </w:rPr>
              <w:t>70.10</w:t>
            </w:r>
          </w:p>
        </w:tc>
      </w:tr>
      <w:tr w14:paraId="50367C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1CB48C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8B97D8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D695545">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6056CDD1">
            <w:pPr>
              <w:keepNext w:val="0"/>
              <w:spacing w:before="20" w:after="20" w:line="260" w:lineRule="exact"/>
              <w:ind w:left="0" w:leftChars="0" w:right="0" w:rightChars="0" w:firstLine="0" w:firstLineChars="0"/>
              <w:jc w:val="center"/>
            </w:pPr>
            <w:r>
              <w:rPr>
                <w:rFonts w:ascii="Times New Roman" w:hAnsi="Times New Roman" w:eastAsia="宋体"/>
                <w:b w:val="0"/>
                <w:sz w:val="18"/>
              </w:rPr>
              <w:t>26.05</w:t>
            </w:r>
          </w:p>
        </w:tc>
        <w:tc>
          <w:tcPr>
            <w:tcW w:w="1187" w:type="dxa"/>
            <w:tcMar>
              <w:left w:w="70" w:type="dxa"/>
              <w:right w:w="70" w:type="dxa"/>
            </w:tcMar>
            <w:vAlign w:val="center"/>
          </w:tcPr>
          <w:p w14:paraId="5C45FCAD">
            <w:pPr>
              <w:keepNext w:val="0"/>
              <w:spacing w:before="20" w:after="20" w:line="260" w:lineRule="exact"/>
              <w:ind w:left="0" w:leftChars="0" w:right="0" w:rightChars="0" w:firstLine="0" w:firstLineChars="0"/>
              <w:jc w:val="center"/>
            </w:pPr>
            <w:r>
              <w:rPr>
                <w:rFonts w:ascii="Times New Roman" w:hAnsi="Times New Roman" w:eastAsia="宋体"/>
                <w:b w:val="0"/>
                <w:sz w:val="18"/>
              </w:rPr>
              <w:t>26.05</w:t>
            </w:r>
          </w:p>
        </w:tc>
        <w:tc>
          <w:tcPr>
            <w:tcW w:w="1187" w:type="dxa"/>
            <w:tcMar>
              <w:left w:w="70" w:type="dxa"/>
              <w:right w:w="70" w:type="dxa"/>
            </w:tcMar>
            <w:vAlign w:val="center"/>
          </w:tcPr>
          <w:p w14:paraId="3E8BD214">
            <w:pPr>
              <w:keepNext w:val="0"/>
              <w:spacing w:before="20" w:after="20" w:line="260" w:lineRule="exact"/>
              <w:ind w:left="0" w:leftChars="0" w:right="0" w:rightChars="0" w:firstLine="0" w:firstLineChars="0"/>
              <w:jc w:val="center"/>
            </w:pPr>
            <w:r>
              <w:rPr>
                <w:rFonts w:ascii="Times New Roman" w:hAnsi="Times New Roman" w:eastAsia="宋体"/>
                <w:b w:val="0"/>
                <w:sz w:val="18"/>
              </w:rPr>
              <w:t>85.90</w:t>
            </w:r>
          </w:p>
        </w:tc>
        <w:tc>
          <w:tcPr>
            <w:tcW w:w="1187" w:type="dxa"/>
            <w:tcMar>
              <w:left w:w="70" w:type="dxa"/>
              <w:right w:w="70" w:type="dxa"/>
            </w:tcMar>
            <w:vAlign w:val="center"/>
          </w:tcPr>
          <w:p w14:paraId="25E8140E">
            <w:pPr>
              <w:keepNext w:val="0"/>
              <w:spacing w:before="20" w:after="20" w:line="260" w:lineRule="exact"/>
              <w:ind w:left="0" w:leftChars="0" w:right="0" w:rightChars="0" w:firstLine="0" w:firstLineChars="0"/>
              <w:jc w:val="center"/>
            </w:pPr>
            <w:r>
              <w:rPr>
                <w:rFonts w:ascii="Times New Roman" w:hAnsi="Times New Roman" w:eastAsia="宋体"/>
                <w:b w:val="0"/>
                <w:sz w:val="18"/>
              </w:rPr>
              <w:t>85.90</w:t>
            </w:r>
          </w:p>
        </w:tc>
      </w:tr>
      <w:tr w14:paraId="40F2F9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2F8D95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E7C723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38A145B">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1A30B8E5">
            <w:pPr>
              <w:keepNext w:val="0"/>
              <w:spacing w:before="20" w:after="20" w:line="260" w:lineRule="exact"/>
              <w:ind w:left="0" w:leftChars="0" w:right="0" w:rightChars="0" w:firstLine="0" w:firstLineChars="0"/>
              <w:jc w:val="center"/>
            </w:pPr>
            <w:r>
              <w:rPr>
                <w:rFonts w:ascii="Times New Roman" w:hAnsi="Times New Roman" w:eastAsia="宋体"/>
                <w:b w:val="0"/>
                <w:sz w:val="18"/>
              </w:rPr>
              <w:t>12.70</w:t>
            </w:r>
          </w:p>
        </w:tc>
        <w:tc>
          <w:tcPr>
            <w:tcW w:w="1187" w:type="dxa"/>
            <w:tcMar>
              <w:left w:w="70" w:type="dxa"/>
              <w:right w:w="70" w:type="dxa"/>
            </w:tcMar>
            <w:vAlign w:val="center"/>
          </w:tcPr>
          <w:p w14:paraId="0DEA8AA9">
            <w:pPr>
              <w:keepNext w:val="0"/>
              <w:spacing w:before="20" w:after="20" w:line="260" w:lineRule="exact"/>
              <w:ind w:left="0" w:leftChars="0" w:right="0" w:rightChars="0" w:firstLine="0" w:firstLineChars="0"/>
              <w:jc w:val="center"/>
            </w:pPr>
            <w:r>
              <w:rPr>
                <w:rFonts w:ascii="Times New Roman" w:hAnsi="Times New Roman" w:eastAsia="宋体"/>
                <w:b w:val="0"/>
                <w:sz w:val="18"/>
              </w:rPr>
              <w:t>12.70</w:t>
            </w:r>
          </w:p>
        </w:tc>
        <w:tc>
          <w:tcPr>
            <w:tcW w:w="1187" w:type="dxa"/>
            <w:tcMar>
              <w:left w:w="70" w:type="dxa"/>
              <w:right w:w="70" w:type="dxa"/>
            </w:tcMar>
            <w:vAlign w:val="center"/>
          </w:tcPr>
          <w:p w14:paraId="091D2533">
            <w:pPr>
              <w:keepNext w:val="0"/>
              <w:spacing w:before="20" w:after="20" w:line="260" w:lineRule="exact"/>
              <w:ind w:left="0" w:leftChars="0" w:right="0" w:rightChars="0" w:firstLine="0" w:firstLineChars="0"/>
              <w:jc w:val="center"/>
            </w:pPr>
            <w:r>
              <w:rPr>
                <w:rFonts w:ascii="Times New Roman" w:hAnsi="Times New Roman" w:eastAsia="宋体"/>
                <w:b w:val="0"/>
                <w:sz w:val="18"/>
              </w:rPr>
              <w:t>72.55</w:t>
            </w:r>
          </w:p>
        </w:tc>
        <w:tc>
          <w:tcPr>
            <w:tcW w:w="1187" w:type="dxa"/>
            <w:tcMar>
              <w:left w:w="70" w:type="dxa"/>
              <w:right w:w="70" w:type="dxa"/>
            </w:tcMar>
            <w:vAlign w:val="center"/>
          </w:tcPr>
          <w:p w14:paraId="7CA55B3F">
            <w:pPr>
              <w:keepNext w:val="0"/>
              <w:spacing w:before="20" w:after="20" w:line="260" w:lineRule="exact"/>
              <w:ind w:left="0" w:leftChars="0" w:right="0" w:rightChars="0" w:firstLine="0" w:firstLineChars="0"/>
              <w:jc w:val="center"/>
            </w:pPr>
            <w:r>
              <w:rPr>
                <w:rFonts w:ascii="Times New Roman" w:hAnsi="Times New Roman" w:eastAsia="宋体"/>
                <w:b w:val="0"/>
                <w:sz w:val="18"/>
              </w:rPr>
              <w:t>72.55</w:t>
            </w:r>
          </w:p>
        </w:tc>
      </w:tr>
      <w:tr w14:paraId="6AE644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B6123E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DAFB0C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E50D14D">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5DB608D5">
            <w:pPr>
              <w:keepNext w:val="0"/>
              <w:spacing w:before="20" w:after="20" w:line="260" w:lineRule="exact"/>
              <w:ind w:left="0" w:leftChars="0" w:right="0" w:rightChars="0" w:firstLine="0" w:firstLineChars="0"/>
              <w:jc w:val="center"/>
            </w:pPr>
            <w:r>
              <w:rPr>
                <w:rFonts w:ascii="Times New Roman" w:hAnsi="Times New Roman" w:eastAsia="宋体"/>
                <w:b w:val="0"/>
                <w:sz w:val="18"/>
              </w:rPr>
              <w:t>24.12</w:t>
            </w:r>
          </w:p>
        </w:tc>
        <w:tc>
          <w:tcPr>
            <w:tcW w:w="1187" w:type="dxa"/>
            <w:tcMar>
              <w:left w:w="70" w:type="dxa"/>
              <w:right w:w="70" w:type="dxa"/>
            </w:tcMar>
            <w:vAlign w:val="center"/>
          </w:tcPr>
          <w:p w14:paraId="22DB7E0A">
            <w:pPr>
              <w:keepNext w:val="0"/>
              <w:spacing w:before="20" w:after="20" w:line="260" w:lineRule="exact"/>
              <w:ind w:left="0" w:leftChars="0" w:right="0" w:rightChars="0" w:firstLine="0" w:firstLineChars="0"/>
              <w:jc w:val="center"/>
            </w:pPr>
            <w:r>
              <w:rPr>
                <w:rFonts w:ascii="Times New Roman" w:hAnsi="Times New Roman" w:eastAsia="宋体"/>
                <w:b w:val="0"/>
                <w:sz w:val="18"/>
              </w:rPr>
              <w:t>24.12</w:t>
            </w:r>
          </w:p>
        </w:tc>
        <w:tc>
          <w:tcPr>
            <w:tcW w:w="1187" w:type="dxa"/>
            <w:tcMar>
              <w:left w:w="70" w:type="dxa"/>
              <w:right w:w="70" w:type="dxa"/>
            </w:tcMar>
            <w:vAlign w:val="center"/>
          </w:tcPr>
          <w:p w14:paraId="296A7758">
            <w:pPr>
              <w:keepNext w:val="0"/>
              <w:spacing w:before="20" w:after="20" w:line="260" w:lineRule="exact"/>
              <w:ind w:left="0" w:leftChars="0" w:right="0" w:rightChars="0" w:firstLine="0" w:firstLineChars="0"/>
              <w:jc w:val="center"/>
            </w:pPr>
            <w:r>
              <w:rPr>
                <w:rFonts w:ascii="Times New Roman" w:hAnsi="Times New Roman" w:eastAsia="宋体"/>
                <w:b w:val="0"/>
                <w:sz w:val="18"/>
              </w:rPr>
              <w:t>83.97</w:t>
            </w:r>
          </w:p>
        </w:tc>
        <w:tc>
          <w:tcPr>
            <w:tcW w:w="1187" w:type="dxa"/>
            <w:tcMar>
              <w:left w:w="70" w:type="dxa"/>
              <w:right w:w="70" w:type="dxa"/>
            </w:tcMar>
            <w:vAlign w:val="center"/>
          </w:tcPr>
          <w:p w14:paraId="4F08A0DA">
            <w:pPr>
              <w:keepNext w:val="0"/>
              <w:spacing w:before="20" w:after="20" w:line="260" w:lineRule="exact"/>
              <w:ind w:left="0" w:leftChars="0" w:right="0" w:rightChars="0" w:firstLine="0" w:firstLineChars="0"/>
              <w:jc w:val="center"/>
            </w:pPr>
            <w:r>
              <w:rPr>
                <w:rFonts w:ascii="Times New Roman" w:hAnsi="Times New Roman" w:eastAsia="宋体"/>
                <w:b w:val="0"/>
                <w:sz w:val="18"/>
              </w:rPr>
              <w:t>83.97</w:t>
            </w:r>
          </w:p>
        </w:tc>
      </w:tr>
    </w:tbl>
    <w:p w14:paraId="31967561">
      <w:pPr>
        <w:pStyle w:val="2"/>
        <w:widowControl/>
        <w:spacing w:before="0" w:after="0" w:line="348" w:lineRule="exact"/>
        <w:ind w:firstLine="480"/>
        <w:jc w:val="both"/>
      </w:pPr>
      <w:r>
        <w:rPr>
          <w:rFonts w:ascii="Times New Roman" w:hAnsi="Times New Roman" w:eastAsia="方正仿宋_GBK"/>
          <w:b w:val="0"/>
          <w:sz w:val="24"/>
        </w:rPr>
        <w:t>注：固定设备后逐工况最小化通道转供功率，分别取正常及N-1工况最大值；总量与既有边列分别取最大值。</w:t>
      </w:r>
    </w:p>
    <w:p w14:paraId="655F2F8C">
      <w:pPr>
        <w:pStyle w:val="2"/>
        <w:widowControl/>
        <w:spacing w:before="0" w:after="0" w:line="348" w:lineRule="exact"/>
        <w:ind w:firstLine="480"/>
        <w:jc w:val="both"/>
      </w:pPr>
      <w:r>
        <w:rPr>
          <w:rFonts w:ascii="Times New Roman" w:hAnsi="Times New Roman" w:eastAsia="方正仿宋_GBK"/>
          <w:b w:val="0"/>
          <w:sz w:val="24"/>
        </w:rPr>
        <w:t>表中固定设备方案后，遍历全部静态截面及各站最大单台主变N-1，以最小总通道转供功率计算必要转供，分别列出正常及故障方式下的总量与既有边最大值。既有网络支援在正常及故障工况下共同参与容量平衡，新增联络费用由实际建设项目计取。</w:t>
      </w:r>
    </w:p>
    <w:p w14:paraId="5AC5AC38">
      <w:pPr>
        <w:pStyle w:val="2"/>
        <w:widowControl/>
        <w:spacing w:before="0" w:after="0" w:line="348" w:lineRule="exact"/>
        <w:ind w:firstLine="480"/>
        <w:jc w:val="both"/>
      </w:pPr>
      <w:r>
        <w:rPr>
          <w:rFonts w:ascii="Times New Roman" w:hAnsi="Times New Roman" w:eastAsia="方正仿宋_GBK"/>
          <w:b w:val="0"/>
          <w:sz w:val="24"/>
        </w:rPr>
        <w:t>必要转供功率还说明既有网络的作用。市区弹性方案没有新增联络，仍需要在既有逐站额度和通道内安排正常及故障支援；刚性方案的5项新增工程是在相同既有网络基础上增加可用路径。邳州两类方案均建设联络，但储能和主变的站内分布不同，各年的必要转供任务随负荷及投运状态变化。比较新增工程时，应将已有网络提供的支援与新建通道形成的增量分别对应到方案。</w:t>
      </w:r>
    </w:p>
    <w:p w14:paraId="1506295E">
      <w:pPr>
        <w:pStyle w:val="4"/>
        <w:keepNext/>
        <w:numPr>
          <w:ilvl w:val="0"/>
          <w:numId w:val="0"/>
        </w:numPr>
        <w:spacing w:before="160" w:after="120" w:line="480" w:lineRule="exact"/>
        <w:ind w:firstLine="0"/>
      </w:pPr>
      <w:bookmarkStart w:id="255" w:name="五参数推广矩阵"/>
      <w:bookmarkStart w:id="256" w:name="h1088"/>
      <w:r>
        <w:rPr>
          <w:rFonts w:ascii="Times New Roman" w:hAnsi="Times New Roman" w:eastAsia="方正仿宋_GBK"/>
          <w:b/>
          <w:sz w:val="32"/>
        </w:rPr>
        <w:t>5.6 五参数推广矩阵</w:t>
      </w:r>
      <w:bookmarkEnd w:id="255"/>
      <w:bookmarkEnd w:id="256"/>
    </w:p>
    <w:p w14:paraId="521676BF">
      <w:pPr>
        <w:pStyle w:val="5"/>
        <w:keepNext/>
        <w:numPr>
          <w:ilvl w:val="0"/>
          <w:numId w:val="0"/>
        </w:numPr>
        <w:spacing w:before="160" w:after="120" w:line="390" w:lineRule="exact"/>
        <w:ind w:firstLine="0"/>
      </w:pPr>
      <w:bookmarkStart w:id="257" w:name="参数组织与推广模型"/>
      <w:r>
        <w:rPr>
          <w:rFonts w:ascii="Times New Roman" w:hAnsi="Times New Roman" w:eastAsia="方正仿宋_GBK"/>
          <w:b/>
          <w:sz w:val="26"/>
        </w:rPr>
        <w:t>5.6.1 参数组织与推广模型</w:t>
      </w:r>
      <w:bookmarkEnd w:id="257"/>
    </w:p>
    <w:p w14:paraId="166D82BB">
      <w:pPr>
        <w:pStyle w:val="115"/>
        <w:widowControl/>
        <w:spacing w:before="0" w:after="0" w:line="348" w:lineRule="exact"/>
        <w:ind w:firstLine="480"/>
        <w:jc w:val="both"/>
      </w:pPr>
      <w:r>
        <w:rPr>
          <w:rFonts w:ascii="Times New Roman" w:hAnsi="Times New Roman" w:eastAsia="方正仿宋_GBK"/>
          <w:b w:val="0"/>
          <w:sz w:val="24"/>
        </w:rPr>
        <w:t>第3.5节通过与容载比的相关强度筛选、指标间信息归并及参数间相关核验，确定分布式电源装机渗透率、年最大净负荷平均增长率、电缆长度占比、初始转供率和负荷分散系数五项推广参数。本节按这些条件归纳设备比选结果，形成容载比矩阵。</w:t>
      </w:r>
    </w:p>
    <w:p w14:paraId="6EA5F5A9">
      <w:pPr>
        <w:pStyle w:val="2"/>
        <w:widowControl/>
        <w:spacing w:before="0" w:after="0" w:line="348" w:lineRule="exact"/>
        <w:ind w:firstLine="480"/>
        <w:jc w:val="both"/>
      </w:pPr>
      <w:r>
        <w:rPr>
          <w:rFonts w:ascii="Times New Roman" w:hAnsi="Times New Roman" w:eastAsia="方正仿宋_GBK"/>
          <w:b w:val="0"/>
          <w:sz w:val="24"/>
        </w:rPr>
        <w:t>区间矩阵采用五站存量设备模板，每站初始为两台50 MVA主变，总容量500.00 MVA。既有主变可保留或更换为63、80 MVA，各站允许扩建一台50 MVA主变。基期网供峰值250 MW，比选时点为基期后第4年。主变允许规格、扩建位置、馈线和间隔条件进入承载约束，主变、储能和新增联络按共同评价期费用比选。</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A0F1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638B2B3E">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15F2D6D">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e>
                    <m:e>
                      <m:r>
                        <m:rPr>
                          <m:nor/>
                          <m:sty m:val="p"/>
                        </m:rPr>
                        <w:rPr>
                          <w:rFonts w:ascii="Times New Roman" w:hAnsi="Times New Roman" w:eastAsia="方正仿宋_GBK" w:cs="Times New Roman"/>
                          <w:b w:val="0"/>
                          <w:i w:val="0"/>
                          <w:iCs w:val="0"/>
                        </w:rPr>
                        <m:t>=250(1+</m:t>
                      </m:r>
                      <m:acc>
                        <m:accPr>
                          <m:chr m:val="‾"/>
                        </m:accPr>
                        <m:e>
                          <m:r>
                            <m:rPr>
                              <m:nor/>
                            </m:rPr>
                            <w:rPr>
                              <w:rFonts w:ascii="Times New Roman" w:hAnsi="Times New Roman" w:eastAsia="方正仿宋_GBK" w:cs="Times New Roman"/>
                              <w:i/>
                              <w:iCs/>
                            </w:rPr>
                            <m:t>g</m:t>
                          </m:r>
                        </m:e>
                      </m:acc>
                      <m:sSup>
                        <m:sSupPr/>
                        <m:e>
                          <m:r>
                            <m:rPr>
                              <m:nor/>
                              <m:sty m:val="p"/>
                            </m:rPr>
                            <w:rPr>
                              <w:rFonts w:ascii="Times New Roman" w:hAnsi="Times New Roman" w:eastAsia="方正仿宋_GBK" w:cs="Times New Roman"/>
                              <w:b w:val="0"/>
                              <w:i w:val="0"/>
                              <w:iCs w:val="0"/>
                            </w:rPr>
                            <m:t>)</m:t>
                          </m:r>
                        </m:e>
                        <m:sup>
                          <m:r>
                            <m:rPr>
                              <m:nor/>
                              <m:sty m:val="p"/>
                            </m:rPr>
                            <w:rPr>
                              <w:rFonts w:ascii="Times New Roman" w:hAnsi="Times New Roman" w:eastAsia="方正仿宋_GBK" w:cs="Times New Roman"/>
                              <w:b w:val="0"/>
                              <w:i w:val="0"/>
                              <w:iCs w:val="0"/>
                            </w:rPr>
                            <m:t>4</m:t>
                          </m:r>
                        </m:sup>
                      </m:sSup>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,evening</m:t>
                          </m:r>
                        </m:sub>
                      </m:sSub>
                    </m:e>
                    <m:e>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m:t>
                      </m:r>
                    </m:e>
                  </m:m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,day</m:t>
                          </m:r>
                        </m:sub>
                      </m:sSub>
                    </m:e>
                    <m:e>
                      <m:r>
                        <m:rPr>
                          <m:nor/>
                          <m:sty m:val="p"/>
                        </m:rPr>
                        <w:rPr>
                          <w:rFonts w:ascii="Times New Roman" w:hAnsi="Times New Roman" w:eastAsia="方正仿宋_GBK" w:cs="Times New Roman"/>
                          <w:b w:val="0"/>
                          <w:i w:val="0"/>
                          <w:iCs w:val="0"/>
                        </w:rPr>
                        <m:t>=0.30</m:t>
                      </m:r>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−0.75</m:t>
                      </m:r>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G</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m:t>
                      </m:r>
                    </m:e>
                  </m:mr>
                </m:m>
              </m:oMath>
            </m:oMathPara>
          </w:p>
        </w:tc>
        <w:tc>
          <w:tcPr>
            <w:tcW w:w="737" w:type="dxa"/>
            <w:tcMar>
              <w:top w:w="0" w:type="dxa"/>
              <w:left w:w="0" w:type="dxa"/>
              <w:bottom w:w="0" w:type="dxa"/>
              <w:right w:w="0" w:type="dxa"/>
            </w:tcMar>
            <w:vAlign w:val="center"/>
          </w:tcPr>
          <w:p w14:paraId="75C8F86C">
            <w:pPr>
              <w:keepNext/>
              <w:spacing w:before="0" w:after="0"/>
              <w:ind w:left="0" w:leftChars="0" w:right="0" w:rightChars="0" w:firstLine="0" w:firstLineChars="0"/>
              <w:jc w:val="right"/>
            </w:pPr>
            <w:r>
              <w:rPr>
                <w:rFonts w:ascii="Times New Roman" w:hAnsi="Times New Roman" w:eastAsia="方正仿宋_GBK"/>
                <w:b w:val="0"/>
                <w:sz w:val="18"/>
              </w:rPr>
              <w:t>（5-11）</w:t>
            </w:r>
          </w:p>
        </w:tc>
      </w:tr>
    </w:tbl>
    <w:p w14:paraId="3321869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为基期后第4年的网供最大负荷，</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,evening</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,day</m:t>
            </m:r>
          </m:sub>
        </m:sSub>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晚峰及日间净负荷，单位MW；</w:t>
      </w:r>
      <m:oMath>
        <m:acc>
          <m:accPr>
            <m:chr m:val="‾"/>
          </m:accPr>
          <m:e>
            <m:r>
              <m:rPr>
                <m:nor/>
              </m:rPr>
              <w:rPr>
                <w:rFonts w:ascii="Times New Roman" w:hAnsi="Times New Roman" w:eastAsia="方正仿宋_GBK" w:cs="Times New Roman"/>
                <w:i/>
                <w:iCs/>
              </w:rPr>
              <m:t>g</m:t>
            </m:r>
          </m:e>
        </m:acc>
      </m:oMath>
      <w:r>
        <w:rPr>
          <w:rFonts w:ascii="Times New Roman" w:hAnsi="Times New Roman" w:eastAsia="方正仿宋_GBK"/>
          <w:b w:val="0"/>
          <w:sz w:val="24"/>
        </w:rPr>
        <w:t>为年最大净负荷平均增长率，</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为装机渗透率；</w:t>
      </w:r>
      <m:oMath>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oMath>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G</m:t>
            </m:r>
          </m:sup>
        </m:sSubSup>
      </m:oMath>
      <w:r>
        <w:rPr>
          <w:rFonts w:ascii="Times New Roman" w:hAnsi="Times New Roman" w:eastAsia="方正仿宋_GBK"/>
          <w:b w:val="0"/>
          <w:sz w:val="24"/>
        </w:rPr>
        <w:t>分别为负荷、光伏分配权重，各自合计为1。晚峰光伏出力取零，日间负荷和光伏出力系数分别为0.30、0.75。</w:t>
      </w:r>
    </w:p>
    <w:p w14:paraId="11940EA1">
      <w:pPr>
        <w:pStyle w:val="2"/>
        <w:widowControl/>
        <w:spacing w:before="0" w:after="0" w:line="348" w:lineRule="exact"/>
        <w:ind w:firstLine="480"/>
        <w:jc w:val="both"/>
      </w:pPr>
      <w:r>
        <w:rPr>
          <w:rFonts w:ascii="Times New Roman" w:hAnsi="Times New Roman" w:eastAsia="方正仿宋_GBK"/>
          <w:b w:val="0"/>
          <w:sz w:val="24"/>
        </w:rPr>
        <w:t>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14:paraId="1989DC34">
      <w:pPr>
        <w:pStyle w:val="2"/>
        <w:keepNext/>
        <w:spacing w:before="120" w:after="80" w:line="280" w:lineRule="exact"/>
        <w:ind w:firstLine="0"/>
        <w:jc w:val="center"/>
      </w:pPr>
      <w:r>
        <w:rPr>
          <w:rFonts w:ascii="Times New Roman" w:hAnsi="Times New Roman" w:eastAsia="宋体"/>
          <w:b w:val="0"/>
          <w:sz w:val="21"/>
        </w:rPr>
        <w:t>表5-65 五站推广模板</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22289A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4156" w:type="dxa"/>
            <w:tcMar>
              <w:left w:w="70" w:type="dxa"/>
              <w:right w:w="70" w:type="dxa"/>
            </w:tcMar>
            <w:vAlign w:val="center"/>
          </w:tcPr>
          <w:p w14:paraId="64207966">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4156" w:type="dxa"/>
            <w:tcMar>
              <w:left w:w="70" w:type="dxa"/>
              <w:right w:w="70" w:type="dxa"/>
            </w:tcMar>
            <w:vAlign w:val="center"/>
          </w:tcPr>
          <w:p w14:paraId="26F485EB">
            <w:pPr>
              <w:keepNext/>
              <w:spacing w:before="20" w:after="20" w:line="260" w:lineRule="exact"/>
              <w:ind w:left="0" w:leftChars="0" w:right="0" w:rightChars="0" w:firstLine="0" w:firstLineChars="0"/>
              <w:jc w:val="center"/>
            </w:pPr>
            <w:r>
              <w:rPr>
                <w:rFonts w:ascii="Times New Roman" w:hAnsi="Times New Roman" w:eastAsia="宋体"/>
                <w:b/>
                <w:sz w:val="18"/>
              </w:rPr>
              <w:t>设置</w:t>
            </w:r>
          </w:p>
        </w:tc>
      </w:tr>
      <w:tr w14:paraId="1B817A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C218FE2">
            <w:pPr>
              <w:keepNext w:val="0"/>
              <w:spacing w:before="20" w:after="20" w:line="260" w:lineRule="exact"/>
              <w:ind w:left="0" w:leftChars="0" w:right="0" w:rightChars="0" w:firstLine="0" w:firstLineChars="0"/>
              <w:jc w:val="center"/>
            </w:pPr>
            <w:r>
              <w:rPr>
                <w:rFonts w:ascii="Times New Roman" w:hAnsi="Times New Roman" w:eastAsia="宋体"/>
                <w:b w:val="0"/>
                <w:sz w:val="18"/>
              </w:rPr>
              <w:t>区间矩阵设备</w:t>
            </w:r>
          </w:p>
        </w:tc>
        <w:tc>
          <w:tcPr>
            <w:tcW w:w="4156" w:type="dxa"/>
            <w:tcMar>
              <w:left w:w="70" w:type="dxa"/>
              <w:right w:w="70" w:type="dxa"/>
            </w:tcMar>
            <w:vAlign w:val="center"/>
          </w:tcPr>
          <w:p w14:paraId="2F0AE05B">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5站，每站保留2×50 MVA，允许更换63、80 MVA，并可扩建第三台50 MVA主变，初始总容量500 MVA</w:t>
            </w:r>
          </w:p>
        </w:tc>
      </w:tr>
      <w:tr w14:paraId="058404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510FF938">
            <w:pPr>
              <w:keepNext w:val="0"/>
              <w:spacing w:before="20" w:after="20" w:line="260" w:lineRule="exact"/>
              <w:ind w:left="0" w:leftChars="0" w:right="0" w:rightChars="0" w:firstLine="0" w:firstLineChars="0"/>
              <w:jc w:val="center"/>
            </w:pPr>
            <w:r>
              <w:rPr>
                <w:rFonts w:ascii="Times New Roman" w:hAnsi="Times New Roman" w:eastAsia="宋体"/>
                <w:b w:val="0"/>
                <w:sz w:val="18"/>
              </w:rPr>
              <w:t>典型转供对照设备</w:t>
            </w:r>
          </w:p>
        </w:tc>
        <w:tc>
          <w:tcPr>
            <w:tcW w:w="4156" w:type="dxa"/>
            <w:tcMar>
              <w:left w:w="70" w:type="dxa"/>
              <w:right w:w="70" w:type="dxa"/>
            </w:tcMar>
            <w:vAlign w:val="center"/>
          </w:tcPr>
          <w:p w14:paraId="34CB2C8F">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5站，每站两台在31.50、50、63、80 MVA中重新选配，基础最小总容量315 MVA</w:t>
            </w:r>
          </w:p>
        </w:tc>
      </w:tr>
      <w:tr w14:paraId="3D563D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53D4852C">
            <w:pPr>
              <w:keepNext w:val="0"/>
              <w:spacing w:before="20" w:after="20" w:line="260" w:lineRule="exact"/>
              <w:ind w:left="0" w:leftChars="0" w:right="0" w:rightChars="0" w:firstLine="0" w:firstLineChars="0"/>
              <w:jc w:val="center"/>
            </w:pPr>
            <w:r>
              <w:rPr>
                <w:rFonts w:ascii="Times New Roman" w:hAnsi="Times New Roman" w:eastAsia="宋体"/>
                <w:b w:val="0"/>
                <w:sz w:val="18"/>
              </w:rPr>
              <w:t>基期网供峰值/目标时点</w:t>
            </w:r>
          </w:p>
        </w:tc>
        <w:tc>
          <w:tcPr>
            <w:tcW w:w="4156" w:type="dxa"/>
            <w:tcMar>
              <w:left w:w="70" w:type="dxa"/>
              <w:right w:w="70" w:type="dxa"/>
            </w:tcMar>
            <w:vAlign w:val="center"/>
          </w:tcPr>
          <w:p w14:paraId="064A72CF">
            <w:pPr>
              <w:keepNext w:val="0"/>
              <w:spacing w:before="20" w:after="20" w:line="260" w:lineRule="exact"/>
              <w:ind w:left="0" w:leftChars="0" w:right="0" w:rightChars="0" w:firstLine="0" w:firstLineChars="0"/>
              <w:jc w:val="center"/>
            </w:pPr>
            <w:r>
              <w:rPr>
                <w:rFonts w:ascii="Times New Roman" w:hAnsi="Times New Roman" w:eastAsia="宋体"/>
                <w:b w:val="0"/>
                <w:sz w:val="18"/>
              </w:rPr>
              <w:t>250 MW/基期后第4年</w:t>
            </w:r>
          </w:p>
        </w:tc>
      </w:tr>
      <w:tr w14:paraId="727AED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16B5767">
            <w:pPr>
              <w:keepNext w:val="0"/>
              <w:spacing w:before="20" w:after="20" w:line="260" w:lineRule="exact"/>
              <w:ind w:left="0" w:leftChars="0" w:right="0" w:rightChars="0" w:firstLine="0" w:firstLineChars="0"/>
              <w:jc w:val="center"/>
            </w:pPr>
            <w:r>
              <w:rPr>
                <w:rFonts w:ascii="Times New Roman" w:hAnsi="Times New Roman" w:eastAsia="宋体"/>
                <w:b w:val="0"/>
                <w:sz w:val="18"/>
              </w:rPr>
              <w:t>负荷权重</w:t>
            </w:r>
          </w:p>
        </w:tc>
        <w:tc>
          <w:tcPr>
            <w:tcW w:w="4156" w:type="dxa"/>
            <w:tcMar>
              <w:left w:w="70" w:type="dxa"/>
              <w:right w:w="70" w:type="dxa"/>
            </w:tcMar>
            <w:vAlign w:val="center"/>
          </w:tcPr>
          <w:p w14:paraId="7E61DD74">
            <w:pPr>
              <w:keepNext w:val="0"/>
              <w:spacing w:before="20" w:after="20" w:line="260" w:lineRule="exact"/>
              <w:ind w:left="0" w:leftChars="0" w:right="0" w:rightChars="0" w:firstLine="0" w:firstLineChars="0"/>
              <w:jc w:val="center"/>
            </w:pPr>
            <w:r>
              <w:rPr>
                <w:rFonts w:ascii="Times New Roman" w:hAnsi="Times New Roman" w:eastAsia="宋体"/>
                <w:b w:val="0"/>
                <w:sz w:val="18"/>
              </w:rPr>
              <w:t>0.10、0.15、0.20、0.25、0.30</w:t>
            </w:r>
          </w:p>
        </w:tc>
      </w:tr>
      <w:tr w14:paraId="23CED1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54B264EF">
            <w:pPr>
              <w:keepNext w:val="0"/>
              <w:spacing w:before="20" w:after="20" w:line="260" w:lineRule="exact"/>
              <w:ind w:left="0" w:leftChars="0" w:right="0" w:rightChars="0" w:firstLine="0" w:firstLineChars="0"/>
              <w:jc w:val="center"/>
            </w:pPr>
            <w:r>
              <w:rPr>
                <w:rFonts w:ascii="Times New Roman" w:hAnsi="Times New Roman" w:eastAsia="宋体"/>
                <w:b w:val="0"/>
                <w:sz w:val="18"/>
              </w:rPr>
              <w:t>光伏权重</w:t>
            </w:r>
          </w:p>
        </w:tc>
        <w:tc>
          <w:tcPr>
            <w:tcW w:w="4156" w:type="dxa"/>
            <w:tcMar>
              <w:left w:w="70" w:type="dxa"/>
              <w:right w:w="70" w:type="dxa"/>
            </w:tcMar>
            <w:vAlign w:val="center"/>
          </w:tcPr>
          <w:p w14:paraId="0559ED70">
            <w:pPr>
              <w:keepNext w:val="0"/>
              <w:spacing w:before="20" w:after="20" w:line="260" w:lineRule="exact"/>
              <w:ind w:left="0" w:leftChars="0" w:right="0" w:rightChars="0" w:firstLine="0" w:firstLineChars="0"/>
              <w:jc w:val="center"/>
            </w:pPr>
            <w:r>
              <w:rPr>
                <w:rFonts w:ascii="Times New Roman" w:hAnsi="Times New Roman" w:eastAsia="宋体"/>
                <w:b w:val="0"/>
                <w:sz w:val="18"/>
              </w:rPr>
              <w:t>0.08、0.14、0.18、0.25、0.35</w:t>
            </w:r>
          </w:p>
        </w:tc>
      </w:tr>
      <w:tr w14:paraId="52E576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567C751D">
            <w:pPr>
              <w:keepNext w:val="0"/>
              <w:spacing w:before="20" w:after="20" w:line="260" w:lineRule="exact"/>
              <w:ind w:left="0" w:leftChars="0" w:right="0" w:rightChars="0" w:firstLine="0" w:firstLineChars="0"/>
              <w:jc w:val="center"/>
            </w:pPr>
            <w:r>
              <w:rPr>
                <w:rFonts w:ascii="Times New Roman" w:hAnsi="Times New Roman" w:eastAsia="宋体"/>
                <w:b w:val="0"/>
                <w:sz w:val="18"/>
              </w:rPr>
              <w:t>日间负荷系数/光伏出力系数</w:t>
            </w:r>
          </w:p>
        </w:tc>
        <w:tc>
          <w:tcPr>
            <w:tcW w:w="4156" w:type="dxa"/>
            <w:tcMar>
              <w:left w:w="70" w:type="dxa"/>
              <w:right w:w="70" w:type="dxa"/>
            </w:tcMar>
            <w:vAlign w:val="center"/>
          </w:tcPr>
          <w:p w14:paraId="6AC1B174">
            <w:pPr>
              <w:keepNext w:val="0"/>
              <w:spacing w:before="20" w:after="20" w:line="260" w:lineRule="exact"/>
              <w:ind w:left="0" w:leftChars="0" w:right="0" w:rightChars="0" w:firstLine="0" w:firstLineChars="0"/>
              <w:jc w:val="center"/>
            </w:pPr>
            <w:r>
              <w:rPr>
                <w:rFonts w:ascii="Times New Roman" w:hAnsi="Times New Roman" w:eastAsia="宋体"/>
                <w:b w:val="0"/>
                <w:sz w:val="18"/>
              </w:rPr>
              <w:t>0.30/0.75</w:t>
            </w:r>
          </w:p>
        </w:tc>
      </w:tr>
      <w:tr w14:paraId="3B3C79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07259795">
            <w:pPr>
              <w:keepNext w:val="0"/>
              <w:spacing w:before="20" w:after="20" w:line="260" w:lineRule="exact"/>
              <w:ind w:left="0" w:leftChars="0" w:right="0" w:rightChars="0" w:firstLine="0" w:firstLineChars="0"/>
              <w:jc w:val="center"/>
            </w:pPr>
            <w:r>
              <w:rPr>
                <w:rFonts w:ascii="Times New Roman" w:hAnsi="Times New Roman" w:eastAsia="宋体"/>
                <w:b w:val="0"/>
                <w:sz w:val="18"/>
              </w:rPr>
              <w:t>既有网络</w:t>
            </w:r>
          </w:p>
        </w:tc>
        <w:tc>
          <w:tcPr>
            <w:tcW w:w="4156" w:type="dxa"/>
            <w:tcMar>
              <w:left w:w="70" w:type="dxa"/>
              <w:right w:w="70" w:type="dxa"/>
            </w:tcMar>
            <w:vAlign w:val="center"/>
          </w:tcPr>
          <w:p w14:paraId="355071B4">
            <w:pPr>
              <w:keepNext w:val="0"/>
              <w:spacing w:before="20" w:after="20" w:line="260" w:lineRule="exact"/>
              <w:ind w:left="0" w:leftChars="0" w:right="0" w:rightChars="0" w:firstLine="0" w:firstLineChars="0"/>
              <w:jc w:val="center"/>
            </w:pPr>
            <w:r>
              <w:rPr>
                <w:rFonts w:ascii="Times New Roman" w:hAnsi="Times New Roman" w:eastAsia="宋体"/>
                <w:b w:val="0"/>
                <w:sz w:val="18"/>
              </w:rPr>
              <w:t>相邻站环网；按基期可实现转供率标定通道和馈线余量</w:t>
            </w:r>
          </w:p>
        </w:tc>
      </w:tr>
      <w:tr w14:paraId="5F5406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15CEBC69">
            <w:pPr>
              <w:keepNext w:val="0"/>
              <w:spacing w:before="20" w:after="20" w:line="260" w:lineRule="exact"/>
              <w:ind w:left="0" w:leftChars="0" w:right="0" w:rightChars="0" w:firstLine="0" w:firstLineChars="0"/>
              <w:jc w:val="center"/>
            </w:pPr>
            <w:r>
              <w:rPr>
                <w:rFonts w:ascii="Times New Roman" w:hAnsi="Times New Roman" w:eastAsia="宋体"/>
                <w:b w:val="0"/>
                <w:sz w:val="18"/>
              </w:rPr>
              <w:t>新增联络</w:t>
            </w:r>
          </w:p>
        </w:tc>
        <w:tc>
          <w:tcPr>
            <w:tcW w:w="4156" w:type="dxa"/>
            <w:tcMar>
              <w:left w:w="70" w:type="dxa"/>
              <w:right w:w="70" w:type="dxa"/>
            </w:tcMar>
            <w:vAlign w:val="center"/>
          </w:tcPr>
          <w:p w14:paraId="4F08EA4B">
            <w:pPr>
              <w:keepNext w:val="0"/>
              <w:spacing w:before="20" w:after="20" w:line="260" w:lineRule="exact"/>
              <w:ind w:left="0" w:leftChars="0" w:right="0" w:rightChars="0" w:firstLine="0" w:firstLineChars="0"/>
              <w:jc w:val="center"/>
            </w:pPr>
            <w:r>
              <w:rPr>
                <w:rFonts w:ascii="Times New Roman" w:hAnsi="Times New Roman" w:eastAsia="宋体"/>
                <w:b w:val="0"/>
                <w:sz w:val="18"/>
              </w:rPr>
              <w:t>单项3 km、7.49 MW；允许独立接收馈线，备用间隔按站限制</w:t>
            </w:r>
          </w:p>
        </w:tc>
      </w:tr>
      <w:tr w14:paraId="404B2A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D2B4848">
            <w:pPr>
              <w:keepNext w:val="0"/>
              <w:spacing w:before="20" w:after="20" w:line="260" w:lineRule="exact"/>
              <w:ind w:left="0" w:leftChars="0" w:right="0" w:rightChars="0" w:firstLine="0" w:firstLineChars="0"/>
              <w:jc w:val="center"/>
            </w:pPr>
            <w:r>
              <w:rPr>
                <w:rFonts w:ascii="Times New Roman" w:hAnsi="Times New Roman" w:eastAsia="宋体"/>
                <w:b w:val="0"/>
                <w:sz w:val="18"/>
              </w:rPr>
              <w:t>经济参数</w:t>
            </w:r>
          </w:p>
        </w:tc>
        <w:tc>
          <w:tcPr>
            <w:tcW w:w="4156" w:type="dxa"/>
            <w:tcMar>
              <w:left w:w="70" w:type="dxa"/>
              <w:right w:w="70" w:type="dxa"/>
            </w:tcMar>
            <w:vAlign w:val="center"/>
          </w:tcPr>
          <w:p w14:paraId="44BEF2BC">
            <w:pPr>
              <w:keepNext w:val="0"/>
              <w:spacing w:before="20" w:after="20" w:line="260" w:lineRule="exact"/>
              <w:ind w:left="0" w:leftChars="0" w:right="0" w:rightChars="0" w:firstLine="0" w:firstLineChars="0"/>
              <w:jc w:val="center"/>
            </w:pPr>
            <w:r>
              <w:rPr>
                <w:rFonts w:ascii="Times New Roman" w:hAnsi="Times New Roman" w:eastAsia="宋体"/>
                <w:b w:val="0"/>
                <w:sz w:val="18"/>
              </w:rPr>
              <w:t>第四章统一工程价格与评价期费用</w:t>
            </w:r>
          </w:p>
        </w:tc>
      </w:tr>
      <w:tr w14:paraId="3CD89C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1C66A1B7">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w:t>
            </w:r>
          </w:p>
        </w:tc>
        <w:tc>
          <w:tcPr>
            <w:tcW w:w="4156" w:type="dxa"/>
            <w:tcMar>
              <w:left w:w="70" w:type="dxa"/>
              <w:right w:w="70" w:type="dxa"/>
            </w:tcMar>
            <w:vAlign w:val="center"/>
          </w:tcPr>
          <w:p w14:paraId="3DBACDEA">
            <w:pPr>
              <w:keepNext w:val="0"/>
              <w:spacing w:before="20" w:after="20" w:line="260" w:lineRule="exact"/>
              <w:ind w:left="0" w:leftChars="0" w:right="0" w:rightChars="0" w:firstLine="0" w:firstLineChars="0"/>
              <w:jc w:val="center"/>
            </w:pPr>
            <w:r>
              <w:rPr>
                <w:rFonts w:ascii="Times New Roman" w:hAnsi="Times New Roman" w:eastAsia="宋体"/>
                <w:b w:val="0"/>
                <w:sz w:val="18"/>
              </w:rPr>
              <w:t>由满足正常及N-1约束、按费用目标比选的可行设备方案计算</w:t>
            </w:r>
          </w:p>
        </w:tc>
      </w:tr>
    </w:tbl>
    <w:p w14:paraId="36C231F4">
      <w:pPr>
        <w:pStyle w:val="5"/>
        <w:keepNext/>
        <w:numPr>
          <w:ilvl w:val="0"/>
          <w:numId w:val="0"/>
        </w:numPr>
        <w:spacing w:before="160" w:after="120" w:line="390" w:lineRule="exact"/>
        <w:ind w:firstLine="0"/>
      </w:pPr>
      <w:bookmarkStart w:id="258" w:name="矩阵结果与查表方法"/>
      <w:r>
        <w:rPr>
          <w:rFonts w:ascii="Times New Roman" w:hAnsi="Times New Roman" w:eastAsia="方正仿宋_GBK"/>
          <w:b/>
          <w:sz w:val="26"/>
        </w:rPr>
        <w:t>5.6.2 矩阵结果与查表方法</w:t>
      </w:r>
      <w:bookmarkEnd w:id="258"/>
    </w:p>
    <w:p w14:paraId="45F3600A">
      <w:pPr>
        <w:pStyle w:val="115"/>
        <w:widowControl/>
        <w:spacing w:before="0" w:after="0" w:line="348" w:lineRule="exact"/>
        <w:ind w:firstLine="480"/>
        <w:jc w:val="both"/>
      </w:pPr>
      <w:r>
        <w:rPr>
          <w:rFonts w:ascii="Times New Roman" w:hAnsi="Times New Roman" w:eastAsia="方正仿宋_GBK"/>
          <w:b w:val="0"/>
          <w:sz w:val="24"/>
        </w:rPr>
        <w:t>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14:paraId="2BB883EB">
      <w:pPr>
        <w:pStyle w:val="2"/>
        <w:widowControl/>
        <w:spacing w:before="0" w:after="0" w:line="348" w:lineRule="exact"/>
        <w:ind w:firstLine="480"/>
        <w:jc w:val="both"/>
      </w:pPr>
      <w:r>
        <w:rPr>
          <w:rFonts w:ascii="Times New Roman" w:hAnsi="Times New Roman" w:eastAsia="方正仿宋_GBK"/>
          <w:b w:val="0"/>
          <w:sz w:val="24"/>
        </w:rPr>
        <w:t>矩阵采用统一工程价格、日间负荷系数0.30和光伏出力系数0.75。查表先按电缆长度占比确定分区，再确定负荷分散系数，以年最大净负荷平均增长率和装机渗透率定位行，以初始转供率定位列。每格取对应已计算有效节点的容载比最小值和最大值，反映该组源荷与网络条件下的容量范围。电缆长度占比节点为10%、30%、50%、80%、90%，分别归入≤10%、(10%,30%]、&gt;30%三档，分区结果保留不同敷设造价引起的配置差异。电缆造价变化对应的设备替代在第5.6.7节结合完整节点分析。</w:t>
      </w:r>
    </w:p>
    <w:p w14:paraId="71CB4EFE">
      <w:pPr>
        <w:pStyle w:val="2"/>
        <w:widowControl/>
        <w:spacing w:before="0" w:after="0" w:line="348" w:lineRule="exact"/>
        <w:ind w:firstLine="480"/>
        <w:jc w:val="both"/>
      </w:pPr>
      <w:r>
        <w:rPr>
          <w:rFonts w:ascii="Times New Roman" w:hAnsi="Times New Roman" w:eastAsia="方正仿宋_GBK"/>
          <w:b w:val="0"/>
          <w:sz w:val="24"/>
        </w:rPr>
        <w:t>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14:paraId="23613403">
      <w:pPr>
        <w:pStyle w:val="2"/>
        <w:keepNext/>
        <w:spacing w:before="120" w:after="80" w:line="280" w:lineRule="exact"/>
        <w:ind w:firstLine="0"/>
        <w:jc w:val="center"/>
      </w:pPr>
      <w:r>
        <w:rPr>
          <w:rFonts w:ascii="Times New Roman" w:hAnsi="Times New Roman" w:eastAsia="宋体"/>
          <w:b w:val="0"/>
          <w:sz w:val="21"/>
        </w:rPr>
        <w:t>表5-66 电缆长度占比≤10%、负荷分散系数1.00的容载比区间矩阵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4A8A5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DD6D99C">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0875BCCF">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31A5AF0D">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29F469F8">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61CEDF17">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1BA5CD4C">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5CDAF0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CA9C3BF">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5439884">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274C489">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37C545C4">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60B37A8A">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0689A74F">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473EA5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4AE5B4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E262A9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FEBF865">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4E67DCEA">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3CC534E4">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69C8E786">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4D10BA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D752214">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E040F41">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E37CD9A">
            <w:pPr>
              <w:keepNext/>
              <w:spacing w:before="20" w:after="20" w:line="260" w:lineRule="exact"/>
              <w:ind w:left="0" w:leftChars="0" w:right="0" w:rightChars="0" w:firstLine="0" w:firstLineChars="0"/>
              <w:jc w:val="center"/>
            </w:pPr>
            <w:r>
              <w:rPr>
                <w:rFonts w:ascii="Times New Roman" w:hAnsi="Times New Roman" w:eastAsia="宋体"/>
                <w:b w:val="0"/>
                <w:sz w:val="18"/>
              </w:rPr>
              <w:t>2.20～3.04</w:t>
            </w:r>
          </w:p>
        </w:tc>
        <w:tc>
          <w:tcPr>
            <w:tcW w:w="1385" w:type="dxa"/>
            <w:tcMar>
              <w:left w:w="70" w:type="dxa"/>
              <w:right w:w="70" w:type="dxa"/>
            </w:tcMar>
            <w:vAlign w:val="center"/>
          </w:tcPr>
          <w:p w14:paraId="2E4075DD">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144A8240">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15FB671E">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62D564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9DBC5B3">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6C88F08">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3E646C4">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51BD0E3B">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0DD1D553">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69A49E7D">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7C6AC2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4B89A8">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70B88EC">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397C0F7">
            <w:pPr>
              <w:keepNext/>
              <w:spacing w:before="20" w:after="20" w:line="260" w:lineRule="exact"/>
              <w:ind w:left="0" w:leftChars="0" w:right="0" w:rightChars="0" w:firstLine="0" w:firstLineChars="0"/>
              <w:jc w:val="center"/>
            </w:pPr>
            <w:r>
              <w:rPr>
                <w:rFonts w:ascii="Times New Roman" w:hAnsi="Times New Roman" w:eastAsia="宋体"/>
                <w:b w:val="0"/>
                <w:sz w:val="18"/>
              </w:rPr>
              <w:t>1.70～2.26</w:t>
            </w:r>
          </w:p>
        </w:tc>
        <w:tc>
          <w:tcPr>
            <w:tcW w:w="1385" w:type="dxa"/>
            <w:tcMar>
              <w:left w:w="70" w:type="dxa"/>
              <w:right w:w="70" w:type="dxa"/>
            </w:tcMar>
            <w:vAlign w:val="center"/>
          </w:tcPr>
          <w:p w14:paraId="5E4B986F">
            <w:pPr>
              <w:keepNext/>
              <w:spacing w:before="20" w:after="20" w:line="260" w:lineRule="exact"/>
              <w:ind w:left="0" w:leftChars="0" w:right="0" w:rightChars="0" w:firstLine="0" w:firstLineChars="0"/>
              <w:jc w:val="center"/>
            </w:pPr>
            <w:r>
              <w:rPr>
                <w:rFonts w:ascii="Times New Roman" w:hAnsi="Times New Roman" w:eastAsia="宋体"/>
                <w:b w:val="0"/>
                <w:sz w:val="18"/>
              </w:rPr>
              <w:t>1.70～2.06</w:t>
            </w:r>
          </w:p>
        </w:tc>
        <w:tc>
          <w:tcPr>
            <w:tcW w:w="1385" w:type="dxa"/>
            <w:tcMar>
              <w:left w:w="70" w:type="dxa"/>
              <w:right w:w="70" w:type="dxa"/>
            </w:tcMar>
            <w:vAlign w:val="center"/>
          </w:tcPr>
          <w:p w14:paraId="22ED8EF8">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4CABA32F">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3D8966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69912EA">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733B9DA">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7BB9C7C">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61D8481F">
            <w:pPr>
              <w:keepNext/>
              <w:spacing w:before="20" w:after="20" w:line="260" w:lineRule="exact"/>
              <w:ind w:left="0" w:leftChars="0" w:right="0" w:rightChars="0" w:firstLine="0" w:firstLineChars="0"/>
              <w:jc w:val="center"/>
            </w:pPr>
            <w:r>
              <w:rPr>
                <w:rFonts w:ascii="Times New Roman" w:hAnsi="Times New Roman" w:eastAsia="宋体"/>
                <w:b w:val="0"/>
                <w:sz w:val="18"/>
              </w:rPr>
              <w:t>2.25～2.81</w:t>
            </w:r>
          </w:p>
        </w:tc>
        <w:tc>
          <w:tcPr>
            <w:tcW w:w="1385" w:type="dxa"/>
            <w:tcMar>
              <w:left w:w="70" w:type="dxa"/>
              <w:right w:w="70" w:type="dxa"/>
            </w:tcMar>
            <w:vAlign w:val="center"/>
          </w:tcPr>
          <w:p w14:paraId="61EE8FE4">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6D0A1086">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5CD7A0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48A6BA8">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C9CD01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4D7080F">
            <w:pPr>
              <w:keepNext/>
              <w:spacing w:before="20" w:after="20" w:line="260" w:lineRule="exact"/>
              <w:ind w:left="0" w:leftChars="0" w:right="0" w:rightChars="0" w:firstLine="0" w:firstLineChars="0"/>
              <w:jc w:val="center"/>
            </w:pPr>
            <w:r>
              <w:rPr>
                <w:rFonts w:ascii="Times New Roman" w:hAnsi="Times New Roman" w:eastAsia="宋体"/>
                <w:b w:val="0"/>
                <w:sz w:val="18"/>
              </w:rPr>
              <w:t>1.67～2.10</w:t>
            </w:r>
          </w:p>
        </w:tc>
        <w:tc>
          <w:tcPr>
            <w:tcW w:w="1385" w:type="dxa"/>
            <w:tcMar>
              <w:left w:w="70" w:type="dxa"/>
              <w:right w:w="70" w:type="dxa"/>
            </w:tcMar>
            <w:vAlign w:val="center"/>
          </w:tcPr>
          <w:p w14:paraId="0F76BC72">
            <w:pPr>
              <w:keepNext/>
              <w:spacing w:before="20" w:after="20" w:line="260" w:lineRule="exact"/>
              <w:ind w:left="0" w:leftChars="0" w:right="0" w:rightChars="0" w:firstLine="0" w:firstLineChars="0"/>
              <w:jc w:val="center"/>
            </w:pPr>
            <w:r>
              <w:rPr>
                <w:rFonts w:ascii="Times New Roman" w:hAnsi="Times New Roman" w:eastAsia="宋体"/>
                <w:b w:val="0"/>
                <w:sz w:val="18"/>
              </w:rPr>
              <w:t>1.52～1.68</w:t>
            </w:r>
          </w:p>
        </w:tc>
        <w:tc>
          <w:tcPr>
            <w:tcW w:w="1385" w:type="dxa"/>
            <w:tcMar>
              <w:left w:w="70" w:type="dxa"/>
              <w:right w:w="70" w:type="dxa"/>
            </w:tcMar>
            <w:vAlign w:val="center"/>
          </w:tcPr>
          <w:p w14:paraId="0353955D">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c>
          <w:tcPr>
            <w:tcW w:w="1385" w:type="dxa"/>
            <w:tcMar>
              <w:left w:w="70" w:type="dxa"/>
              <w:right w:w="70" w:type="dxa"/>
            </w:tcMar>
            <w:vAlign w:val="center"/>
          </w:tcPr>
          <w:p w14:paraId="5E67C4D6">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59AA15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6C4CA9A">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88AC9E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65DAEBC">
            <w:pPr>
              <w:keepNext/>
              <w:spacing w:before="20" w:after="20" w:line="260" w:lineRule="exact"/>
              <w:ind w:left="0" w:leftChars="0" w:right="0" w:rightChars="0" w:firstLine="0" w:firstLineChars="0"/>
              <w:jc w:val="center"/>
            </w:pPr>
            <w:r>
              <w:rPr>
                <w:rFonts w:ascii="Times New Roman" w:hAnsi="Times New Roman" w:eastAsia="宋体"/>
                <w:b w:val="0"/>
                <w:sz w:val="18"/>
              </w:rPr>
              <w:t>1.67～2.30</w:t>
            </w:r>
          </w:p>
        </w:tc>
        <w:tc>
          <w:tcPr>
            <w:tcW w:w="1385" w:type="dxa"/>
            <w:tcMar>
              <w:left w:w="70" w:type="dxa"/>
              <w:right w:w="70" w:type="dxa"/>
            </w:tcMar>
            <w:vAlign w:val="center"/>
          </w:tcPr>
          <w:p w14:paraId="4A1C1437">
            <w:pPr>
              <w:keepNext/>
              <w:spacing w:before="20" w:after="20" w:line="260" w:lineRule="exact"/>
              <w:ind w:left="0" w:leftChars="0" w:right="0" w:rightChars="0" w:firstLine="0" w:firstLineChars="0"/>
              <w:jc w:val="center"/>
            </w:pPr>
            <w:r>
              <w:rPr>
                <w:rFonts w:ascii="Times New Roman" w:hAnsi="Times New Roman" w:eastAsia="宋体"/>
                <w:b w:val="0"/>
                <w:sz w:val="18"/>
              </w:rPr>
              <w:t>1.52～2.03</w:t>
            </w:r>
          </w:p>
        </w:tc>
        <w:tc>
          <w:tcPr>
            <w:tcW w:w="1385" w:type="dxa"/>
            <w:tcMar>
              <w:left w:w="70" w:type="dxa"/>
              <w:right w:w="70" w:type="dxa"/>
            </w:tcMar>
            <w:vAlign w:val="center"/>
          </w:tcPr>
          <w:p w14:paraId="69A3C761">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c>
          <w:tcPr>
            <w:tcW w:w="1385" w:type="dxa"/>
            <w:tcMar>
              <w:left w:w="70" w:type="dxa"/>
              <w:right w:w="70" w:type="dxa"/>
            </w:tcMar>
            <w:vAlign w:val="center"/>
          </w:tcPr>
          <w:p w14:paraId="1337E755">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r>
      <w:tr w14:paraId="343578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571886">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739944B">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22171D6">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210FC757">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69214302">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c>
          <w:tcPr>
            <w:tcW w:w="1385" w:type="dxa"/>
            <w:tcMar>
              <w:left w:w="70" w:type="dxa"/>
              <w:right w:w="70" w:type="dxa"/>
            </w:tcMar>
            <w:vAlign w:val="center"/>
          </w:tcPr>
          <w:p w14:paraId="3ABF6A5E">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r>
      <w:tr w14:paraId="694053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B27320D">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767EAC3">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D0FE8BD">
            <w:pPr>
              <w:keepNext/>
              <w:spacing w:before="20" w:after="20" w:line="260" w:lineRule="exact"/>
              <w:ind w:left="0" w:leftChars="0" w:right="0" w:rightChars="0" w:firstLine="0" w:firstLineChars="0"/>
              <w:jc w:val="center"/>
            </w:pPr>
            <w:r>
              <w:rPr>
                <w:rFonts w:ascii="Times New Roman" w:hAnsi="Times New Roman" w:eastAsia="宋体"/>
                <w:b w:val="0"/>
                <w:sz w:val="18"/>
              </w:rPr>
              <w:t>1.77～1.92</w:t>
            </w:r>
          </w:p>
        </w:tc>
        <w:tc>
          <w:tcPr>
            <w:tcW w:w="1385" w:type="dxa"/>
            <w:tcMar>
              <w:left w:w="70" w:type="dxa"/>
              <w:right w:w="70" w:type="dxa"/>
            </w:tcMar>
            <w:vAlign w:val="center"/>
          </w:tcPr>
          <w:p w14:paraId="2A957D30">
            <w:pPr>
              <w:keepNext/>
              <w:spacing w:before="20" w:after="20" w:line="260" w:lineRule="exact"/>
              <w:ind w:left="0" w:leftChars="0" w:right="0" w:rightChars="0" w:firstLine="0" w:firstLineChars="0"/>
              <w:jc w:val="center"/>
            </w:pPr>
            <w:r>
              <w:rPr>
                <w:rFonts w:ascii="Times New Roman" w:hAnsi="Times New Roman" w:eastAsia="宋体"/>
                <w:b w:val="0"/>
                <w:sz w:val="18"/>
              </w:rPr>
              <w:t>1.50～1.78</w:t>
            </w:r>
          </w:p>
        </w:tc>
        <w:tc>
          <w:tcPr>
            <w:tcW w:w="1385" w:type="dxa"/>
            <w:tcMar>
              <w:left w:w="70" w:type="dxa"/>
              <w:right w:w="70" w:type="dxa"/>
            </w:tcMar>
            <w:vAlign w:val="center"/>
          </w:tcPr>
          <w:p w14:paraId="46353435">
            <w:pPr>
              <w:keepNext/>
              <w:spacing w:before="20" w:after="20" w:line="260" w:lineRule="exact"/>
              <w:ind w:left="0" w:leftChars="0" w:right="0" w:rightChars="0" w:firstLine="0" w:firstLineChars="0"/>
              <w:jc w:val="center"/>
            </w:pPr>
            <w:r>
              <w:rPr>
                <w:rFonts w:ascii="Times New Roman" w:hAnsi="Times New Roman" w:eastAsia="宋体"/>
                <w:b w:val="0"/>
                <w:sz w:val="18"/>
              </w:rPr>
              <w:t>1.36～1.51</w:t>
            </w:r>
          </w:p>
        </w:tc>
        <w:tc>
          <w:tcPr>
            <w:tcW w:w="1385" w:type="dxa"/>
            <w:tcMar>
              <w:left w:w="70" w:type="dxa"/>
              <w:right w:w="70" w:type="dxa"/>
            </w:tcMar>
            <w:vAlign w:val="center"/>
          </w:tcPr>
          <w:p w14:paraId="654752D2">
            <w:pPr>
              <w:keepNext/>
              <w:spacing w:before="20" w:after="20" w:line="260" w:lineRule="exact"/>
              <w:ind w:left="0" w:leftChars="0" w:right="0" w:rightChars="0" w:firstLine="0" w:firstLineChars="0"/>
              <w:jc w:val="center"/>
            </w:pPr>
            <w:r>
              <w:rPr>
                <w:rFonts w:ascii="Times New Roman" w:hAnsi="Times New Roman" w:eastAsia="宋体"/>
                <w:b w:val="0"/>
                <w:sz w:val="18"/>
              </w:rPr>
              <w:t>1.36～1.48</w:t>
            </w:r>
          </w:p>
        </w:tc>
      </w:tr>
      <w:tr w14:paraId="555FFF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6AA60AC">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F5A630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7C673BB">
            <w:pPr>
              <w:keepNext/>
              <w:spacing w:before="20" w:after="20" w:line="260" w:lineRule="exact"/>
              <w:ind w:left="0" w:leftChars="0" w:right="0" w:rightChars="0" w:firstLine="0" w:firstLineChars="0"/>
              <w:jc w:val="center"/>
            </w:pPr>
            <w:r>
              <w:rPr>
                <w:rFonts w:ascii="Times New Roman" w:hAnsi="Times New Roman" w:eastAsia="宋体"/>
                <w:b w:val="0"/>
                <w:sz w:val="18"/>
              </w:rPr>
              <w:t>1.77～2.09</w:t>
            </w:r>
          </w:p>
        </w:tc>
        <w:tc>
          <w:tcPr>
            <w:tcW w:w="1385" w:type="dxa"/>
            <w:tcMar>
              <w:left w:w="70" w:type="dxa"/>
              <w:right w:w="70" w:type="dxa"/>
            </w:tcMar>
            <w:vAlign w:val="center"/>
          </w:tcPr>
          <w:p w14:paraId="781B5E20">
            <w:pPr>
              <w:keepNext/>
              <w:spacing w:before="20" w:after="20" w:line="260" w:lineRule="exact"/>
              <w:ind w:left="0" w:leftChars="0" w:right="0" w:rightChars="0" w:firstLine="0" w:firstLineChars="0"/>
              <w:jc w:val="center"/>
            </w:pPr>
            <w:r>
              <w:rPr>
                <w:rFonts w:ascii="Times New Roman" w:hAnsi="Times New Roman" w:eastAsia="宋体"/>
                <w:b w:val="0"/>
                <w:sz w:val="18"/>
              </w:rPr>
              <w:t>1.50～2.09</w:t>
            </w:r>
          </w:p>
        </w:tc>
        <w:tc>
          <w:tcPr>
            <w:tcW w:w="1385" w:type="dxa"/>
            <w:tcMar>
              <w:left w:w="70" w:type="dxa"/>
              <w:right w:w="70" w:type="dxa"/>
            </w:tcMar>
            <w:vAlign w:val="center"/>
          </w:tcPr>
          <w:p w14:paraId="3F5C746E">
            <w:pPr>
              <w:keepNext/>
              <w:spacing w:before="20" w:after="20" w:line="260" w:lineRule="exact"/>
              <w:ind w:left="0" w:leftChars="0" w:right="0" w:rightChars="0" w:firstLine="0" w:firstLineChars="0"/>
              <w:jc w:val="center"/>
            </w:pPr>
            <w:r>
              <w:rPr>
                <w:rFonts w:ascii="Times New Roman" w:hAnsi="Times New Roman" w:eastAsia="宋体"/>
                <w:b w:val="0"/>
                <w:sz w:val="18"/>
              </w:rPr>
              <w:t>1.47～1.95</w:t>
            </w:r>
          </w:p>
        </w:tc>
        <w:tc>
          <w:tcPr>
            <w:tcW w:w="1385" w:type="dxa"/>
            <w:tcMar>
              <w:left w:w="70" w:type="dxa"/>
              <w:right w:w="70" w:type="dxa"/>
            </w:tcMar>
            <w:vAlign w:val="center"/>
          </w:tcPr>
          <w:p w14:paraId="65117AC5">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7ACDF9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D7C3515">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87CD87E">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1D711B2">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45D52B8B">
            <w:pPr>
              <w:keepNext w:val="0"/>
              <w:spacing w:before="20" w:after="20" w:line="260" w:lineRule="exact"/>
              <w:ind w:left="0" w:leftChars="0" w:right="0" w:rightChars="0" w:firstLine="0" w:firstLineChars="0"/>
              <w:jc w:val="center"/>
            </w:pPr>
            <w:r>
              <w:rPr>
                <w:rFonts w:ascii="Times New Roman" w:hAnsi="Times New Roman" w:eastAsia="宋体"/>
                <w:b w:val="0"/>
                <w:sz w:val="18"/>
              </w:rPr>
              <w:t>2.01～2.42</w:t>
            </w:r>
          </w:p>
        </w:tc>
        <w:tc>
          <w:tcPr>
            <w:tcW w:w="1385" w:type="dxa"/>
            <w:tcMar>
              <w:left w:w="70" w:type="dxa"/>
              <w:right w:w="70" w:type="dxa"/>
            </w:tcMar>
            <w:vAlign w:val="center"/>
          </w:tcPr>
          <w:p w14:paraId="2180BA67">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5F94B6D1">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09A506DA">
      <w:pPr>
        <w:pStyle w:val="2"/>
        <w:keepNext/>
        <w:spacing w:before="120" w:after="80" w:line="280" w:lineRule="exact"/>
        <w:ind w:firstLine="0"/>
        <w:jc w:val="center"/>
      </w:pPr>
      <w:r>
        <w:rPr>
          <w:rFonts w:ascii="Times New Roman" w:hAnsi="Times New Roman" w:eastAsia="宋体"/>
          <w:b w:val="0"/>
          <w:sz w:val="21"/>
        </w:rPr>
        <w:t>表5-67 电缆长度占比≤10%、负荷分散系数1.10的容载比区间矩阵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9EC97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498BBF1">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70DD810D">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1A26E8E9">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0B22B495">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61A30A59">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0D4BD0DE">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67DD50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544211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BD5E28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6D3CAFF">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23EF5A88">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3B6B64C7">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2BCDDC53">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7C6C23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939613">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807CA1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122F453">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5B4B0EF6">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5915C1D2">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6FA0F450">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252A51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271A5F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50693F6">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FD803A0">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0D580590">
            <w:pPr>
              <w:keepNext/>
              <w:spacing w:before="20" w:after="20" w:line="260" w:lineRule="exact"/>
              <w:ind w:left="0" w:leftChars="0" w:right="0" w:rightChars="0" w:firstLine="0" w:firstLineChars="0"/>
              <w:jc w:val="center"/>
            </w:pPr>
            <w:r>
              <w:rPr>
                <w:rFonts w:ascii="Times New Roman" w:hAnsi="Times New Roman" w:eastAsia="宋体"/>
                <w:b w:val="0"/>
                <w:sz w:val="18"/>
              </w:rPr>
              <w:t>2.20～2.91</w:t>
            </w:r>
          </w:p>
        </w:tc>
        <w:tc>
          <w:tcPr>
            <w:tcW w:w="1385" w:type="dxa"/>
            <w:tcMar>
              <w:left w:w="70" w:type="dxa"/>
              <w:right w:w="70" w:type="dxa"/>
            </w:tcMar>
            <w:vAlign w:val="center"/>
          </w:tcPr>
          <w:p w14:paraId="3CB24EB0">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1806E74E">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17103E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F05C83">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F23800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10C67B3">
            <w:pPr>
              <w:keepNext/>
              <w:spacing w:before="20" w:after="20" w:line="260" w:lineRule="exact"/>
              <w:ind w:left="0" w:leftChars="0" w:right="0" w:rightChars="0" w:firstLine="0" w:firstLineChars="0"/>
              <w:jc w:val="center"/>
            </w:pPr>
            <w:r>
              <w:rPr>
                <w:rFonts w:ascii="Times New Roman" w:hAnsi="Times New Roman" w:eastAsia="宋体"/>
                <w:b w:val="0"/>
                <w:sz w:val="18"/>
              </w:rPr>
              <w:t>1.88～2.23</w:t>
            </w:r>
          </w:p>
        </w:tc>
        <w:tc>
          <w:tcPr>
            <w:tcW w:w="1385" w:type="dxa"/>
            <w:tcMar>
              <w:left w:w="70" w:type="dxa"/>
              <w:right w:w="70" w:type="dxa"/>
            </w:tcMar>
            <w:vAlign w:val="center"/>
          </w:tcPr>
          <w:p w14:paraId="6EF6D35F">
            <w:pPr>
              <w:keepNext/>
              <w:spacing w:before="20" w:after="20" w:line="260" w:lineRule="exact"/>
              <w:ind w:left="0" w:leftChars="0" w:right="0" w:rightChars="0" w:firstLine="0" w:firstLineChars="0"/>
              <w:jc w:val="center"/>
            </w:pPr>
            <w:r>
              <w:rPr>
                <w:rFonts w:ascii="Times New Roman" w:hAnsi="Times New Roman" w:eastAsia="宋体"/>
                <w:b w:val="0"/>
                <w:sz w:val="18"/>
              </w:rPr>
              <w:t>1.70～1.89</w:t>
            </w:r>
          </w:p>
        </w:tc>
        <w:tc>
          <w:tcPr>
            <w:tcW w:w="1385" w:type="dxa"/>
            <w:tcMar>
              <w:left w:w="70" w:type="dxa"/>
              <w:right w:w="70" w:type="dxa"/>
            </w:tcMar>
            <w:vAlign w:val="center"/>
          </w:tcPr>
          <w:p w14:paraId="5D7F00F6">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313D4F35">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01E296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2E224A">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758994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C8195BC">
            <w:pPr>
              <w:keepNext/>
              <w:spacing w:before="20" w:after="20" w:line="260" w:lineRule="exact"/>
              <w:ind w:left="0" w:leftChars="0" w:right="0" w:rightChars="0" w:firstLine="0" w:firstLineChars="0"/>
              <w:jc w:val="center"/>
            </w:pPr>
            <w:r>
              <w:rPr>
                <w:rFonts w:ascii="Times New Roman" w:hAnsi="Times New Roman" w:eastAsia="宋体"/>
                <w:b w:val="0"/>
                <w:sz w:val="18"/>
              </w:rPr>
              <w:t>1.88～2.43</w:t>
            </w:r>
          </w:p>
        </w:tc>
        <w:tc>
          <w:tcPr>
            <w:tcW w:w="1385" w:type="dxa"/>
            <w:tcMar>
              <w:left w:w="70" w:type="dxa"/>
              <w:right w:w="70" w:type="dxa"/>
            </w:tcMar>
            <w:vAlign w:val="center"/>
          </w:tcPr>
          <w:p w14:paraId="104A5C3D">
            <w:pPr>
              <w:keepNext/>
              <w:spacing w:before="20" w:after="20" w:line="260" w:lineRule="exact"/>
              <w:ind w:left="0" w:leftChars="0" w:right="0" w:rightChars="0" w:firstLine="0" w:firstLineChars="0"/>
              <w:jc w:val="center"/>
            </w:pPr>
            <w:r>
              <w:rPr>
                <w:rFonts w:ascii="Times New Roman" w:hAnsi="Times New Roman" w:eastAsia="宋体"/>
                <w:b w:val="0"/>
                <w:sz w:val="18"/>
              </w:rPr>
              <w:t>1.70～2.15</w:t>
            </w:r>
          </w:p>
        </w:tc>
        <w:tc>
          <w:tcPr>
            <w:tcW w:w="1385" w:type="dxa"/>
            <w:tcMar>
              <w:left w:w="70" w:type="dxa"/>
              <w:right w:w="70" w:type="dxa"/>
            </w:tcMar>
            <w:vAlign w:val="center"/>
          </w:tcPr>
          <w:p w14:paraId="263C17D5">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23828A9D">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38A8B3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0EDB42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40B7A59">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8D29606">
            <w:pPr>
              <w:keepNext/>
              <w:spacing w:before="20" w:after="20" w:line="260" w:lineRule="exact"/>
              <w:ind w:left="0" w:leftChars="0" w:right="0" w:rightChars="0" w:firstLine="0" w:firstLineChars="0"/>
              <w:jc w:val="center"/>
            </w:pPr>
            <w:r>
              <w:rPr>
                <w:rFonts w:ascii="Times New Roman" w:hAnsi="Times New Roman" w:eastAsia="宋体"/>
                <w:b w:val="0"/>
                <w:sz w:val="18"/>
              </w:rPr>
              <w:t>2.34～2.92</w:t>
            </w:r>
          </w:p>
        </w:tc>
        <w:tc>
          <w:tcPr>
            <w:tcW w:w="1385" w:type="dxa"/>
            <w:tcMar>
              <w:left w:w="70" w:type="dxa"/>
              <w:right w:w="70" w:type="dxa"/>
            </w:tcMar>
            <w:vAlign w:val="center"/>
          </w:tcPr>
          <w:p w14:paraId="1A812BED">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6F3A2C02">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43A76E7D">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254262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81BC88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6A37986">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CC2BB93">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08B7D604">
            <w:pPr>
              <w:keepNext/>
              <w:spacing w:before="20" w:after="20" w:line="260" w:lineRule="exact"/>
              <w:ind w:left="0" w:leftChars="0" w:right="0" w:rightChars="0" w:firstLine="0" w:firstLineChars="0"/>
              <w:jc w:val="center"/>
            </w:pPr>
            <w:r>
              <w:rPr>
                <w:rFonts w:ascii="Times New Roman" w:hAnsi="Times New Roman" w:eastAsia="宋体"/>
                <w:b w:val="0"/>
                <w:sz w:val="18"/>
              </w:rPr>
              <w:t>1.67～1.84</w:t>
            </w:r>
          </w:p>
        </w:tc>
        <w:tc>
          <w:tcPr>
            <w:tcW w:w="1385" w:type="dxa"/>
            <w:tcMar>
              <w:left w:w="70" w:type="dxa"/>
              <w:right w:w="70" w:type="dxa"/>
            </w:tcMar>
            <w:vAlign w:val="center"/>
          </w:tcPr>
          <w:p w14:paraId="063EA1CD">
            <w:pPr>
              <w:keepNext/>
              <w:spacing w:before="20" w:after="20" w:line="260" w:lineRule="exact"/>
              <w:ind w:left="0" w:leftChars="0" w:right="0" w:rightChars="0" w:firstLine="0" w:firstLineChars="0"/>
              <w:jc w:val="center"/>
            </w:pPr>
            <w:r>
              <w:rPr>
                <w:rFonts w:ascii="Times New Roman" w:hAnsi="Times New Roman" w:eastAsia="宋体"/>
                <w:b w:val="0"/>
                <w:sz w:val="18"/>
              </w:rPr>
              <w:t>1.52～1.68</w:t>
            </w:r>
          </w:p>
        </w:tc>
        <w:tc>
          <w:tcPr>
            <w:tcW w:w="1385" w:type="dxa"/>
            <w:tcMar>
              <w:left w:w="70" w:type="dxa"/>
              <w:right w:w="70" w:type="dxa"/>
            </w:tcMar>
            <w:vAlign w:val="center"/>
          </w:tcPr>
          <w:p w14:paraId="3704625A">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31CB9A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3A0709">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90C44F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5E9A5DD">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07B4FDF2">
            <w:pPr>
              <w:keepNext/>
              <w:spacing w:before="20" w:after="20" w:line="260" w:lineRule="exact"/>
              <w:ind w:left="0" w:leftChars="0" w:right="0" w:rightChars="0" w:firstLine="0" w:firstLineChars="0"/>
              <w:jc w:val="center"/>
            </w:pPr>
            <w:r>
              <w:rPr>
                <w:rFonts w:ascii="Times New Roman" w:hAnsi="Times New Roman" w:eastAsia="宋体"/>
                <w:b w:val="0"/>
                <w:sz w:val="18"/>
              </w:rPr>
              <w:t>1.67～2.17</w:t>
            </w:r>
          </w:p>
        </w:tc>
        <w:tc>
          <w:tcPr>
            <w:tcW w:w="1385" w:type="dxa"/>
            <w:tcMar>
              <w:left w:w="70" w:type="dxa"/>
              <w:right w:w="70" w:type="dxa"/>
            </w:tcMar>
            <w:vAlign w:val="center"/>
          </w:tcPr>
          <w:p w14:paraId="20C66BB9">
            <w:pPr>
              <w:keepNext/>
              <w:spacing w:before="20" w:after="20" w:line="260" w:lineRule="exact"/>
              <w:ind w:left="0" w:leftChars="0" w:right="0" w:rightChars="0" w:firstLine="0" w:firstLineChars="0"/>
              <w:jc w:val="center"/>
            </w:pPr>
            <w:r>
              <w:rPr>
                <w:rFonts w:ascii="Times New Roman" w:hAnsi="Times New Roman" w:eastAsia="宋体"/>
                <w:b w:val="0"/>
                <w:sz w:val="18"/>
              </w:rPr>
              <w:t>1.52～2.03</w:t>
            </w:r>
          </w:p>
        </w:tc>
        <w:tc>
          <w:tcPr>
            <w:tcW w:w="1385" w:type="dxa"/>
            <w:tcMar>
              <w:left w:w="70" w:type="dxa"/>
              <w:right w:w="70" w:type="dxa"/>
            </w:tcMar>
            <w:vAlign w:val="center"/>
          </w:tcPr>
          <w:p w14:paraId="022D5887">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r>
      <w:tr w14:paraId="4C0176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0B33444">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07C534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9A39059">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4F072040">
            <w:pPr>
              <w:keepNext/>
              <w:spacing w:before="20" w:after="20" w:line="260" w:lineRule="exact"/>
              <w:ind w:left="0" w:leftChars="0" w:right="0" w:rightChars="0" w:firstLine="0" w:firstLineChars="0"/>
              <w:jc w:val="center"/>
            </w:pPr>
            <w:r>
              <w:rPr>
                <w:rFonts w:ascii="Times New Roman" w:hAnsi="Times New Roman" w:eastAsia="宋体"/>
                <w:b w:val="0"/>
                <w:sz w:val="18"/>
              </w:rPr>
              <w:t>2.13～2.65</w:t>
            </w:r>
          </w:p>
        </w:tc>
        <w:tc>
          <w:tcPr>
            <w:tcW w:w="1385" w:type="dxa"/>
            <w:tcMar>
              <w:left w:w="70" w:type="dxa"/>
              <w:right w:w="70" w:type="dxa"/>
            </w:tcMar>
            <w:vAlign w:val="center"/>
          </w:tcPr>
          <w:p w14:paraId="2E074BFE">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37770D79">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r>
      <w:tr w14:paraId="0F3257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BB47AC0">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E52ABA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184399C">
            <w:pPr>
              <w:keepNext/>
              <w:spacing w:before="20" w:after="20" w:line="260" w:lineRule="exact"/>
              <w:ind w:left="0" w:leftChars="0" w:right="0" w:rightChars="0" w:firstLine="0" w:firstLineChars="0"/>
              <w:jc w:val="center"/>
            </w:pPr>
            <w:r>
              <w:rPr>
                <w:rFonts w:ascii="Times New Roman" w:hAnsi="Times New Roman" w:eastAsia="宋体"/>
                <w:b w:val="0"/>
                <w:sz w:val="18"/>
              </w:rPr>
              <w:t>1.91～1.92</w:t>
            </w:r>
          </w:p>
        </w:tc>
        <w:tc>
          <w:tcPr>
            <w:tcW w:w="1385" w:type="dxa"/>
            <w:tcMar>
              <w:left w:w="70" w:type="dxa"/>
              <w:right w:w="70" w:type="dxa"/>
            </w:tcMar>
            <w:vAlign w:val="center"/>
          </w:tcPr>
          <w:p w14:paraId="5480E9CE">
            <w:pPr>
              <w:keepNext/>
              <w:spacing w:before="20" w:after="20" w:line="260" w:lineRule="exact"/>
              <w:ind w:left="0" w:leftChars="0" w:right="0" w:rightChars="0" w:firstLine="0" w:firstLineChars="0"/>
              <w:jc w:val="center"/>
            </w:pPr>
            <w:r>
              <w:rPr>
                <w:rFonts w:ascii="Times New Roman" w:hAnsi="Times New Roman" w:eastAsia="宋体"/>
                <w:b w:val="0"/>
                <w:sz w:val="18"/>
              </w:rPr>
              <w:t>1.76～1.92</w:t>
            </w:r>
          </w:p>
        </w:tc>
        <w:tc>
          <w:tcPr>
            <w:tcW w:w="1385" w:type="dxa"/>
            <w:tcMar>
              <w:left w:w="70" w:type="dxa"/>
              <w:right w:w="70" w:type="dxa"/>
            </w:tcMar>
            <w:vAlign w:val="center"/>
          </w:tcPr>
          <w:p w14:paraId="159FA9FA">
            <w:pPr>
              <w:keepNext/>
              <w:spacing w:before="20" w:after="20" w:line="260" w:lineRule="exact"/>
              <w:ind w:left="0" w:leftChars="0" w:right="0" w:rightChars="0" w:firstLine="0" w:firstLineChars="0"/>
              <w:jc w:val="center"/>
            </w:pPr>
            <w:r>
              <w:rPr>
                <w:rFonts w:ascii="Times New Roman" w:hAnsi="Times New Roman" w:eastAsia="宋体"/>
                <w:b w:val="0"/>
                <w:sz w:val="18"/>
              </w:rPr>
              <w:t>1.50～1.64</w:t>
            </w:r>
          </w:p>
        </w:tc>
        <w:tc>
          <w:tcPr>
            <w:tcW w:w="1385" w:type="dxa"/>
            <w:tcMar>
              <w:left w:w="70" w:type="dxa"/>
              <w:right w:w="70" w:type="dxa"/>
            </w:tcMar>
            <w:vAlign w:val="center"/>
          </w:tcPr>
          <w:p w14:paraId="39A8ACCE">
            <w:pPr>
              <w:keepNext/>
              <w:spacing w:before="20" w:after="20" w:line="260" w:lineRule="exact"/>
              <w:ind w:left="0" w:leftChars="0" w:right="0" w:rightChars="0" w:firstLine="0" w:firstLineChars="0"/>
              <w:jc w:val="center"/>
            </w:pPr>
            <w:r>
              <w:rPr>
                <w:rFonts w:ascii="Times New Roman" w:hAnsi="Times New Roman" w:eastAsia="宋体"/>
                <w:b w:val="0"/>
                <w:sz w:val="18"/>
              </w:rPr>
              <w:t>1.36～1.51</w:t>
            </w:r>
          </w:p>
        </w:tc>
      </w:tr>
      <w:tr w14:paraId="2E7816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BF2E320">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089EAAA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D0805AA">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3F0EAFB3">
            <w:pPr>
              <w:keepNext/>
              <w:spacing w:before="20" w:after="20" w:line="260" w:lineRule="exact"/>
              <w:ind w:left="0" w:leftChars="0" w:right="0" w:rightChars="0" w:firstLine="0" w:firstLineChars="0"/>
              <w:jc w:val="center"/>
            </w:pPr>
            <w:commentRangeStart w:id="10"/>
            <w:r>
              <w:rPr>
                <w:rFonts w:ascii="Times New Roman" w:hAnsi="Times New Roman" w:eastAsia="宋体"/>
                <w:b w:val="0"/>
                <w:sz w:val="18"/>
              </w:rPr>
              <w:t>1.76～2.09</w:t>
            </w:r>
          </w:p>
        </w:tc>
        <w:tc>
          <w:tcPr>
            <w:tcW w:w="1385" w:type="dxa"/>
            <w:tcMar>
              <w:left w:w="70" w:type="dxa"/>
              <w:right w:w="70" w:type="dxa"/>
            </w:tcMar>
            <w:vAlign w:val="center"/>
          </w:tcPr>
          <w:p w14:paraId="545C6DB3">
            <w:pPr>
              <w:keepNext/>
              <w:spacing w:before="20" w:after="20" w:line="260" w:lineRule="exact"/>
              <w:ind w:left="0" w:leftChars="0" w:right="0" w:rightChars="0" w:firstLine="0" w:firstLineChars="0"/>
              <w:jc w:val="center"/>
              <w:rPr>
                <w:woUserID w:val="2"/>
              </w:rPr>
            </w:pPr>
            <w:r>
              <w:rPr>
                <w:rFonts w:ascii="Times New Roman" w:hAnsi="Times New Roman" w:eastAsia="宋体"/>
                <w:b w:val="0"/>
                <w:sz w:val="18"/>
                <w:woUserID w:val="2"/>
              </w:rPr>
              <w:t>1.50～1.95</w:t>
            </w:r>
            <w:commentRangeEnd w:id="10"/>
            <w:r>
              <w:rPr>
                <w:woUserID w:val="2"/>
              </w:rPr>
              <w:commentReference w:id="10"/>
            </w:r>
          </w:p>
        </w:tc>
        <w:tc>
          <w:tcPr>
            <w:tcW w:w="1385" w:type="dxa"/>
            <w:tcMar>
              <w:left w:w="70" w:type="dxa"/>
              <w:right w:w="70" w:type="dxa"/>
            </w:tcMar>
            <w:vAlign w:val="center"/>
          </w:tcPr>
          <w:p w14:paraId="58108283">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1523A2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F3F3A8D">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3F29070">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E1CA9E4">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0A163FEE">
            <w:pPr>
              <w:keepNext w:val="0"/>
              <w:spacing w:before="20" w:after="20" w:line="260" w:lineRule="exact"/>
              <w:ind w:left="0" w:leftChars="0" w:right="0" w:rightChars="0" w:firstLine="0" w:firstLineChars="0"/>
              <w:jc w:val="center"/>
            </w:pPr>
            <w:r>
              <w:rPr>
                <w:rFonts w:ascii="Times New Roman" w:hAnsi="Times New Roman" w:eastAsia="宋体"/>
                <w:b w:val="0"/>
                <w:sz w:val="18"/>
              </w:rPr>
              <w:t>2.08～2.49</w:t>
            </w:r>
          </w:p>
        </w:tc>
        <w:tc>
          <w:tcPr>
            <w:tcW w:w="1385" w:type="dxa"/>
            <w:tcMar>
              <w:left w:w="70" w:type="dxa"/>
              <w:right w:w="70" w:type="dxa"/>
            </w:tcMar>
            <w:vAlign w:val="center"/>
          </w:tcPr>
          <w:p w14:paraId="0CBD1B8C">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036FC668">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5B6051D4">
      <w:pPr>
        <w:pStyle w:val="2"/>
        <w:keepNext/>
        <w:spacing w:before="120" w:after="80" w:line="280" w:lineRule="exact"/>
        <w:ind w:firstLine="0"/>
        <w:jc w:val="center"/>
      </w:pPr>
      <w:r>
        <w:rPr>
          <w:rFonts w:ascii="Times New Roman" w:hAnsi="Times New Roman" w:eastAsia="宋体"/>
          <w:b w:val="0"/>
          <w:sz w:val="21"/>
        </w:rPr>
        <w:t>表5-68 电缆长度占比≤10%、负荷分散系数1.15的容载比区间矩阵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A3B86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6258999">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6E440A3E">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24870E9B">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0B82AEB6">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0E242B2F">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18380BEC">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29EE06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A855BD3">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4B7749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67600C3">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4278C69F">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55C5BE84">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57CF902C">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15731D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E58939E">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D63AC6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224D692">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4C43E9F5">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66F1B4A3">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4456096F">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0ED17E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1551564">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8D0F42C">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F5CD5E1">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36ED0CAB">
            <w:pPr>
              <w:keepNext/>
              <w:spacing w:before="20" w:after="20" w:line="260" w:lineRule="exact"/>
              <w:ind w:left="0" w:leftChars="0" w:right="0" w:rightChars="0" w:firstLine="0" w:firstLineChars="0"/>
              <w:jc w:val="center"/>
            </w:pPr>
            <w:r>
              <w:rPr>
                <w:rFonts w:ascii="Times New Roman" w:hAnsi="Times New Roman" w:eastAsia="宋体"/>
                <w:b w:val="0"/>
                <w:sz w:val="18"/>
              </w:rPr>
              <w:t>2.20～2.91</w:t>
            </w:r>
          </w:p>
        </w:tc>
        <w:tc>
          <w:tcPr>
            <w:tcW w:w="1385" w:type="dxa"/>
            <w:tcMar>
              <w:left w:w="70" w:type="dxa"/>
              <w:right w:w="70" w:type="dxa"/>
            </w:tcMar>
            <w:vAlign w:val="center"/>
          </w:tcPr>
          <w:p w14:paraId="3D2121DA">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4E856243">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63F6E6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C9388FD">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E5F2F0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09696F6">
            <w:pPr>
              <w:keepNext/>
              <w:spacing w:before="20" w:after="20" w:line="260" w:lineRule="exact"/>
              <w:ind w:left="0" w:leftChars="0" w:right="0" w:rightChars="0" w:firstLine="0" w:firstLineChars="0"/>
              <w:jc w:val="center"/>
            </w:pPr>
            <w:r>
              <w:rPr>
                <w:rFonts w:ascii="Times New Roman" w:hAnsi="Times New Roman" w:eastAsia="宋体"/>
                <w:b w:val="0"/>
                <w:sz w:val="18"/>
              </w:rPr>
              <w:t>1.95～2.32</w:t>
            </w:r>
          </w:p>
        </w:tc>
        <w:tc>
          <w:tcPr>
            <w:tcW w:w="1385" w:type="dxa"/>
            <w:tcMar>
              <w:left w:w="70" w:type="dxa"/>
              <w:right w:w="70" w:type="dxa"/>
            </w:tcMar>
            <w:vAlign w:val="center"/>
          </w:tcPr>
          <w:p w14:paraId="7B8A4158">
            <w:pPr>
              <w:keepNext/>
              <w:spacing w:before="20" w:after="20" w:line="260" w:lineRule="exact"/>
              <w:ind w:left="0" w:leftChars="0" w:right="0" w:rightChars="0" w:firstLine="0" w:firstLineChars="0"/>
              <w:jc w:val="center"/>
            </w:pPr>
            <w:r>
              <w:rPr>
                <w:rFonts w:ascii="Times New Roman" w:hAnsi="Times New Roman" w:eastAsia="宋体"/>
                <w:b w:val="0"/>
                <w:sz w:val="18"/>
              </w:rPr>
              <w:t>1.77～1.96</w:t>
            </w:r>
          </w:p>
        </w:tc>
        <w:tc>
          <w:tcPr>
            <w:tcW w:w="1385" w:type="dxa"/>
            <w:tcMar>
              <w:left w:w="70" w:type="dxa"/>
              <w:right w:w="70" w:type="dxa"/>
            </w:tcMar>
            <w:vAlign w:val="center"/>
          </w:tcPr>
          <w:p w14:paraId="06475E63">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2090714B">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4A8D71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788E44">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ABBB6B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21D5C4B">
            <w:pPr>
              <w:keepNext/>
              <w:spacing w:before="20" w:after="20" w:line="260" w:lineRule="exact"/>
              <w:ind w:left="0" w:leftChars="0" w:right="0" w:rightChars="0" w:firstLine="0" w:firstLineChars="0"/>
              <w:jc w:val="center"/>
            </w:pPr>
            <w:r>
              <w:rPr>
                <w:rFonts w:ascii="Times New Roman" w:hAnsi="Times New Roman" w:eastAsia="宋体"/>
                <w:b w:val="0"/>
                <w:sz w:val="18"/>
              </w:rPr>
              <w:t>1.95～2.43</w:t>
            </w:r>
          </w:p>
        </w:tc>
        <w:tc>
          <w:tcPr>
            <w:tcW w:w="1385" w:type="dxa"/>
            <w:tcMar>
              <w:left w:w="70" w:type="dxa"/>
              <w:right w:w="70" w:type="dxa"/>
            </w:tcMar>
            <w:vAlign w:val="center"/>
          </w:tcPr>
          <w:p w14:paraId="43CC7A81">
            <w:pPr>
              <w:keepNext/>
              <w:spacing w:before="20" w:after="20" w:line="260" w:lineRule="exact"/>
              <w:ind w:left="0" w:leftChars="0" w:right="0" w:rightChars="0" w:firstLine="0" w:firstLineChars="0"/>
              <w:jc w:val="center"/>
            </w:pPr>
            <w:r>
              <w:rPr>
                <w:rFonts w:ascii="Times New Roman" w:hAnsi="Times New Roman" w:eastAsia="宋体"/>
                <w:b w:val="0"/>
                <w:sz w:val="18"/>
              </w:rPr>
              <w:t>1.77～2.15</w:t>
            </w:r>
          </w:p>
        </w:tc>
        <w:tc>
          <w:tcPr>
            <w:tcW w:w="1385" w:type="dxa"/>
            <w:tcMar>
              <w:left w:w="70" w:type="dxa"/>
              <w:right w:w="70" w:type="dxa"/>
            </w:tcMar>
            <w:vAlign w:val="center"/>
          </w:tcPr>
          <w:p w14:paraId="0BF35954">
            <w:pPr>
              <w:keepNext/>
              <w:spacing w:before="20" w:after="20" w:line="260" w:lineRule="exact"/>
              <w:ind w:left="0" w:leftChars="0" w:right="0" w:rightChars="0" w:firstLine="0" w:firstLineChars="0"/>
              <w:jc w:val="center"/>
            </w:pPr>
            <w:r>
              <w:rPr>
                <w:rFonts w:ascii="Times New Roman" w:hAnsi="Times New Roman" w:eastAsia="宋体"/>
                <w:b w:val="0"/>
                <w:sz w:val="18"/>
              </w:rPr>
              <w:t>1.70～2.06</w:t>
            </w:r>
          </w:p>
        </w:tc>
        <w:tc>
          <w:tcPr>
            <w:tcW w:w="1385" w:type="dxa"/>
            <w:tcMar>
              <w:left w:w="70" w:type="dxa"/>
              <w:right w:w="70" w:type="dxa"/>
            </w:tcMar>
            <w:vAlign w:val="center"/>
          </w:tcPr>
          <w:p w14:paraId="502E73B7">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45478C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2068A7E">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3D426B2D">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FFB5F85">
            <w:pPr>
              <w:keepNext/>
              <w:spacing w:before="20" w:after="20" w:line="260" w:lineRule="exact"/>
              <w:ind w:left="0" w:leftChars="0" w:right="0" w:rightChars="0" w:firstLine="0" w:firstLineChars="0"/>
              <w:jc w:val="center"/>
            </w:pPr>
            <w:r>
              <w:rPr>
                <w:rFonts w:ascii="Times New Roman" w:hAnsi="Times New Roman" w:eastAsia="宋体"/>
                <w:b w:val="0"/>
                <w:sz w:val="18"/>
              </w:rPr>
              <w:t>2.34～2.92</w:t>
            </w:r>
          </w:p>
        </w:tc>
        <w:tc>
          <w:tcPr>
            <w:tcW w:w="1385" w:type="dxa"/>
            <w:tcMar>
              <w:left w:w="70" w:type="dxa"/>
              <w:right w:w="70" w:type="dxa"/>
            </w:tcMar>
            <w:vAlign w:val="center"/>
          </w:tcPr>
          <w:p w14:paraId="456EE026">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211819E7">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11169C74">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1B8DF3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2808F3B">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B77824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8C93D22">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03382253">
            <w:pPr>
              <w:keepNext/>
              <w:spacing w:before="20" w:after="20" w:line="260" w:lineRule="exact"/>
              <w:ind w:left="0" w:leftChars="0" w:right="0" w:rightChars="0" w:firstLine="0" w:firstLineChars="0"/>
              <w:jc w:val="center"/>
            </w:pPr>
            <w:r>
              <w:rPr>
                <w:rFonts w:ascii="Times New Roman" w:hAnsi="Times New Roman" w:eastAsia="宋体"/>
                <w:b w:val="0"/>
                <w:sz w:val="18"/>
              </w:rPr>
              <w:t>1.77～2.07</w:t>
            </w:r>
          </w:p>
        </w:tc>
        <w:tc>
          <w:tcPr>
            <w:tcW w:w="1385" w:type="dxa"/>
            <w:tcMar>
              <w:left w:w="70" w:type="dxa"/>
              <w:right w:w="70" w:type="dxa"/>
            </w:tcMar>
            <w:vAlign w:val="center"/>
          </w:tcPr>
          <w:p w14:paraId="1883D42E">
            <w:pPr>
              <w:keepNext/>
              <w:spacing w:before="20" w:after="20" w:line="260" w:lineRule="exact"/>
              <w:ind w:left="0" w:leftChars="0" w:right="0" w:rightChars="0" w:firstLine="0" w:firstLineChars="0"/>
              <w:jc w:val="center"/>
            </w:pPr>
            <w:r>
              <w:rPr>
                <w:rFonts w:ascii="Times New Roman" w:hAnsi="Times New Roman" w:eastAsia="宋体"/>
                <w:b w:val="0"/>
                <w:sz w:val="18"/>
              </w:rPr>
              <w:t>1.61～1.78</w:t>
            </w:r>
          </w:p>
        </w:tc>
        <w:tc>
          <w:tcPr>
            <w:tcW w:w="1385" w:type="dxa"/>
            <w:tcMar>
              <w:left w:w="70" w:type="dxa"/>
              <w:right w:w="70" w:type="dxa"/>
            </w:tcMar>
            <w:vAlign w:val="center"/>
          </w:tcPr>
          <w:p w14:paraId="61CFB91D">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35A51D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C4B2FF0">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3CE76D8">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373F014">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0942641F">
            <w:pPr>
              <w:keepNext/>
              <w:spacing w:before="20" w:after="20" w:line="260" w:lineRule="exact"/>
              <w:ind w:left="0" w:leftChars="0" w:right="0" w:rightChars="0" w:firstLine="0" w:firstLineChars="0"/>
              <w:jc w:val="center"/>
            </w:pPr>
            <w:r>
              <w:rPr>
                <w:rFonts w:ascii="Times New Roman" w:hAnsi="Times New Roman" w:eastAsia="宋体"/>
                <w:b w:val="0"/>
                <w:sz w:val="18"/>
              </w:rPr>
              <w:t>1.77～2.17</w:t>
            </w:r>
          </w:p>
        </w:tc>
        <w:tc>
          <w:tcPr>
            <w:tcW w:w="1385" w:type="dxa"/>
            <w:tcMar>
              <w:left w:w="70" w:type="dxa"/>
              <w:right w:w="70" w:type="dxa"/>
            </w:tcMar>
            <w:vAlign w:val="center"/>
          </w:tcPr>
          <w:p w14:paraId="7FE9B2CE">
            <w:pPr>
              <w:keepNext/>
              <w:spacing w:before="20" w:after="20" w:line="260" w:lineRule="exact"/>
              <w:ind w:left="0" w:leftChars="0" w:right="0" w:rightChars="0" w:firstLine="0" w:firstLineChars="0"/>
              <w:jc w:val="center"/>
            </w:pPr>
            <w:r>
              <w:rPr>
                <w:rFonts w:ascii="Times New Roman" w:hAnsi="Times New Roman" w:eastAsia="宋体"/>
                <w:b w:val="0"/>
                <w:sz w:val="18"/>
              </w:rPr>
              <w:t>1.61～2.03</w:t>
            </w:r>
          </w:p>
        </w:tc>
        <w:tc>
          <w:tcPr>
            <w:tcW w:w="1385" w:type="dxa"/>
            <w:tcMar>
              <w:left w:w="70" w:type="dxa"/>
              <w:right w:w="70" w:type="dxa"/>
            </w:tcMar>
            <w:vAlign w:val="center"/>
          </w:tcPr>
          <w:p w14:paraId="6E7BEBB1">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r>
      <w:tr w14:paraId="4F1894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DDFA2F5">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219D0BC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0439E40">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7C6E6222">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062466D1">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75E84DA1">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r>
      <w:tr w14:paraId="3357DE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FCC67B">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B606B2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C790997">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592FC08D">
            <w:pPr>
              <w:keepNext/>
              <w:spacing w:before="20" w:after="20" w:line="260" w:lineRule="exact"/>
              <w:ind w:left="0" w:leftChars="0" w:right="0" w:rightChars="0" w:firstLine="0" w:firstLineChars="0"/>
              <w:jc w:val="center"/>
            </w:pPr>
            <w:r>
              <w:rPr>
                <w:rFonts w:ascii="Times New Roman" w:hAnsi="Times New Roman" w:eastAsia="宋体"/>
                <w:b w:val="0"/>
                <w:sz w:val="18"/>
              </w:rPr>
              <w:t>1.91～1.99</w:t>
            </w:r>
          </w:p>
        </w:tc>
        <w:tc>
          <w:tcPr>
            <w:tcW w:w="1385" w:type="dxa"/>
            <w:tcMar>
              <w:left w:w="70" w:type="dxa"/>
              <w:right w:w="70" w:type="dxa"/>
            </w:tcMar>
            <w:vAlign w:val="center"/>
          </w:tcPr>
          <w:p w14:paraId="61B79370">
            <w:pPr>
              <w:keepNext/>
              <w:spacing w:before="20" w:after="20" w:line="260" w:lineRule="exact"/>
              <w:ind w:left="0" w:leftChars="0" w:right="0" w:rightChars="0" w:firstLine="0" w:firstLineChars="0"/>
              <w:jc w:val="center"/>
            </w:pPr>
            <w:r>
              <w:rPr>
                <w:rFonts w:ascii="Times New Roman" w:hAnsi="Times New Roman" w:eastAsia="宋体"/>
                <w:b w:val="0"/>
                <w:sz w:val="18"/>
              </w:rPr>
              <w:t>1.50～1.78</w:t>
            </w:r>
          </w:p>
        </w:tc>
        <w:tc>
          <w:tcPr>
            <w:tcW w:w="1385" w:type="dxa"/>
            <w:tcMar>
              <w:left w:w="70" w:type="dxa"/>
              <w:right w:w="70" w:type="dxa"/>
            </w:tcMar>
            <w:vAlign w:val="center"/>
          </w:tcPr>
          <w:p w14:paraId="422C5E96">
            <w:pPr>
              <w:keepNext/>
              <w:spacing w:before="20" w:after="20" w:line="260" w:lineRule="exact"/>
              <w:ind w:left="0" w:leftChars="0" w:right="0" w:rightChars="0" w:firstLine="0" w:firstLineChars="0"/>
              <w:jc w:val="center"/>
            </w:pPr>
            <w:r>
              <w:rPr>
                <w:rFonts w:ascii="Times New Roman" w:hAnsi="Times New Roman" w:eastAsia="宋体"/>
                <w:b w:val="0"/>
                <w:sz w:val="18"/>
              </w:rPr>
              <w:t>1.36～1.51</w:t>
            </w:r>
          </w:p>
        </w:tc>
      </w:tr>
      <w:tr w14:paraId="095631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910EE37">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B31532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C642730">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6C84610C">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6F6ACE26">
            <w:pPr>
              <w:keepNext/>
              <w:spacing w:before="20" w:after="20" w:line="260" w:lineRule="exact"/>
              <w:ind w:left="0" w:leftChars="0" w:right="0" w:rightChars="0" w:firstLine="0" w:firstLineChars="0"/>
              <w:jc w:val="center"/>
            </w:pPr>
            <w:r>
              <w:rPr>
                <w:rFonts w:ascii="Times New Roman" w:hAnsi="Times New Roman" w:eastAsia="宋体"/>
                <w:b w:val="0"/>
                <w:sz w:val="18"/>
              </w:rPr>
              <w:t>1.50～2.09</w:t>
            </w:r>
          </w:p>
        </w:tc>
        <w:tc>
          <w:tcPr>
            <w:tcW w:w="1385" w:type="dxa"/>
            <w:tcMar>
              <w:left w:w="70" w:type="dxa"/>
              <w:right w:w="70" w:type="dxa"/>
            </w:tcMar>
            <w:vAlign w:val="center"/>
          </w:tcPr>
          <w:p w14:paraId="07839C0B">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6BB37C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CA5E495">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7DFA7E6">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FF63712">
            <w:pPr>
              <w:keepNext w:val="0"/>
              <w:spacing w:before="20" w:after="20" w:line="260" w:lineRule="exact"/>
              <w:ind w:left="0" w:leftChars="0" w:right="0" w:rightChars="0" w:firstLine="0" w:firstLineChars="0"/>
              <w:jc w:val="center"/>
            </w:pPr>
            <w:r>
              <w:rPr>
                <w:rFonts w:ascii="Times New Roman" w:hAnsi="Times New Roman" w:eastAsia="宋体"/>
                <w:b w:val="0"/>
                <w:sz w:val="18"/>
              </w:rPr>
              <w:t>2.45～2.50</w:t>
            </w:r>
          </w:p>
        </w:tc>
        <w:tc>
          <w:tcPr>
            <w:tcW w:w="1385" w:type="dxa"/>
            <w:tcMar>
              <w:left w:w="70" w:type="dxa"/>
              <w:right w:w="70" w:type="dxa"/>
            </w:tcMar>
            <w:vAlign w:val="center"/>
          </w:tcPr>
          <w:p w14:paraId="0564F0BD">
            <w:pPr>
              <w:keepNext w:val="0"/>
              <w:spacing w:before="20" w:after="20" w:line="260" w:lineRule="exact"/>
              <w:ind w:left="0" w:leftChars="0" w:right="0" w:rightChars="0" w:firstLine="0" w:firstLineChars="0"/>
              <w:jc w:val="center"/>
            </w:pPr>
            <w:r>
              <w:rPr>
                <w:rFonts w:ascii="Times New Roman" w:hAnsi="Times New Roman" w:eastAsia="宋体"/>
                <w:b w:val="0"/>
                <w:sz w:val="18"/>
              </w:rPr>
              <w:t>2.08～2.49</w:t>
            </w:r>
          </w:p>
        </w:tc>
        <w:tc>
          <w:tcPr>
            <w:tcW w:w="1385" w:type="dxa"/>
            <w:tcMar>
              <w:left w:w="70" w:type="dxa"/>
              <w:right w:w="70" w:type="dxa"/>
            </w:tcMar>
            <w:vAlign w:val="center"/>
          </w:tcPr>
          <w:p w14:paraId="53BC5A1B">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0F836ED5">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037743E9">
      <w:pPr>
        <w:pStyle w:val="2"/>
        <w:keepNext/>
        <w:spacing w:before="120" w:after="80" w:line="280" w:lineRule="exact"/>
        <w:ind w:firstLine="0"/>
        <w:jc w:val="center"/>
      </w:pPr>
      <w:r>
        <w:rPr>
          <w:rFonts w:ascii="Times New Roman" w:hAnsi="Times New Roman" w:eastAsia="宋体"/>
          <w:b w:val="0"/>
          <w:sz w:val="21"/>
        </w:rPr>
        <w:t>表5-69 电缆长度占比(10%,30%]、负荷分散系数1.00的容载比区间矩阵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0B605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FEFFA46">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0009FBF2">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5281706B">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3AB5DC41">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0A458549">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7EEF589F">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722761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5847EA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5658CE0">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8D4BEF8">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25DF9691">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6353A337">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7D66B7DB">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1C49D3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7361B2E">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04E8D3D">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C017627">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79BD8606">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423DDF2E">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3B15275C">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2255DF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E2C5C1D">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D7C8139">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9CDC3E0">
            <w:pPr>
              <w:keepNext/>
              <w:spacing w:before="20" w:after="20" w:line="260" w:lineRule="exact"/>
              <w:ind w:left="0" w:leftChars="0" w:right="0" w:rightChars="0" w:firstLine="0" w:firstLineChars="0"/>
              <w:jc w:val="center"/>
            </w:pPr>
            <w:r>
              <w:rPr>
                <w:rFonts w:ascii="Times New Roman" w:hAnsi="Times New Roman" w:eastAsia="宋体"/>
                <w:b w:val="0"/>
                <w:sz w:val="18"/>
              </w:rPr>
              <w:t>2.20～3.04</w:t>
            </w:r>
          </w:p>
        </w:tc>
        <w:tc>
          <w:tcPr>
            <w:tcW w:w="1385" w:type="dxa"/>
            <w:tcMar>
              <w:left w:w="70" w:type="dxa"/>
              <w:right w:w="70" w:type="dxa"/>
            </w:tcMar>
            <w:vAlign w:val="center"/>
          </w:tcPr>
          <w:p w14:paraId="26AE7D4D">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2EF5B771">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170405E1">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609ECD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5C181EA">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AC56390">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D62ED63">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14F141B8">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3D88ADE6">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4B404BB6">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6B93E2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DC429B0">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FC0607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24754AE">
            <w:pPr>
              <w:keepNext/>
              <w:spacing w:before="20" w:after="20" w:line="260" w:lineRule="exact"/>
              <w:ind w:left="0" w:leftChars="0" w:right="0" w:rightChars="0" w:firstLine="0" w:firstLineChars="0"/>
              <w:jc w:val="center"/>
            </w:pPr>
            <w:r>
              <w:rPr>
                <w:rFonts w:ascii="Times New Roman" w:hAnsi="Times New Roman" w:eastAsia="宋体"/>
                <w:b w:val="0"/>
                <w:sz w:val="18"/>
              </w:rPr>
              <w:t>1.70～2.26</w:t>
            </w:r>
          </w:p>
        </w:tc>
        <w:tc>
          <w:tcPr>
            <w:tcW w:w="1385" w:type="dxa"/>
            <w:tcMar>
              <w:left w:w="70" w:type="dxa"/>
              <w:right w:w="70" w:type="dxa"/>
            </w:tcMar>
            <w:vAlign w:val="center"/>
          </w:tcPr>
          <w:p w14:paraId="385EB453">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2FEEE3B1">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708D0B73">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401A25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D6A90D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703D7E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EF0C008">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76CFBD77">
            <w:pPr>
              <w:keepNext/>
              <w:spacing w:before="20" w:after="20" w:line="260" w:lineRule="exact"/>
              <w:ind w:left="0" w:leftChars="0" w:right="0" w:rightChars="0" w:firstLine="0" w:firstLineChars="0"/>
              <w:jc w:val="center"/>
            </w:pPr>
            <w:r>
              <w:rPr>
                <w:rFonts w:ascii="Times New Roman" w:hAnsi="Times New Roman" w:eastAsia="宋体"/>
                <w:b w:val="0"/>
                <w:sz w:val="18"/>
              </w:rPr>
              <w:t>2.25～2.81</w:t>
            </w:r>
          </w:p>
        </w:tc>
        <w:tc>
          <w:tcPr>
            <w:tcW w:w="1385" w:type="dxa"/>
            <w:tcMar>
              <w:left w:w="70" w:type="dxa"/>
              <w:right w:w="70" w:type="dxa"/>
            </w:tcMar>
            <w:vAlign w:val="center"/>
          </w:tcPr>
          <w:p w14:paraId="26C82C4C">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49D5BF4B">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54F72C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7A3DEE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4AC6ADF7">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F99ECD1">
            <w:pPr>
              <w:keepNext/>
              <w:spacing w:before="20" w:after="20" w:line="260" w:lineRule="exact"/>
              <w:ind w:left="0" w:leftChars="0" w:right="0" w:rightChars="0" w:firstLine="0" w:firstLineChars="0"/>
              <w:jc w:val="center"/>
            </w:pPr>
            <w:r>
              <w:rPr>
                <w:rFonts w:ascii="Times New Roman" w:hAnsi="Times New Roman" w:eastAsia="宋体"/>
                <w:b w:val="0"/>
                <w:sz w:val="18"/>
              </w:rPr>
              <w:t>1.67～2.10</w:t>
            </w:r>
          </w:p>
        </w:tc>
        <w:tc>
          <w:tcPr>
            <w:tcW w:w="1385" w:type="dxa"/>
            <w:tcMar>
              <w:left w:w="70" w:type="dxa"/>
              <w:right w:w="70" w:type="dxa"/>
            </w:tcMar>
            <w:vAlign w:val="center"/>
          </w:tcPr>
          <w:p w14:paraId="5DC16A8B">
            <w:pPr>
              <w:keepNext/>
              <w:spacing w:before="20" w:after="20" w:line="260" w:lineRule="exact"/>
              <w:ind w:left="0" w:leftChars="0" w:right="0" w:rightChars="0" w:firstLine="0" w:firstLineChars="0"/>
              <w:jc w:val="center"/>
            </w:pPr>
            <w:r>
              <w:rPr>
                <w:rFonts w:ascii="Times New Roman" w:hAnsi="Times New Roman" w:eastAsia="宋体"/>
                <w:b w:val="0"/>
                <w:sz w:val="18"/>
              </w:rPr>
              <w:t>1.52～1.68</w:t>
            </w:r>
          </w:p>
        </w:tc>
        <w:tc>
          <w:tcPr>
            <w:tcW w:w="1385" w:type="dxa"/>
            <w:tcMar>
              <w:left w:w="70" w:type="dxa"/>
              <w:right w:w="70" w:type="dxa"/>
            </w:tcMar>
            <w:vAlign w:val="center"/>
          </w:tcPr>
          <w:p w14:paraId="491A2EBB">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c>
          <w:tcPr>
            <w:tcW w:w="1385" w:type="dxa"/>
            <w:tcMar>
              <w:left w:w="70" w:type="dxa"/>
              <w:right w:w="70" w:type="dxa"/>
            </w:tcMar>
            <w:vAlign w:val="center"/>
          </w:tcPr>
          <w:p w14:paraId="478A4227">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7A8A56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FE7F18A">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3E2993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FD7D22D">
            <w:pPr>
              <w:keepNext/>
              <w:spacing w:before="20" w:after="20" w:line="260" w:lineRule="exact"/>
              <w:ind w:left="0" w:leftChars="0" w:right="0" w:rightChars="0" w:firstLine="0" w:firstLineChars="0"/>
              <w:jc w:val="center"/>
            </w:pPr>
            <w:r>
              <w:rPr>
                <w:rFonts w:ascii="Times New Roman" w:hAnsi="Times New Roman" w:eastAsia="宋体"/>
                <w:b w:val="0"/>
                <w:sz w:val="18"/>
              </w:rPr>
              <w:t>1.67～2.30</w:t>
            </w:r>
          </w:p>
        </w:tc>
        <w:tc>
          <w:tcPr>
            <w:tcW w:w="1385" w:type="dxa"/>
            <w:tcMar>
              <w:left w:w="70" w:type="dxa"/>
              <w:right w:w="70" w:type="dxa"/>
            </w:tcMar>
            <w:vAlign w:val="center"/>
          </w:tcPr>
          <w:p w14:paraId="4AB0CB2C">
            <w:pPr>
              <w:keepNext/>
              <w:spacing w:before="20" w:after="20" w:line="260" w:lineRule="exact"/>
              <w:ind w:left="0" w:leftChars="0" w:right="0" w:rightChars="0" w:firstLine="0" w:firstLineChars="0"/>
              <w:jc w:val="center"/>
            </w:pPr>
            <w:r>
              <w:rPr>
                <w:rFonts w:ascii="Times New Roman" w:hAnsi="Times New Roman" w:eastAsia="宋体"/>
                <w:b w:val="0"/>
                <w:sz w:val="18"/>
              </w:rPr>
              <w:t>1.61～2.03</w:t>
            </w:r>
          </w:p>
        </w:tc>
        <w:tc>
          <w:tcPr>
            <w:tcW w:w="1385" w:type="dxa"/>
            <w:tcMar>
              <w:left w:w="70" w:type="dxa"/>
              <w:right w:w="70" w:type="dxa"/>
            </w:tcMar>
            <w:vAlign w:val="center"/>
          </w:tcPr>
          <w:p w14:paraId="28B4712F">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c>
          <w:tcPr>
            <w:tcW w:w="1385" w:type="dxa"/>
            <w:tcMar>
              <w:left w:w="70" w:type="dxa"/>
              <w:right w:w="70" w:type="dxa"/>
            </w:tcMar>
            <w:vAlign w:val="center"/>
          </w:tcPr>
          <w:p w14:paraId="30161EC7">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r>
      <w:tr w14:paraId="350CA4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51D2E8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831F90D">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030CDE5">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53A1C8D1">
            <w:pPr>
              <w:keepNext/>
              <w:spacing w:before="20" w:after="20" w:line="260" w:lineRule="exact"/>
              <w:ind w:left="0" w:leftChars="0" w:right="0" w:rightChars="0" w:firstLine="0" w:firstLineChars="0"/>
              <w:jc w:val="center"/>
            </w:pPr>
            <w:r>
              <w:rPr>
                <w:rFonts w:ascii="Times New Roman" w:hAnsi="Times New Roman" w:eastAsia="宋体"/>
                <w:b w:val="0"/>
                <w:sz w:val="18"/>
              </w:rPr>
              <w:t>2.13～2.65</w:t>
            </w:r>
          </w:p>
        </w:tc>
        <w:tc>
          <w:tcPr>
            <w:tcW w:w="1385" w:type="dxa"/>
            <w:tcMar>
              <w:left w:w="70" w:type="dxa"/>
              <w:right w:w="70" w:type="dxa"/>
            </w:tcMar>
            <w:vAlign w:val="center"/>
          </w:tcPr>
          <w:p w14:paraId="7D3A6397">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c>
          <w:tcPr>
            <w:tcW w:w="1385" w:type="dxa"/>
            <w:tcMar>
              <w:left w:w="70" w:type="dxa"/>
              <w:right w:w="70" w:type="dxa"/>
            </w:tcMar>
            <w:vAlign w:val="center"/>
          </w:tcPr>
          <w:p w14:paraId="37A8B17A">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r>
      <w:tr w14:paraId="7C7445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C20BD61">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37150E6">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37D5853">
            <w:pPr>
              <w:keepNext/>
              <w:spacing w:before="20" w:after="20" w:line="260" w:lineRule="exact"/>
              <w:ind w:left="0" w:leftChars="0" w:right="0" w:rightChars="0" w:firstLine="0" w:firstLineChars="0"/>
              <w:jc w:val="center"/>
            </w:pPr>
            <w:r>
              <w:rPr>
                <w:rFonts w:ascii="Times New Roman" w:hAnsi="Times New Roman" w:eastAsia="宋体"/>
                <w:b w:val="0"/>
                <w:sz w:val="18"/>
              </w:rPr>
              <w:t>1.77～1.92</w:t>
            </w:r>
          </w:p>
        </w:tc>
        <w:tc>
          <w:tcPr>
            <w:tcW w:w="1385" w:type="dxa"/>
            <w:tcMar>
              <w:left w:w="70" w:type="dxa"/>
              <w:right w:w="70" w:type="dxa"/>
            </w:tcMar>
            <w:vAlign w:val="center"/>
          </w:tcPr>
          <w:p w14:paraId="41681BB3">
            <w:pPr>
              <w:keepNext/>
              <w:spacing w:before="20" w:after="20" w:line="260" w:lineRule="exact"/>
              <w:ind w:left="0" w:leftChars="0" w:right="0" w:rightChars="0" w:firstLine="0" w:firstLineChars="0"/>
              <w:jc w:val="center"/>
            </w:pPr>
            <w:r>
              <w:rPr>
                <w:rFonts w:ascii="Times New Roman" w:hAnsi="Times New Roman" w:eastAsia="宋体"/>
                <w:b w:val="0"/>
                <w:sz w:val="18"/>
              </w:rPr>
              <w:t>1.50～1.78</w:t>
            </w:r>
          </w:p>
        </w:tc>
        <w:tc>
          <w:tcPr>
            <w:tcW w:w="1385" w:type="dxa"/>
            <w:tcMar>
              <w:left w:w="70" w:type="dxa"/>
              <w:right w:w="70" w:type="dxa"/>
            </w:tcMar>
            <w:vAlign w:val="center"/>
          </w:tcPr>
          <w:p w14:paraId="7AB4BCE1">
            <w:pPr>
              <w:keepNext/>
              <w:spacing w:before="20" w:after="20" w:line="260" w:lineRule="exact"/>
              <w:ind w:left="0" w:leftChars="0" w:right="0" w:rightChars="0" w:firstLine="0" w:firstLineChars="0"/>
              <w:jc w:val="center"/>
            </w:pPr>
            <w:r>
              <w:rPr>
                <w:rFonts w:ascii="Times New Roman" w:hAnsi="Times New Roman" w:eastAsia="宋体"/>
                <w:b w:val="0"/>
                <w:sz w:val="18"/>
              </w:rPr>
              <w:t>1.47～1.51</w:t>
            </w:r>
          </w:p>
        </w:tc>
        <w:tc>
          <w:tcPr>
            <w:tcW w:w="1385" w:type="dxa"/>
            <w:tcMar>
              <w:left w:w="70" w:type="dxa"/>
              <w:right w:w="70" w:type="dxa"/>
            </w:tcMar>
            <w:vAlign w:val="center"/>
          </w:tcPr>
          <w:p w14:paraId="1AC92094">
            <w:pPr>
              <w:keepNext/>
              <w:spacing w:before="20" w:after="20" w:line="260" w:lineRule="exact"/>
              <w:ind w:left="0" w:leftChars="0" w:right="0" w:rightChars="0" w:firstLine="0" w:firstLineChars="0"/>
              <w:jc w:val="center"/>
            </w:pPr>
            <w:r>
              <w:rPr>
                <w:rFonts w:ascii="Times New Roman" w:hAnsi="Times New Roman" w:eastAsia="宋体"/>
                <w:b w:val="0"/>
                <w:sz w:val="18"/>
              </w:rPr>
              <w:t>1.36～1.48</w:t>
            </w:r>
          </w:p>
        </w:tc>
      </w:tr>
      <w:tr w14:paraId="7D4C10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A61610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7DE945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B720581">
            <w:pPr>
              <w:keepNext/>
              <w:spacing w:before="20" w:after="20" w:line="260" w:lineRule="exact"/>
              <w:ind w:left="0" w:leftChars="0" w:right="0" w:rightChars="0" w:firstLine="0" w:firstLineChars="0"/>
              <w:jc w:val="center"/>
            </w:pPr>
            <w:r>
              <w:rPr>
                <w:rFonts w:ascii="Times New Roman" w:hAnsi="Times New Roman" w:eastAsia="宋体"/>
                <w:b w:val="0"/>
                <w:sz w:val="18"/>
              </w:rPr>
              <w:t>1.77～2.09</w:t>
            </w:r>
          </w:p>
        </w:tc>
        <w:tc>
          <w:tcPr>
            <w:tcW w:w="1385" w:type="dxa"/>
            <w:tcMar>
              <w:left w:w="70" w:type="dxa"/>
              <w:right w:w="70" w:type="dxa"/>
            </w:tcMar>
            <w:vAlign w:val="center"/>
          </w:tcPr>
          <w:p w14:paraId="3502FBDE">
            <w:pPr>
              <w:keepNext/>
              <w:spacing w:before="20" w:after="20" w:line="260" w:lineRule="exact"/>
              <w:ind w:left="0" w:leftChars="0" w:right="0" w:rightChars="0" w:firstLine="0" w:firstLineChars="0"/>
              <w:jc w:val="center"/>
            </w:pPr>
            <w:r>
              <w:rPr>
                <w:rFonts w:ascii="Times New Roman" w:hAnsi="Times New Roman" w:eastAsia="宋体"/>
                <w:b w:val="0"/>
                <w:sz w:val="18"/>
              </w:rPr>
              <w:t>1.50～2.09</w:t>
            </w:r>
          </w:p>
        </w:tc>
        <w:tc>
          <w:tcPr>
            <w:tcW w:w="1385" w:type="dxa"/>
            <w:tcMar>
              <w:left w:w="70" w:type="dxa"/>
              <w:right w:w="70" w:type="dxa"/>
            </w:tcMar>
            <w:vAlign w:val="center"/>
          </w:tcPr>
          <w:p w14:paraId="6079112C">
            <w:pPr>
              <w:keepNext/>
              <w:spacing w:before="20" w:after="20" w:line="260" w:lineRule="exact"/>
              <w:ind w:left="0" w:leftChars="0" w:right="0" w:rightChars="0" w:firstLine="0" w:firstLineChars="0"/>
              <w:jc w:val="center"/>
            </w:pPr>
            <w:r>
              <w:rPr>
                <w:rFonts w:ascii="Times New Roman" w:hAnsi="Times New Roman" w:eastAsia="宋体"/>
                <w:b w:val="0"/>
                <w:sz w:val="18"/>
              </w:rPr>
              <w:t>1.47～1.95</w:t>
            </w:r>
          </w:p>
        </w:tc>
        <w:tc>
          <w:tcPr>
            <w:tcW w:w="1385" w:type="dxa"/>
            <w:tcMar>
              <w:left w:w="70" w:type="dxa"/>
              <w:right w:w="70" w:type="dxa"/>
            </w:tcMar>
            <w:vAlign w:val="center"/>
          </w:tcPr>
          <w:p w14:paraId="7301DC19">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1F59B0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41CED06">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C8D19DB">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74C5AB0">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0DC07A18">
            <w:pPr>
              <w:keepNext w:val="0"/>
              <w:spacing w:before="20" w:after="20" w:line="260" w:lineRule="exact"/>
              <w:ind w:left="0" w:leftChars="0" w:right="0" w:rightChars="0" w:firstLine="0" w:firstLineChars="0"/>
              <w:jc w:val="center"/>
            </w:pPr>
            <w:r>
              <w:rPr>
                <w:rFonts w:ascii="Times New Roman" w:hAnsi="Times New Roman" w:eastAsia="宋体"/>
                <w:b w:val="0"/>
                <w:sz w:val="18"/>
              </w:rPr>
              <w:t>2.01～2.42</w:t>
            </w:r>
          </w:p>
        </w:tc>
        <w:tc>
          <w:tcPr>
            <w:tcW w:w="1385" w:type="dxa"/>
            <w:tcMar>
              <w:left w:w="70" w:type="dxa"/>
              <w:right w:w="70" w:type="dxa"/>
            </w:tcMar>
            <w:vAlign w:val="center"/>
          </w:tcPr>
          <w:p w14:paraId="1CA095B0">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040C4F66">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57CAB538">
      <w:pPr>
        <w:pStyle w:val="2"/>
        <w:keepNext/>
        <w:spacing w:before="120" w:after="80" w:line="280" w:lineRule="exact"/>
        <w:ind w:firstLine="0"/>
        <w:jc w:val="center"/>
      </w:pPr>
      <w:r>
        <w:rPr>
          <w:rFonts w:ascii="Times New Roman" w:hAnsi="Times New Roman" w:eastAsia="宋体"/>
          <w:b w:val="0"/>
          <w:sz w:val="21"/>
        </w:rPr>
        <w:t>表5-70 电缆长度占比(10%,30%]、负荷分散系数1.10的容载比区间矩阵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4F1F8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C069FC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5B7D56BB">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0386835E">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3527C647">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713D5EB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18119EB9">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353605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E6E958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5C8429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0E80EEB">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398ABE8E">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4018125E">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6AFDA3AD">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68872B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2C75673">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4D1B66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878E826">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5EAEF020">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63FC53A3">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73B9AECB">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5D4458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09659C2">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3626230">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F63A5D2">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502834AD">
            <w:pPr>
              <w:keepNext/>
              <w:spacing w:before="20" w:after="20" w:line="260" w:lineRule="exact"/>
              <w:ind w:left="0" w:leftChars="0" w:right="0" w:rightChars="0" w:firstLine="0" w:firstLineChars="0"/>
              <w:jc w:val="center"/>
            </w:pPr>
            <w:r>
              <w:rPr>
                <w:rFonts w:ascii="Times New Roman" w:hAnsi="Times New Roman" w:eastAsia="宋体"/>
                <w:b w:val="0"/>
                <w:sz w:val="18"/>
              </w:rPr>
              <w:t>2.20～2.91</w:t>
            </w:r>
          </w:p>
        </w:tc>
        <w:tc>
          <w:tcPr>
            <w:tcW w:w="1385" w:type="dxa"/>
            <w:tcMar>
              <w:left w:w="70" w:type="dxa"/>
              <w:right w:w="70" w:type="dxa"/>
            </w:tcMar>
            <w:vAlign w:val="center"/>
          </w:tcPr>
          <w:p w14:paraId="3169CB1E">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6F1E8D1D">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0DFF2E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14E27BD">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399B7BE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0630405">
            <w:pPr>
              <w:keepNext/>
              <w:spacing w:before="20" w:after="20" w:line="260" w:lineRule="exact"/>
              <w:ind w:left="0" w:leftChars="0" w:right="0" w:rightChars="0" w:firstLine="0" w:firstLineChars="0"/>
              <w:jc w:val="center"/>
            </w:pPr>
            <w:r>
              <w:rPr>
                <w:rFonts w:ascii="Times New Roman" w:hAnsi="Times New Roman" w:eastAsia="宋体"/>
                <w:b w:val="0"/>
                <w:sz w:val="18"/>
              </w:rPr>
              <w:t>1.88～2.23</w:t>
            </w:r>
          </w:p>
        </w:tc>
        <w:tc>
          <w:tcPr>
            <w:tcW w:w="1385" w:type="dxa"/>
            <w:tcMar>
              <w:left w:w="70" w:type="dxa"/>
              <w:right w:w="70" w:type="dxa"/>
            </w:tcMar>
            <w:vAlign w:val="center"/>
          </w:tcPr>
          <w:p w14:paraId="55A130C4">
            <w:pPr>
              <w:keepNext/>
              <w:spacing w:before="20" w:after="20" w:line="260" w:lineRule="exact"/>
              <w:ind w:left="0" w:leftChars="0" w:right="0" w:rightChars="0" w:firstLine="0" w:firstLineChars="0"/>
              <w:jc w:val="center"/>
            </w:pPr>
            <w:r>
              <w:rPr>
                <w:rFonts w:ascii="Times New Roman" w:hAnsi="Times New Roman" w:eastAsia="宋体"/>
                <w:b w:val="0"/>
                <w:sz w:val="18"/>
              </w:rPr>
              <w:t>1.70～1.89</w:t>
            </w:r>
          </w:p>
        </w:tc>
        <w:tc>
          <w:tcPr>
            <w:tcW w:w="1385" w:type="dxa"/>
            <w:tcMar>
              <w:left w:w="70" w:type="dxa"/>
              <w:right w:w="70" w:type="dxa"/>
            </w:tcMar>
            <w:vAlign w:val="center"/>
          </w:tcPr>
          <w:p w14:paraId="355A8578">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58669925">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4F4AC3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4218D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4F7AB07">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B9D9901">
            <w:pPr>
              <w:keepNext/>
              <w:spacing w:before="20" w:after="20" w:line="260" w:lineRule="exact"/>
              <w:ind w:left="0" w:leftChars="0" w:right="0" w:rightChars="0" w:firstLine="0" w:firstLineChars="0"/>
              <w:jc w:val="center"/>
            </w:pPr>
            <w:r>
              <w:rPr>
                <w:rFonts w:ascii="Times New Roman" w:hAnsi="Times New Roman" w:eastAsia="宋体"/>
                <w:b w:val="0"/>
                <w:sz w:val="18"/>
              </w:rPr>
              <w:t>1.88～2.43</w:t>
            </w:r>
          </w:p>
        </w:tc>
        <w:tc>
          <w:tcPr>
            <w:tcW w:w="1385" w:type="dxa"/>
            <w:tcMar>
              <w:left w:w="70" w:type="dxa"/>
              <w:right w:w="70" w:type="dxa"/>
            </w:tcMar>
            <w:vAlign w:val="center"/>
          </w:tcPr>
          <w:p w14:paraId="626065EC">
            <w:pPr>
              <w:keepNext/>
              <w:spacing w:before="20" w:after="20" w:line="260" w:lineRule="exact"/>
              <w:ind w:left="0" w:leftChars="0" w:right="0" w:rightChars="0" w:firstLine="0" w:firstLineChars="0"/>
              <w:jc w:val="center"/>
            </w:pPr>
            <w:r>
              <w:rPr>
                <w:rFonts w:ascii="Times New Roman" w:hAnsi="Times New Roman" w:eastAsia="宋体"/>
                <w:b w:val="0"/>
                <w:sz w:val="18"/>
              </w:rPr>
              <w:t>1.70～2.15</w:t>
            </w:r>
          </w:p>
        </w:tc>
        <w:tc>
          <w:tcPr>
            <w:tcW w:w="1385" w:type="dxa"/>
            <w:tcMar>
              <w:left w:w="70" w:type="dxa"/>
              <w:right w:w="70" w:type="dxa"/>
            </w:tcMar>
            <w:vAlign w:val="center"/>
          </w:tcPr>
          <w:p w14:paraId="368821BD">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61CB86E7">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566DFA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86A70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0DEC1BE">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684DCBE">
            <w:pPr>
              <w:keepNext/>
              <w:spacing w:before="20" w:after="20" w:line="260" w:lineRule="exact"/>
              <w:ind w:left="0" w:leftChars="0" w:right="0" w:rightChars="0" w:firstLine="0" w:firstLineChars="0"/>
              <w:jc w:val="center"/>
            </w:pPr>
            <w:r>
              <w:rPr>
                <w:rFonts w:ascii="Times New Roman" w:hAnsi="Times New Roman" w:eastAsia="宋体"/>
                <w:b w:val="0"/>
                <w:sz w:val="18"/>
              </w:rPr>
              <w:t>2.34～2.92</w:t>
            </w:r>
          </w:p>
        </w:tc>
        <w:tc>
          <w:tcPr>
            <w:tcW w:w="1385" w:type="dxa"/>
            <w:tcMar>
              <w:left w:w="70" w:type="dxa"/>
              <w:right w:w="70" w:type="dxa"/>
            </w:tcMar>
            <w:vAlign w:val="center"/>
          </w:tcPr>
          <w:p w14:paraId="41739005">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082DD18C">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0E777CA6">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4BCD4F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028738C">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67BDCD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856388E">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64BAB589">
            <w:pPr>
              <w:keepNext/>
              <w:spacing w:before="20" w:after="20" w:line="260" w:lineRule="exact"/>
              <w:ind w:left="0" w:leftChars="0" w:right="0" w:rightChars="0" w:firstLine="0" w:firstLineChars="0"/>
              <w:jc w:val="center"/>
            </w:pPr>
            <w:r>
              <w:rPr>
                <w:rFonts w:ascii="Times New Roman" w:hAnsi="Times New Roman" w:eastAsia="宋体"/>
                <w:b w:val="0"/>
                <w:sz w:val="18"/>
              </w:rPr>
              <w:t>1.67～1.84</w:t>
            </w:r>
          </w:p>
        </w:tc>
        <w:tc>
          <w:tcPr>
            <w:tcW w:w="1385" w:type="dxa"/>
            <w:tcMar>
              <w:left w:w="70" w:type="dxa"/>
              <w:right w:w="70" w:type="dxa"/>
            </w:tcMar>
            <w:vAlign w:val="center"/>
          </w:tcPr>
          <w:p w14:paraId="033D8618">
            <w:pPr>
              <w:keepNext/>
              <w:spacing w:before="20" w:after="20" w:line="260" w:lineRule="exact"/>
              <w:ind w:left="0" w:leftChars="0" w:right="0" w:rightChars="0" w:firstLine="0" w:firstLineChars="0"/>
              <w:jc w:val="center"/>
            </w:pPr>
            <w:r>
              <w:rPr>
                <w:rFonts w:ascii="Times New Roman" w:hAnsi="Times New Roman" w:eastAsia="宋体"/>
                <w:b w:val="0"/>
                <w:sz w:val="18"/>
              </w:rPr>
              <w:t>1.52～1.68</w:t>
            </w:r>
          </w:p>
        </w:tc>
        <w:tc>
          <w:tcPr>
            <w:tcW w:w="1385" w:type="dxa"/>
            <w:tcMar>
              <w:left w:w="70" w:type="dxa"/>
              <w:right w:w="70" w:type="dxa"/>
            </w:tcMar>
            <w:vAlign w:val="center"/>
          </w:tcPr>
          <w:p w14:paraId="7FE3FB3F">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2744F1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A008029">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06EC2C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51C8C4D">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1C0BAA51">
            <w:pPr>
              <w:keepNext/>
              <w:spacing w:before="20" w:after="20" w:line="260" w:lineRule="exact"/>
              <w:ind w:left="0" w:leftChars="0" w:right="0" w:rightChars="0" w:firstLine="0" w:firstLineChars="0"/>
              <w:jc w:val="center"/>
            </w:pPr>
            <w:r>
              <w:rPr>
                <w:rFonts w:ascii="Times New Roman" w:hAnsi="Times New Roman" w:eastAsia="宋体"/>
                <w:b w:val="0"/>
                <w:sz w:val="18"/>
              </w:rPr>
              <w:t>1.67～2.17</w:t>
            </w:r>
          </w:p>
        </w:tc>
        <w:tc>
          <w:tcPr>
            <w:tcW w:w="1385" w:type="dxa"/>
            <w:tcMar>
              <w:left w:w="70" w:type="dxa"/>
              <w:right w:w="70" w:type="dxa"/>
            </w:tcMar>
            <w:vAlign w:val="center"/>
          </w:tcPr>
          <w:p w14:paraId="7AC842CB">
            <w:pPr>
              <w:keepNext/>
              <w:spacing w:before="20" w:after="20" w:line="260" w:lineRule="exact"/>
              <w:ind w:left="0" w:leftChars="0" w:right="0" w:rightChars="0" w:firstLine="0" w:firstLineChars="0"/>
              <w:jc w:val="center"/>
            </w:pPr>
            <w:r>
              <w:rPr>
                <w:rFonts w:ascii="Times New Roman" w:hAnsi="Times New Roman" w:eastAsia="宋体"/>
                <w:b w:val="0"/>
                <w:sz w:val="18"/>
              </w:rPr>
              <w:t>1.52～2.03</w:t>
            </w:r>
          </w:p>
        </w:tc>
        <w:tc>
          <w:tcPr>
            <w:tcW w:w="1385" w:type="dxa"/>
            <w:tcMar>
              <w:left w:w="70" w:type="dxa"/>
              <w:right w:w="70" w:type="dxa"/>
            </w:tcMar>
            <w:vAlign w:val="center"/>
          </w:tcPr>
          <w:p w14:paraId="2636D645">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r>
      <w:tr w14:paraId="05CA73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EED8779">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A2C7EE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DFE9582">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023B0723">
            <w:pPr>
              <w:keepNext/>
              <w:spacing w:before="20" w:after="20" w:line="260" w:lineRule="exact"/>
              <w:ind w:left="0" w:leftChars="0" w:right="0" w:rightChars="0" w:firstLine="0" w:firstLineChars="0"/>
              <w:jc w:val="center"/>
            </w:pPr>
            <w:r>
              <w:rPr>
                <w:rFonts w:ascii="Times New Roman" w:hAnsi="Times New Roman" w:eastAsia="宋体"/>
                <w:b w:val="0"/>
                <w:sz w:val="18"/>
              </w:rPr>
              <w:t>2.13～2.65</w:t>
            </w:r>
          </w:p>
        </w:tc>
        <w:tc>
          <w:tcPr>
            <w:tcW w:w="1385" w:type="dxa"/>
            <w:tcMar>
              <w:left w:w="70" w:type="dxa"/>
              <w:right w:w="70" w:type="dxa"/>
            </w:tcMar>
            <w:vAlign w:val="center"/>
          </w:tcPr>
          <w:p w14:paraId="4071B19F">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7EE22D27">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r>
      <w:tr w14:paraId="2D2024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BB96A2">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BFBB13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8B29721">
            <w:pPr>
              <w:keepNext/>
              <w:spacing w:before="20" w:after="20" w:line="260" w:lineRule="exact"/>
              <w:ind w:left="0" w:leftChars="0" w:right="0" w:rightChars="0" w:firstLine="0" w:firstLineChars="0"/>
              <w:jc w:val="center"/>
            </w:pPr>
            <w:r>
              <w:rPr>
                <w:rFonts w:ascii="Times New Roman" w:hAnsi="Times New Roman" w:eastAsia="宋体"/>
                <w:b w:val="0"/>
                <w:sz w:val="18"/>
              </w:rPr>
              <w:t>1.91～1.92</w:t>
            </w:r>
          </w:p>
        </w:tc>
        <w:tc>
          <w:tcPr>
            <w:tcW w:w="1385" w:type="dxa"/>
            <w:tcMar>
              <w:left w:w="70" w:type="dxa"/>
              <w:right w:w="70" w:type="dxa"/>
            </w:tcMar>
            <w:vAlign w:val="center"/>
          </w:tcPr>
          <w:p w14:paraId="33E4F957">
            <w:pPr>
              <w:keepNext/>
              <w:spacing w:before="20" w:after="20" w:line="260" w:lineRule="exact"/>
              <w:ind w:left="0" w:leftChars="0" w:right="0" w:rightChars="0" w:firstLine="0" w:firstLineChars="0"/>
              <w:jc w:val="center"/>
            </w:pPr>
            <w:r>
              <w:rPr>
                <w:rFonts w:ascii="Times New Roman" w:hAnsi="Times New Roman" w:eastAsia="宋体"/>
                <w:b w:val="0"/>
                <w:sz w:val="18"/>
              </w:rPr>
              <w:t>1.76～1.92</w:t>
            </w:r>
          </w:p>
        </w:tc>
        <w:tc>
          <w:tcPr>
            <w:tcW w:w="1385" w:type="dxa"/>
            <w:tcMar>
              <w:left w:w="70" w:type="dxa"/>
              <w:right w:w="70" w:type="dxa"/>
            </w:tcMar>
            <w:vAlign w:val="center"/>
          </w:tcPr>
          <w:p w14:paraId="1141B3F5">
            <w:pPr>
              <w:keepNext/>
              <w:spacing w:before="20" w:after="20" w:line="260" w:lineRule="exact"/>
              <w:ind w:left="0" w:leftChars="0" w:right="0" w:rightChars="0" w:firstLine="0" w:firstLineChars="0"/>
              <w:jc w:val="center"/>
            </w:pPr>
            <w:r>
              <w:rPr>
                <w:rFonts w:ascii="Times New Roman" w:hAnsi="Times New Roman" w:eastAsia="宋体"/>
                <w:b w:val="0"/>
                <w:sz w:val="18"/>
              </w:rPr>
              <w:t>1.50～1.64</w:t>
            </w:r>
          </w:p>
        </w:tc>
        <w:tc>
          <w:tcPr>
            <w:tcW w:w="1385" w:type="dxa"/>
            <w:tcMar>
              <w:left w:w="70" w:type="dxa"/>
              <w:right w:w="70" w:type="dxa"/>
            </w:tcMar>
            <w:vAlign w:val="center"/>
          </w:tcPr>
          <w:p w14:paraId="6D1D411B">
            <w:pPr>
              <w:keepNext/>
              <w:spacing w:before="20" w:after="20" w:line="260" w:lineRule="exact"/>
              <w:ind w:left="0" w:leftChars="0" w:right="0" w:rightChars="0" w:firstLine="0" w:firstLineChars="0"/>
              <w:jc w:val="center"/>
            </w:pPr>
            <w:r>
              <w:rPr>
                <w:rFonts w:ascii="Times New Roman" w:hAnsi="Times New Roman" w:eastAsia="宋体"/>
                <w:b w:val="0"/>
                <w:sz w:val="18"/>
              </w:rPr>
              <w:t>1.36～1.51</w:t>
            </w:r>
          </w:p>
        </w:tc>
      </w:tr>
      <w:tr w14:paraId="326296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DEAF353">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2CE5A63C">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D430558">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02765F07">
            <w:pPr>
              <w:keepNext/>
              <w:spacing w:before="20" w:after="20" w:line="260" w:lineRule="exact"/>
              <w:ind w:left="0" w:leftChars="0" w:right="0" w:rightChars="0" w:firstLine="0" w:firstLineChars="0"/>
              <w:jc w:val="center"/>
            </w:pPr>
            <w:r>
              <w:rPr>
                <w:rFonts w:ascii="Times New Roman" w:hAnsi="Times New Roman" w:eastAsia="宋体"/>
                <w:b w:val="0"/>
                <w:sz w:val="18"/>
              </w:rPr>
              <w:t>1.76～2.09</w:t>
            </w:r>
          </w:p>
        </w:tc>
        <w:tc>
          <w:tcPr>
            <w:tcW w:w="1385" w:type="dxa"/>
            <w:tcMar>
              <w:left w:w="70" w:type="dxa"/>
              <w:right w:w="70" w:type="dxa"/>
            </w:tcMar>
            <w:vAlign w:val="center"/>
          </w:tcPr>
          <w:p w14:paraId="4D13BAD0">
            <w:pPr>
              <w:keepNext/>
              <w:spacing w:before="20" w:after="20" w:line="260" w:lineRule="exact"/>
              <w:ind w:left="0" w:leftChars="0" w:right="0" w:rightChars="0" w:firstLine="0" w:firstLineChars="0"/>
              <w:jc w:val="center"/>
            </w:pPr>
            <w:r>
              <w:rPr>
                <w:rFonts w:ascii="Times New Roman" w:hAnsi="Times New Roman" w:eastAsia="宋体"/>
                <w:b w:val="0"/>
                <w:sz w:val="18"/>
              </w:rPr>
              <w:t>1.50～1.95</w:t>
            </w:r>
          </w:p>
        </w:tc>
        <w:tc>
          <w:tcPr>
            <w:tcW w:w="1385" w:type="dxa"/>
            <w:tcMar>
              <w:left w:w="70" w:type="dxa"/>
              <w:right w:w="70" w:type="dxa"/>
            </w:tcMar>
            <w:vAlign w:val="center"/>
          </w:tcPr>
          <w:p w14:paraId="1F770FF2">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5F54D7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A41E837">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535E944">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4DEFBDE">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3E01382E">
            <w:pPr>
              <w:keepNext w:val="0"/>
              <w:spacing w:before="20" w:after="20" w:line="260" w:lineRule="exact"/>
              <w:ind w:left="0" w:leftChars="0" w:right="0" w:rightChars="0" w:firstLine="0" w:firstLineChars="0"/>
              <w:jc w:val="center"/>
            </w:pPr>
            <w:r>
              <w:rPr>
                <w:rFonts w:ascii="Times New Roman" w:hAnsi="Times New Roman" w:eastAsia="宋体"/>
                <w:b w:val="0"/>
                <w:sz w:val="18"/>
              </w:rPr>
              <w:t>2.08～2.49</w:t>
            </w:r>
          </w:p>
        </w:tc>
        <w:tc>
          <w:tcPr>
            <w:tcW w:w="1385" w:type="dxa"/>
            <w:tcMar>
              <w:left w:w="70" w:type="dxa"/>
              <w:right w:w="70" w:type="dxa"/>
            </w:tcMar>
            <w:vAlign w:val="center"/>
          </w:tcPr>
          <w:p w14:paraId="6267BA46">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2B1354A9">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30BBE32C">
      <w:pPr>
        <w:pStyle w:val="2"/>
        <w:keepNext/>
        <w:spacing w:before="120" w:after="80" w:line="280" w:lineRule="exact"/>
        <w:ind w:firstLine="0"/>
        <w:jc w:val="center"/>
      </w:pPr>
      <w:r>
        <w:rPr>
          <w:rFonts w:ascii="Times New Roman" w:hAnsi="Times New Roman" w:eastAsia="宋体"/>
          <w:b w:val="0"/>
          <w:sz w:val="21"/>
        </w:rPr>
        <w:t>表5-71 电缆长度占比(10%,30%]、负荷分散系数1.15的容载比区间矩阵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260A4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7927CCE">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42FECAF8">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0DE93502">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254BBA58">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21B65BFF">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251F003D">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669DDD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9C4AC44">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09D0BF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A63A54A">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760FBAFC">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209BDAAD">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5955D34E">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7A4097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DD4ABD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408F2A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F5410C9">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503F9241">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0DADDEEB">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091B95D4">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1CBDA5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944EBBA">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38CCB7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AD97F0B">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4FE5D166">
            <w:pPr>
              <w:keepNext/>
              <w:spacing w:before="20" w:after="20" w:line="260" w:lineRule="exact"/>
              <w:ind w:left="0" w:leftChars="0" w:right="0" w:rightChars="0" w:firstLine="0" w:firstLineChars="0"/>
              <w:jc w:val="center"/>
            </w:pPr>
            <w:r>
              <w:rPr>
                <w:rFonts w:ascii="Times New Roman" w:hAnsi="Times New Roman" w:eastAsia="宋体"/>
                <w:b w:val="0"/>
                <w:sz w:val="18"/>
              </w:rPr>
              <w:t>2.20～2.91</w:t>
            </w:r>
          </w:p>
        </w:tc>
        <w:tc>
          <w:tcPr>
            <w:tcW w:w="1385" w:type="dxa"/>
            <w:tcMar>
              <w:left w:w="70" w:type="dxa"/>
              <w:right w:w="70" w:type="dxa"/>
            </w:tcMar>
            <w:vAlign w:val="center"/>
          </w:tcPr>
          <w:p w14:paraId="0D40C8B2">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10C65367">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578E96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DA9CB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0B3EDBC">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BCC3B13">
            <w:pPr>
              <w:keepNext/>
              <w:spacing w:before="20" w:after="20" w:line="260" w:lineRule="exact"/>
              <w:ind w:left="0" w:leftChars="0" w:right="0" w:rightChars="0" w:firstLine="0" w:firstLineChars="0"/>
              <w:jc w:val="center"/>
            </w:pPr>
            <w:r>
              <w:rPr>
                <w:rFonts w:ascii="Times New Roman" w:hAnsi="Times New Roman" w:eastAsia="宋体"/>
                <w:b w:val="0"/>
                <w:sz w:val="18"/>
              </w:rPr>
              <w:t>1.95～2.32</w:t>
            </w:r>
          </w:p>
        </w:tc>
        <w:tc>
          <w:tcPr>
            <w:tcW w:w="1385" w:type="dxa"/>
            <w:tcMar>
              <w:left w:w="70" w:type="dxa"/>
              <w:right w:w="70" w:type="dxa"/>
            </w:tcMar>
            <w:vAlign w:val="center"/>
          </w:tcPr>
          <w:p w14:paraId="79E6F793">
            <w:pPr>
              <w:keepNext/>
              <w:spacing w:before="20" w:after="20" w:line="260" w:lineRule="exact"/>
              <w:ind w:left="0" w:leftChars="0" w:right="0" w:rightChars="0" w:firstLine="0" w:firstLineChars="0"/>
              <w:jc w:val="center"/>
            </w:pPr>
            <w:r>
              <w:rPr>
                <w:rFonts w:ascii="Times New Roman" w:hAnsi="Times New Roman" w:eastAsia="宋体"/>
                <w:b w:val="0"/>
                <w:sz w:val="18"/>
              </w:rPr>
              <w:t>1.77～1.96</w:t>
            </w:r>
          </w:p>
        </w:tc>
        <w:tc>
          <w:tcPr>
            <w:tcW w:w="1385" w:type="dxa"/>
            <w:tcMar>
              <w:left w:w="70" w:type="dxa"/>
              <w:right w:w="70" w:type="dxa"/>
            </w:tcMar>
            <w:vAlign w:val="center"/>
          </w:tcPr>
          <w:p w14:paraId="6F2CE19F">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c>
          <w:tcPr>
            <w:tcW w:w="1385" w:type="dxa"/>
            <w:tcMar>
              <w:left w:w="70" w:type="dxa"/>
              <w:right w:w="70" w:type="dxa"/>
            </w:tcMar>
            <w:vAlign w:val="center"/>
          </w:tcPr>
          <w:p w14:paraId="5B0E2BAB">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346B2B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888DEC3">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F63E25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AD8CB47">
            <w:pPr>
              <w:keepNext/>
              <w:spacing w:before="20" w:after="20" w:line="260" w:lineRule="exact"/>
              <w:ind w:left="0" w:leftChars="0" w:right="0" w:rightChars="0" w:firstLine="0" w:firstLineChars="0"/>
              <w:jc w:val="center"/>
            </w:pPr>
            <w:r>
              <w:rPr>
                <w:rFonts w:ascii="Times New Roman" w:hAnsi="Times New Roman" w:eastAsia="宋体"/>
                <w:b w:val="0"/>
                <w:sz w:val="18"/>
              </w:rPr>
              <w:t>1.95～2.43</w:t>
            </w:r>
          </w:p>
        </w:tc>
        <w:tc>
          <w:tcPr>
            <w:tcW w:w="1385" w:type="dxa"/>
            <w:tcMar>
              <w:left w:w="70" w:type="dxa"/>
              <w:right w:w="70" w:type="dxa"/>
            </w:tcMar>
            <w:vAlign w:val="center"/>
          </w:tcPr>
          <w:p w14:paraId="2380AD92">
            <w:pPr>
              <w:keepNext/>
              <w:spacing w:before="20" w:after="20" w:line="260" w:lineRule="exact"/>
              <w:ind w:left="0" w:leftChars="0" w:right="0" w:rightChars="0" w:firstLine="0" w:firstLineChars="0"/>
              <w:jc w:val="center"/>
            </w:pPr>
            <w:r>
              <w:rPr>
                <w:rFonts w:ascii="Times New Roman" w:hAnsi="Times New Roman" w:eastAsia="宋体"/>
                <w:b w:val="0"/>
                <w:sz w:val="18"/>
              </w:rPr>
              <w:t>1.77～2.15</w:t>
            </w:r>
          </w:p>
        </w:tc>
        <w:tc>
          <w:tcPr>
            <w:tcW w:w="1385" w:type="dxa"/>
            <w:tcMar>
              <w:left w:w="70" w:type="dxa"/>
              <w:right w:w="70" w:type="dxa"/>
            </w:tcMar>
            <w:vAlign w:val="center"/>
          </w:tcPr>
          <w:p w14:paraId="37ACD473">
            <w:pPr>
              <w:keepNext/>
              <w:spacing w:before="20" w:after="20" w:line="260" w:lineRule="exact"/>
              <w:ind w:left="0" w:leftChars="0" w:right="0" w:rightChars="0" w:firstLine="0" w:firstLineChars="0"/>
              <w:jc w:val="center"/>
            </w:pPr>
            <w:r>
              <w:rPr>
                <w:rFonts w:ascii="Times New Roman" w:hAnsi="Times New Roman" w:eastAsia="宋体"/>
                <w:b w:val="0"/>
                <w:sz w:val="18"/>
              </w:rPr>
              <w:t>1.70～2.06</w:t>
            </w:r>
          </w:p>
        </w:tc>
        <w:tc>
          <w:tcPr>
            <w:tcW w:w="1385" w:type="dxa"/>
            <w:tcMar>
              <w:left w:w="70" w:type="dxa"/>
              <w:right w:w="70" w:type="dxa"/>
            </w:tcMar>
            <w:vAlign w:val="center"/>
          </w:tcPr>
          <w:p w14:paraId="54A01B04">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3DA762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3E52DC7">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D529319">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121AE87">
            <w:pPr>
              <w:keepNext/>
              <w:spacing w:before="20" w:after="20" w:line="260" w:lineRule="exact"/>
              <w:ind w:left="0" w:leftChars="0" w:right="0" w:rightChars="0" w:firstLine="0" w:firstLineChars="0"/>
              <w:jc w:val="center"/>
            </w:pPr>
            <w:r>
              <w:rPr>
                <w:rFonts w:ascii="Times New Roman" w:hAnsi="Times New Roman" w:eastAsia="宋体"/>
                <w:b w:val="0"/>
                <w:sz w:val="18"/>
              </w:rPr>
              <w:t>2.42～2.92</w:t>
            </w:r>
          </w:p>
        </w:tc>
        <w:tc>
          <w:tcPr>
            <w:tcW w:w="1385" w:type="dxa"/>
            <w:tcMar>
              <w:left w:w="70" w:type="dxa"/>
              <w:right w:w="70" w:type="dxa"/>
            </w:tcMar>
            <w:vAlign w:val="center"/>
          </w:tcPr>
          <w:p w14:paraId="3A3CC6B1">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0697DAA8">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4873B825">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389C82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C498594">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C95D46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854BF2C">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2CDB6A68">
            <w:pPr>
              <w:keepNext/>
              <w:spacing w:before="20" w:after="20" w:line="260" w:lineRule="exact"/>
              <w:ind w:left="0" w:leftChars="0" w:right="0" w:rightChars="0" w:firstLine="0" w:firstLineChars="0"/>
              <w:jc w:val="center"/>
            </w:pPr>
            <w:r>
              <w:rPr>
                <w:rFonts w:ascii="Times New Roman" w:hAnsi="Times New Roman" w:eastAsia="宋体"/>
                <w:b w:val="0"/>
                <w:sz w:val="18"/>
              </w:rPr>
              <w:t>1.77～2.07</w:t>
            </w:r>
          </w:p>
        </w:tc>
        <w:tc>
          <w:tcPr>
            <w:tcW w:w="1385" w:type="dxa"/>
            <w:tcMar>
              <w:left w:w="70" w:type="dxa"/>
              <w:right w:w="70" w:type="dxa"/>
            </w:tcMar>
            <w:vAlign w:val="center"/>
          </w:tcPr>
          <w:p w14:paraId="58923D8F">
            <w:pPr>
              <w:keepNext/>
              <w:spacing w:before="20" w:after="20" w:line="260" w:lineRule="exact"/>
              <w:ind w:left="0" w:leftChars="0" w:right="0" w:rightChars="0" w:firstLine="0" w:firstLineChars="0"/>
              <w:jc w:val="center"/>
            </w:pPr>
            <w:r>
              <w:rPr>
                <w:rFonts w:ascii="Times New Roman" w:hAnsi="Times New Roman" w:eastAsia="宋体"/>
                <w:b w:val="0"/>
                <w:sz w:val="18"/>
              </w:rPr>
              <w:t>1.61～1.78</w:t>
            </w:r>
          </w:p>
        </w:tc>
        <w:tc>
          <w:tcPr>
            <w:tcW w:w="1385" w:type="dxa"/>
            <w:tcMar>
              <w:left w:w="70" w:type="dxa"/>
              <w:right w:w="70" w:type="dxa"/>
            </w:tcMar>
            <w:vAlign w:val="center"/>
          </w:tcPr>
          <w:p w14:paraId="696D006A">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2F1883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56FC13A">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F0683DF">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DE0A3A4">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393BE1CA">
            <w:pPr>
              <w:keepNext/>
              <w:spacing w:before="20" w:after="20" w:line="260" w:lineRule="exact"/>
              <w:ind w:left="0" w:leftChars="0" w:right="0" w:rightChars="0" w:firstLine="0" w:firstLineChars="0"/>
              <w:jc w:val="center"/>
            </w:pPr>
            <w:r>
              <w:rPr>
                <w:rFonts w:ascii="Times New Roman" w:hAnsi="Times New Roman" w:eastAsia="宋体"/>
                <w:b w:val="0"/>
                <w:sz w:val="18"/>
              </w:rPr>
              <w:t>1.77～2.30</w:t>
            </w:r>
          </w:p>
        </w:tc>
        <w:tc>
          <w:tcPr>
            <w:tcW w:w="1385" w:type="dxa"/>
            <w:tcMar>
              <w:left w:w="70" w:type="dxa"/>
              <w:right w:w="70" w:type="dxa"/>
            </w:tcMar>
            <w:vAlign w:val="center"/>
          </w:tcPr>
          <w:p w14:paraId="124A7887">
            <w:pPr>
              <w:keepNext/>
              <w:spacing w:before="20" w:after="20" w:line="260" w:lineRule="exact"/>
              <w:ind w:left="0" w:leftChars="0" w:right="0" w:rightChars="0" w:firstLine="0" w:firstLineChars="0"/>
              <w:jc w:val="center"/>
            </w:pPr>
            <w:r>
              <w:rPr>
                <w:rFonts w:ascii="Times New Roman" w:hAnsi="Times New Roman" w:eastAsia="宋体"/>
                <w:b w:val="0"/>
                <w:sz w:val="18"/>
              </w:rPr>
              <w:t>1.61～2.03</w:t>
            </w:r>
          </w:p>
        </w:tc>
        <w:tc>
          <w:tcPr>
            <w:tcW w:w="1385" w:type="dxa"/>
            <w:tcMar>
              <w:left w:w="70" w:type="dxa"/>
              <w:right w:w="70" w:type="dxa"/>
            </w:tcMar>
            <w:vAlign w:val="center"/>
          </w:tcPr>
          <w:p w14:paraId="2FFCAD4B">
            <w:pPr>
              <w:keepNext/>
              <w:spacing w:before="20" w:after="20" w:line="260" w:lineRule="exact"/>
              <w:ind w:left="0" w:leftChars="0" w:right="0" w:rightChars="0" w:firstLine="0" w:firstLineChars="0"/>
              <w:jc w:val="center"/>
            </w:pPr>
            <w:r>
              <w:rPr>
                <w:rFonts w:ascii="Times New Roman" w:hAnsi="Times New Roman" w:eastAsia="宋体"/>
                <w:b w:val="0"/>
                <w:sz w:val="18"/>
              </w:rPr>
              <w:t>1.52～2.02</w:t>
            </w:r>
          </w:p>
        </w:tc>
      </w:tr>
      <w:tr w14:paraId="710CAA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7308214">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136F5FD">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D932BE2">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46907EAB">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4C0FE2C0">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5E929429">
            <w:pPr>
              <w:keepNext/>
              <w:spacing w:before="20" w:after="20" w:line="260" w:lineRule="exact"/>
              <w:ind w:left="0" w:leftChars="0" w:right="0" w:rightChars="0" w:firstLine="0" w:firstLineChars="0"/>
              <w:jc w:val="center"/>
            </w:pPr>
            <w:r>
              <w:rPr>
                <w:rFonts w:ascii="Times New Roman" w:hAnsi="Times New Roman" w:eastAsia="宋体"/>
                <w:b w:val="0"/>
                <w:sz w:val="18"/>
              </w:rPr>
              <w:t>2.01～2.54</w:t>
            </w:r>
          </w:p>
        </w:tc>
      </w:tr>
      <w:tr w14:paraId="0A9AB1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55AD19">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EE3306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4CC235E">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409C783E">
            <w:pPr>
              <w:keepNext/>
              <w:spacing w:before="20" w:after="20" w:line="260" w:lineRule="exact"/>
              <w:ind w:left="0" w:leftChars="0" w:right="0" w:rightChars="0" w:firstLine="0" w:firstLineChars="0"/>
              <w:jc w:val="center"/>
            </w:pPr>
            <w:r>
              <w:rPr>
                <w:rFonts w:ascii="Times New Roman" w:hAnsi="Times New Roman" w:eastAsia="宋体"/>
                <w:b w:val="0"/>
                <w:sz w:val="18"/>
              </w:rPr>
              <w:t>1.91～1.99</w:t>
            </w:r>
          </w:p>
        </w:tc>
        <w:tc>
          <w:tcPr>
            <w:tcW w:w="1385" w:type="dxa"/>
            <w:tcMar>
              <w:left w:w="70" w:type="dxa"/>
              <w:right w:w="70" w:type="dxa"/>
            </w:tcMar>
            <w:vAlign w:val="center"/>
          </w:tcPr>
          <w:p w14:paraId="3BDD5E52">
            <w:pPr>
              <w:keepNext/>
              <w:spacing w:before="20" w:after="20" w:line="260" w:lineRule="exact"/>
              <w:ind w:left="0" w:leftChars="0" w:right="0" w:rightChars="0" w:firstLine="0" w:firstLineChars="0"/>
              <w:jc w:val="center"/>
            </w:pPr>
            <w:r>
              <w:rPr>
                <w:rFonts w:ascii="Times New Roman" w:hAnsi="Times New Roman" w:eastAsia="宋体"/>
                <w:b w:val="0"/>
                <w:sz w:val="18"/>
              </w:rPr>
              <w:t>1.61～1.78</w:t>
            </w:r>
          </w:p>
        </w:tc>
        <w:tc>
          <w:tcPr>
            <w:tcW w:w="1385" w:type="dxa"/>
            <w:tcMar>
              <w:left w:w="70" w:type="dxa"/>
              <w:right w:w="70" w:type="dxa"/>
            </w:tcMar>
            <w:vAlign w:val="center"/>
          </w:tcPr>
          <w:p w14:paraId="4E2858DB">
            <w:pPr>
              <w:keepNext/>
              <w:spacing w:before="20" w:after="20" w:line="260" w:lineRule="exact"/>
              <w:ind w:left="0" w:leftChars="0" w:right="0" w:rightChars="0" w:firstLine="0" w:firstLineChars="0"/>
              <w:jc w:val="center"/>
            </w:pPr>
            <w:r>
              <w:rPr>
                <w:rFonts w:ascii="Times New Roman" w:hAnsi="Times New Roman" w:eastAsia="宋体"/>
                <w:b w:val="0"/>
                <w:sz w:val="18"/>
              </w:rPr>
              <w:t>1.36～1.51</w:t>
            </w:r>
          </w:p>
        </w:tc>
      </w:tr>
      <w:tr w14:paraId="5DC732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F6C59DC">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9ACF40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6DC74A0">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16D8A8CE">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02F0F784">
            <w:pPr>
              <w:keepNext/>
              <w:spacing w:before="20" w:after="20" w:line="260" w:lineRule="exact"/>
              <w:ind w:left="0" w:leftChars="0" w:right="0" w:rightChars="0" w:firstLine="0" w:firstLineChars="0"/>
              <w:jc w:val="center"/>
            </w:pPr>
            <w:r>
              <w:rPr>
                <w:rFonts w:ascii="Times New Roman" w:hAnsi="Times New Roman" w:eastAsia="宋体"/>
                <w:b w:val="0"/>
                <w:sz w:val="18"/>
              </w:rPr>
              <w:t>1.61～2.09</w:t>
            </w:r>
          </w:p>
        </w:tc>
        <w:tc>
          <w:tcPr>
            <w:tcW w:w="1385" w:type="dxa"/>
            <w:tcMar>
              <w:left w:w="70" w:type="dxa"/>
              <w:right w:w="70" w:type="dxa"/>
            </w:tcMar>
            <w:vAlign w:val="center"/>
          </w:tcPr>
          <w:p w14:paraId="17B72F8E">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7EF048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E0D6402">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2884CD09">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5EA6E79">
            <w:pPr>
              <w:keepNext w:val="0"/>
              <w:spacing w:before="20" w:after="20" w:line="260" w:lineRule="exact"/>
              <w:ind w:left="0" w:leftChars="0" w:right="0" w:rightChars="0" w:firstLine="0" w:firstLineChars="0"/>
              <w:jc w:val="center"/>
            </w:pPr>
            <w:r>
              <w:rPr>
                <w:rFonts w:ascii="Times New Roman" w:hAnsi="Times New Roman" w:eastAsia="宋体"/>
                <w:b w:val="0"/>
                <w:sz w:val="18"/>
              </w:rPr>
              <w:t>2.45～2.50</w:t>
            </w:r>
          </w:p>
        </w:tc>
        <w:tc>
          <w:tcPr>
            <w:tcW w:w="1385" w:type="dxa"/>
            <w:tcMar>
              <w:left w:w="70" w:type="dxa"/>
              <w:right w:w="70" w:type="dxa"/>
            </w:tcMar>
            <w:vAlign w:val="center"/>
          </w:tcPr>
          <w:p w14:paraId="492E3A1E">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76ECB594">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46E561A7">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7C75AFA2">
      <w:pPr>
        <w:pStyle w:val="2"/>
        <w:keepNext/>
        <w:spacing w:before="120" w:after="80" w:line="280" w:lineRule="exact"/>
        <w:ind w:firstLine="0"/>
        <w:jc w:val="center"/>
      </w:pPr>
      <w:r>
        <w:rPr>
          <w:rFonts w:ascii="Times New Roman" w:hAnsi="Times New Roman" w:eastAsia="宋体"/>
          <w:b w:val="0"/>
          <w:sz w:val="21"/>
        </w:rPr>
        <w:t>表5-72 电缆长度占比&gt;30%、负荷分散系数1.00的容载比区间矩阵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61868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7235E51">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42D008FF">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5BDF3A11">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55F2AEF5">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44554F99">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0DD71CAC">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0AFB20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7EF2E6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2E0F267">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E82199F">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5248E8C9">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23BEF915">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707FBB70">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55AE72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26F523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C46E701">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EF744A5">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79F9ABE1">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061F8ECF">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258CEED2">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0841EC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E5B336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7B930F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C1C8561">
            <w:pPr>
              <w:keepNext/>
              <w:spacing w:before="20" w:after="20" w:line="260" w:lineRule="exact"/>
              <w:ind w:left="0" w:leftChars="0" w:right="0" w:rightChars="0" w:firstLine="0" w:firstLineChars="0"/>
              <w:jc w:val="center"/>
            </w:pPr>
            <w:r>
              <w:rPr>
                <w:rFonts w:ascii="Times New Roman" w:hAnsi="Times New Roman" w:eastAsia="宋体"/>
                <w:b w:val="0"/>
                <w:sz w:val="18"/>
              </w:rPr>
              <w:t>2.20～3.15</w:t>
            </w:r>
          </w:p>
        </w:tc>
        <w:tc>
          <w:tcPr>
            <w:tcW w:w="1385" w:type="dxa"/>
            <w:tcMar>
              <w:left w:w="70" w:type="dxa"/>
              <w:right w:w="70" w:type="dxa"/>
            </w:tcMar>
            <w:vAlign w:val="center"/>
          </w:tcPr>
          <w:p w14:paraId="6098BDF7">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11B0557A">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03BDA435">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726A32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E4E310C">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748322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0FF18A1">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736D92B3">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44BF0517">
            <w:pPr>
              <w:keepNext/>
              <w:spacing w:before="20" w:after="20" w:line="260" w:lineRule="exact"/>
              <w:ind w:left="0" w:leftChars="0" w:right="0" w:rightChars="0" w:firstLine="0" w:firstLineChars="0"/>
              <w:jc w:val="center"/>
            </w:pPr>
            <w:r>
              <w:rPr>
                <w:rFonts w:ascii="Times New Roman" w:hAnsi="Times New Roman" w:eastAsia="宋体"/>
                <w:b w:val="0"/>
                <w:sz w:val="18"/>
              </w:rPr>
              <w:t>1.70～1.89</w:t>
            </w:r>
          </w:p>
        </w:tc>
        <w:tc>
          <w:tcPr>
            <w:tcW w:w="1385" w:type="dxa"/>
            <w:tcMar>
              <w:left w:w="70" w:type="dxa"/>
              <w:right w:w="70" w:type="dxa"/>
            </w:tcMar>
            <w:vAlign w:val="center"/>
          </w:tcPr>
          <w:p w14:paraId="075F63C9">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0ED65F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8A780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5172BE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B0D915A">
            <w:pPr>
              <w:keepNext/>
              <w:spacing w:before="20" w:after="20" w:line="260" w:lineRule="exact"/>
              <w:ind w:left="0" w:leftChars="0" w:right="0" w:rightChars="0" w:firstLine="0" w:firstLineChars="0"/>
              <w:jc w:val="center"/>
            </w:pPr>
            <w:r>
              <w:rPr>
                <w:rFonts w:ascii="Times New Roman" w:hAnsi="Times New Roman" w:eastAsia="宋体"/>
                <w:b w:val="0"/>
                <w:sz w:val="18"/>
              </w:rPr>
              <w:t>1.77～2.26</w:t>
            </w:r>
          </w:p>
        </w:tc>
        <w:tc>
          <w:tcPr>
            <w:tcW w:w="1385" w:type="dxa"/>
            <w:tcMar>
              <w:left w:w="70" w:type="dxa"/>
              <w:right w:w="70" w:type="dxa"/>
            </w:tcMar>
            <w:vAlign w:val="center"/>
          </w:tcPr>
          <w:p w14:paraId="57FC5D03">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76C708BD">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05BF961A">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56B25B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25A58B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10CB0C1">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3B7A326">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438650F7">
            <w:pPr>
              <w:keepNext/>
              <w:spacing w:before="20" w:after="20" w:line="260" w:lineRule="exact"/>
              <w:ind w:left="0" w:leftChars="0" w:right="0" w:rightChars="0" w:firstLine="0" w:firstLineChars="0"/>
              <w:jc w:val="center"/>
            </w:pPr>
            <w:r>
              <w:rPr>
                <w:rFonts w:ascii="Times New Roman" w:hAnsi="Times New Roman" w:eastAsia="宋体"/>
                <w:b w:val="0"/>
                <w:sz w:val="18"/>
              </w:rPr>
              <w:t>2.25～2.81</w:t>
            </w:r>
          </w:p>
        </w:tc>
        <w:tc>
          <w:tcPr>
            <w:tcW w:w="1385" w:type="dxa"/>
            <w:tcMar>
              <w:left w:w="70" w:type="dxa"/>
              <w:right w:w="70" w:type="dxa"/>
            </w:tcMar>
            <w:vAlign w:val="center"/>
          </w:tcPr>
          <w:p w14:paraId="11DA07EE">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c>
          <w:tcPr>
            <w:tcW w:w="1385" w:type="dxa"/>
            <w:tcMar>
              <w:left w:w="70" w:type="dxa"/>
              <w:right w:w="70" w:type="dxa"/>
            </w:tcMar>
            <w:vAlign w:val="center"/>
          </w:tcPr>
          <w:p w14:paraId="3DA2DE25">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07804A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E4117F1">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49758E88">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12E3D5E">
            <w:pPr>
              <w:keepNext/>
              <w:spacing w:before="20" w:after="20" w:line="260" w:lineRule="exact"/>
              <w:ind w:left="0" w:leftChars="0" w:right="0" w:rightChars="0" w:firstLine="0" w:firstLineChars="0"/>
              <w:jc w:val="center"/>
            </w:pPr>
            <w:r>
              <w:rPr>
                <w:rFonts w:ascii="Times New Roman" w:hAnsi="Times New Roman" w:eastAsia="宋体"/>
                <w:b w:val="0"/>
                <w:sz w:val="18"/>
              </w:rPr>
              <w:t>1.77～2.10</w:t>
            </w:r>
          </w:p>
        </w:tc>
        <w:tc>
          <w:tcPr>
            <w:tcW w:w="1385" w:type="dxa"/>
            <w:tcMar>
              <w:left w:w="70" w:type="dxa"/>
              <w:right w:w="70" w:type="dxa"/>
            </w:tcMar>
            <w:vAlign w:val="center"/>
          </w:tcPr>
          <w:p w14:paraId="3DCC2FDD">
            <w:pPr>
              <w:keepNext/>
              <w:spacing w:before="20" w:after="20" w:line="260" w:lineRule="exact"/>
              <w:ind w:left="0" w:leftChars="0" w:right="0" w:rightChars="0" w:firstLine="0" w:firstLineChars="0"/>
              <w:jc w:val="center"/>
            </w:pPr>
            <w:r>
              <w:rPr>
                <w:rFonts w:ascii="Times New Roman" w:hAnsi="Times New Roman" w:eastAsia="宋体"/>
                <w:b w:val="0"/>
                <w:sz w:val="18"/>
              </w:rPr>
              <w:t>1.61～1.78</w:t>
            </w:r>
          </w:p>
        </w:tc>
        <w:tc>
          <w:tcPr>
            <w:tcW w:w="1385" w:type="dxa"/>
            <w:tcMar>
              <w:left w:w="70" w:type="dxa"/>
              <w:right w:w="70" w:type="dxa"/>
            </w:tcMar>
            <w:vAlign w:val="center"/>
          </w:tcPr>
          <w:p w14:paraId="6F2EC22B">
            <w:pPr>
              <w:keepNext/>
              <w:spacing w:before="20" w:after="20" w:line="260" w:lineRule="exact"/>
              <w:ind w:left="0" w:leftChars="0" w:right="0" w:rightChars="0" w:firstLine="0" w:firstLineChars="0"/>
              <w:jc w:val="center"/>
            </w:pPr>
            <w:r>
              <w:rPr>
                <w:rFonts w:ascii="Times New Roman" w:hAnsi="Times New Roman" w:eastAsia="宋体"/>
                <w:b w:val="0"/>
                <w:sz w:val="18"/>
              </w:rPr>
              <w:t>1.52～1.78</w:t>
            </w:r>
          </w:p>
        </w:tc>
        <w:tc>
          <w:tcPr>
            <w:tcW w:w="1385" w:type="dxa"/>
            <w:tcMar>
              <w:left w:w="70" w:type="dxa"/>
              <w:right w:w="70" w:type="dxa"/>
            </w:tcMar>
            <w:vAlign w:val="center"/>
          </w:tcPr>
          <w:p w14:paraId="697B8BA7">
            <w:pPr>
              <w:keepNext/>
              <w:spacing w:before="20" w:after="20" w:line="260" w:lineRule="exact"/>
              <w:ind w:left="0" w:leftChars="0" w:right="0" w:rightChars="0" w:firstLine="0" w:firstLineChars="0"/>
              <w:jc w:val="center"/>
            </w:pPr>
            <w:r>
              <w:rPr>
                <w:rFonts w:ascii="Times New Roman" w:hAnsi="Times New Roman" w:eastAsia="宋体"/>
                <w:b w:val="0"/>
                <w:sz w:val="18"/>
              </w:rPr>
              <w:t>1.52～1.62</w:t>
            </w:r>
          </w:p>
        </w:tc>
      </w:tr>
      <w:tr w14:paraId="60290B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07BEE3B">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AAABF4D">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05DBC62">
            <w:pPr>
              <w:keepNext/>
              <w:spacing w:before="20" w:after="20" w:line="260" w:lineRule="exact"/>
              <w:ind w:left="0" w:leftChars="0" w:right="0" w:rightChars="0" w:firstLine="0" w:firstLineChars="0"/>
              <w:jc w:val="center"/>
            </w:pPr>
            <w:r>
              <w:rPr>
                <w:rFonts w:ascii="Times New Roman" w:hAnsi="Times New Roman" w:eastAsia="宋体"/>
                <w:b w:val="0"/>
                <w:sz w:val="18"/>
              </w:rPr>
              <w:t>1.77～2.30</w:t>
            </w:r>
          </w:p>
        </w:tc>
        <w:tc>
          <w:tcPr>
            <w:tcW w:w="1385" w:type="dxa"/>
            <w:tcMar>
              <w:left w:w="70" w:type="dxa"/>
              <w:right w:w="70" w:type="dxa"/>
            </w:tcMar>
            <w:vAlign w:val="center"/>
          </w:tcPr>
          <w:p w14:paraId="6CB7DCC9">
            <w:pPr>
              <w:keepNext/>
              <w:spacing w:before="20" w:after="20" w:line="260" w:lineRule="exact"/>
              <w:ind w:left="0" w:leftChars="0" w:right="0" w:rightChars="0" w:firstLine="0" w:firstLineChars="0"/>
              <w:jc w:val="center"/>
            </w:pPr>
            <w:r>
              <w:rPr>
                <w:rFonts w:ascii="Times New Roman" w:hAnsi="Times New Roman" w:eastAsia="宋体"/>
                <w:b w:val="0"/>
                <w:sz w:val="18"/>
              </w:rPr>
              <w:t>1.61～2.14</w:t>
            </w:r>
          </w:p>
        </w:tc>
        <w:tc>
          <w:tcPr>
            <w:tcW w:w="1385" w:type="dxa"/>
            <w:tcMar>
              <w:left w:w="70" w:type="dxa"/>
              <w:right w:w="70" w:type="dxa"/>
            </w:tcMar>
            <w:vAlign w:val="center"/>
          </w:tcPr>
          <w:p w14:paraId="71668271">
            <w:pPr>
              <w:keepNext/>
              <w:spacing w:before="20" w:after="20" w:line="260" w:lineRule="exact"/>
              <w:ind w:left="0" w:leftChars="0" w:right="0" w:rightChars="0" w:firstLine="0" w:firstLineChars="0"/>
              <w:jc w:val="center"/>
            </w:pPr>
            <w:r>
              <w:rPr>
                <w:rFonts w:ascii="Times New Roman" w:hAnsi="Times New Roman" w:eastAsia="宋体"/>
                <w:b w:val="0"/>
                <w:sz w:val="18"/>
              </w:rPr>
              <w:t>1.61～2.14</w:t>
            </w:r>
          </w:p>
        </w:tc>
        <w:tc>
          <w:tcPr>
            <w:tcW w:w="1385" w:type="dxa"/>
            <w:tcMar>
              <w:left w:w="70" w:type="dxa"/>
              <w:right w:w="70" w:type="dxa"/>
            </w:tcMar>
            <w:vAlign w:val="center"/>
          </w:tcPr>
          <w:p w14:paraId="538F602C">
            <w:pPr>
              <w:keepNext/>
              <w:spacing w:before="20" w:after="20" w:line="260" w:lineRule="exact"/>
              <w:ind w:left="0" w:leftChars="0" w:right="0" w:rightChars="0" w:firstLine="0" w:firstLineChars="0"/>
              <w:jc w:val="center"/>
            </w:pPr>
            <w:r>
              <w:rPr>
                <w:rFonts w:ascii="Times New Roman" w:hAnsi="Times New Roman" w:eastAsia="宋体"/>
                <w:b w:val="0"/>
                <w:sz w:val="18"/>
              </w:rPr>
              <w:t>1.52～2.14</w:t>
            </w:r>
          </w:p>
        </w:tc>
      </w:tr>
      <w:tr w14:paraId="136CBB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4B7EACE">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751DCE0">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8E54C56">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1CA127F2">
            <w:pPr>
              <w:keepNext/>
              <w:spacing w:before="20" w:after="20" w:line="260" w:lineRule="exact"/>
              <w:ind w:left="0" w:leftChars="0" w:right="0" w:rightChars="0" w:firstLine="0" w:firstLineChars="0"/>
              <w:jc w:val="center"/>
            </w:pPr>
            <w:r>
              <w:rPr>
                <w:rFonts w:ascii="Times New Roman" w:hAnsi="Times New Roman" w:eastAsia="宋体"/>
                <w:b w:val="0"/>
                <w:sz w:val="18"/>
              </w:rPr>
              <w:t>2.13～2.65</w:t>
            </w:r>
          </w:p>
        </w:tc>
        <w:tc>
          <w:tcPr>
            <w:tcW w:w="1385" w:type="dxa"/>
            <w:tcMar>
              <w:left w:w="70" w:type="dxa"/>
              <w:right w:w="70" w:type="dxa"/>
            </w:tcMar>
            <w:vAlign w:val="center"/>
          </w:tcPr>
          <w:p w14:paraId="32B22C2A">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7AEB8758">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r>
      <w:tr w14:paraId="7EF1C6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E75192F">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0CADAF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0E78B92">
            <w:pPr>
              <w:keepNext/>
              <w:spacing w:before="20" w:after="20" w:line="260" w:lineRule="exact"/>
              <w:ind w:left="0" w:leftChars="0" w:right="0" w:rightChars="0" w:firstLine="0" w:firstLineChars="0"/>
              <w:jc w:val="center"/>
            </w:pPr>
            <w:r>
              <w:rPr>
                <w:rFonts w:ascii="Times New Roman" w:hAnsi="Times New Roman" w:eastAsia="宋体"/>
                <w:b w:val="0"/>
                <w:sz w:val="18"/>
              </w:rPr>
              <w:t>1.77～1.92</w:t>
            </w:r>
          </w:p>
        </w:tc>
        <w:tc>
          <w:tcPr>
            <w:tcW w:w="1385" w:type="dxa"/>
            <w:tcMar>
              <w:left w:w="70" w:type="dxa"/>
              <w:right w:w="70" w:type="dxa"/>
            </w:tcMar>
            <w:vAlign w:val="center"/>
          </w:tcPr>
          <w:p w14:paraId="3BFDC426">
            <w:pPr>
              <w:keepNext/>
              <w:spacing w:before="20" w:after="20" w:line="260" w:lineRule="exact"/>
              <w:ind w:left="0" w:leftChars="0" w:right="0" w:rightChars="0" w:firstLine="0" w:firstLineChars="0"/>
              <w:jc w:val="center"/>
            </w:pPr>
            <w:r>
              <w:rPr>
                <w:rFonts w:ascii="Times New Roman" w:hAnsi="Times New Roman" w:eastAsia="宋体"/>
                <w:b w:val="0"/>
                <w:sz w:val="18"/>
              </w:rPr>
              <w:t>1.50～1.78</w:t>
            </w:r>
          </w:p>
        </w:tc>
        <w:tc>
          <w:tcPr>
            <w:tcW w:w="1385" w:type="dxa"/>
            <w:tcMar>
              <w:left w:w="70" w:type="dxa"/>
              <w:right w:w="70" w:type="dxa"/>
            </w:tcMar>
            <w:vAlign w:val="center"/>
          </w:tcPr>
          <w:p w14:paraId="62E48816">
            <w:pPr>
              <w:keepNext/>
              <w:spacing w:before="20" w:after="20" w:line="260" w:lineRule="exact"/>
              <w:ind w:left="0" w:leftChars="0" w:right="0" w:rightChars="0" w:firstLine="0" w:firstLineChars="0"/>
              <w:jc w:val="center"/>
            </w:pPr>
            <w:r>
              <w:rPr>
                <w:rFonts w:ascii="Times New Roman" w:hAnsi="Times New Roman" w:eastAsia="宋体"/>
                <w:b w:val="0"/>
                <w:sz w:val="18"/>
              </w:rPr>
              <w:t>1.50～1.62</w:t>
            </w:r>
          </w:p>
        </w:tc>
        <w:tc>
          <w:tcPr>
            <w:tcW w:w="1385" w:type="dxa"/>
            <w:tcMar>
              <w:left w:w="70" w:type="dxa"/>
              <w:right w:w="70" w:type="dxa"/>
            </w:tcMar>
            <w:vAlign w:val="center"/>
          </w:tcPr>
          <w:p w14:paraId="30B37A81">
            <w:pPr>
              <w:keepNext/>
              <w:spacing w:before="20" w:after="20" w:line="260" w:lineRule="exact"/>
              <w:ind w:left="0" w:leftChars="0" w:right="0" w:rightChars="0" w:firstLine="0" w:firstLineChars="0"/>
              <w:jc w:val="center"/>
            </w:pPr>
            <w:r>
              <w:rPr>
                <w:rFonts w:ascii="Times New Roman" w:hAnsi="Times New Roman" w:eastAsia="宋体"/>
                <w:b w:val="0"/>
                <w:sz w:val="18"/>
              </w:rPr>
              <w:t>1.36～1.62</w:t>
            </w:r>
          </w:p>
        </w:tc>
      </w:tr>
      <w:tr w14:paraId="75D915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BA31F2E">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0758573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334794C">
            <w:pPr>
              <w:keepNext/>
              <w:spacing w:before="20" w:after="20" w:line="260" w:lineRule="exact"/>
              <w:ind w:left="0" w:leftChars="0" w:right="0" w:rightChars="0" w:firstLine="0" w:firstLineChars="0"/>
              <w:jc w:val="center"/>
            </w:pPr>
            <w:r>
              <w:rPr>
                <w:rFonts w:ascii="Times New Roman" w:hAnsi="Times New Roman" w:eastAsia="宋体"/>
                <w:b w:val="0"/>
                <w:sz w:val="18"/>
              </w:rPr>
              <w:t>1.77～2.09</w:t>
            </w:r>
          </w:p>
        </w:tc>
        <w:tc>
          <w:tcPr>
            <w:tcW w:w="1385" w:type="dxa"/>
            <w:tcMar>
              <w:left w:w="70" w:type="dxa"/>
              <w:right w:w="70" w:type="dxa"/>
            </w:tcMar>
            <w:vAlign w:val="center"/>
          </w:tcPr>
          <w:p w14:paraId="4EC83CE5">
            <w:pPr>
              <w:keepNext/>
              <w:spacing w:before="20" w:after="20" w:line="260" w:lineRule="exact"/>
              <w:ind w:left="0" w:leftChars="0" w:right="0" w:rightChars="0" w:firstLine="0" w:firstLineChars="0"/>
              <w:jc w:val="center"/>
            </w:pPr>
            <w:r>
              <w:rPr>
                <w:rFonts w:ascii="Times New Roman" w:hAnsi="Times New Roman" w:eastAsia="宋体"/>
                <w:b w:val="0"/>
                <w:sz w:val="18"/>
              </w:rPr>
              <w:t>1.50～2.09</w:t>
            </w:r>
          </w:p>
        </w:tc>
        <w:tc>
          <w:tcPr>
            <w:tcW w:w="1385" w:type="dxa"/>
            <w:tcMar>
              <w:left w:w="70" w:type="dxa"/>
              <w:right w:w="70" w:type="dxa"/>
            </w:tcMar>
            <w:vAlign w:val="center"/>
          </w:tcPr>
          <w:p w14:paraId="2FE86B44">
            <w:pPr>
              <w:keepNext/>
              <w:spacing w:before="20" w:after="20" w:line="260" w:lineRule="exact"/>
              <w:ind w:left="0" w:leftChars="0" w:right="0" w:rightChars="0" w:firstLine="0" w:firstLineChars="0"/>
              <w:jc w:val="center"/>
            </w:pPr>
            <w:r>
              <w:rPr>
                <w:rFonts w:ascii="Times New Roman" w:hAnsi="Times New Roman" w:eastAsia="宋体"/>
                <w:b w:val="0"/>
                <w:sz w:val="18"/>
              </w:rPr>
              <w:t>1.50～1.95</w:t>
            </w:r>
          </w:p>
        </w:tc>
        <w:tc>
          <w:tcPr>
            <w:tcW w:w="1385" w:type="dxa"/>
            <w:tcMar>
              <w:left w:w="70" w:type="dxa"/>
              <w:right w:w="70" w:type="dxa"/>
            </w:tcMar>
            <w:vAlign w:val="center"/>
          </w:tcPr>
          <w:p w14:paraId="5133E4CD">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469FAD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FAEE76A">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F88F5B4">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2F27A26">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0B95400A">
            <w:pPr>
              <w:keepNext w:val="0"/>
              <w:spacing w:before="20" w:after="20" w:line="260" w:lineRule="exact"/>
              <w:ind w:left="0" w:leftChars="0" w:right="0" w:rightChars="0" w:firstLine="0" w:firstLineChars="0"/>
              <w:jc w:val="center"/>
            </w:pPr>
            <w:r>
              <w:rPr>
                <w:rFonts w:ascii="Times New Roman" w:hAnsi="Times New Roman" w:eastAsia="宋体"/>
                <w:b w:val="0"/>
                <w:sz w:val="18"/>
              </w:rPr>
              <w:t>2.08～2.42</w:t>
            </w:r>
          </w:p>
        </w:tc>
        <w:tc>
          <w:tcPr>
            <w:tcW w:w="1385" w:type="dxa"/>
            <w:tcMar>
              <w:left w:w="70" w:type="dxa"/>
              <w:right w:w="70" w:type="dxa"/>
            </w:tcMar>
            <w:vAlign w:val="center"/>
          </w:tcPr>
          <w:p w14:paraId="60B7489A">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34F2D540">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7C00197D">
      <w:pPr>
        <w:pStyle w:val="2"/>
        <w:keepNext/>
        <w:spacing w:before="120" w:after="80" w:line="280" w:lineRule="exact"/>
        <w:ind w:firstLine="0"/>
        <w:jc w:val="center"/>
      </w:pPr>
      <w:r>
        <w:rPr>
          <w:rFonts w:ascii="Times New Roman" w:hAnsi="Times New Roman" w:eastAsia="宋体"/>
          <w:b w:val="0"/>
          <w:sz w:val="21"/>
        </w:rPr>
        <w:t>表5-73 电缆长度占比&gt;30%、负荷分散系数1.10的容载比区间矩阵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AAC75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86B4106">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4F280F0F">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496A80BB">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1E66B48E">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382AE83F">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2C91CAC5">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57DBE4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9C64B59">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117C74C">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F68DA6F">
            <w:pPr>
              <w:keepNext/>
              <w:spacing w:before="20" w:after="20" w:line="260" w:lineRule="exact"/>
              <w:ind w:left="0" w:leftChars="0" w:right="0" w:rightChars="0" w:firstLine="0" w:firstLineChars="0"/>
              <w:jc w:val="center"/>
            </w:pPr>
            <w:r>
              <w:rPr>
                <w:rFonts w:ascii="Times New Roman" w:hAnsi="Times New Roman" w:eastAsia="宋体"/>
                <w:b w:val="0"/>
                <w:sz w:val="18"/>
              </w:rPr>
              <w:t>2.00～2.22</w:t>
            </w:r>
          </w:p>
        </w:tc>
        <w:tc>
          <w:tcPr>
            <w:tcW w:w="1385" w:type="dxa"/>
            <w:tcMar>
              <w:left w:w="70" w:type="dxa"/>
              <w:right w:w="70" w:type="dxa"/>
            </w:tcMar>
            <w:vAlign w:val="center"/>
          </w:tcPr>
          <w:p w14:paraId="0DCAC8D4">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745B39DA">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327D0DA2">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799364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813CD8">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30A592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C79FBCA">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2BF1ED2F">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3C3B3EA6">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1E341602">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0D19DA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CA4F612">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898750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9A0E8C2">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35E90DB0">
            <w:pPr>
              <w:keepNext/>
              <w:spacing w:before="20" w:after="20" w:line="260" w:lineRule="exact"/>
              <w:ind w:left="0" w:leftChars="0" w:right="0" w:rightChars="0" w:firstLine="0" w:firstLineChars="0"/>
              <w:jc w:val="center"/>
            </w:pPr>
            <w:r>
              <w:rPr>
                <w:rFonts w:ascii="Times New Roman" w:hAnsi="Times New Roman" w:eastAsia="宋体"/>
                <w:b w:val="0"/>
                <w:sz w:val="18"/>
              </w:rPr>
              <w:t>2.20～2.91</w:t>
            </w:r>
          </w:p>
        </w:tc>
        <w:tc>
          <w:tcPr>
            <w:tcW w:w="1385" w:type="dxa"/>
            <w:tcMar>
              <w:left w:w="70" w:type="dxa"/>
              <w:right w:w="70" w:type="dxa"/>
            </w:tcMar>
            <w:vAlign w:val="center"/>
          </w:tcPr>
          <w:p w14:paraId="68387A3E">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0815AD57">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60E0E9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BF2D83A">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FDD3C56">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1D12DFE2">
            <w:pPr>
              <w:keepNext/>
              <w:spacing w:before="20" w:after="20" w:line="260" w:lineRule="exact"/>
              <w:ind w:left="0" w:leftChars="0" w:right="0" w:rightChars="0" w:firstLine="0" w:firstLineChars="0"/>
              <w:jc w:val="center"/>
            </w:pPr>
            <w:r>
              <w:rPr>
                <w:rFonts w:ascii="Times New Roman" w:hAnsi="Times New Roman" w:eastAsia="宋体"/>
                <w:b w:val="0"/>
                <w:sz w:val="18"/>
              </w:rPr>
              <w:t>1.88～2.23</w:t>
            </w:r>
          </w:p>
        </w:tc>
        <w:tc>
          <w:tcPr>
            <w:tcW w:w="1385" w:type="dxa"/>
            <w:tcMar>
              <w:left w:w="70" w:type="dxa"/>
              <w:right w:w="70" w:type="dxa"/>
            </w:tcMar>
            <w:vAlign w:val="center"/>
          </w:tcPr>
          <w:p w14:paraId="6539F9F9">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4BA483CF">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639F5467">
            <w:pPr>
              <w:keepNext/>
              <w:spacing w:before="20" w:after="20" w:line="260" w:lineRule="exact"/>
              <w:ind w:left="0" w:leftChars="0" w:right="0" w:rightChars="0" w:firstLine="0" w:firstLineChars="0"/>
              <w:jc w:val="center"/>
            </w:pPr>
            <w:r>
              <w:rPr>
                <w:rFonts w:ascii="Times New Roman" w:hAnsi="Times New Roman" w:eastAsia="宋体"/>
                <w:b w:val="0"/>
                <w:sz w:val="18"/>
              </w:rPr>
              <w:t>1.70～1.78</w:t>
            </w:r>
          </w:p>
        </w:tc>
      </w:tr>
      <w:tr w14:paraId="36E2CF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F8A3642">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83C198B">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3D4F48C">
            <w:pPr>
              <w:keepNext/>
              <w:spacing w:before="20" w:after="20" w:line="260" w:lineRule="exact"/>
              <w:ind w:left="0" w:leftChars="0" w:right="0" w:rightChars="0" w:firstLine="0" w:firstLineChars="0"/>
              <w:jc w:val="center"/>
            </w:pPr>
            <w:r>
              <w:rPr>
                <w:rFonts w:ascii="Times New Roman" w:hAnsi="Times New Roman" w:eastAsia="宋体"/>
                <w:b w:val="0"/>
                <w:sz w:val="18"/>
              </w:rPr>
              <w:t>1.88～2.43</w:t>
            </w:r>
          </w:p>
        </w:tc>
        <w:tc>
          <w:tcPr>
            <w:tcW w:w="1385" w:type="dxa"/>
            <w:tcMar>
              <w:left w:w="70" w:type="dxa"/>
              <w:right w:w="70" w:type="dxa"/>
            </w:tcMar>
            <w:vAlign w:val="center"/>
          </w:tcPr>
          <w:p w14:paraId="41229D24">
            <w:pPr>
              <w:keepNext/>
              <w:spacing w:before="20" w:after="20" w:line="260" w:lineRule="exact"/>
              <w:ind w:left="0" w:leftChars="0" w:right="0" w:rightChars="0" w:firstLine="0" w:firstLineChars="0"/>
              <w:jc w:val="center"/>
            </w:pPr>
            <w:r>
              <w:rPr>
                <w:rFonts w:ascii="Times New Roman" w:hAnsi="Times New Roman" w:eastAsia="宋体"/>
                <w:b w:val="0"/>
                <w:sz w:val="18"/>
              </w:rPr>
              <w:t>1.70～2.15</w:t>
            </w:r>
          </w:p>
        </w:tc>
        <w:tc>
          <w:tcPr>
            <w:tcW w:w="1385" w:type="dxa"/>
            <w:tcMar>
              <w:left w:w="70" w:type="dxa"/>
              <w:right w:w="70" w:type="dxa"/>
            </w:tcMar>
            <w:vAlign w:val="center"/>
          </w:tcPr>
          <w:p w14:paraId="292B0460">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4D9D1DEC">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048A4C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BCBA4B">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B148CA6">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0287652">
            <w:pPr>
              <w:keepNext/>
              <w:spacing w:before="20" w:after="20" w:line="260" w:lineRule="exact"/>
              <w:ind w:left="0" w:leftChars="0" w:right="0" w:rightChars="0" w:firstLine="0" w:firstLineChars="0"/>
              <w:jc w:val="center"/>
            </w:pPr>
            <w:r>
              <w:rPr>
                <w:rFonts w:ascii="Times New Roman" w:hAnsi="Times New Roman" w:eastAsia="宋体"/>
                <w:b w:val="0"/>
                <w:sz w:val="18"/>
              </w:rPr>
              <w:t>2.34～2.92</w:t>
            </w:r>
          </w:p>
        </w:tc>
        <w:tc>
          <w:tcPr>
            <w:tcW w:w="1385" w:type="dxa"/>
            <w:tcMar>
              <w:left w:w="70" w:type="dxa"/>
              <w:right w:w="70" w:type="dxa"/>
            </w:tcMar>
            <w:vAlign w:val="center"/>
          </w:tcPr>
          <w:p w14:paraId="0E6FDEC8">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67FC573A">
            <w:pPr>
              <w:keepNext/>
              <w:spacing w:before="20" w:after="20" w:line="260" w:lineRule="exact"/>
              <w:ind w:left="0" w:leftChars="0" w:right="0" w:rightChars="0" w:firstLine="0" w:firstLineChars="0"/>
              <w:jc w:val="center"/>
            </w:pPr>
            <w:r>
              <w:rPr>
                <w:rFonts w:ascii="Times New Roman" w:hAnsi="Times New Roman" w:eastAsia="宋体"/>
                <w:b w:val="0"/>
                <w:sz w:val="18"/>
              </w:rPr>
              <w:t>2.25～2.81</w:t>
            </w:r>
          </w:p>
        </w:tc>
        <w:tc>
          <w:tcPr>
            <w:tcW w:w="1385" w:type="dxa"/>
            <w:tcMar>
              <w:left w:w="70" w:type="dxa"/>
              <w:right w:w="70" w:type="dxa"/>
            </w:tcMar>
            <w:vAlign w:val="center"/>
          </w:tcPr>
          <w:p w14:paraId="0C5BD7CD">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571731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B73E2A4">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22F6D6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B91FE92">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74EE8640">
            <w:pPr>
              <w:keepNext/>
              <w:spacing w:before="20" w:after="20" w:line="260" w:lineRule="exact"/>
              <w:ind w:left="0" w:leftChars="0" w:right="0" w:rightChars="0" w:firstLine="0" w:firstLineChars="0"/>
              <w:jc w:val="center"/>
            </w:pPr>
            <w:r>
              <w:rPr>
                <w:rFonts w:ascii="Times New Roman" w:hAnsi="Times New Roman" w:eastAsia="宋体"/>
                <w:b w:val="0"/>
                <w:sz w:val="18"/>
              </w:rPr>
              <w:t>1.77～1.94</w:t>
            </w:r>
          </w:p>
        </w:tc>
        <w:tc>
          <w:tcPr>
            <w:tcW w:w="1385" w:type="dxa"/>
            <w:tcMar>
              <w:left w:w="70" w:type="dxa"/>
              <w:right w:w="70" w:type="dxa"/>
            </w:tcMar>
            <w:vAlign w:val="center"/>
          </w:tcPr>
          <w:p w14:paraId="699BCACE">
            <w:pPr>
              <w:keepNext/>
              <w:spacing w:before="20" w:after="20" w:line="260" w:lineRule="exact"/>
              <w:ind w:left="0" w:leftChars="0" w:right="0" w:rightChars="0" w:firstLine="0" w:firstLineChars="0"/>
              <w:jc w:val="center"/>
            </w:pPr>
            <w:r>
              <w:rPr>
                <w:rFonts w:ascii="Times New Roman" w:hAnsi="Times New Roman" w:eastAsia="宋体"/>
                <w:b w:val="0"/>
                <w:sz w:val="18"/>
              </w:rPr>
              <w:t>1.61～1.78</w:t>
            </w:r>
          </w:p>
        </w:tc>
        <w:tc>
          <w:tcPr>
            <w:tcW w:w="1385" w:type="dxa"/>
            <w:tcMar>
              <w:left w:w="70" w:type="dxa"/>
              <w:right w:w="70" w:type="dxa"/>
            </w:tcMar>
            <w:vAlign w:val="center"/>
          </w:tcPr>
          <w:p w14:paraId="17411A78">
            <w:pPr>
              <w:keepNext/>
              <w:spacing w:before="20" w:after="20" w:line="260" w:lineRule="exact"/>
              <w:ind w:left="0" w:leftChars="0" w:right="0" w:rightChars="0" w:firstLine="0" w:firstLineChars="0"/>
              <w:jc w:val="center"/>
            </w:pPr>
            <w:r>
              <w:rPr>
                <w:rFonts w:ascii="Times New Roman" w:hAnsi="Times New Roman" w:eastAsia="宋体"/>
                <w:b w:val="0"/>
                <w:sz w:val="18"/>
              </w:rPr>
              <w:t>1.52～1.78</w:t>
            </w:r>
          </w:p>
        </w:tc>
      </w:tr>
      <w:tr w14:paraId="447836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022E566">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846AA8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9CDF8E1">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0C31A60A">
            <w:pPr>
              <w:keepNext/>
              <w:spacing w:before="20" w:after="20" w:line="260" w:lineRule="exact"/>
              <w:ind w:left="0" w:leftChars="0" w:right="0" w:rightChars="0" w:firstLine="0" w:firstLineChars="0"/>
              <w:jc w:val="center"/>
            </w:pPr>
            <w:r>
              <w:rPr>
                <w:rFonts w:ascii="Times New Roman" w:hAnsi="Times New Roman" w:eastAsia="宋体"/>
                <w:b w:val="0"/>
                <w:sz w:val="18"/>
              </w:rPr>
              <w:t>1.77～2.30</w:t>
            </w:r>
          </w:p>
        </w:tc>
        <w:tc>
          <w:tcPr>
            <w:tcW w:w="1385" w:type="dxa"/>
            <w:tcMar>
              <w:left w:w="70" w:type="dxa"/>
              <w:right w:w="70" w:type="dxa"/>
            </w:tcMar>
            <w:vAlign w:val="center"/>
          </w:tcPr>
          <w:p w14:paraId="32AAE37C">
            <w:pPr>
              <w:keepNext/>
              <w:spacing w:before="20" w:after="20" w:line="260" w:lineRule="exact"/>
              <w:ind w:left="0" w:leftChars="0" w:right="0" w:rightChars="0" w:firstLine="0" w:firstLineChars="0"/>
              <w:jc w:val="center"/>
            </w:pPr>
            <w:r>
              <w:rPr>
                <w:rFonts w:ascii="Times New Roman" w:hAnsi="Times New Roman" w:eastAsia="宋体"/>
                <w:b w:val="0"/>
                <w:sz w:val="18"/>
              </w:rPr>
              <w:t>1.61～2.17</w:t>
            </w:r>
          </w:p>
        </w:tc>
        <w:tc>
          <w:tcPr>
            <w:tcW w:w="1385" w:type="dxa"/>
            <w:tcMar>
              <w:left w:w="70" w:type="dxa"/>
              <w:right w:w="70" w:type="dxa"/>
            </w:tcMar>
            <w:vAlign w:val="center"/>
          </w:tcPr>
          <w:p w14:paraId="03DE07D9">
            <w:pPr>
              <w:keepNext/>
              <w:spacing w:before="20" w:after="20" w:line="260" w:lineRule="exact"/>
              <w:ind w:left="0" w:leftChars="0" w:right="0" w:rightChars="0" w:firstLine="0" w:firstLineChars="0"/>
              <w:jc w:val="center"/>
            </w:pPr>
            <w:r>
              <w:rPr>
                <w:rFonts w:ascii="Times New Roman" w:hAnsi="Times New Roman" w:eastAsia="宋体"/>
                <w:b w:val="0"/>
                <w:sz w:val="18"/>
              </w:rPr>
              <w:t>1.52～2.14</w:t>
            </w:r>
          </w:p>
        </w:tc>
      </w:tr>
      <w:tr w14:paraId="462C2B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5B8D848">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269653E3">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92BE86F">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5C1931C5">
            <w:pPr>
              <w:keepNext/>
              <w:spacing w:before="20" w:after="20" w:line="260" w:lineRule="exact"/>
              <w:ind w:left="0" w:leftChars="0" w:right="0" w:rightChars="0" w:firstLine="0" w:firstLineChars="0"/>
              <w:jc w:val="center"/>
            </w:pPr>
            <w:r>
              <w:rPr>
                <w:rFonts w:ascii="Times New Roman" w:hAnsi="Times New Roman" w:eastAsia="宋体"/>
                <w:b w:val="0"/>
                <w:sz w:val="18"/>
              </w:rPr>
              <w:t>2.13～2.65</w:t>
            </w:r>
          </w:p>
        </w:tc>
        <w:tc>
          <w:tcPr>
            <w:tcW w:w="1385" w:type="dxa"/>
            <w:tcMar>
              <w:left w:w="70" w:type="dxa"/>
              <w:right w:w="70" w:type="dxa"/>
            </w:tcMar>
            <w:vAlign w:val="center"/>
          </w:tcPr>
          <w:p w14:paraId="1C87E94D">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7C3E8785">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r>
      <w:tr w14:paraId="2C097E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4D98B2">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2B2C390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62A7C92">
            <w:pPr>
              <w:keepNext/>
              <w:spacing w:before="20" w:after="20" w:line="260" w:lineRule="exact"/>
              <w:ind w:left="0" w:leftChars="0" w:right="0" w:rightChars="0" w:firstLine="0" w:firstLineChars="0"/>
              <w:jc w:val="center"/>
            </w:pPr>
            <w:r>
              <w:rPr>
                <w:rFonts w:ascii="Times New Roman" w:hAnsi="Times New Roman" w:eastAsia="宋体"/>
                <w:b w:val="0"/>
                <w:sz w:val="18"/>
              </w:rPr>
              <w:t>1.91～1.92</w:t>
            </w:r>
          </w:p>
        </w:tc>
        <w:tc>
          <w:tcPr>
            <w:tcW w:w="1385" w:type="dxa"/>
            <w:tcMar>
              <w:left w:w="70" w:type="dxa"/>
              <w:right w:w="70" w:type="dxa"/>
            </w:tcMar>
            <w:vAlign w:val="center"/>
          </w:tcPr>
          <w:p w14:paraId="698666C1">
            <w:pPr>
              <w:keepNext/>
              <w:spacing w:before="20" w:after="20" w:line="260" w:lineRule="exact"/>
              <w:ind w:left="0" w:leftChars="0" w:right="0" w:rightChars="0" w:firstLine="0" w:firstLineChars="0"/>
              <w:jc w:val="center"/>
            </w:pPr>
            <w:r>
              <w:rPr>
                <w:rFonts w:ascii="Times New Roman" w:hAnsi="Times New Roman" w:eastAsia="宋体"/>
                <w:b w:val="0"/>
                <w:sz w:val="18"/>
              </w:rPr>
              <w:t>1.76～1.92</w:t>
            </w:r>
          </w:p>
        </w:tc>
        <w:tc>
          <w:tcPr>
            <w:tcW w:w="1385" w:type="dxa"/>
            <w:tcMar>
              <w:left w:w="70" w:type="dxa"/>
              <w:right w:w="70" w:type="dxa"/>
            </w:tcMar>
            <w:vAlign w:val="center"/>
          </w:tcPr>
          <w:p w14:paraId="35599589">
            <w:pPr>
              <w:keepNext/>
              <w:spacing w:before="20" w:after="20" w:line="260" w:lineRule="exact"/>
              <w:ind w:left="0" w:leftChars="0" w:right="0" w:rightChars="0" w:firstLine="0" w:firstLineChars="0"/>
              <w:jc w:val="center"/>
            </w:pPr>
            <w:r>
              <w:rPr>
                <w:rFonts w:ascii="Times New Roman" w:hAnsi="Times New Roman" w:eastAsia="宋体"/>
                <w:b w:val="0"/>
                <w:sz w:val="18"/>
              </w:rPr>
              <w:t>1.50～1.78</w:t>
            </w:r>
          </w:p>
        </w:tc>
        <w:tc>
          <w:tcPr>
            <w:tcW w:w="1385" w:type="dxa"/>
            <w:tcMar>
              <w:left w:w="70" w:type="dxa"/>
              <w:right w:w="70" w:type="dxa"/>
            </w:tcMar>
            <w:vAlign w:val="center"/>
          </w:tcPr>
          <w:p w14:paraId="47BF9E6F">
            <w:pPr>
              <w:keepNext/>
              <w:spacing w:before="20" w:after="20" w:line="260" w:lineRule="exact"/>
              <w:ind w:left="0" w:leftChars="0" w:right="0" w:rightChars="0" w:firstLine="0" w:firstLineChars="0"/>
              <w:jc w:val="center"/>
            </w:pPr>
            <w:r>
              <w:rPr>
                <w:rFonts w:ascii="Times New Roman" w:hAnsi="Times New Roman" w:eastAsia="宋体"/>
                <w:b w:val="0"/>
                <w:sz w:val="18"/>
              </w:rPr>
              <w:t>1.36～1.62</w:t>
            </w:r>
          </w:p>
        </w:tc>
      </w:tr>
      <w:tr w14:paraId="23CF60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2F25A21">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79B09D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4483F21">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5D2CED54">
            <w:pPr>
              <w:keepNext/>
              <w:spacing w:before="20" w:after="20" w:line="260" w:lineRule="exact"/>
              <w:ind w:left="0" w:leftChars="0" w:right="0" w:rightChars="0" w:firstLine="0" w:firstLineChars="0"/>
              <w:jc w:val="center"/>
            </w:pPr>
            <w:r>
              <w:rPr>
                <w:rFonts w:ascii="Times New Roman" w:hAnsi="Times New Roman" w:eastAsia="宋体"/>
                <w:b w:val="0"/>
                <w:sz w:val="18"/>
              </w:rPr>
              <w:t>1.76～2.09</w:t>
            </w:r>
          </w:p>
        </w:tc>
        <w:tc>
          <w:tcPr>
            <w:tcW w:w="1385" w:type="dxa"/>
            <w:tcMar>
              <w:left w:w="70" w:type="dxa"/>
              <w:right w:w="70" w:type="dxa"/>
            </w:tcMar>
            <w:vAlign w:val="center"/>
          </w:tcPr>
          <w:p w14:paraId="60096E7E">
            <w:pPr>
              <w:keepNext/>
              <w:spacing w:before="20" w:after="20" w:line="260" w:lineRule="exact"/>
              <w:ind w:left="0" w:leftChars="0" w:right="0" w:rightChars="0" w:firstLine="0" w:firstLineChars="0"/>
              <w:jc w:val="center"/>
            </w:pPr>
            <w:r>
              <w:rPr>
                <w:rFonts w:ascii="Times New Roman" w:hAnsi="Times New Roman" w:eastAsia="宋体"/>
                <w:b w:val="0"/>
                <w:sz w:val="18"/>
              </w:rPr>
              <w:t>1.50～2.09</w:t>
            </w:r>
          </w:p>
        </w:tc>
        <w:tc>
          <w:tcPr>
            <w:tcW w:w="1385" w:type="dxa"/>
            <w:tcMar>
              <w:left w:w="70" w:type="dxa"/>
              <w:right w:w="70" w:type="dxa"/>
            </w:tcMar>
            <w:vAlign w:val="center"/>
          </w:tcPr>
          <w:p w14:paraId="21F1776E">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3D2F42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2EE23C">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799AD61">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DC8943D">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0AD17F9E">
            <w:pPr>
              <w:keepNext w:val="0"/>
              <w:spacing w:before="20" w:after="20" w:line="260" w:lineRule="exact"/>
              <w:ind w:left="0" w:leftChars="0" w:right="0" w:rightChars="0" w:firstLine="0" w:firstLineChars="0"/>
              <w:jc w:val="center"/>
            </w:pPr>
            <w:r>
              <w:rPr>
                <w:rFonts w:ascii="Times New Roman" w:hAnsi="Times New Roman" w:eastAsia="宋体"/>
                <w:b w:val="0"/>
                <w:sz w:val="18"/>
              </w:rPr>
              <w:t>2.08～2.49</w:t>
            </w:r>
          </w:p>
        </w:tc>
        <w:tc>
          <w:tcPr>
            <w:tcW w:w="1385" w:type="dxa"/>
            <w:tcMar>
              <w:left w:w="70" w:type="dxa"/>
              <w:right w:w="70" w:type="dxa"/>
            </w:tcMar>
            <w:vAlign w:val="center"/>
          </w:tcPr>
          <w:p w14:paraId="365AE37A">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051196C3">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7FAC4EC1">
      <w:pPr>
        <w:pStyle w:val="2"/>
        <w:keepNext/>
        <w:spacing w:before="120" w:after="80" w:line="280" w:lineRule="exact"/>
        <w:ind w:firstLine="0"/>
        <w:jc w:val="center"/>
      </w:pPr>
      <w:r>
        <w:rPr>
          <w:rFonts w:ascii="Times New Roman" w:hAnsi="Times New Roman" w:eastAsia="宋体"/>
          <w:b w:val="0"/>
          <w:sz w:val="21"/>
        </w:rPr>
        <w:t>表5-74 电缆长度占比&gt;30%、负荷分散系数1.15的容载比区间矩阵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58216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1DAB0B5">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0C8F8946">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5A7E28CB">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6A915B9A">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0026FB2C">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66245206">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365A03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B8A5D0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7585F57">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F99EB77">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01F8019F">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4635398E">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5515A0E4">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r>
      <w:tr w14:paraId="5A00C7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E2FF462">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B0AF9F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896EF16">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09D3345F">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4ADE5797">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c>
          <w:tcPr>
            <w:tcW w:w="1385" w:type="dxa"/>
            <w:tcMar>
              <w:left w:w="70" w:type="dxa"/>
              <w:right w:w="70" w:type="dxa"/>
            </w:tcMar>
            <w:vAlign w:val="center"/>
          </w:tcPr>
          <w:p w14:paraId="5BE878FD">
            <w:pPr>
              <w:keepNext/>
              <w:spacing w:before="20" w:after="20" w:line="260" w:lineRule="exact"/>
              <w:ind w:left="0" w:leftChars="0" w:right="0" w:rightChars="0" w:firstLine="0" w:firstLineChars="0"/>
              <w:jc w:val="center"/>
            </w:pPr>
            <w:r>
              <w:rPr>
                <w:rFonts w:ascii="Times New Roman" w:hAnsi="Times New Roman" w:eastAsia="宋体"/>
                <w:b w:val="0"/>
                <w:sz w:val="18"/>
              </w:rPr>
              <w:t>1.84～2.20</w:t>
            </w:r>
          </w:p>
        </w:tc>
      </w:tr>
      <w:tr w14:paraId="132714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F3DA93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8D08ECD">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345FBD8">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069296E8">
            <w:pPr>
              <w:keepNext/>
              <w:spacing w:before="20" w:after="20" w:line="260" w:lineRule="exact"/>
              <w:ind w:left="0" w:leftChars="0" w:right="0" w:rightChars="0" w:firstLine="0" w:firstLineChars="0"/>
              <w:jc w:val="center"/>
            </w:pPr>
            <w:r>
              <w:rPr>
                <w:rFonts w:ascii="Times New Roman" w:hAnsi="Times New Roman" w:eastAsia="宋体"/>
                <w:b w:val="0"/>
                <w:sz w:val="18"/>
              </w:rPr>
              <w:t>2.20～2.91</w:t>
            </w:r>
          </w:p>
        </w:tc>
        <w:tc>
          <w:tcPr>
            <w:tcW w:w="1385" w:type="dxa"/>
            <w:tcMar>
              <w:left w:w="70" w:type="dxa"/>
              <w:right w:w="70" w:type="dxa"/>
            </w:tcMar>
            <w:vAlign w:val="center"/>
          </w:tcPr>
          <w:p w14:paraId="0566B53E">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c>
          <w:tcPr>
            <w:tcW w:w="1385" w:type="dxa"/>
            <w:tcMar>
              <w:left w:w="70" w:type="dxa"/>
              <w:right w:w="70" w:type="dxa"/>
            </w:tcMar>
            <w:vAlign w:val="center"/>
          </w:tcPr>
          <w:p w14:paraId="40E6CE94">
            <w:pPr>
              <w:keepNext/>
              <w:spacing w:before="20" w:after="20" w:line="260" w:lineRule="exact"/>
              <w:ind w:left="0" w:leftChars="0" w:right="0" w:rightChars="0" w:firstLine="0" w:firstLineChars="0"/>
              <w:jc w:val="center"/>
            </w:pPr>
            <w:r>
              <w:rPr>
                <w:rFonts w:ascii="Times New Roman" w:hAnsi="Times New Roman" w:eastAsia="宋体"/>
                <w:b w:val="0"/>
                <w:sz w:val="18"/>
              </w:rPr>
              <w:t>2.20～2.84</w:t>
            </w:r>
          </w:p>
        </w:tc>
      </w:tr>
      <w:tr w14:paraId="34E92E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0F142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DA3C86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71368D2">
            <w:pPr>
              <w:keepNext/>
              <w:spacing w:before="20" w:after="20" w:line="260" w:lineRule="exact"/>
              <w:ind w:left="0" w:leftChars="0" w:right="0" w:rightChars="0" w:firstLine="0" w:firstLineChars="0"/>
              <w:jc w:val="center"/>
            </w:pPr>
            <w:r>
              <w:rPr>
                <w:rFonts w:ascii="Times New Roman" w:hAnsi="Times New Roman" w:eastAsia="宋体"/>
                <w:b w:val="0"/>
                <w:sz w:val="18"/>
              </w:rPr>
              <w:t>1.95～2.32</w:t>
            </w:r>
          </w:p>
        </w:tc>
        <w:tc>
          <w:tcPr>
            <w:tcW w:w="1385" w:type="dxa"/>
            <w:tcMar>
              <w:left w:w="70" w:type="dxa"/>
              <w:right w:w="70" w:type="dxa"/>
            </w:tcMar>
            <w:vAlign w:val="center"/>
          </w:tcPr>
          <w:p w14:paraId="765E2A3B">
            <w:pPr>
              <w:keepNext/>
              <w:spacing w:before="20" w:after="20" w:line="260" w:lineRule="exact"/>
              <w:ind w:left="0" w:leftChars="0" w:right="0" w:rightChars="0" w:firstLine="0" w:firstLineChars="0"/>
              <w:jc w:val="center"/>
            </w:pPr>
            <w:r>
              <w:rPr>
                <w:rFonts w:ascii="Times New Roman" w:hAnsi="Times New Roman" w:eastAsia="宋体"/>
                <w:b w:val="0"/>
                <w:sz w:val="18"/>
              </w:rPr>
              <w:t>1.77～2.06</w:t>
            </w:r>
          </w:p>
        </w:tc>
        <w:tc>
          <w:tcPr>
            <w:tcW w:w="1385" w:type="dxa"/>
            <w:tcMar>
              <w:left w:w="70" w:type="dxa"/>
              <w:right w:w="70" w:type="dxa"/>
            </w:tcMar>
            <w:vAlign w:val="center"/>
          </w:tcPr>
          <w:p w14:paraId="018743D2">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c>
          <w:tcPr>
            <w:tcW w:w="1385" w:type="dxa"/>
            <w:tcMar>
              <w:left w:w="70" w:type="dxa"/>
              <w:right w:w="70" w:type="dxa"/>
            </w:tcMar>
            <w:vAlign w:val="center"/>
          </w:tcPr>
          <w:p w14:paraId="0B1E6ABB">
            <w:pPr>
              <w:keepNext/>
              <w:spacing w:before="20" w:after="20" w:line="260" w:lineRule="exact"/>
              <w:ind w:left="0" w:leftChars="0" w:right="0" w:rightChars="0" w:firstLine="0" w:firstLineChars="0"/>
              <w:jc w:val="center"/>
            </w:pPr>
            <w:r>
              <w:rPr>
                <w:rFonts w:ascii="Times New Roman" w:hAnsi="Times New Roman" w:eastAsia="宋体"/>
                <w:b w:val="0"/>
                <w:sz w:val="18"/>
              </w:rPr>
              <w:t>1.70～1.89</w:t>
            </w:r>
          </w:p>
        </w:tc>
      </w:tr>
      <w:tr w14:paraId="4DC5BC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419D27C">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3E51F7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F68BFBC">
            <w:pPr>
              <w:keepNext/>
              <w:spacing w:before="20" w:after="20" w:line="260" w:lineRule="exact"/>
              <w:ind w:left="0" w:leftChars="0" w:right="0" w:rightChars="0" w:firstLine="0" w:firstLineChars="0"/>
              <w:jc w:val="center"/>
            </w:pPr>
            <w:r>
              <w:rPr>
                <w:rFonts w:ascii="Times New Roman" w:hAnsi="Times New Roman" w:eastAsia="宋体"/>
                <w:b w:val="0"/>
                <w:sz w:val="18"/>
              </w:rPr>
              <w:t>1.95～2.43</w:t>
            </w:r>
          </w:p>
        </w:tc>
        <w:tc>
          <w:tcPr>
            <w:tcW w:w="1385" w:type="dxa"/>
            <w:tcMar>
              <w:left w:w="70" w:type="dxa"/>
              <w:right w:w="70" w:type="dxa"/>
            </w:tcMar>
            <w:vAlign w:val="center"/>
          </w:tcPr>
          <w:p w14:paraId="4A012A4A">
            <w:pPr>
              <w:keepNext/>
              <w:spacing w:before="20" w:after="20" w:line="260" w:lineRule="exact"/>
              <w:ind w:left="0" w:leftChars="0" w:right="0" w:rightChars="0" w:firstLine="0" w:firstLineChars="0"/>
              <w:jc w:val="center"/>
            </w:pPr>
            <w:r>
              <w:rPr>
                <w:rFonts w:ascii="Times New Roman" w:hAnsi="Times New Roman" w:eastAsia="宋体"/>
                <w:b w:val="0"/>
                <w:sz w:val="18"/>
              </w:rPr>
              <w:t>1.77～2.32</w:t>
            </w:r>
          </w:p>
        </w:tc>
        <w:tc>
          <w:tcPr>
            <w:tcW w:w="1385" w:type="dxa"/>
            <w:tcMar>
              <w:left w:w="70" w:type="dxa"/>
              <w:right w:w="70" w:type="dxa"/>
            </w:tcMar>
            <w:vAlign w:val="center"/>
          </w:tcPr>
          <w:p w14:paraId="002EC934">
            <w:pPr>
              <w:keepNext/>
              <w:spacing w:before="20" w:after="20" w:line="260" w:lineRule="exact"/>
              <w:ind w:left="0" w:leftChars="0" w:right="0" w:rightChars="0" w:firstLine="0" w:firstLineChars="0"/>
              <w:jc w:val="center"/>
            </w:pPr>
            <w:r>
              <w:rPr>
                <w:rFonts w:ascii="Times New Roman" w:hAnsi="Times New Roman" w:eastAsia="宋体"/>
                <w:b w:val="0"/>
                <w:sz w:val="18"/>
              </w:rPr>
              <w:t>1.70～2.06</w:t>
            </w:r>
          </w:p>
        </w:tc>
        <w:tc>
          <w:tcPr>
            <w:tcW w:w="1385" w:type="dxa"/>
            <w:tcMar>
              <w:left w:w="70" w:type="dxa"/>
              <w:right w:w="70" w:type="dxa"/>
            </w:tcMar>
            <w:vAlign w:val="center"/>
          </w:tcPr>
          <w:p w14:paraId="0E6421FF">
            <w:pPr>
              <w:keepNext/>
              <w:spacing w:before="20" w:after="20" w:line="260" w:lineRule="exact"/>
              <w:ind w:left="0" w:leftChars="0" w:right="0" w:rightChars="0" w:firstLine="0" w:firstLineChars="0"/>
              <w:jc w:val="center"/>
            </w:pPr>
            <w:r>
              <w:rPr>
                <w:rFonts w:ascii="Times New Roman" w:hAnsi="Times New Roman" w:eastAsia="宋体"/>
                <w:b w:val="0"/>
                <w:sz w:val="18"/>
              </w:rPr>
              <w:t>1.70～1.96</w:t>
            </w:r>
          </w:p>
        </w:tc>
      </w:tr>
      <w:tr w14:paraId="30F042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48A658">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806E5C5">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3D3AD58">
            <w:pPr>
              <w:keepNext/>
              <w:spacing w:before="20" w:after="20" w:line="260" w:lineRule="exact"/>
              <w:ind w:left="0" w:leftChars="0" w:right="0" w:rightChars="0" w:firstLine="0" w:firstLineChars="0"/>
              <w:jc w:val="center"/>
            </w:pPr>
            <w:r>
              <w:rPr>
                <w:rFonts w:ascii="Times New Roman" w:hAnsi="Times New Roman" w:eastAsia="宋体"/>
                <w:b w:val="0"/>
                <w:sz w:val="18"/>
              </w:rPr>
              <w:t>2.42～2.92</w:t>
            </w:r>
          </w:p>
        </w:tc>
        <w:tc>
          <w:tcPr>
            <w:tcW w:w="1385" w:type="dxa"/>
            <w:tcMar>
              <w:left w:w="70" w:type="dxa"/>
              <w:right w:w="70" w:type="dxa"/>
            </w:tcMar>
            <w:vAlign w:val="center"/>
          </w:tcPr>
          <w:p w14:paraId="00AE90F6">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778264AB">
            <w:pPr>
              <w:keepNext/>
              <w:spacing w:before="20" w:after="20" w:line="260" w:lineRule="exact"/>
              <w:ind w:left="0" w:leftChars="0" w:right="0" w:rightChars="0" w:firstLine="0" w:firstLineChars="0"/>
              <w:jc w:val="center"/>
            </w:pPr>
            <w:r>
              <w:rPr>
                <w:rFonts w:ascii="Times New Roman" w:hAnsi="Times New Roman" w:eastAsia="宋体"/>
                <w:b w:val="0"/>
                <w:sz w:val="18"/>
              </w:rPr>
              <w:t>2.25～2.81</w:t>
            </w:r>
          </w:p>
        </w:tc>
        <w:tc>
          <w:tcPr>
            <w:tcW w:w="1385" w:type="dxa"/>
            <w:tcMar>
              <w:left w:w="70" w:type="dxa"/>
              <w:right w:w="70" w:type="dxa"/>
            </w:tcMar>
            <w:vAlign w:val="center"/>
          </w:tcPr>
          <w:p w14:paraId="254122AF">
            <w:pPr>
              <w:keepNext/>
              <w:spacing w:before="20" w:after="20" w:line="260" w:lineRule="exact"/>
              <w:ind w:left="0" w:leftChars="0" w:right="0" w:rightChars="0" w:firstLine="0" w:firstLineChars="0"/>
              <w:jc w:val="center"/>
            </w:pPr>
            <w:r>
              <w:rPr>
                <w:rFonts w:ascii="Times New Roman" w:hAnsi="Times New Roman" w:eastAsia="宋体"/>
                <w:b w:val="0"/>
                <w:sz w:val="18"/>
              </w:rPr>
              <w:t>2.25～2.71</w:t>
            </w:r>
          </w:p>
        </w:tc>
      </w:tr>
      <w:tr w14:paraId="3E9A68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6610D40">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B10E2E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30E4D43">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6845BB71">
            <w:pPr>
              <w:keepNext/>
              <w:spacing w:before="20" w:after="20" w:line="260" w:lineRule="exact"/>
              <w:ind w:left="0" w:leftChars="0" w:right="0" w:rightChars="0" w:firstLine="0" w:firstLineChars="0"/>
              <w:jc w:val="center"/>
            </w:pPr>
            <w:r>
              <w:rPr>
                <w:rFonts w:ascii="Times New Roman" w:hAnsi="Times New Roman" w:eastAsia="宋体"/>
                <w:b w:val="0"/>
                <w:sz w:val="18"/>
              </w:rPr>
              <w:t>1.77～2.07</w:t>
            </w:r>
          </w:p>
        </w:tc>
        <w:tc>
          <w:tcPr>
            <w:tcW w:w="1385" w:type="dxa"/>
            <w:tcMar>
              <w:left w:w="70" w:type="dxa"/>
              <w:right w:w="70" w:type="dxa"/>
            </w:tcMar>
            <w:vAlign w:val="center"/>
          </w:tcPr>
          <w:p w14:paraId="7BF7589B">
            <w:pPr>
              <w:keepNext/>
              <w:spacing w:before="20" w:after="20" w:line="260" w:lineRule="exact"/>
              <w:ind w:left="0" w:leftChars="0" w:right="0" w:rightChars="0" w:firstLine="0" w:firstLineChars="0"/>
              <w:jc w:val="center"/>
            </w:pPr>
            <w:r>
              <w:rPr>
                <w:rFonts w:ascii="Times New Roman" w:hAnsi="Times New Roman" w:eastAsia="宋体"/>
                <w:b w:val="0"/>
                <w:sz w:val="18"/>
              </w:rPr>
              <w:t>1.67～1.94</w:t>
            </w:r>
          </w:p>
        </w:tc>
        <w:tc>
          <w:tcPr>
            <w:tcW w:w="1385" w:type="dxa"/>
            <w:tcMar>
              <w:left w:w="70" w:type="dxa"/>
              <w:right w:w="70" w:type="dxa"/>
            </w:tcMar>
            <w:vAlign w:val="center"/>
          </w:tcPr>
          <w:p w14:paraId="5D510CFA">
            <w:pPr>
              <w:keepNext/>
              <w:spacing w:before="20" w:after="20" w:line="260" w:lineRule="exact"/>
              <w:ind w:left="0" w:leftChars="0" w:right="0" w:rightChars="0" w:firstLine="0" w:firstLineChars="0"/>
              <w:jc w:val="center"/>
            </w:pPr>
            <w:r>
              <w:rPr>
                <w:rFonts w:ascii="Times New Roman" w:hAnsi="Times New Roman" w:eastAsia="宋体"/>
                <w:b w:val="0"/>
                <w:sz w:val="18"/>
              </w:rPr>
              <w:t>1.52～1.78</w:t>
            </w:r>
          </w:p>
        </w:tc>
      </w:tr>
      <w:tr w14:paraId="1EBA53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DB6380E">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947CA2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5BF29DB">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18DD0B74">
            <w:pPr>
              <w:keepNext/>
              <w:spacing w:before="20" w:after="20" w:line="260" w:lineRule="exact"/>
              <w:ind w:left="0" w:leftChars="0" w:right="0" w:rightChars="0" w:firstLine="0" w:firstLineChars="0"/>
              <w:jc w:val="center"/>
            </w:pPr>
            <w:r>
              <w:rPr>
                <w:rFonts w:ascii="Times New Roman" w:hAnsi="Times New Roman" w:eastAsia="宋体"/>
                <w:b w:val="0"/>
                <w:sz w:val="18"/>
              </w:rPr>
              <w:t>1.77～2.30</w:t>
            </w:r>
          </w:p>
        </w:tc>
        <w:tc>
          <w:tcPr>
            <w:tcW w:w="1385" w:type="dxa"/>
            <w:tcMar>
              <w:left w:w="70" w:type="dxa"/>
              <w:right w:w="70" w:type="dxa"/>
            </w:tcMar>
            <w:vAlign w:val="center"/>
          </w:tcPr>
          <w:p w14:paraId="413970EE">
            <w:pPr>
              <w:keepNext/>
              <w:spacing w:before="20" w:after="20" w:line="260" w:lineRule="exact"/>
              <w:ind w:left="0" w:leftChars="0" w:right="0" w:rightChars="0" w:firstLine="0" w:firstLineChars="0"/>
              <w:jc w:val="center"/>
            </w:pPr>
            <w:r>
              <w:rPr>
                <w:rFonts w:ascii="Times New Roman" w:hAnsi="Times New Roman" w:eastAsia="宋体"/>
                <w:b w:val="0"/>
                <w:sz w:val="18"/>
              </w:rPr>
              <w:t>1.67～2.30</w:t>
            </w:r>
          </w:p>
        </w:tc>
        <w:tc>
          <w:tcPr>
            <w:tcW w:w="1385" w:type="dxa"/>
            <w:tcMar>
              <w:left w:w="70" w:type="dxa"/>
              <w:right w:w="70" w:type="dxa"/>
            </w:tcMar>
            <w:vAlign w:val="center"/>
          </w:tcPr>
          <w:p w14:paraId="675F33FD">
            <w:pPr>
              <w:keepNext/>
              <w:spacing w:before="20" w:after="20" w:line="260" w:lineRule="exact"/>
              <w:ind w:left="0" w:leftChars="0" w:right="0" w:rightChars="0" w:firstLine="0" w:firstLineChars="0"/>
              <w:jc w:val="center"/>
            </w:pPr>
            <w:r>
              <w:rPr>
                <w:rFonts w:ascii="Times New Roman" w:hAnsi="Times New Roman" w:eastAsia="宋体"/>
                <w:b w:val="0"/>
                <w:sz w:val="18"/>
              </w:rPr>
              <w:t>1.52～2.14</w:t>
            </w:r>
          </w:p>
        </w:tc>
      </w:tr>
      <w:tr w14:paraId="24DBA0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D26BA25">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33B07D47">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012B916">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069246F2">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0BD94171">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c>
          <w:tcPr>
            <w:tcW w:w="1385" w:type="dxa"/>
            <w:tcMar>
              <w:left w:w="70" w:type="dxa"/>
              <w:right w:w="70" w:type="dxa"/>
            </w:tcMar>
            <w:vAlign w:val="center"/>
          </w:tcPr>
          <w:p w14:paraId="7DF9F325">
            <w:pPr>
              <w:keepNext/>
              <w:spacing w:before="20" w:after="20" w:line="260" w:lineRule="exact"/>
              <w:ind w:left="0" w:leftChars="0" w:right="0" w:rightChars="0" w:firstLine="0" w:firstLineChars="0"/>
              <w:jc w:val="center"/>
            </w:pPr>
            <w:r>
              <w:rPr>
                <w:rFonts w:ascii="Times New Roman" w:hAnsi="Times New Roman" w:eastAsia="宋体"/>
                <w:b w:val="0"/>
                <w:sz w:val="18"/>
              </w:rPr>
              <w:t>2.01～2.65</w:t>
            </w:r>
          </w:p>
        </w:tc>
      </w:tr>
      <w:tr w14:paraId="49283A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5D0BCE7">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05EABC35">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DAE89C1">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760C8C86">
            <w:pPr>
              <w:keepNext/>
              <w:spacing w:before="20" w:after="20" w:line="260" w:lineRule="exact"/>
              <w:ind w:left="0" w:leftChars="0" w:right="0" w:rightChars="0" w:firstLine="0" w:firstLineChars="0"/>
              <w:jc w:val="center"/>
            </w:pPr>
            <w:r>
              <w:rPr>
                <w:rFonts w:ascii="Times New Roman" w:hAnsi="Times New Roman" w:eastAsia="宋体"/>
                <w:b w:val="0"/>
                <w:sz w:val="18"/>
              </w:rPr>
              <w:t>1.91～1.99</w:t>
            </w:r>
          </w:p>
        </w:tc>
        <w:tc>
          <w:tcPr>
            <w:tcW w:w="1385" w:type="dxa"/>
            <w:tcMar>
              <w:left w:w="70" w:type="dxa"/>
              <w:right w:w="70" w:type="dxa"/>
            </w:tcMar>
            <w:vAlign w:val="center"/>
          </w:tcPr>
          <w:p w14:paraId="4297FEE0">
            <w:pPr>
              <w:keepNext/>
              <w:spacing w:before="20" w:after="20" w:line="260" w:lineRule="exact"/>
              <w:ind w:left="0" w:leftChars="0" w:right="0" w:rightChars="0" w:firstLine="0" w:firstLineChars="0"/>
              <w:jc w:val="center"/>
            </w:pPr>
            <w:r>
              <w:rPr>
                <w:rFonts w:ascii="Times New Roman" w:hAnsi="Times New Roman" w:eastAsia="宋体"/>
                <w:b w:val="0"/>
                <w:sz w:val="18"/>
              </w:rPr>
              <w:t>1.61～1.92</w:t>
            </w:r>
          </w:p>
        </w:tc>
        <w:tc>
          <w:tcPr>
            <w:tcW w:w="1385" w:type="dxa"/>
            <w:tcMar>
              <w:left w:w="70" w:type="dxa"/>
              <w:right w:w="70" w:type="dxa"/>
            </w:tcMar>
            <w:vAlign w:val="center"/>
          </w:tcPr>
          <w:p w14:paraId="1A1396C2">
            <w:pPr>
              <w:keepNext/>
              <w:spacing w:before="20" w:after="20" w:line="260" w:lineRule="exact"/>
              <w:ind w:left="0" w:leftChars="0" w:right="0" w:rightChars="0" w:firstLine="0" w:firstLineChars="0"/>
              <w:jc w:val="center"/>
            </w:pPr>
            <w:r>
              <w:rPr>
                <w:rFonts w:ascii="Times New Roman" w:hAnsi="Times New Roman" w:eastAsia="宋体"/>
                <w:b w:val="0"/>
                <w:sz w:val="18"/>
              </w:rPr>
              <w:t>1.36～1.62</w:t>
            </w:r>
          </w:p>
        </w:tc>
      </w:tr>
      <w:tr w14:paraId="33A620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C417EAB">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B6933CD">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0E05044">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0E2CA149">
            <w:pPr>
              <w:keepNext/>
              <w:spacing w:before="20" w:after="20" w:line="260" w:lineRule="exact"/>
              <w:ind w:left="0" w:leftChars="0" w:right="0" w:rightChars="0" w:firstLine="0" w:firstLineChars="0"/>
              <w:jc w:val="center"/>
            </w:pPr>
            <w:r>
              <w:rPr>
                <w:rFonts w:ascii="Times New Roman" w:hAnsi="Times New Roman" w:eastAsia="宋体"/>
                <w:b w:val="0"/>
                <w:sz w:val="18"/>
              </w:rPr>
              <w:t>1.91～2.24</w:t>
            </w:r>
          </w:p>
        </w:tc>
        <w:tc>
          <w:tcPr>
            <w:tcW w:w="1385" w:type="dxa"/>
            <w:tcMar>
              <w:left w:w="70" w:type="dxa"/>
              <w:right w:w="70" w:type="dxa"/>
            </w:tcMar>
            <w:vAlign w:val="center"/>
          </w:tcPr>
          <w:p w14:paraId="4092296F">
            <w:pPr>
              <w:keepNext/>
              <w:spacing w:before="20" w:after="20" w:line="260" w:lineRule="exact"/>
              <w:ind w:left="0" w:leftChars="0" w:right="0" w:rightChars="0" w:firstLine="0" w:firstLineChars="0"/>
              <w:jc w:val="center"/>
            </w:pPr>
            <w:r>
              <w:rPr>
                <w:rFonts w:ascii="Times New Roman" w:hAnsi="Times New Roman" w:eastAsia="宋体"/>
                <w:b w:val="0"/>
                <w:sz w:val="18"/>
              </w:rPr>
              <w:t>1.61～2.09</w:t>
            </w:r>
          </w:p>
        </w:tc>
        <w:tc>
          <w:tcPr>
            <w:tcW w:w="1385" w:type="dxa"/>
            <w:tcMar>
              <w:left w:w="70" w:type="dxa"/>
              <w:right w:w="70" w:type="dxa"/>
            </w:tcMar>
            <w:vAlign w:val="center"/>
          </w:tcPr>
          <w:p w14:paraId="10A74233">
            <w:pPr>
              <w:keepNext/>
              <w:spacing w:before="20" w:after="20" w:line="260" w:lineRule="exact"/>
              <w:ind w:left="0" w:leftChars="0" w:right="0" w:rightChars="0" w:firstLine="0" w:firstLineChars="0"/>
              <w:jc w:val="center"/>
            </w:pPr>
            <w:r>
              <w:rPr>
                <w:rFonts w:ascii="Times New Roman" w:hAnsi="Times New Roman" w:eastAsia="宋体"/>
                <w:b w:val="0"/>
                <w:sz w:val="18"/>
              </w:rPr>
              <w:t>1.36～1.95</w:t>
            </w:r>
          </w:p>
        </w:tc>
      </w:tr>
      <w:tr w14:paraId="45A51E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DA4E1B9">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2D2B683">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472A6FB">
            <w:pPr>
              <w:keepNext w:val="0"/>
              <w:spacing w:before="20" w:after="20" w:line="260" w:lineRule="exact"/>
              <w:ind w:left="0" w:leftChars="0" w:right="0" w:rightChars="0" w:firstLine="0" w:firstLineChars="0"/>
              <w:jc w:val="center"/>
            </w:pPr>
            <w:r>
              <w:rPr>
                <w:rFonts w:ascii="Times New Roman" w:hAnsi="Times New Roman" w:eastAsia="宋体"/>
                <w:b w:val="0"/>
                <w:sz w:val="18"/>
              </w:rPr>
              <w:t>2.45～2.50</w:t>
            </w:r>
          </w:p>
        </w:tc>
        <w:tc>
          <w:tcPr>
            <w:tcW w:w="1385" w:type="dxa"/>
            <w:tcMar>
              <w:left w:w="70" w:type="dxa"/>
              <w:right w:w="70" w:type="dxa"/>
            </w:tcMar>
            <w:vAlign w:val="center"/>
          </w:tcPr>
          <w:p w14:paraId="6659ED8A">
            <w:pPr>
              <w:keepNext w:val="0"/>
              <w:spacing w:before="20" w:after="20" w:line="260" w:lineRule="exact"/>
              <w:ind w:left="0" w:leftChars="0" w:right="0" w:rightChars="0" w:firstLine="0" w:firstLineChars="0"/>
              <w:jc w:val="center"/>
            </w:pPr>
            <w:r>
              <w:rPr>
                <w:rFonts w:ascii="Times New Roman" w:hAnsi="Times New Roman" w:eastAsia="宋体"/>
                <w:b w:val="0"/>
                <w:sz w:val="18"/>
              </w:rPr>
              <w:t>2.23～2.59</w:t>
            </w:r>
          </w:p>
        </w:tc>
        <w:tc>
          <w:tcPr>
            <w:tcW w:w="1385" w:type="dxa"/>
            <w:tcMar>
              <w:left w:w="70" w:type="dxa"/>
              <w:right w:w="70" w:type="dxa"/>
            </w:tcMar>
            <w:vAlign w:val="center"/>
          </w:tcPr>
          <w:p w14:paraId="6E939595">
            <w:pPr>
              <w:keepNext w:val="0"/>
              <w:spacing w:before="20" w:after="20" w:line="260" w:lineRule="exact"/>
              <w:ind w:left="0" w:leftChars="0" w:right="0" w:rightChars="0" w:firstLine="0" w:firstLineChars="0"/>
              <w:jc w:val="center"/>
            </w:pPr>
            <w:r>
              <w:rPr>
                <w:rFonts w:ascii="Times New Roman" w:hAnsi="Times New Roman" w:eastAsia="宋体"/>
                <w:b w:val="0"/>
                <w:sz w:val="18"/>
              </w:rPr>
              <w:t>1.93～2.42</w:t>
            </w:r>
          </w:p>
        </w:tc>
        <w:tc>
          <w:tcPr>
            <w:tcW w:w="1385" w:type="dxa"/>
            <w:tcMar>
              <w:left w:w="70" w:type="dxa"/>
              <w:right w:w="70" w:type="dxa"/>
            </w:tcMar>
            <w:vAlign w:val="center"/>
          </w:tcPr>
          <w:p w14:paraId="1F9B8B45">
            <w:pPr>
              <w:keepNext w:val="0"/>
              <w:spacing w:before="20" w:after="20" w:line="260" w:lineRule="exact"/>
              <w:ind w:left="0" w:leftChars="0" w:right="0" w:rightChars="0" w:firstLine="0" w:firstLineChars="0"/>
              <w:jc w:val="center"/>
            </w:pPr>
            <w:r>
              <w:rPr>
                <w:rFonts w:ascii="Times New Roman" w:hAnsi="Times New Roman" w:eastAsia="宋体"/>
                <w:b w:val="0"/>
                <w:sz w:val="18"/>
              </w:rPr>
              <w:t>1.80～2.42</w:t>
            </w:r>
          </w:p>
        </w:tc>
      </w:tr>
    </w:tbl>
    <w:p w14:paraId="7CEF96DA">
      <w:pPr>
        <w:pStyle w:val="2"/>
        <w:widowControl/>
        <w:spacing w:before="0" w:after="0" w:line="348" w:lineRule="exact"/>
        <w:ind w:firstLine="480"/>
        <w:jc w:val="both"/>
      </w:pPr>
      <w:r>
        <w:rPr>
          <w:rFonts w:ascii="Times New Roman" w:hAnsi="Times New Roman" w:eastAsia="方正仿宋_GBK"/>
          <w:b w:val="0"/>
          <w:sz w:val="24"/>
        </w:rPr>
        <w:t>区间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端点由各单元同一电缆分区内不同造价及有限源荷节点的可行配置共同形成，读取区间后，按实际参数和设备条件确定对应方案。</w:t>
      </w:r>
    </w:p>
    <w:p w14:paraId="55AB8E69">
      <w:pPr>
        <w:pStyle w:val="2"/>
        <w:keepNext/>
        <w:spacing w:before="120" w:after="0" w:line="240" w:lineRule="auto"/>
        <w:ind w:left="0" w:leftChars="0" w:right="0" w:rightChars="0" w:firstLine="0" w:firstLineChars="0"/>
        <w:jc w:val="center"/>
      </w:pPr>
      <w:r>
        <w:drawing>
          <wp:inline distT="0" distB="0" distL="114300" distR="114300">
            <wp:extent cx="5120640" cy="5271135"/>
            <wp:effectExtent l="0" t="0" r="0" b="0"/>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47"/>
                    <a:stretch>
                      <a:fillRect/>
                    </a:stretch>
                  </pic:blipFill>
                  <pic:spPr>
                    <a:xfrm>
                      <a:off x="0" y="0"/>
                      <a:ext cx="5120640" cy="5271247"/>
                    </a:xfrm>
                    <a:prstGeom prst="rect">
                      <a:avLst/>
                    </a:prstGeom>
                    <a:noFill/>
                    <a:ln w="9525">
                      <a:noFill/>
                    </a:ln>
                  </pic:spPr>
                </pic:pic>
              </a:graphicData>
            </a:graphic>
          </wp:inline>
        </w:drawing>
      </w:r>
    </w:p>
    <w:p w14:paraId="7430D27B">
      <w:pPr>
        <w:pStyle w:val="2"/>
        <w:spacing w:before="60" w:after="120" w:line="280" w:lineRule="exact"/>
        <w:ind w:left="0" w:leftChars="0" w:right="0" w:rightChars="0" w:firstLine="0" w:firstLineChars="0"/>
        <w:jc w:val="center"/>
      </w:pPr>
      <w:r>
        <w:rPr>
          <w:rFonts w:ascii="Times New Roman" w:hAnsi="Times New Roman" w:eastAsia="宋体"/>
          <w:b w:val="0"/>
          <w:sz w:val="21"/>
        </w:rPr>
        <w:t>图5-12 电缆长度占比&gt;30%、负荷分散系数1.10下的矩阵端点</w:t>
      </w:r>
    </w:p>
    <w:p w14:paraId="04562D14">
      <w:pPr>
        <w:pStyle w:val="5"/>
        <w:keepNext/>
        <w:numPr>
          <w:ilvl w:val="0"/>
          <w:numId w:val="0"/>
        </w:numPr>
        <w:spacing w:before="160" w:after="120" w:line="390" w:lineRule="exact"/>
        <w:ind w:firstLine="0"/>
      </w:pPr>
      <w:bookmarkStart w:id="259" w:name="参数关联对应的设备变化"/>
      <w:r>
        <w:rPr>
          <w:rFonts w:ascii="Times New Roman" w:hAnsi="Times New Roman" w:eastAsia="方正仿宋_GBK"/>
          <w:b/>
          <w:sz w:val="26"/>
        </w:rPr>
        <w:t>5.6.3 参数关联对应的设备变化</w:t>
      </w:r>
      <w:bookmarkEnd w:id="259"/>
    </w:p>
    <w:p w14:paraId="7122D487">
      <w:pPr>
        <w:pStyle w:val="115"/>
        <w:widowControl/>
        <w:spacing w:before="0" w:after="0" w:line="348" w:lineRule="exact"/>
        <w:ind w:firstLine="480"/>
        <w:jc w:val="both"/>
      </w:pPr>
      <w:r>
        <w:rPr>
          <w:rFonts w:ascii="Times New Roman" w:hAnsi="Times New Roman" w:eastAsia="方正仿宋_GBK"/>
          <w:b w:val="0"/>
          <w:sz w:val="24"/>
        </w:rPr>
        <w:t>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14:paraId="68E3C955">
      <w:pPr>
        <w:pStyle w:val="2"/>
        <w:keepNext/>
        <w:spacing w:before="120" w:after="0" w:line="240" w:lineRule="auto"/>
        <w:ind w:left="0" w:leftChars="0" w:right="0" w:rightChars="0" w:firstLine="0" w:firstLineChars="0"/>
        <w:jc w:val="center"/>
      </w:pPr>
      <w:r>
        <w:drawing>
          <wp:inline distT="0" distB="0" distL="114300" distR="114300">
            <wp:extent cx="5120640" cy="3321685"/>
            <wp:effectExtent l="0" t="0" r="0" b="0"/>
            <wp:docPr id="7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pic:cNvPicPr>
                      <a:picLocks noChangeAspect="1" noChangeArrowheads="1"/>
                    </pic:cNvPicPr>
                  </pic:nvPicPr>
                  <pic:blipFill>
                    <a:blip r:embed="rId48"/>
                    <a:stretch>
                      <a:fillRect/>
                    </a:stretch>
                  </pic:blipFill>
                  <pic:spPr>
                    <a:xfrm>
                      <a:off x="0" y="0"/>
                      <a:ext cx="5120640" cy="3321880"/>
                    </a:xfrm>
                    <a:prstGeom prst="rect">
                      <a:avLst/>
                    </a:prstGeom>
                    <a:noFill/>
                    <a:ln w="9525">
                      <a:noFill/>
                    </a:ln>
                  </pic:spPr>
                </pic:pic>
              </a:graphicData>
            </a:graphic>
          </wp:inline>
        </w:drawing>
      </w:r>
    </w:p>
    <w:p w14:paraId="74661DFC">
      <w:pPr>
        <w:pStyle w:val="2"/>
        <w:spacing w:before="60" w:after="120" w:line="280" w:lineRule="exact"/>
        <w:ind w:left="0" w:leftChars="0" w:right="0" w:rightChars="0" w:firstLine="0" w:firstLineChars="0"/>
        <w:jc w:val="center"/>
      </w:pPr>
      <w:r>
        <w:rPr>
          <w:rFonts w:ascii="Times New Roman" w:hAnsi="Times New Roman" w:eastAsia="宋体"/>
          <w:b w:val="0"/>
          <w:sz w:val="21"/>
        </w:rPr>
        <w:t>图5-13 装机渗透率与年最大净负荷平均增长率对应的容载比</w:t>
      </w:r>
    </w:p>
    <w:p w14:paraId="542C9327">
      <w:pPr>
        <w:pStyle w:val="2"/>
        <w:widowControl/>
        <w:spacing w:before="0" w:after="0" w:line="348" w:lineRule="exact"/>
        <w:ind w:firstLine="480"/>
        <w:jc w:val="both"/>
      </w:pPr>
      <w:r>
        <w:rPr>
          <w:rFonts w:ascii="Times New Roman" w:hAnsi="Times New Roman" w:eastAsia="方正仿宋_GBK"/>
          <w:b w:val="0"/>
          <w:sz w:val="24"/>
        </w:rPr>
        <w:t>图中固定电缆长度占比10%、初始转供率40%和负荷分散系数1.10，显示同一组背景下源荷条件的作用。</w:t>
      </w:r>
    </w:p>
    <w:p w14:paraId="54AB3C05">
      <w:pPr>
        <w:pStyle w:val="5"/>
        <w:keepNext/>
        <w:numPr>
          <w:ilvl w:val="0"/>
          <w:numId w:val="0"/>
        </w:numPr>
        <w:spacing w:before="160" w:after="120" w:line="390" w:lineRule="exact"/>
        <w:ind w:firstLine="0"/>
      </w:pPr>
      <w:bookmarkStart w:id="260" w:name="固定源荷条件下的转供序列"/>
      <w:r>
        <w:rPr>
          <w:rFonts w:ascii="Times New Roman" w:hAnsi="Times New Roman" w:eastAsia="方正仿宋_GBK"/>
          <w:b/>
          <w:sz w:val="26"/>
        </w:rPr>
        <w:t>5.6.4 固定源荷条件下的转供序列</w:t>
      </w:r>
      <w:bookmarkEnd w:id="260"/>
    </w:p>
    <w:p w14:paraId="591B8BAC">
      <w:pPr>
        <w:pStyle w:val="115"/>
        <w:widowControl/>
        <w:spacing w:before="0" w:after="0" w:line="348" w:lineRule="exact"/>
        <w:ind w:firstLine="480"/>
        <w:jc w:val="both"/>
      </w:pPr>
      <w:r>
        <w:rPr>
          <w:rFonts w:ascii="Times New Roman" w:hAnsi="Times New Roman" w:eastAsia="方正仿宋_GBK"/>
          <w:b w:val="0"/>
          <w:sz w:val="24"/>
        </w:rPr>
        <w:t>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14:paraId="05E7FE8A">
      <w:pPr>
        <w:pStyle w:val="2"/>
        <w:widowControl/>
        <w:spacing w:before="0" w:after="0" w:line="348" w:lineRule="exact"/>
        <w:ind w:firstLine="480"/>
        <w:jc w:val="both"/>
      </w:pPr>
      <w:r>
        <w:rPr>
          <w:rFonts w:ascii="Times New Roman" w:hAnsi="Times New Roman" w:eastAsia="方正仿宋_GBK"/>
          <w:b w:val="0"/>
          <w:sz w:val="24"/>
        </w:rPr>
        <w:t>在电缆长度占比50%的共同条件下，选取装机渗透率50%的两组典型源荷场景。每组包含10%～90%的九个初始转供率节点，按四档归纳容载比推荐范围，共形成8个区间单元。两组区间上下界均随转供档位提高而逐档下降。</w:t>
      </w:r>
    </w:p>
    <w:p w14:paraId="228CA74C">
      <w:pPr>
        <w:pStyle w:val="2"/>
        <w:keepNext/>
        <w:spacing w:before="120" w:after="80" w:line="280" w:lineRule="exact"/>
        <w:ind w:firstLine="0"/>
        <w:jc w:val="center"/>
      </w:pPr>
      <w:r>
        <w:rPr>
          <w:rFonts w:ascii="Times New Roman" w:hAnsi="Times New Roman" w:eastAsia="宋体"/>
          <w:b w:val="0"/>
          <w:sz w:val="21"/>
        </w:rPr>
        <w:t>表5-75 典型源荷条件下随初始转供率变化的容载比推荐范围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01159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4FFCE8E8">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187" w:type="dxa"/>
            <w:tcMar>
              <w:left w:w="70" w:type="dxa"/>
              <w:right w:w="70" w:type="dxa"/>
            </w:tcMar>
            <w:vAlign w:val="center"/>
          </w:tcPr>
          <w:p w14:paraId="1B847403">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189F6227">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1187" w:type="dxa"/>
            <w:tcMar>
              <w:left w:w="70" w:type="dxa"/>
              <w:right w:w="70" w:type="dxa"/>
            </w:tcMar>
            <w:vAlign w:val="center"/>
          </w:tcPr>
          <w:p w14:paraId="6C46824B">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187" w:type="dxa"/>
            <w:tcMar>
              <w:left w:w="70" w:type="dxa"/>
              <w:right w:w="70" w:type="dxa"/>
            </w:tcMar>
            <w:vAlign w:val="center"/>
          </w:tcPr>
          <w:p w14:paraId="7107BFAE">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187" w:type="dxa"/>
            <w:tcMar>
              <w:left w:w="70" w:type="dxa"/>
              <w:right w:w="70" w:type="dxa"/>
            </w:tcMar>
            <w:vAlign w:val="center"/>
          </w:tcPr>
          <w:p w14:paraId="2B2F6F32">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187" w:type="dxa"/>
            <w:tcMar>
              <w:left w:w="70" w:type="dxa"/>
              <w:right w:w="70" w:type="dxa"/>
            </w:tcMar>
            <w:vAlign w:val="center"/>
          </w:tcPr>
          <w:p w14:paraId="7EFEB037">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028EC6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14E1E66">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187" w:type="dxa"/>
            <w:tcMar>
              <w:left w:w="70" w:type="dxa"/>
              <w:right w:w="70" w:type="dxa"/>
            </w:tcMar>
            <w:vAlign w:val="center"/>
          </w:tcPr>
          <w:p w14:paraId="14AD053D">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7471BC7D">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187" w:type="dxa"/>
            <w:tcMar>
              <w:left w:w="70" w:type="dxa"/>
              <w:right w:w="70" w:type="dxa"/>
            </w:tcMar>
            <w:vAlign w:val="center"/>
          </w:tcPr>
          <w:p w14:paraId="26453DE1">
            <w:pPr>
              <w:keepNext/>
              <w:spacing w:before="20" w:after="20" w:line="260" w:lineRule="exact"/>
              <w:ind w:left="0" w:leftChars="0" w:right="0" w:rightChars="0" w:firstLine="0" w:firstLineChars="0"/>
              <w:jc w:val="center"/>
            </w:pPr>
            <w:r>
              <w:rPr>
                <w:rFonts w:ascii="Times New Roman" w:hAnsi="Times New Roman" w:eastAsia="宋体"/>
                <w:b w:val="0"/>
                <w:sz w:val="18"/>
              </w:rPr>
              <w:t>1.86～1.96</w:t>
            </w:r>
          </w:p>
        </w:tc>
        <w:tc>
          <w:tcPr>
            <w:tcW w:w="1187" w:type="dxa"/>
            <w:tcMar>
              <w:left w:w="70" w:type="dxa"/>
              <w:right w:w="70" w:type="dxa"/>
            </w:tcMar>
            <w:vAlign w:val="center"/>
          </w:tcPr>
          <w:p w14:paraId="37C78684">
            <w:pPr>
              <w:keepNext/>
              <w:spacing w:before="20" w:after="20" w:line="260" w:lineRule="exact"/>
              <w:ind w:left="0" w:leftChars="0" w:right="0" w:rightChars="0" w:firstLine="0" w:firstLineChars="0"/>
              <w:jc w:val="center"/>
            </w:pPr>
            <w:r>
              <w:rPr>
                <w:rFonts w:ascii="Times New Roman" w:hAnsi="Times New Roman" w:eastAsia="宋体"/>
                <w:b w:val="0"/>
                <w:sz w:val="18"/>
              </w:rPr>
              <w:t>1.43～1.66</w:t>
            </w:r>
          </w:p>
        </w:tc>
        <w:tc>
          <w:tcPr>
            <w:tcW w:w="1187" w:type="dxa"/>
            <w:tcMar>
              <w:left w:w="70" w:type="dxa"/>
              <w:right w:w="70" w:type="dxa"/>
            </w:tcMar>
            <w:vAlign w:val="center"/>
          </w:tcPr>
          <w:p w14:paraId="28383BA6">
            <w:pPr>
              <w:keepNext/>
              <w:spacing w:before="20" w:after="20" w:line="260" w:lineRule="exact"/>
              <w:ind w:left="0" w:leftChars="0" w:right="0" w:rightChars="0" w:firstLine="0" w:firstLineChars="0"/>
              <w:jc w:val="center"/>
            </w:pPr>
            <w:r>
              <w:rPr>
                <w:rFonts w:ascii="Times New Roman" w:hAnsi="Times New Roman" w:eastAsia="宋体"/>
                <w:b w:val="0"/>
                <w:sz w:val="18"/>
              </w:rPr>
              <w:t>1.31～1.44</w:t>
            </w:r>
          </w:p>
        </w:tc>
        <w:tc>
          <w:tcPr>
            <w:tcW w:w="1187" w:type="dxa"/>
            <w:tcMar>
              <w:left w:w="70" w:type="dxa"/>
              <w:right w:w="70" w:type="dxa"/>
            </w:tcMar>
            <w:vAlign w:val="center"/>
          </w:tcPr>
          <w:p w14:paraId="075364C2">
            <w:pPr>
              <w:keepNext/>
              <w:spacing w:before="20" w:after="20" w:line="260" w:lineRule="exact"/>
              <w:ind w:left="0" w:leftChars="0" w:right="0" w:rightChars="0" w:firstLine="0" w:firstLineChars="0"/>
              <w:jc w:val="center"/>
            </w:pPr>
            <w:r>
              <w:rPr>
                <w:rFonts w:ascii="Times New Roman" w:hAnsi="Times New Roman" w:eastAsia="宋体"/>
                <w:b w:val="0"/>
                <w:sz w:val="18"/>
              </w:rPr>
              <w:t>1.26～1.36</w:t>
            </w:r>
          </w:p>
        </w:tc>
      </w:tr>
      <w:tr w14:paraId="1B64E3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C426FDB">
            <w:pPr>
              <w:keepNext w:val="0"/>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187" w:type="dxa"/>
            <w:tcMar>
              <w:left w:w="70" w:type="dxa"/>
              <w:right w:w="70" w:type="dxa"/>
            </w:tcMar>
            <w:vAlign w:val="center"/>
          </w:tcPr>
          <w:p w14:paraId="1EC2586E">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187" w:type="dxa"/>
            <w:tcMar>
              <w:left w:w="70" w:type="dxa"/>
              <w:right w:w="70" w:type="dxa"/>
            </w:tcMar>
            <w:vAlign w:val="center"/>
          </w:tcPr>
          <w:p w14:paraId="7E601714">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187" w:type="dxa"/>
            <w:tcMar>
              <w:left w:w="70" w:type="dxa"/>
              <w:right w:w="70" w:type="dxa"/>
            </w:tcMar>
            <w:vAlign w:val="center"/>
          </w:tcPr>
          <w:p w14:paraId="592B2D2F">
            <w:pPr>
              <w:keepNext w:val="0"/>
              <w:spacing w:before="20" w:after="20" w:line="260" w:lineRule="exact"/>
              <w:ind w:left="0" w:leftChars="0" w:right="0" w:rightChars="0" w:firstLine="0" w:firstLineChars="0"/>
              <w:jc w:val="center"/>
            </w:pPr>
            <w:r>
              <w:rPr>
                <w:rFonts w:ascii="Times New Roman" w:hAnsi="Times New Roman" w:eastAsia="宋体"/>
                <w:b w:val="0"/>
                <w:sz w:val="18"/>
              </w:rPr>
              <w:t>1.53～1.85</w:t>
            </w:r>
          </w:p>
        </w:tc>
        <w:tc>
          <w:tcPr>
            <w:tcW w:w="1187" w:type="dxa"/>
            <w:tcMar>
              <w:left w:w="70" w:type="dxa"/>
              <w:right w:w="70" w:type="dxa"/>
            </w:tcMar>
            <w:vAlign w:val="center"/>
          </w:tcPr>
          <w:p w14:paraId="16C1E6C1">
            <w:pPr>
              <w:keepNext w:val="0"/>
              <w:spacing w:before="20" w:after="20" w:line="260" w:lineRule="exact"/>
              <w:ind w:left="0" w:leftChars="0" w:right="0" w:rightChars="0" w:firstLine="0" w:firstLineChars="0"/>
              <w:jc w:val="center"/>
            </w:pPr>
            <w:r>
              <w:rPr>
                <w:rFonts w:ascii="Times New Roman" w:hAnsi="Times New Roman" w:eastAsia="宋体"/>
                <w:b w:val="0"/>
                <w:sz w:val="18"/>
              </w:rPr>
              <w:t>1.35～1.57</w:t>
            </w:r>
          </w:p>
        </w:tc>
        <w:tc>
          <w:tcPr>
            <w:tcW w:w="1187" w:type="dxa"/>
            <w:tcMar>
              <w:left w:w="70" w:type="dxa"/>
              <w:right w:w="70" w:type="dxa"/>
            </w:tcMar>
            <w:vAlign w:val="center"/>
          </w:tcPr>
          <w:p w14:paraId="287DEB0C">
            <w:pPr>
              <w:keepNext w:val="0"/>
              <w:spacing w:before="20" w:after="20" w:line="260" w:lineRule="exact"/>
              <w:ind w:left="0" w:leftChars="0" w:right="0" w:rightChars="0" w:firstLine="0" w:firstLineChars="0"/>
              <w:jc w:val="center"/>
            </w:pPr>
            <w:r>
              <w:rPr>
                <w:rFonts w:ascii="Times New Roman" w:hAnsi="Times New Roman" w:eastAsia="宋体"/>
                <w:b w:val="0"/>
                <w:sz w:val="18"/>
              </w:rPr>
              <w:t>1.33～1.36</w:t>
            </w:r>
          </w:p>
        </w:tc>
        <w:tc>
          <w:tcPr>
            <w:tcW w:w="1187" w:type="dxa"/>
            <w:tcMar>
              <w:left w:w="70" w:type="dxa"/>
              <w:right w:w="70" w:type="dxa"/>
            </w:tcMar>
            <w:vAlign w:val="center"/>
          </w:tcPr>
          <w:p w14:paraId="7A74EF74">
            <w:pPr>
              <w:keepNext w:val="0"/>
              <w:spacing w:before="20" w:after="20" w:line="260" w:lineRule="exact"/>
              <w:ind w:left="0" w:leftChars="0" w:right="0" w:rightChars="0" w:firstLine="0" w:firstLineChars="0"/>
              <w:jc w:val="center"/>
            </w:pPr>
            <w:r>
              <w:rPr>
                <w:rFonts w:ascii="Times New Roman" w:hAnsi="Times New Roman" w:eastAsia="宋体"/>
                <w:b w:val="0"/>
                <w:sz w:val="18"/>
              </w:rPr>
              <w:t>1.25～1.26</w:t>
            </w:r>
          </w:p>
        </w:tc>
      </w:tr>
    </w:tbl>
    <w:p w14:paraId="13567C5B">
      <w:pPr>
        <w:pStyle w:val="2"/>
        <w:widowControl/>
        <w:spacing w:before="0" w:after="0" w:line="348" w:lineRule="exact"/>
        <w:ind w:firstLine="480"/>
        <w:jc w:val="both"/>
      </w:pPr>
      <w:r>
        <w:rPr>
          <w:rFonts w:ascii="Times New Roman" w:hAnsi="Times New Roman" w:eastAsia="方正仿宋_GBK"/>
          <w:b w:val="0"/>
          <w:sz w:val="24"/>
        </w:rPr>
        <w:t>注：两组均采用电缆长度占比50%和五站设备重新选配条件。</w:t>
      </w:r>
    </w:p>
    <w:p w14:paraId="3D7C21E8">
      <w:pPr>
        <w:pStyle w:val="2"/>
        <w:keepNext/>
        <w:spacing w:before="120" w:after="80" w:line="280" w:lineRule="exact"/>
        <w:ind w:firstLine="0"/>
        <w:jc w:val="center"/>
      </w:pPr>
      <w:r>
        <w:rPr>
          <w:rFonts w:ascii="Times New Roman" w:hAnsi="Times New Roman" w:eastAsia="宋体"/>
          <w:b w:val="0"/>
          <w:sz w:val="21"/>
        </w:rPr>
        <w:t>表5-76 场景1的完整转供率节点及设备方案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F1FB3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08A48B4">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3101CA7C">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1F318AB8">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B519231">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004D61CB">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45A8ECE5">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0C564A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75FF07A">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C0C617A">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55F23B30">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70A42B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616C483">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2A783AE9">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20F32A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9D8E38">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24724EAE">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521DCCF0">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6B1C19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A08EF58">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71E67B0F">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663660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42F1CF">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625BC1A3">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61D03DB1">
            <w:pPr>
              <w:keepNext/>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385" w:type="dxa"/>
            <w:tcMar>
              <w:left w:w="70" w:type="dxa"/>
              <w:right w:w="70" w:type="dxa"/>
            </w:tcMar>
            <w:vAlign w:val="center"/>
          </w:tcPr>
          <w:p w14:paraId="058949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E7B774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518CBFE">
            <w:pPr>
              <w:keepNext/>
              <w:spacing w:before="20" w:after="20" w:line="260" w:lineRule="exact"/>
              <w:ind w:left="0" w:leftChars="0" w:right="0" w:rightChars="0" w:firstLine="0" w:firstLineChars="0"/>
              <w:jc w:val="center"/>
            </w:pPr>
            <w:r>
              <w:rPr>
                <w:rFonts w:ascii="Times New Roman" w:hAnsi="Times New Roman" w:eastAsia="宋体"/>
                <w:b w:val="0"/>
                <w:sz w:val="18"/>
              </w:rPr>
              <w:t>11675.95</w:t>
            </w:r>
          </w:p>
        </w:tc>
      </w:tr>
      <w:tr w14:paraId="7765AF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74249C">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79C33887">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1F6A9F37">
            <w:pPr>
              <w:keepNext/>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385" w:type="dxa"/>
            <w:tcMar>
              <w:left w:w="70" w:type="dxa"/>
              <w:right w:w="70" w:type="dxa"/>
            </w:tcMar>
            <w:vAlign w:val="center"/>
          </w:tcPr>
          <w:p w14:paraId="46994467">
            <w:pPr>
              <w:keepNext/>
              <w:spacing w:before="20" w:after="20" w:line="260" w:lineRule="exact"/>
              <w:ind w:left="0" w:leftChars="0" w:right="0" w:rightChars="0" w:firstLine="0" w:firstLineChars="0"/>
              <w:jc w:val="center"/>
            </w:pPr>
            <w:r>
              <w:rPr>
                <w:rFonts w:ascii="Times New Roman" w:hAnsi="Times New Roman" w:eastAsia="宋体"/>
                <w:b w:val="0"/>
                <w:sz w:val="18"/>
              </w:rPr>
              <w:t>1.08</w:t>
            </w:r>
          </w:p>
        </w:tc>
        <w:tc>
          <w:tcPr>
            <w:tcW w:w="1385" w:type="dxa"/>
            <w:tcMar>
              <w:left w:w="70" w:type="dxa"/>
              <w:right w:w="70" w:type="dxa"/>
            </w:tcMar>
            <w:vAlign w:val="center"/>
          </w:tcPr>
          <w:p w14:paraId="5A79A7AA">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17589DAD">
            <w:pPr>
              <w:keepNext/>
              <w:spacing w:before="20" w:after="20" w:line="260" w:lineRule="exact"/>
              <w:ind w:left="0" w:leftChars="0" w:right="0" w:rightChars="0" w:firstLine="0" w:firstLineChars="0"/>
              <w:jc w:val="center"/>
            </w:pPr>
            <w:r>
              <w:rPr>
                <w:rFonts w:ascii="Times New Roman" w:hAnsi="Times New Roman" w:eastAsia="宋体"/>
                <w:b w:val="0"/>
                <w:sz w:val="18"/>
              </w:rPr>
              <w:t>11105.20</w:t>
            </w:r>
          </w:p>
        </w:tc>
      </w:tr>
      <w:tr w14:paraId="03F1A8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575043B">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33BB0CC6">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3BEE1746">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3857FF3D">
            <w:pPr>
              <w:keepNext/>
              <w:spacing w:before="20" w:after="20" w:line="260" w:lineRule="exact"/>
              <w:ind w:left="0" w:leftChars="0" w:right="0" w:rightChars="0" w:firstLine="0" w:firstLineChars="0"/>
              <w:jc w:val="center"/>
            </w:pPr>
            <w:r>
              <w:rPr>
                <w:rFonts w:ascii="Times New Roman" w:hAnsi="Times New Roman" w:eastAsia="宋体"/>
                <w:b w:val="0"/>
                <w:sz w:val="18"/>
              </w:rPr>
              <w:t>0.43</w:t>
            </w:r>
          </w:p>
        </w:tc>
        <w:tc>
          <w:tcPr>
            <w:tcW w:w="1385" w:type="dxa"/>
            <w:tcMar>
              <w:left w:w="70" w:type="dxa"/>
              <w:right w:w="70" w:type="dxa"/>
            </w:tcMar>
            <w:vAlign w:val="center"/>
          </w:tcPr>
          <w:p w14:paraId="1E9686FA">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5EBACB63">
            <w:pPr>
              <w:keepNext/>
              <w:spacing w:before="20" w:after="20" w:line="260" w:lineRule="exact"/>
              <w:ind w:left="0" w:leftChars="0" w:right="0" w:rightChars="0" w:firstLine="0" w:firstLineChars="0"/>
              <w:jc w:val="center"/>
            </w:pPr>
            <w:r>
              <w:rPr>
                <w:rFonts w:ascii="Times New Roman" w:hAnsi="Times New Roman" w:eastAsia="宋体"/>
                <w:b w:val="0"/>
                <w:sz w:val="18"/>
              </w:rPr>
              <w:t>9559.88</w:t>
            </w:r>
          </w:p>
        </w:tc>
      </w:tr>
      <w:tr w14:paraId="4B9FAE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FD9B5C3">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78DA6DFC">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3D623DC3">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0BB41DA7">
            <w:pPr>
              <w:keepNext/>
              <w:spacing w:before="20" w:after="20" w:line="260" w:lineRule="exact"/>
              <w:ind w:left="0" w:leftChars="0" w:right="0" w:rightChars="0" w:firstLine="0" w:firstLineChars="0"/>
              <w:jc w:val="center"/>
            </w:pPr>
            <w:r>
              <w:rPr>
                <w:rFonts w:ascii="Times New Roman" w:hAnsi="Times New Roman" w:eastAsia="宋体"/>
                <w:b w:val="0"/>
                <w:sz w:val="18"/>
              </w:rPr>
              <w:t>1.51</w:t>
            </w:r>
          </w:p>
        </w:tc>
        <w:tc>
          <w:tcPr>
            <w:tcW w:w="1385" w:type="dxa"/>
            <w:tcMar>
              <w:left w:w="70" w:type="dxa"/>
              <w:right w:w="70" w:type="dxa"/>
            </w:tcMar>
            <w:vAlign w:val="center"/>
          </w:tcPr>
          <w:p w14:paraId="0B5BB6A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4B67017">
            <w:pPr>
              <w:keepNext/>
              <w:spacing w:before="20" w:after="20" w:line="260" w:lineRule="exact"/>
              <w:ind w:left="0" w:leftChars="0" w:right="0" w:rightChars="0" w:firstLine="0" w:firstLineChars="0"/>
              <w:jc w:val="center"/>
            </w:pPr>
            <w:r>
              <w:rPr>
                <w:rFonts w:ascii="Times New Roman" w:hAnsi="Times New Roman" w:eastAsia="宋体"/>
                <w:b w:val="0"/>
                <w:sz w:val="18"/>
              </w:rPr>
              <w:t>9064.34</w:t>
            </w:r>
          </w:p>
        </w:tc>
      </w:tr>
      <w:tr w14:paraId="2BAD9A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14921CF">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267D9F08">
            <w:pPr>
              <w:keepNext/>
              <w:spacing w:before="20" w:after="20" w:line="260" w:lineRule="exact"/>
              <w:ind w:left="0" w:leftChars="0" w:right="0" w:rightChars="0" w:firstLine="0" w:firstLineChars="0"/>
              <w:jc w:val="center"/>
            </w:pPr>
            <w:r>
              <w:rPr>
                <w:rFonts w:ascii="Times New Roman" w:hAnsi="Times New Roman" w:eastAsia="宋体"/>
                <w:b w:val="0"/>
                <w:sz w:val="18"/>
              </w:rPr>
              <w:t>383.50</w:t>
            </w:r>
          </w:p>
        </w:tc>
        <w:tc>
          <w:tcPr>
            <w:tcW w:w="1385" w:type="dxa"/>
            <w:tcMar>
              <w:left w:w="70" w:type="dxa"/>
              <w:right w:w="70" w:type="dxa"/>
            </w:tcMar>
            <w:vAlign w:val="center"/>
          </w:tcPr>
          <w:p w14:paraId="00E5AB36">
            <w:pPr>
              <w:keepNext/>
              <w:spacing w:before="20" w:after="20" w:line="260" w:lineRule="exact"/>
              <w:ind w:left="0" w:leftChars="0" w:right="0" w:rightChars="0" w:firstLine="0" w:firstLineChars="0"/>
              <w:jc w:val="center"/>
            </w:pPr>
            <w:r>
              <w:rPr>
                <w:rFonts w:ascii="Times New Roman" w:hAnsi="Times New Roman" w:eastAsia="宋体"/>
                <w:b w:val="0"/>
                <w:sz w:val="18"/>
              </w:rPr>
              <w:t>1.31</w:t>
            </w:r>
          </w:p>
        </w:tc>
        <w:tc>
          <w:tcPr>
            <w:tcW w:w="1385" w:type="dxa"/>
            <w:tcMar>
              <w:left w:w="70" w:type="dxa"/>
              <w:right w:w="70" w:type="dxa"/>
            </w:tcMar>
            <w:vAlign w:val="center"/>
          </w:tcPr>
          <w:p w14:paraId="0EDD75D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D5F8FE1">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53FC0C8C">
            <w:pPr>
              <w:keepNext/>
              <w:spacing w:before="20" w:after="20" w:line="260" w:lineRule="exact"/>
              <w:ind w:left="0" w:leftChars="0" w:right="0" w:rightChars="0" w:firstLine="0" w:firstLineChars="0"/>
              <w:jc w:val="center"/>
            </w:pPr>
            <w:r>
              <w:rPr>
                <w:rFonts w:ascii="Times New Roman" w:hAnsi="Times New Roman" w:eastAsia="宋体"/>
                <w:b w:val="0"/>
                <w:sz w:val="18"/>
              </w:rPr>
              <w:t>8522.47</w:t>
            </w:r>
          </w:p>
        </w:tc>
      </w:tr>
      <w:tr w14:paraId="40E775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CD9DE6">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52D31CE6">
            <w:pPr>
              <w:keepNext/>
              <w:spacing w:before="20" w:after="20" w:line="260" w:lineRule="exact"/>
              <w:ind w:left="0" w:leftChars="0" w:right="0" w:rightChars="0" w:firstLine="0" w:firstLineChars="0"/>
              <w:jc w:val="center"/>
            </w:pPr>
            <w:r>
              <w:rPr>
                <w:rFonts w:ascii="Times New Roman" w:hAnsi="Times New Roman" w:eastAsia="宋体"/>
                <w:b w:val="0"/>
                <w:sz w:val="18"/>
              </w:rPr>
              <w:t>396.50</w:t>
            </w:r>
          </w:p>
        </w:tc>
        <w:tc>
          <w:tcPr>
            <w:tcW w:w="1385" w:type="dxa"/>
            <w:tcMar>
              <w:left w:w="70" w:type="dxa"/>
              <w:right w:w="70" w:type="dxa"/>
            </w:tcMar>
            <w:vAlign w:val="center"/>
          </w:tcPr>
          <w:p w14:paraId="77F9B041">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35CD2C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880AB74">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7EE19233">
            <w:pPr>
              <w:keepNext/>
              <w:spacing w:before="20" w:after="20" w:line="260" w:lineRule="exact"/>
              <w:ind w:left="0" w:leftChars="0" w:right="0" w:rightChars="0" w:firstLine="0" w:firstLineChars="0"/>
              <w:jc w:val="center"/>
            </w:pPr>
            <w:r>
              <w:rPr>
                <w:rFonts w:ascii="Times New Roman" w:hAnsi="Times New Roman" w:eastAsia="宋体"/>
                <w:b w:val="0"/>
                <w:sz w:val="18"/>
              </w:rPr>
              <w:t>7414.40</w:t>
            </w:r>
          </w:p>
        </w:tc>
      </w:tr>
      <w:tr w14:paraId="06288D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2581927">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785F94E0">
            <w:pPr>
              <w:keepNext w:val="0"/>
              <w:spacing w:before="20" w:after="20" w:line="260" w:lineRule="exact"/>
              <w:ind w:left="0" w:leftChars="0" w:right="0" w:rightChars="0" w:firstLine="0" w:firstLineChars="0"/>
              <w:jc w:val="center"/>
            </w:pPr>
            <w:r>
              <w:rPr>
                <w:rFonts w:ascii="Times New Roman" w:hAnsi="Times New Roman" w:eastAsia="宋体"/>
                <w:b w:val="0"/>
                <w:sz w:val="18"/>
              </w:rPr>
              <w:t>370.50</w:t>
            </w:r>
          </w:p>
        </w:tc>
        <w:tc>
          <w:tcPr>
            <w:tcW w:w="1385" w:type="dxa"/>
            <w:tcMar>
              <w:left w:w="70" w:type="dxa"/>
              <w:right w:w="70" w:type="dxa"/>
            </w:tcMar>
            <w:vAlign w:val="center"/>
          </w:tcPr>
          <w:p w14:paraId="6543A12F">
            <w:pPr>
              <w:keepNext w:val="0"/>
              <w:spacing w:before="20" w:after="20" w:line="260" w:lineRule="exact"/>
              <w:ind w:left="0" w:leftChars="0" w:right="0" w:rightChars="0" w:firstLine="0" w:firstLineChars="0"/>
              <w:jc w:val="center"/>
            </w:pPr>
            <w:r>
              <w:rPr>
                <w:rFonts w:ascii="Times New Roman" w:hAnsi="Times New Roman" w:eastAsia="宋体"/>
                <w:b w:val="0"/>
                <w:sz w:val="18"/>
              </w:rPr>
              <w:t>1.27</w:t>
            </w:r>
          </w:p>
        </w:tc>
        <w:tc>
          <w:tcPr>
            <w:tcW w:w="1385" w:type="dxa"/>
            <w:tcMar>
              <w:left w:w="70" w:type="dxa"/>
              <w:right w:w="70" w:type="dxa"/>
            </w:tcMar>
            <w:vAlign w:val="center"/>
          </w:tcPr>
          <w:p w14:paraId="2F2BEBC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11B6FA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2D5EC9E7">
            <w:pPr>
              <w:keepNext w:val="0"/>
              <w:spacing w:before="20" w:after="20" w:line="260" w:lineRule="exact"/>
              <w:ind w:left="0" w:leftChars="0" w:right="0" w:rightChars="0" w:firstLine="0" w:firstLineChars="0"/>
              <w:jc w:val="center"/>
            </w:pPr>
            <w:r>
              <w:rPr>
                <w:rFonts w:ascii="Times New Roman" w:hAnsi="Times New Roman" w:eastAsia="宋体"/>
                <w:b w:val="0"/>
                <w:sz w:val="18"/>
              </w:rPr>
              <w:t>6928.21</w:t>
            </w:r>
          </w:p>
        </w:tc>
      </w:tr>
    </w:tbl>
    <w:p w14:paraId="78D0E098">
      <w:pPr>
        <w:pStyle w:val="2"/>
        <w:widowControl/>
        <w:spacing w:before="0" w:after="0" w:line="348" w:lineRule="exact"/>
        <w:ind w:firstLine="480"/>
        <w:jc w:val="both"/>
      </w:pPr>
      <w:r>
        <w:rPr>
          <w:rFonts w:ascii="Times New Roman" w:hAnsi="Times New Roman" w:eastAsia="方正仿宋_GBK"/>
          <w:b w:val="0"/>
          <w:sz w:val="24"/>
        </w:rPr>
        <w:t>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14:paraId="225A88B6">
      <w:pPr>
        <w:pStyle w:val="2"/>
        <w:keepNext/>
        <w:spacing w:before="120" w:after="80" w:line="280" w:lineRule="exact"/>
        <w:ind w:firstLine="0"/>
        <w:jc w:val="center"/>
      </w:pPr>
      <w:r>
        <w:rPr>
          <w:rFonts w:ascii="Times New Roman" w:hAnsi="Times New Roman" w:eastAsia="宋体"/>
          <w:b w:val="0"/>
          <w:sz w:val="21"/>
        </w:rPr>
        <w:t>表5-77 场景2的完整转供率节点及设备方案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FB575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5DEE823">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6B602618">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0FE385C6">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15559A2A">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299FC052">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1237A3C3">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5017F5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B872B9C">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9D7FD54">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0D9E143B">
            <w:pPr>
              <w:keepNext/>
              <w:spacing w:before="20" w:after="20" w:line="260" w:lineRule="exact"/>
              <w:ind w:left="0" w:leftChars="0" w:right="0" w:rightChars="0" w:firstLine="0" w:firstLineChars="0"/>
              <w:jc w:val="center"/>
            </w:pPr>
            <w:r>
              <w:rPr>
                <w:rFonts w:ascii="Times New Roman" w:hAnsi="Times New Roman" w:eastAsia="宋体"/>
                <w:b w:val="0"/>
                <w:sz w:val="18"/>
              </w:rPr>
              <w:t>1.84</w:t>
            </w:r>
          </w:p>
        </w:tc>
        <w:tc>
          <w:tcPr>
            <w:tcW w:w="1385" w:type="dxa"/>
            <w:tcMar>
              <w:left w:w="70" w:type="dxa"/>
              <w:right w:w="70" w:type="dxa"/>
            </w:tcMar>
            <w:vAlign w:val="center"/>
          </w:tcPr>
          <w:p w14:paraId="041AC6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C361F83">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492163CF">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4DA449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174E11">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005019F6">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3FD996FF">
            <w:pPr>
              <w:keepNext/>
              <w:spacing w:before="20" w:after="20" w:line="260" w:lineRule="exact"/>
              <w:ind w:left="0" w:leftChars="0" w:right="0" w:rightChars="0" w:firstLine="0" w:firstLineChars="0"/>
              <w:jc w:val="center"/>
            </w:pPr>
            <w:r>
              <w:rPr>
                <w:rFonts w:ascii="Times New Roman" w:hAnsi="Times New Roman" w:eastAsia="宋体"/>
                <w:b w:val="0"/>
                <w:sz w:val="18"/>
              </w:rPr>
              <w:t>1.76</w:t>
            </w:r>
          </w:p>
        </w:tc>
        <w:tc>
          <w:tcPr>
            <w:tcW w:w="1385" w:type="dxa"/>
            <w:tcMar>
              <w:left w:w="70" w:type="dxa"/>
              <w:right w:w="70" w:type="dxa"/>
            </w:tcMar>
            <w:vAlign w:val="center"/>
          </w:tcPr>
          <w:p w14:paraId="1A6B7B3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2C5A4CA">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F8C0267">
            <w:pPr>
              <w:keepNext/>
              <w:spacing w:before="20" w:after="20" w:line="260" w:lineRule="exact"/>
              <w:ind w:left="0" w:leftChars="0" w:right="0" w:rightChars="0" w:firstLine="0" w:firstLineChars="0"/>
              <w:jc w:val="center"/>
            </w:pPr>
            <w:r>
              <w:rPr>
                <w:rFonts w:ascii="Times New Roman" w:hAnsi="Times New Roman" w:eastAsia="宋体"/>
                <w:b w:val="0"/>
                <w:sz w:val="18"/>
              </w:rPr>
              <w:t>14092.58</w:t>
            </w:r>
          </w:p>
        </w:tc>
      </w:tr>
      <w:tr w14:paraId="25E361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F465605">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131BAC6C">
            <w:pPr>
              <w:keepNext/>
              <w:spacing w:before="20" w:after="20" w:line="260" w:lineRule="exact"/>
              <w:ind w:left="0" w:leftChars="0" w:right="0" w:rightChars="0" w:firstLine="0" w:firstLineChars="0"/>
              <w:jc w:val="center"/>
            </w:pPr>
            <w:r>
              <w:rPr>
                <w:rFonts w:ascii="Times New Roman" w:hAnsi="Times New Roman" w:eastAsia="宋体"/>
                <w:b w:val="0"/>
                <w:sz w:val="18"/>
              </w:rPr>
              <w:t>476.00</w:t>
            </w:r>
          </w:p>
        </w:tc>
        <w:tc>
          <w:tcPr>
            <w:tcW w:w="1385" w:type="dxa"/>
            <w:tcMar>
              <w:left w:w="70" w:type="dxa"/>
              <w:right w:w="70" w:type="dxa"/>
            </w:tcMar>
            <w:vAlign w:val="center"/>
          </w:tcPr>
          <w:p w14:paraId="3AAD6570">
            <w:pPr>
              <w:keepNext/>
              <w:spacing w:before="20" w:after="20" w:line="260" w:lineRule="exact"/>
              <w:ind w:left="0" w:leftChars="0" w:right="0" w:rightChars="0" w:firstLine="0" w:firstLineChars="0"/>
              <w:jc w:val="center"/>
            </w:pPr>
            <w:r>
              <w:rPr>
                <w:rFonts w:ascii="Times New Roman" w:hAnsi="Times New Roman" w:eastAsia="宋体"/>
                <w:b w:val="0"/>
                <w:sz w:val="18"/>
              </w:rPr>
              <w:t>1.54</w:t>
            </w:r>
          </w:p>
        </w:tc>
        <w:tc>
          <w:tcPr>
            <w:tcW w:w="1385" w:type="dxa"/>
            <w:tcMar>
              <w:left w:w="70" w:type="dxa"/>
              <w:right w:w="70" w:type="dxa"/>
            </w:tcMar>
            <w:vAlign w:val="center"/>
          </w:tcPr>
          <w:p w14:paraId="461436B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3AF7F0D">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185E6B1F">
            <w:pPr>
              <w:keepNext/>
              <w:spacing w:before="20" w:after="20" w:line="260" w:lineRule="exact"/>
              <w:ind w:left="0" w:leftChars="0" w:right="0" w:rightChars="0" w:firstLine="0" w:firstLineChars="0"/>
              <w:jc w:val="center"/>
            </w:pPr>
            <w:r>
              <w:rPr>
                <w:rFonts w:ascii="Times New Roman" w:hAnsi="Times New Roman" w:eastAsia="宋体"/>
                <w:b w:val="0"/>
                <w:sz w:val="18"/>
              </w:rPr>
              <w:t>11460.49</w:t>
            </w:r>
          </w:p>
        </w:tc>
      </w:tr>
      <w:tr w14:paraId="301DDC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8551E0">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16513C48">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436B5F6F">
            <w:pPr>
              <w:keepNext/>
              <w:spacing w:before="20" w:after="20" w:line="260" w:lineRule="exact"/>
              <w:ind w:left="0" w:leftChars="0" w:right="0" w:rightChars="0" w:firstLine="0" w:firstLineChars="0"/>
              <w:jc w:val="center"/>
            </w:pPr>
            <w:r>
              <w:rPr>
                <w:rFonts w:ascii="Times New Roman" w:hAnsi="Times New Roman" w:eastAsia="宋体"/>
                <w:b w:val="0"/>
                <w:sz w:val="18"/>
              </w:rPr>
              <w:t>1.56</w:t>
            </w:r>
          </w:p>
        </w:tc>
        <w:tc>
          <w:tcPr>
            <w:tcW w:w="1385" w:type="dxa"/>
            <w:tcMar>
              <w:left w:w="70" w:type="dxa"/>
              <w:right w:w="70" w:type="dxa"/>
            </w:tcMar>
            <w:vAlign w:val="center"/>
          </w:tcPr>
          <w:p w14:paraId="5C8A5E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78101C4">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EBE6CE7">
            <w:pPr>
              <w:keepNext/>
              <w:spacing w:before="20" w:after="20" w:line="260" w:lineRule="exact"/>
              <w:ind w:left="0" w:leftChars="0" w:right="0" w:rightChars="0" w:firstLine="0" w:firstLineChars="0"/>
              <w:jc w:val="center"/>
            </w:pPr>
            <w:r>
              <w:rPr>
                <w:rFonts w:ascii="Times New Roman" w:hAnsi="Times New Roman" w:eastAsia="宋体"/>
                <w:b w:val="0"/>
                <w:sz w:val="18"/>
              </w:rPr>
              <w:t>10392.43</w:t>
            </w:r>
          </w:p>
        </w:tc>
      </w:tr>
      <w:tr w14:paraId="43376D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70FFDC5">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45B9F509">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14E13D88">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715557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4D35299">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09135E1B">
            <w:pPr>
              <w:keepNext/>
              <w:spacing w:before="20" w:after="20" w:line="260" w:lineRule="exact"/>
              <w:ind w:left="0" w:leftChars="0" w:right="0" w:rightChars="0" w:firstLine="0" w:firstLineChars="0"/>
              <w:jc w:val="center"/>
            </w:pPr>
            <w:r>
              <w:rPr>
                <w:rFonts w:ascii="Times New Roman" w:hAnsi="Times New Roman" w:eastAsia="宋体"/>
                <w:b w:val="0"/>
                <w:sz w:val="18"/>
              </w:rPr>
              <w:t>9516.43</w:t>
            </w:r>
          </w:p>
        </w:tc>
      </w:tr>
      <w:tr w14:paraId="28F905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9BCB8B">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776C3388">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779DB661">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04A6B0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4E9287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C82F2E1">
            <w:pPr>
              <w:keepNext/>
              <w:spacing w:before="20" w:after="20" w:line="260" w:lineRule="exact"/>
              <w:ind w:left="0" w:leftChars="0" w:right="0" w:rightChars="0" w:firstLine="0" w:firstLineChars="0"/>
              <w:jc w:val="center"/>
            </w:pPr>
            <w:r>
              <w:rPr>
                <w:rFonts w:ascii="Times New Roman" w:hAnsi="Times New Roman" w:eastAsia="宋体"/>
                <w:b w:val="0"/>
                <w:sz w:val="18"/>
              </w:rPr>
              <w:t>8912.27</w:t>
            </w:r>
          </w:p>
        </w:tc>
      </w:tr>
      <w:tr w14:paraId="71BA52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A3D16D7">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7E480546">
            <w:pPr>
              <w:keepNext/>
              <w:spacing w:before="20" w:after="20" w:line="260" w:lineRule="exact"/>
              <w:ind w:left="0" w:leftChars="0" w:right="0" w:rightChars="0" w:firstLine="0" w:firstLineChars="0"/>
              <w:jc w:val="center"/>
            </w:pPr>
            <w:r>
              <w:rPr>
                <w:rFonts w:ascii="Times New Roman" w:hAnsi="Times New Roman" w:eastAsia="宋体"/>
                <w:b w:val="0"/>
                <w:sz w:val="18"/>
              </w:rPr>
              <w:t>415.00</w:t>
            </w:r>
          </w:p>
        </w:tc>
        <w:tc>
          <w:tcPr>
            <w:tcW w:w="1385" w:type="dxa"/>
            <w:tcMar>
              <w:left w:w="70" w:type="dxa"/>
              <w:right w:w="70" w:type="dxa"/>
            </w:tcMar>
            <w:vAlign w:val="center"/>
          </w:tcPr>
          <w:p w14:paraId="328FE2E7">
            <w:pPr>
              <w:keepNext/>
              <w:spacing w:before="20" w:after="20" w:line="260" w:lineRule="exact"/>
              <w:ind w:left="0" w:leftChars="0" w:right="0" w:rightChars="0" w:firstLine="0" w:firstLineChars="0"/>
              <w:jc w:val="center"/>
            </w:pPr>
            <w:r>
              <w:rPr>
                <w:rFonts w:ascii="Times New Roman" w:hAnsi="Times New Roman" w:eastAsia="宋体"/>
                <w:b w:val="0"/>
                <w:sz w:val="18"/>
              </w:rPr>
              <w:t>1.34</w:t>
            </w:r>
          </w:p>
        </w:tc>
        <w:tc>
          <w:tcPr>
            <w:tcW w:w="1385" w:type="dxa"/>
            <w:tcMar>
              <w:left w:w="70" w:type="dxa"/>
              <w:right w:w="70" w:type="dxa"/>
            </w:tcMar>
            <w:vAlign w:val="center"/>
          </w:tcPr>
          <w:p w14:paraId="03647F3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CAA9EC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A91ED6B">
            <w:pPr>
              <w:keepNext/>
              <w:spacing w:before="20" w:after="20" w:line="260" w:lineRule="exact"/>
              <w:ind w:left="0" w:leftChars="0" w:right="0" w:rightChars="0" w:firstLine="0" w:firstLineChars="0"/>
              <w:jc w:val="center"/>
            </w:pPr>
            <w:r>
              <w:rPr>
                <w:rFonts w:ascii="Times New Roman" w:hAnsi="Times New Roman" w:eastAsia="宋体"/>
                <w:b w:val="0"/>
                <w:sz w:val="18"/>
              </w:rPr>
              <w:t>8062.42</w:t>
            </w:r>
          </w:p>
        </w:tc>
      </w:tr>
      <w:tr w14:paraId="21364B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CC129F">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67A12963">
            <w:pPr>
              <w:keepNext/>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368F3B77">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134607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E494FB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86CE199">
            <w:pPr>
              <w:keepNext/>
              <w:spacing w:before="20" w:after="20" w:line="260" w:lineRule="exact"/>
              <w:ind w:left="0" w:leftChars="0" w:right="0" w:rightChars="0" w:firstLine="0" w:firstLineChars="0"/>
              <w:jc w:val="center"/>
            </w:pPr>
            <w:r>
              <w:rPr>
                <w:rFonts w:ascii="Times New Roman" w:hAnsi="Times New Roman" w:eastAsia="宋体"/>
                <w:b w:val="0"/>
                <w:sz w:val="18"/>
              </w:rPr>
              <w:t>7576.23</w:t>
            </w:r>
          </w:p>
        </w:tc>
      </w:tr>
      <w:tr w14:paraId="36628E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6032AD2">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53B4B14B">
            <w:pPr>
              <w:keepNext w:val="0"/>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2EF3BFB7">
            <w:pPr>
              <w:keepNext w:val="0"/>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77F3B70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470BB2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6B8FA6FE">
            <w:pPr>
              <w:keepNext w:val="0"/>
              <w:spacing w:before="20" w:after="20" w:line="260" w:lineRule="exact"/>
              <w:ind w:left="0" w:leftChars="0" w:right="0" w:rightChars="0" w:firstLine="0" w:firstLineChars="0"/>
              <w:jc w:val="center"/>
            </w:pPr>
            <w:r>
              <w:rPr>
                <w:rFonts w:ascii="Times New Roman" w:hAnsi="Times New Roman" w:eastAsia="宋体"/>
                <w:b w:val="0"/>
                <w:sz w:val="18"/>
              </w:rPr>
              <w:t>7274.15</w:t>
            </w:r>
          </w:p>
        </w:tc>
      </w:tr>
    </w:tbl>
    <w:p w14:paraId="76F977A1">
      <w:pPr>
        <w:pStyle w:val="2"/>
        <w:widowControl/>
        <w:spacing w:before="0" w:after="0" w:line="348" w:lineRule="exact"/>
        <w:ind w:firstLine="480"/>
        <w:jc w:val="both"/>
      </w:pPr>
      <w:r>
        <w:rPr>
          <w:rFonts w:ascii="Times New Roman" w:hAnsi="Times New Roman" w:eastAsia="方正仿宋_GBK"/>
          <w:b w:val="0"/>
          <w:sz w:val="24"/>
        </w:rPr>
        <w:t>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14:paraId="16DD9345">
      <w:pPr>
        <w:pStyle w:val="2"/>
        <w:keepNext/>
        <w:spacing w:before="120" w:after="0" w:line="240" w:lineRule="auto"/>
        <w:ind w:left="0" w:leftChars="0" w:right="0" w:rightChars="0" w:firstLine="0" w:firstLineChars="0"/>
        <w:jc w:val="center"/>
      </w:pPr>
      <w:r>
        <w:drawing>
          <wp:inline distT="0" distB="0" distL="114300" distR="114300">
            <wp:extent cx="5120640" cy="2006600"/>
            <wp:effectExtent l="0" t="0" r="0" b="0"/>
            <wp:docPr id="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pic:cNvPicPr>
                      <a:picLocks noChangeAspect="1" noChangeArrowheads="1"/>
                    </pic:cNvPicPr>
                  </pic:nvPicPr>
                  <pic:blipFill>
                    <a:blip r:embed="rId49"/>
                    <a:stretch>
                      <a:fillRect/>
                    </a:stretch>
                  </pic:blipFill>
                  <pic:spPr>
                    <a:xfrm>
                      <a:off x="0" y="0"/>
                      <a:ext cx="5120640" cy="2006737"/>
                    </a:xfrm>
                    <a:prstGeom prst="rect">
                      <a:avLst/>
                    </a:prstGeom>
                    <a:noFill/>
                    <a:ln w="9525">
                      <a:noFill/>
                    </a:ln>
                  </pic:spPr>
                </pic:pic>
              </a:graphicData>
            </a:graphic>
          </wp:inline>
        </w:drawing>
      </w:r>
    </w:p>
    <w:p w14:paraId="7F7DD5FD">
      <w:pPr>
        <w:pStyle w:val="2"/>
        <w:spacing w:before="60" w:after="120" w:line="280" w:lineRule="exact"/>
        <w:ind w:left="0" w:leftChars="0" w:right="0" w:rightChars="0" w:firstLine="0" w:firstLineChars="0"/>
        <w:jc w:val="center"/>
      </w:pPr>
      <w:r>
        <w:rPr>
          <w:rFonts w:ascii="Times New Roman" w:hAnsi="Times New Roman" w:eastAsia="宋体"/>
          <w:b w:val="0"/>
          <w:sz w:val="21"/>
        </w:rPr>
        <w:t>图5-14 典型场景中初始转供率与容载比、费用的关系</w:t>
      </w:r>
    </w:p>
    <w:p w14:paraId="6C72CCBE">
      <w:pPr>
        <w:pStyle w:val="2"/>
        <w:widowControl/>
        <w:spacing w:before="0" w:after="0" w:line="348" w:lineRule="exact"/>
        <w:ind w:firstLine="480"/>
        <w:jc w:val="both"/>
      </w:pPr>
      <w:r>
        <w:rPr>
          <w:rFonts w:ascii="Times New Roman" w:hAnsi="Times New Roman" w:eastAsia="方正仿宋_GBK"/>
          <w:b w:val="0"/>
          <w:sz w:val="24"/>
        </w:rPr>
        <w:t>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14:paraId="0C463B03">
      <w:pPr>
        <w:pStyle w:val="5"/>
        <w:keepNext/>
        <w:numPr>
          <w:ilvl w:val="0"/>
          <w:numId w:val="0"/>
        </w:numPr>
        <w:spacing w:before="160" w:after="120" w:line="390" w:lineRule="exact"/>
        <w:ind w:firstLine="0"/>
      </w:pPr>
      <w:bookmarkStart w:id="261" w:name="装机渗透率与双向容量需求"/>
      <w:r>
        <w:rPr>
          <w:rFonts w:ascii="Times New Roman" w:hAnsi="Times New Roman" w:eastAsia="方正仿宋_GBK"/>
          <w:b/>
          <w:sz w:val="26"/>
        </w:rPr>
        <w:t>5.6.5 装机渗透率与双向容量需求</w:t>
      </w:r>
      <w:bookmarkEnd w:id="261"/>
    </w:p>
    <w:p w14:paraId="4472F65F">
      <w:pPr>
        <w:pStyle w:val="115"/>
        <w:widowControl/>
        <w:spacing w:before="0" w:after="0" w:line="348" w:lineRule="exact"/>
        <w:ind w:firstLine="480"/>
        <w:jc w:val="both"/>
      </w:pPr>
      <w:r>
        <w:rPr>
          <w:rFonts w:ascii="Times New Roman" w:hAnsi="Times New Roman" w:eastAsia="方正仿宋_GBK"/>
          <w:b w:val="0"/>
          <w:sz w:val="24"/>
        </w:rPr>
        <w:t>固定年最大净负荷平均增长率4%、电缆长度占比10%、初始转供率40%和负荷分散系数1.10，读取装机渗透率0～3.00、步长0.25的完整序列。</w:t>
      </w:r>
    </w:p>
    <w:p w14:paraId="22FE0721">
      <w:pPr>
        <w:pStyle w:val="2"/>
        <w:keepNext/>
        <w:spacing w:before="120" w:after="80" w:line="280" w:lineRule="exact"/>
        <w:ind w:firstLine="0"/>
        <w:jc w:val="center"/>
      </w:pPr>
      <w:r>
        <w:rPr>
          <w:rFonts w:ascii="Times New Roman" w:hAnsi="Times New Roman" w:eastAsia="宋体"/>
          <w:b w:val="0"/>
          <w:sz w:val="21"/>
        </w:rPr>
        <w:t>表5-78 装机渗透率对应的设备配置变化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D0327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B9E003F">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1B7F44CE">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7B1FCB8F">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5D83F949">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518769D5">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27437A70">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7FE0B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1AB053D">
            <w:pPr>
              <w:keepNext/>
              <w:spacing w:before="20" w:after="20" w:line="260" w:lineRule="exact"/>
              <w:ind w:left="0" w:leftChars="0" w:right="0" w:rightChars="0" w:firstLine="0" w:firstLineChars="0"/>
              <w:jc w:val="center"/>
            </w:pPr>
            <w:r>
              <w:rPr>
                <w:rFonts w:ascii="Times New Roman" w:hAnsi="Times New Roman" w:eastAsia="宋体"/>
                <w:b w:val="0"/>
                <w:sz w:val="18"/>
              </w:rPr>
              <w:t>0～1.50</w:t>
            </w:r>
          </w:p>
        </w:tc>
        <w:tc>
          <w:tcPr>
            <w:tcW w:w="1385" w:type="dxa"/>
            <w:tcMar>
              <w:left w:w="70" w:type="dxa"/>
              <w:right w:w="70" w:type="dxa"/>
            </w:tcMar>
            <w:vAlign w:val="center"/>
          </w:tcPr>
          <w:p w14:paraId="21B49545">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3041EE8">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07C039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72342B6">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0F1F1B8">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33393F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D682E9">
            <w:pPr>
              <w:keepNext/>
              <w:spacing w:before="20" w:after="20" w:line="260" w:lineRule="exact"/>
              <w:ind w:left="0" w:leftChars="0" w:right="0" w:rightChars="0" w:firstLine="0" w:firstLineChars="0"/>
              <w:jc w:val="center"/>
            </w:pPr>
            <w:r>
              <w:rPr>
                <w:rFonts w:ascii="Times New Roman" w:hAnsi="Times New Roman" w:eastAsia="宋体"/>
                <w:b w:val="0"/>
                <w:sz w:val="18"/>
              </w:rPr>
              <w:t>1.75</w:t>
            </w:r>
          </w:p>
        </w:tc>
        <w:tc>
          <w:tcPr>
            <w:tcW w:w="1385" w:type="dxa"/>
            <w:tcMar>
              <w:left w:w="70" w:type="dxa"/>
              <w:right w:w="70" w:type="dxa"/>
            </w:tcMar>
            <w:vAlign w:val="center"/>
          </w:tcPr>
          <w:p w14:paraId="414DC704">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61AC3338">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5B5FC131">
            <w:pPr>
              <w:keepNext/>
              <w:spacing w:before="20" w:after="20" w:line="260" w:lineRule="exact"/>
              <w:ind w:left="0" w:leftChars="0" w:right="0" w:rightChars="0"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60AA30E2">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69FC0C21">
            <w:pPr>
              <w:keepNext/>
              <w:spacing w:before="20" w:after="20" w:line="260" w:lineRule="exact"/>
              <w:ind w:left="0" w:leftChars="0" w:right="0" w:rightChars="0" w:firstLine="0" w:firstLineChars="0"/>
              <w:jc w:val="center"/>
            </w:pPr>
            <w:r>
              <w:rPr>
                <w:rFonts w:ascii="Times New Roman" w:hAnsi="Times New Roman" w:eastAsia="宋体"/>
                <w:b w:val="0"/>
                <w:sz w:val="18"/>
              </w:rPr>
              <w:t>2483.72</w:t>
            </w:r>
          </w:p>
        </w:tc>
      </w:tr>
      <w:tr w14:paraId="62D972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9A98677">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4B9BD9F4">
            <w:pPr>
              <w:keepNext/>
              <w:spacing w:before="20" w:after="20" w:line="260" w:lineRule="exact"/>
              <w:ind w:left="0" w:leftChars="0" w:right="0" w:rightChars="0"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64F9855A">
            <w:pPr>
              <w:keepNext/>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6AC379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031DC75">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343C2D09">
            <w:pPr>
              <w:keepNext/>
              <w:spacing w:before="20" w:after="20" w:line="260" w:lineRule="exact"/>
              <w:ind w:left="0" w:leftChars="0" w:right="0" w:rightChars="0" w:firstLine="0" w:firstLineChars="0"/>
              <w:jc w:val="center"/>
            </w:pPr>
            <w:r>
              <w:rPr>
                <w:rFonts w:ascii="Times New Roman" w:hAnsi="Times New Roman" w:eastAsia="宋体"/>
                <w:b w:val="0"/>
                <w:sz w:val="18"/>
              </w:rPr>
              <w:t>5720.12</w:t>
            </w:r>
          </w:p>
        </w:tc>
      </w:tr>
      <w:tr w14:paraId="18951F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8E779A">
            <w:pPr>
              <w:keepNext/>
              <w:spacing w:before="20" w:after="20" w:line="260" w:lineRule="exact"/>
              <w:ind w:left="0" w:leftChars="0" w:right="0" w:rightChars="0" w:firstLine="0" w:firstLineChars="0"/>
              <w:jc w:val="center"/>
            </w:pPr>
            <w:r>
              <w:rPr>
                <w:rFonts w:ascii="Times New Roman" w:hAnsi="Times New Roman" w:eastAsia="宋体"/>
                <w:b w:val="0"/>
                <w:sz w:val="18"/>
              </w:rPr>
              <w:t>2.25</w:t>
            </w:r>
          </w:p>
        </w:tc>
        <w:tc>
          <w:tcPr>
            <w:tcW w:w="1385" w:type="dxa"/>
            <w:tcMar>
              <w:left w:w="70" w:type="dxa"/>
              <w:right w:w="70" w:type="dxa"/>
            </w:tcMar>
            <w:vAlign w:val="center"/>
          </w:tcPr>
          <w:p w14:paraId="5A374F6E">
            <w:pPr>
              <w:keepNext/>
              <w:spacing w:before="20" w:after="20" w:line="260" w:lineRule="exact"/>
              <w:ind w:left="0" w:leftChars="0" w:right="0" w:rightChars="0" w:firstLine="0" w:firstLineChars="0"/>
              <w:jc w:val="center"/>
            </w:pPr>
            <w:r>
              <w:rPr>
                <w:rFonts w:ascii="Times New Roman" w:hAnsi="Times New Roman" w:eastAsia="宋体"/>
                <w:b w:val="0"/>
                <w:sz w:val="18"/>
              </w:rPr>
              <w:t>660.00</w:t>
            </w:r>
          </w:p>
        </w:tc>
        <w:tc>
          <w:tcPr>
            <w:tcW w:w="1385" w:type="dxa"/>
            <w:tcMar>
              <w:left w:w="70" w:type="dxa"/>
              <w:right w:w="70" w:type="dxa"/>
            </w:tcMar>
            <w:vAlign w:val="center"/>
          </w:tcPr>
          <w:p w14:paraId="14E19A2A">
            <w:pPr>
              <w:keepNext/>
              <w:spacing w:before="20" w:after="20" w:line="260" w:lineRule="exact"/>
              <w:ind w:left="0" w:leftChars="0" w:right="0" w:rightChars="0" w:firstLine="0" w:firstLineChars="0"/>
              <w:jc w:val="center"/>
            </w:pPr>
            <w:r>
              <w:rPr>
                <w:rFonts w:ascii="Times New Roman" w:hAnsi="Times New Roman" w:eastAsia="宋体"/>
                <w:b w:val="0"/>
                <w:sz w:val="18"/>
              </w:rPr>
              <w:t>2.26</w:t>
            </w:r>
          </w:p>
        </w:tc>
        <w:tc>
          <w:tcPr>
            <w:tcW w:w="1385" w:type="dxa"/>
            <w:tcMar>
              <w:left w:w="70" w:type="dxa"/>
              <w:right w:w="70" w:type="dxa"/>
            </w:tcMar>
            <w:vAlign w:val="center"/>
          </w:tcPr>
          <w:p w14:paraId="40EB6559">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69F5DB76">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5371252C">
            <w:pPr>
              <w:keepNext/>
              <w:spacing w:before="20" w:after="20" w:line="260" w:lineRule="exact"/>
              <w:ind w:left="0" w:leftChars="0" w:right="0" w:rightChars="0" w:firstLine="0" w:firstLineChars="0"/>
              <w:jc w:val="center"/>
            </w:pPr>
            <w:r>
              <w:rPr>
                <w:rFonts w:ascii="Times New Roman" w:hAnsi="Times New Roman" w:eastAsia="宋体"/>
                <w:b w:val="0"/>
                <w:sz w:val="18"/>
              </w:rPr>
              <w:t>6693.98</w:t>
            </w:r>
          </w:p>
        </w:tc>
      </w:tr>
      <w:tr w14:paraId="49E04C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9D84FD8">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385" w:type="dxa"/>
            <w:tcMar>
              <w:left w:w="70" w:type="dxa"/>
              <w:right w:w="70" w:type="dxa"/>
            </w:tcMar>
            <w:vAlign w:val="center"/>
          </w:tcPr>
          <w:p w14:paraId="1FAEB6E9">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571AA265">
            <w:pPr>
              <w:keepNext/>
              <w:spacing w:before="20" w:after="20" w:line="260" w:lineRule="exact"/>
              <w:ind w:left="0" w:leftChars="0" w:right="0" w:rightChars="0" w:firstLine="0" w:firstLineChars="0"/>
              <w:jc w:val="center"/>
            </w:pPr>
            <w:r>
              <w:rPr>
                <w:rFonts w:ascii="Times New Roman" w:hAnsi="Times New Roman" w:eastAsia="宋体"/>
                <w:b w:val="0"/>
                <w:sz w:val="18"/>
              </w:rPr>
              <w:t>2.43</w:t>
            </w:r>
          </w:p>
        </w:tc>
        <w:tc>
          <w:tcPr>
            <w:tcW w:w="1385" w:type="dxa"/>
            <w:tcMar>
              <w:left w:w="70" w:type="dxa"/>
              <w:right w:w="70" w:type="dxa"/>
            </w:tcMar>
            <w:vAlign w:val="center"/>
          </w:tcPr>
          <w:p w14:paraId="09ACF710">
            <w:pPr>
              <w:keepNext/>
              <w:spacing w:before="20" w:after="20" w:line="260" w:lineRule="exact"/>
              <w:ind w:left="0" w:leftChars="0" w:right="0" w:rightChars="0" w:firstLine="0" w:firstLineChars="0"/>
              <w:jc w:val="center"/>
            </w:pPr>
            <w:r>
              <w:rPr>
                <w:rFonts w:ascii="Times New Roman" w:hAnsi="Times New Roman" w:eastAsia="宋体"/>
                <w:b w:val="0"/>
                <w:sz w:val="18"/>
              </w:rPr>
              <w:t>35.20</w:t>
            </w:r>
          </w:p>
        </w:tc>
        <w:tc>
          <w:tcPr>
            <w:tcW w:w="1385" w:type="dxa"/>
            <w:tcMar>
              <w:left w:w="70" w:type="dxa"/>
              <w:right w:w="70" w:type="dxa"/>
            </w:tcMar>
            <w:vAlign w:val="center"/>
          </w:tcPr>
          <w:p w14:paraId="3EAABEE6">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2C7A433A">
            <w:pPr>
              <w:keepNext/>
              <w:spacing w:before="20" w:after="20" w:line="260" w:lineRule="exact"/>
              <w:ind w:left="0" w:leftChars="0" w:right="0" w:rightChars="0" w:firstLine="0" w:firstLineChars="0"/>
              <w:jc w:val="center"/>
            </w:pPr>
            <w:r>
              <w:rPr>
                <w:rFonts w:ascii="Times New Roman" w:hAnsi="Times New Roman" w:eastAsia="宋体"/>
                <w:b w:val="0"/>
                <w:sz w:val="18"/>
              </w:rPr>
              <w:t>15745.19</w:t>
            </w:r>
          </w:p>
        </w:tc>
      </w:tr>
      <w:tr w14:paraId="4730BF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05DB63">
            <w:pPr>
              <w:keepNext/>
              <w:spacing w:before="20" w:after="20" w:line="260" w:lineRule="exact"/>
              <w:ind w:left="0" w:leftChars="0" w:right="0" w:rightChars="0" w:firstLine="0" w:firstLineChars="0"/>
              <w:jc w:val="center"/>
            </w:pPr>
            <w:r>
              <w:rPr>
                <w:rFonts w:ascii="Times New Roman" w:hAnsi="Times New Roman" w:eastAsia="宋体"/>
                <w:b w:val="0"/>
                <w:sz w:val="18"/>
              </w:rPr>
              <w:t>2.75</w:t>
            </w:r>
          </w:p>
        </w:tc>
        <w:tc>
          <w:tcPr>
            <w:tcW w:w="1385" w:type="dxa"/>
            <w:tcMar>
              <w:left w:w="70" w:type="dxa"/>
              <w:right w:w="70" w:type="dxa"/>
            </w:tcMar>
            <w:vAlign w:val="center"/>
          </w:tcPr>
          <w:p w14:paraId="1E97512F">
            <w:pPr>
              <w:keepNext/>
              <w:spacing w:before="20" w:after="20" w:line="260" w:lineRule="exact"/>
              <w:ind w:left="0" w:leftChars="0" w:right="0" w:rightChars="0" w:firstLine="0" w:firstLineChars="0"/>
              <w:jc w:val="center"/>
            </w:pPr>
            <w:r>
              <w:rPr>
                <w:rFonts w:ascii="Times New Roman" w:hAnsi="Times New Roman" w:eastAsia="宋体"/>
                <w:b w:val="0"/>
                <w:sz w:val="18"/>
              </w:rPr>
              <w:t>786.00</w:t>
            </w:r>
          </w:p>
        </w:tc>
        <w:tc>
          <w:tcPr>
            <w:tcW w:w="1385" w:type="dxa"/>
            <w:tcMar>
              <w:left w:w="70" w:type="dxa"/>
              <w:right w:w="70" w:type="dxa"/>
            </w:tcMar>
            <w:vAlign w:val="center"/>
          </w:tcPr>
          <w:p w14:paraId="7FB9008E">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385" w:type="dxa"/>
            <w:tcMar>
              <w:left w:w="70" w:type="dxa"/>
              <w:right w:w="70" w:type="dxa"/>
            </w:tcMar>
            <w:vAlign w:val="center"/>
          </w:tcPr>
          <w:p w14:paraId="7F526ADA">
            <w:pPr>
              <w:keepNext/>
              <w:spacing w:before="20" w:after="20" w:line="260" w:lineRule="exact"/>
              <w:ind w:left="0" w:leftChars="0" w:right="0" w:rightChars="0" w:firstLine="0" w:firstLineChars="0"/>
              <w:jc w:val="center"/>
            </w:pPr>
            <w:r>
              <w:rPr>
                <w:rFonts w:ascii="Times New Roman" w:hAnsi="Times New Roman" w:eastAsia="宋体"/>
                <w:b w:val="0"/>
                <w:sz w:val="18"/>
              </w:rPr>
              <w:t>82.20</w:t>
            </w:r>
          </w:p>
        </w:tc>
        <w:tc>
          <w:tcPr>
            <w:tcW w:w="1385" w:type="dxa"/>
            <w:tcMar>
              <w:left w:w="70" w:type="dxa"/>
              <w:right w:w="70" w:type="dxa"/>
            </w:tcMar>
            <w:vAlign w:val="center"/>
          </w:tcPr>
          <w:p w14:paraId="1FD2B346">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0169A113">
            <w:pPr>
              <w:keepNext/>
              <w:spacing w:before="20" w:after="20" w:line="260" w:lineRule="exact"/>
              <w:ind w:left="0" w:leftChars="0" w:right="0" w:rightChars="0" w:firstLine="0" w:firstLineChars="0"/>
              <w:jc w:val="center"/>
            </w:pPr>
            <w:r>
              <w:rPr>
                <w:rFonts w:ascii="Times New Roman" w:hAnsi="Times New Roman" w:eastAsia="宋体"/>
                <w:b w:val="0"/>
                <w:sz w:val="18"/>
              </w:rPr>
              <w:t>29449.91</w:t>
            </w:r>
          </w:p>
        </w:tc>
      </w:tr>
      <w:tr w14:paraId="6F4424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0BCE9BD">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047B5E28">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5206A315">
            <w:pPr>
              <w:keepNext w:val="0"/>
              <w:spacing w:before="20" w:after="20" w:line="260" w:lineRule="exact"/>
              <w:ind w:left="0" w:leftChars="0" w:right="0" w:rightChars="0" w:firstLine="0" w:firstLineChars="0"/>
              <w:jc w:val="center"/>
            </w:pPr>
            <w:r>
              <w:rPr>
                <w:rFonts w:ascii="Times New Roman" w:hAnsi="Times New Roman" w:eastAsia="宋体"/>
                <w:b w:val="0"/>
                <w:sz w:val="18"/>
              </w:rPr>
              <w:t>2.80</w:t>
            </w:r>
          </w:p>
        </w:tc>
        <w:tc>
          <w:tcPr>
            <w:tcW w:w="1385" w:type="dxa"/>
            <w:tcMar>
              <w:left w:w="70" w:type="dxa"/>
              <w:right w:w="70" w:type="dxa"/>
            </w:tcMar>
            <w:vAlign w:val="center"/>
          </w:tcPr>
          <w:p w14:paraId="5D5558EE">
            <w:pPr>
              <w:keepNext w:val="0"/>
              <w:spacing w:before="20" w:after="20" w:line="260" w:lineRule="exact"/>
              <w:ind w:left="0" w:leftChars="0" w:right="0" w:rightChars="0" w:firstLine="0" w:firstLineChars="0"/>
              <w:jc w:val="center"/>
            </w:pPr>
            <w:r>
              <w:rPr>
                <w:rFonts w:ascii="Times New Roman" w:hAnsi="Times New Roman" w:eastAsia="宋体"/>
                <w:b w:val="0"/>
                <w:sz w:val="18"/>
              </w:rPr>
              <w:t>129.20</w:t>
            </w:r>
          </w:p>
        </w:tc>
        <w:tc>
          <w:tcPr>
            <w:tcW w:w="1385" w:type="dxa"/>
            <w:tcMar>
              <w:left w:w="70" w:type="dxa"/>
              <w:right w:w="70" w:type="dxa"/>
            </w:tcMar>
            <w:vAlign w:val="center"/>
          </w:tcPr>
          <w:p w14:paraId="4E4EC08C">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48DAF733">
            <w:pPr>
              <w:keepNext w:val="0"/>
              <w:spacing w:before="20" w:after="20" w:line="260" w:lineRule="exact"/>
              <w:ind w:left="0" w:leftChars="0" w:right="0" w:rightChars="0" w:firstLine="0" w:firstLineChars="0"/>
              <w:jc w:val="center"/>
            </w:pPr>
            <w:r>
              <w:rPr>
                <w:rFonts w:ascii="Times New Roman" w:hAnsi="Times New Roman" w:eastAsia="宋体"/>
                <w:b w:val="0"/>
                <w:sz w:val="18"/>
              </w:rPr>
              <w:t>40296.03</w:t>
            </w:r>
          </w:p>
        </w:tc>
      </w:tr>
    </w:tbl>
    <w:p w14:paraId="5540EF79">
      <w:pPr>
        <w:pStyle w:val="2"/>
        <w:widowControl/>
        <w:spacing w:before="0" w:after="0" w:line="348" w:lineRule="exact"/>
        <w:ind w:firstLine="480"/>
        <w:jc w:val="both"/>
      </w:pPr>
      <w:r>
        <w:rPr>
          <w:rFonts w:ascii="Times New Roman" w:hAnsi="Times New Roman" w:eastAsia="方正仿宋_GBK"/>
          <w:b w:val="0"/>
          <w:sz w:val="24"/>
        </w:rPr>
        <w:t>注：0～1.50合并表示该范围内步长0.25的采样节点采用相同方案。</w:t>
      </w:r>
    </w:p>
    <w:p w14:paraId="1F1CD682">
      <w:pPr>
        <w:pStyle w:val="2"/>
        <w:widowControl/>
        <w:spacing w:before="0" w:after="0" w:line="348" w:lineRule="exact"/>
        <w:ind w:firstLine="480"/>
        <w:jc w:val="both"/>
      </w:pPr>
      <w:r>
        <w:rPr>
          <w:rFonts w:ascii="Times New Roman" w:hAnsi="Times New Roman" w:eastAsia="方正仿宋_GBK"/>
          <w:b w:val="0"/>
          <w:sz w:val="24"/>
        </w:rPr>
        <w:t>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14:paraId="329E2EEF">
      <w:pPr>
        <w:pStyle w:val="2"/>
        <w:widowControl/>
        <w:spacing w:before="0" w:after="0" w:line="348" w:lineRule="exact"/>
        <w:ind w:firstLine="480"/>
        <w:jc w:val="both"/>
      </w:pPr>
      <w:r>
        <w:rPr>
          <w:rFonts w:ascii="Times New Roman" w:hAnsi="Times New Roman" w:eastAsia="方正仿宋_GBK"/>
          <w:b w:val="0"/>
          <w:sz w:val="24"/>
        </w:rPr>
        <w:t>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14:paraId="5622D84C">
      <w:pPr>
        <w:pStyle w:val="2"/>
        <w:widowControl/>
        <w:spacing w:before="0" w:after="0" w:line="348" w:lineRule="exact"/>
        <w:ind w:firstLine="480"/>
        <w:jc w:val="both"/>
      </w:pPr>
      <w:r>
        <w:rPr>
          <w:rFonts w:ascii="Times New Roman" w:hAnsi="Times New Roman" w:eastAsia="方正仿宋_GBK"/>
          <w:b w:val="0"/>
          <w:sz w:val="24"/>
        </w:rPr>
        <w:t>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14:paraId="393FB03E">
      <w:pPr>
        <w:pStyle w:val="2"/>
        <w:keepNext/>
        <w:spacing w:before="120" w:after="0" w:line="240" w:lineRule="auto"/>
        <w:ind w:left="0" w:leftChars="0" w:right="0" w:rightChars="0" w:firstLine="0" w:firstLineChars="0"/>
        <w:jc w:val="center"/>
      </w:pPr>
      <w:r>
        <w:drawing>
          <wp:inline distT="0" distB="0" distL="114300" distR="114300">
            <wp:extent cx="5120640" cy="4744085"/>
            <wp:effectExtent l="0" t="0" r="0" b="0"/>
            <wp:docPr id="7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pic:cNvPicPr>
                      <a:picLocks noChangeAspect="1" noChangeArrowheads="1"/>
                    </pic:cNvPicPr>
                  </pic:nvPicPr>
                  <pic:blipFill>
                    <a:blip r:embed="rId50"/>
                    <a:stretch>
                      <a:fillRect/>
                    </a:stretch>
                  </pic:blipFill>
                  <pic:spPr>
                    <a:xfrm>
                      <a:off x="0" y="0"/>
                      <a:ext cx="5120640" cy="4744122"/>
                    </a:xfrm>
                    <a:prstGeom prst="rect">
                      <a:avLst/>
                    </a:prstGeom>
                    <a:noFill/>
                    <a:ln w="9525">
                      <a:noFill/>
                    </a:ln>
                  </pic:spPr>
                </pic:pic>
              </a:graphicData>
            </a:graphic>
          </wp:inline>
        </w:drawing>
      </w:r>
    </w:p>
    <w:p w14:paraId="363DF8A9">
      <w:pPr>
        <w:pStyle w:val="2"/>
        <w:spacing w:before="60" w:after="120" w:line="280" w:lineRule="exact"/>
        <w:ind w:left="0" w:leftChars="0" w:right="0" w:rightChars="0" w:firstLine="0" w:firstLineChars="0"/>
        <w:jc w:val="center"/>
      </w:pPr>
      <w:r>
        <w:rPr>
          <w:rFonts w:ascii="Times New Roman" w:hAnsi="Times New Roman" w:eastAsia="宋体"/>
          <w:b w:val="0"/>
          <w:sz w:val="21"/>
        </w:rPr>
        <w:t>图5-15 完整装机渗透率序列对应的主变与储能配置</w:t>
      </w:r>
    </w:p>
    <w:p w14:paraId="104F662D">
      <w:pPr>
        <w:pStyle w:val="5"/>
        <w:keepNext/>
        <w:numPr>
          <w:ilvl w:val="0"/>
          <w:numId w:val="0"/>
        </w:numPr>
        <w:spacing w:before="160" w:after="120" w:line="390" w:lineRule="exact"/>
        <w:ind w:firstLine="0"/>
      </w:pPr>
      <w:bookmarkStart w:id="262" w:name="年最大净负荷平均增长率与容量储备消耗"/>
      <w:r>
        <w:rPr>
          <w:rFonts w:ascii="Times New Roman" w:hAnsi="Times New Roman" w:eastAsia="方正仿宋_GBK"/>
          <w:b/>
          <w:sz w:val="26"/>
        </w:rPr>
        <w:t>5.6.6 年最大净负荷平均增长率与容量储备消耗</w:t>
      </w:r>
      <w:bookmarkEnd w:id="262"/>
    </w:p>
    <w:p w14:paraId="3FABA686">
      <w:pPr>
        <w:pStyle w:val="115"/>
        <w:widowControl/>
        <w:spacing w:before="0" w:after="0" w:line="348" w:lineRule="exact"/>
        <w:ind w:firstLine="480"/>
        <w:jc w:val="both"/>
      </w:pPr>
      <w:r>
        <w:rPr>
          <w:rFonts w:ascii="Times New Roman" w:hAnsi="Times New Roman" w:eastAsia="方正仿宋_GBK"/>
          <w:b w:val="0"/>
          <w:sz w:val="24"/>
        </w:rPr>
        <w:t>固定装机渗透率1.50、电缆长度占比10%、初始转供率40%及负荷分散系数1.10，比较锁定库中相应的八个增长节点。</w:t>
      </w:r>
    </w:p>
    <w:p w14:paraId="1C05A930">
      <w:pPr>
        <w:pStyle w:val="2"/>
        <w:keepNext/>
        <w:spacing w:before="120" w:after="80" w:line="280" w:lineRule="exact"/>
        <w:ind w:firstLine="0"/>
        <w:jc w:val="center"/>
      </w:pPr>
      <w:r>
        <w:rPr>
          <w:rFonts w:ascii="Times New Roman" w:hAnsi="Times New Roman" w:eastAsia="宋体"/>
          <w:b w:val="0"/>
          <w:sz w:val="21"/>
        </w:rPr>
        <w:t>表5-79 年最大净负荷平均增长率对应的容量及工程变化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E9B44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AC477EC">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040A15C2">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49A90232">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4C400C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72023C1">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045E4A3D">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DA9B3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A0845E6">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0FB1F9FD">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6A9492D">
            <w:pPr>
              <w:keepNext/>
              <w:spacing w:before="20" w:after="20" w:line="260" w:lineRule="exact"/>
              <w:ind w:left="0" w:leftChars="0" w:right="0" w:rightChars="0" w:firstLine="0" w:firstLineChars="0"/>
              <w:jc w:val="center"/>
            </w:pPr>
            <w:r>
              <w:rPr>
                <w:rFonts w:ascii="Times New Roman" w:hAnsi="Times New Roman" w:eastAsia="宋体"/>
                <w:b w:val="0"/>
                <w:sz w:val="18"/>
              </w:rPr>
              <w:t>2.20</w:t>
            </w:r>
          </w:p>
        </w:tc>
        <w:tc>
          <w:tcPr>
            <w:tcW w:w="1385" w:type="dxa"/>
            <w:tcMar>
              <w:left w:w="70" w:type="dxa"/>
              <w:right w:w="70" w:type="dxa"/>
            </w:tcMar>
            <w:vAlign w:val="center"/>
          </w:tcPr>
          <w:p w14:paraId="576534F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83FD7C0">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4DA7516B">
            <w:pPr>
              <w:keepNext/>
              <w:spacing w:before="20" w:after="20" w:line="260" w:lineRule="exact"/>
              <w:ind w:left="0" w:leftChars="0" w:right="0" w:rightChars="0" w:firstLine="0" w:firstLineChars="0"/>
              <w:jc w:val="center"/>
            </w:pPr>
            <w:r>
              <w:rPr>
                <w:rFonts w:ascii="Times New Roman" w:hAnsi="Times New Roman" w:eastAsia="宋体"/>
                <w:b w:val="0"/>
                <w:sz w:val="18"/>
              </w:rPr>
              <w:t>1379.91</w:t>
            </w:r>
          </w:p>
        </w:tc>
      </w:tr>
      <w:tr w14:paraId="1B509A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EEFB0F">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F7D8276">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05FE43E9">
            <w:pPr>
              <w:keepNext/>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385" w:type="dxa"/>
            <w:tcMar>
              <w:left w:w="70" w:type="dxa"/>
              <w:right w:w="70" w:type="dxa"/>
            </w:tcMar>
            <w:vAlign w:val="center"/>
          </w:tcPr>
          <w:p w14:paraId="251BD9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4D9E96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8BB4D1F">
            <w:pPr>
              <w:keepNext/>
              <w:spacing w:before="20" w:after="20" w:line="260" w:lineRule="exact"/>
              <w:ind w:left="0" w:leftChars="0" w:right="0" w:rightChars="0" w:firstLine="0" w:firstLineChars="0"/>
              <w:jc w:val="center"/>
            </w:pPr>
            <w:r>
              <w:rPr>
                <w:rFonts w:ascii="Times New Roman" w:hAnsi="Times New Roman" w:eastAsia="宋体"/>
                <w:b w:val="0"/>
                <w:sz w:val="18"/>
              </w:rPr>
              <w:t>1621.57</w:t>
            </w:r>
          </w:p>
        </w:tc>
      </w:tr>
      <w:tr w14:paraId="0AF079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23D59BD">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A0F5CC9">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0612ECBC">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625B0D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AB8D6BD">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3659020B">
            <w:pPr>
              <w:keepNext/>
              <w:spacing w:before="20" w:after="20" w:line="260" w:lineRule="exact"/>
              <w:ind w:left="0" w:leftChars="0" w:right="0" w:rightChars="0" w:firstLine="0" w:firstLineChars="0"/>
              <w:jc w:val="center"/>
            </w:pPr>
            <w:r>
              <w:rPr>
                <w:rFonts w:ascii="Times New Roman" w:hAnsi="Times New Roman" w:eastAsia="宋体"/>
                <w:b w:val="0"/>
                <w:sz w:val="18"/>
              </w:rPr>
              <w:t>1742.40</w:t>
            </w:r>
          </w:p>
        </w:tc>
      </w:tr>
      <w:tr w14:paraId="2B1359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D88441">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7165CA2D">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8673EAD">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1B0FE9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205DDB9">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4DC49B31">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7F8450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EF1F8CA">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039BF576">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59C90084">
            <w:pPr>
              <w:keepNext/>
              <w:spacing w:before="20" w:after="20" w:line="260" w:lineRule="exact"/>
              <w:ind w:left="0" w:leftChars="0" w:right="0" w:rightChars="0" w:firstLine="0" w:firstLineChars="0"/>
              <w:jc w:val="center"/>
            </w:pPr>
            <w:r>
              <w:rPr>
                <w:rFonts w:ascii="Times New Roman" w:hAnsi="Times New Roman" w:eastAsia="宋体"/>
                <w:b w:val="0"/>
                <w:sz w:val="18"/>
              </w:rPr>
              <w:t>1.78</w:t>
            </w:r>
          </w:p>
        </w:tc>
        <w:tc>
          <w:tcPr>
            <w:tcW w:w="1385" w:type="dxa"/>
            <w:tcMar>
              <w:left w:w="70" w:type="dxa"/>
              <w:right w:w="70" w:type="dxa"/>
            </w:tcMar>
            <w:vAlign w:val="center"/>
          </w:tcPr>
          <w:p w14:paraId="0FD0B586">
            <w:pPr>
              <w:keepNext/>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385" w:type="dxa"/>
            <w:tcMar>
              <w:left w:w="70" w:type="dxa"/>
              <w:right w:w="70" w:type="dxa"/>
            </w:tcMar>
            <w:vAlign w:val="center"/>
          </w:tcPr>
          <w:p w14:paraId="3F2E2726">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66591277">
            <w:pPr>
              <w:keepNext/>
              <w:spacing w:before="20" w:after="20" w:line="260" w:lineRule="exact"/>
              <w:ind w:left="0" w:leftChars="0" w:right="0" w:rightChars="0" w:firstLine="0" w:firstLineChars="0"/>
              <w:jc w:val="center"/>
            </w:pPr>
            <w:r>
              <w:rPr>
                <w:rFonts w:ascii="Times New Roman" w:hAnsi="Times New Roman" w:eastAsia="宋体"/>
                <w:b w:val="0"/>
                <w:sz w:val="18"/>
              </w:rPr>
              <w:t>2390.00</w:t>
            </w:r>
          </w:p>
        </w:tc>
      </w:tr>
      <w:tr w14:paraId="281C4E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DC9A872">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031A8570">
            <w:pPr>
              <w:keepNext/>
              <w:spacing w:before="20" w:after="20" w:line="260" w:lineRule="exact"/>
              <w:ind w:left="0" w:leftChars="0" w:right="0" w:rightChars="0"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78EFFF22">
            <w:pPr>
              <w:keepNext/>
              <w:spacing w:before="20" w:after="20" w:line="260" w:lineRule="exact"/>
              <w:ind w:left="0" w:leftChars="0" w:right="0" w:rightChars="0" w:firstLine="0" w:firstLineChars="0"/>
              <w:jc w:val="center"/>
            </w:pPr>
            <w:r>
              <w:rPr>
                <w:rFonts w:ascii="Times New Roman" w:hAnsi="Times New Roman" w:eastAsia="宋体"/>
                <w:b w:val="0"/>
                <w:sz w:val="18"/>
              </w:rPr>
              <w:t>1.83</w:t>
            </w:r>
          </w:p>
        </w:tc>
        <w:tc>
          <w:tcPr>
            <w:tcW w:w="1385" w:type="dxa"/>
            <w:tcMar>
              <w:left w:w="70" w:type="dxa"/>
              <w:right w:w="70" w:type="dxa"/>
            </w:tcMar>
            <w:vAlign w:val="center"/>
          </w:tcPr>
          <w:p w14:paraId="0DC3E9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BDFB3D6">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6BCD7E1E">
            <w:pPr>
              <w:keepNext/>
              <w:spacing w:before="20" w:after="20" w:line="260" w:lineRule="exact"/>
              <w:ind w:left="0" w:leftChars="0" w:right="0" w:rightChars="0" w:firstLine="0" w:firstLineChars="0"/>
              <w:jc w:val="center"/>
            </w:pPr>
            <w:r>
              <w:rPr>
                <w:rFonts w:ascii="Times New Roman" w:hAnsi="Times New Roman" w:eastAsia="宋体"/>
                <w:b w:val="0"/>
                <w:sz w:val="18"/>
              </w:rPr>
              <w:t>3726.46</w:t>
            </w:r>
          </w:p>
        </w:tc>
      </w:tr>
      <w:tr w14:paraId="1DBE244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D30105">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3932B461">
            <w:pPr>
              <w:keepNext/>
              <w:spacing w:before="20" w:after="20" w:line="260" w:lineRule="exact"/>
              <w:ind w:left="0" w:leftChars="0" w:right="0" w:rightChars="0" w:firstLine="0" w:firstLineChars="0"/>
              <w:jc w:val="center"/>
            </w:pPr>
            <w:r>
              <w:rPr>
                <w:rFonts w:ascii="Times New Roman" w:hAnsi="Times New Roman" w:eastAsia="宋体"/>
                <w:b w:val="0"/>
                <w:sz w:val="18"/>
              </w:rPr>
              <w:t>650.00</w:t>
            </w:r>
          </w:p>
        </w:tc>
        <w:tc>
          <w:tcPr>
            <w:tcW w:w="1385" w:type="dxa"/>
            <w:tcMar>
              <w:left w:w="70" w:type="dxa"/>
              <w:right w:w="70" w:type="dxa"/>
            </w:tcMar>
            <w:vAlign w:val="center"/>
          </w:tcPr>
          <w:p w14:paraId="69F45E1A">
            <w:pPr>
              <w:keepNext/>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385" w:type="dxa"/>
            <w:tcMar>
              <w:left w:w="70" w:type="dxa"/>
              <w:right w:w="70" w:type="dxa"/>
            </w:tcMar>
            <w:vAlign w:val="center"/>
          </w:tcPr>
          <w:p w14:paraId="43D0910D">
            <w:pPr>
              <w:keepNext/>
              <w:spacing w:before="20" w:after="20" w:line="260" w:lineRule="exact"/>
              <w:ind w:left="0" w:leftChars="0" w:right="0" w:rightChars="0" w:firstLine="0" w:firstLineChars="0"/>
              <w:jc w:val="center"/>
            </w:pPr>
            <w:r>
              <w:rPr>
                <w:rFonts w:ascii="Times New Roman" w:hAnsi="Times New Roman" w:eastAsia="宋体"/>
                <w:b w:val="0"/>
                <w:sz w:val="18"/>
              </w:rPr>
              <w:t>5.60</w:t>
            </w:r>
          </w:p>
        </w:tc>
        <w:tc>
          <w:tcPr>
            <w:tcW w:w="1385" w:type="dxa"/>
            <w:tcMar>
              <w:left w:w="70" w:type="dxa"/>
              <w:right w:w="70" w:type="dxa"/>
            </w:tcMar>
            <w:vAlign w:val="center"/>
          </w:tcPr>
          <w:p w14:paraId="0256C0FD">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42EADD5">
            <w:pPr>
              <w:keepNext/>
              <w:spacing w:before="20" w:after="20" w:line="260" w:lineRule="exact"/>
              <w:ind w:left="0" w:leftChars="0" w:right="0" w:rightChars="0" w:firstLine="0" w:firstLineChars="0"/>
              <w:jc w:val="center"/>
            </w:pPr>
            <w:r>
              <w:rPr>
                <w:rFonts w:ascii="Times New Roman" w:hAnsi="Times New Roman" w:eastAsia="宋体"/>
                <w:b w:val="0"/>
                <w:sz w:val="18"/>
              </w:rPr>
              <w:t>6564.58</w:t>
            </w:r>
          </w:p>
        </w:tc>
      </w:tr>
      <w:tr w14:paraId="147A2E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6D8BA5A">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59A096C9">
            <w:pPr>
              <w:keepNext w:val="0"/>
              <w:spacing w:before="20" w:after="20" w:line="260" w:lineRule="exact"/>
              <w:ind w:left="0" w:leftChars="0" w:right="0" w:rightChars="0" w:firstLine="0" w:firstLineChars="0"/>
              <w:jc w:val="center"/>
            </w:pPr>
            <w:r>
              <w:rPr>
                <w:rFonts w:ascii="Times New Roman" w:hAnsi="Times New Roman" w:eastAsia="宋体"/>
                <w:b w:val="0"/>
                <w:sz w:val="18"/>
              </w:rPr>
              <w:t>676.00</w:t>
            </w:r>
          </w:p>
        </w:tc>
        <w:tc>
          <w:tcPr>
            <w:tcW w:w="1385" w:type="dxa"/>
            <w:tcMar>
              <w:left w:w="70" w:type="dxa"/>
              <w:right w:w="70" w:type="dxa"/>
            </w:tcMar>
            <w:vAlign w:val="center"/>
          </w:tcPr>
          <w:p w14:paraId="0F15FF6F">
            <w:pPr>
              <w:keepNext w:val="0"/>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385" w:type="dxa"/>
            <w:tcMar>
              <w:left w:w="70" w:type="dxa"/>
              <w:right w:w="70" w:type="dxa"/>
            </w:tcMar>
            <w:vAlign w:val="center"/>
          </w:tcPr>
          <w:p w14:paraId="3CE33EC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8428C57">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00ABB12C">
            <w:pPr>
              <w:keepNext w:val="0"/>
              <w:spacing w:before="20" w:after="20" w:line="260" w:lineRule="exact"/>
              <w:ind w:left="0" w:leftChars="0" w:right="0" w:rightChars="0" w:firstLine="0" w:firstLineChars="0"/>
              <w:jc w:val="center"/>
            </w:pPr>
            <w:r>
              <w:rPr>
                <w:rFonts w:ascii="Times New Roman" w:hAnsi="Times New Roman" w:eastAsia="宋体"/>
                <w:b w:val="0"/>
                <w:sz w:val="18"/>
              </w:rPr>
              <w:t>7704.18</w:t>
            </w:r>
          </w:p>
        </w:tc>
      </w:tr>
    </w:tbl>
    <w:p w14:paraId="645DFEE7">
      <w:pPr>
        <w:pStyle w:val="2"/>
        <w:widowControl/>
        <w:spacing w:before="0" w:after="0" w:line="348" w:lineRule="exact"/>
        <w:ind w:firstLine="480"/>
        <w:jc w:val="both"/>
      </w:pPr>
      <w:r>
        <w:rPr>
          <w:rFonts w:ascii="Times New Roman" w:hAnsi="Times New Roman" w:eastAsia="方正仿宋_GBK"/>
          <w:b w:val="0"/>
          <w:sz w:val="24"/>
        </w:rPr>
        <w:t>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14:paraId="53E99C36">
      <w:pPr>
        <w:pStyle w:val="2"/>
        <w:widowControl/>
        <w:spacing w:before="0" w:after="0" w:line="348" w:lineRule="exact"/>
        <w:ind w:firstLine="480"/>
        <w:jc w:val="both"/>
      </w:pPr>
      <w:r>
        <w:rPr>
          <w:rFonts w:ascii="Times New Roman" w:hAnsi="Times New Roman" w:eastAsia="方正仿宋_GBK"/>
          <w:b w:val="0"/>
          <w:sz w:val="24"/>
        </w:rPr>
        <w:t>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14:paraId="03F2457D">
      <w:pPr>
        <w:pStyle w:val="2"/>
        <w:widowControl/>
        <w:spacing w:before="0" w:after="0" w:line="348" w:lineRule="exact"/>
        <w:ind w:firstLine="480"/>
        <w:jc w:val="both"/>
      </w:pPr>
      <w:r>
        <w:rPr>
          <w:rFonts w:ascii="Times New Roman" w:hAnsi="Times New Roman" w:eastAsia="方正仿宋_GBK"/>
          <w:b w:val="0"/>
          <w:sz w:val="24"/>
        </w:rPr>
        <w:t>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14:paraId="726D4000">
      <w:pPr>
        <w:pStyle w:val="2"/>
        <w:keepNext/>
        <w:spacing w:before="120" w:after="0" w:line="240" w:lineRule="auto"/>
        <w:ind w:left="0" w:leftChars="0" w:right="0" w:rightChars="0" w:firstLine="0" w:firstLineChars="0"/>
        <w:jc w:val="center"/>
      </w:pPr>
      <w:r>
        <w:drawing>
          <wp:inline distT="0" distB="0" distL="114300" distR="114300">
            <wp:extent cx="5120640" cy="4744085"/>
            <wp:effectExtent l="0" t="0" r="0" b="0"/>
            <wp:docPr id="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pic:cNvPicPr>
                      <a:picLocks noChangeAspect="1" noChangeArrowheads="1"/>
                    </pic:cNvPicPr>
                  </pic:nvPicPr>
                  <pic:blipFill>
                    <a:blip r:embed="rId51"/>
                    <a:stretch>
                      <a:fillRect/>
                    </a:stretch>
                  </pic:blipFill>
                  <pic:spPr>
                    <a:xfrm>
                      <a:off x="0" y="0"/>
                      <a:ext cx="5120640" cy="4744122"/>
                    </a:xfrm>
                    <a:prstGeom prst="rect">
                      <a:avLst/>
                    </a:prstGeom>
                    <a:noFill/>
                    <a:ln w="9525">
                      <a:noFill/>
                    </a:ln>
                  </pic:spPr>
                </pic:pic>
              </a:graphicData>
            </a:graphic>
          </wp:inline>
        </w:drawing>
      </w:r>
    </w:p>
    <w:p w14:paraId="569E7129">
      <w:pPr>
        <w:pStyle w:val="2"/>
        <w:spacing w:before="60" w:after="120" w:line="280" w:lineRule="exact"/>
        <w:ind w:left="0" w:leftChars="0" w:right="0" w:rightChars="0" w:firstLine="0" w:firstLineChars="0"/>
        <w:jc w:val="center"/>
      </w:pPr>
      <w:r>
        <w:rPr>
          <w:rFonts w:ascii="Times New Roman" w:hAnsi="Times New Roman" w:eastAsia="宋体"/>
          <w:b w:val="0"/>
          <w:sz w:val="21"/>
        </w:rPr>
        <w:t>图5-16 年最大净负荷平均增长率与规划负荷、容量及容载比</w:t>
      </w:r>
    </w:p>
    <w:p w14:paraId="533E646B">
      <w:pPr>
        <w:pStyle w:val="5"/>
        <w:keepNext/>
        <w:numPr>
          <w:ilvl w:val="0"/>
          <w:numId w:val="0"/>
        </w:numPr>
        <w:spacing w:before="160" w:after="120" w:line="390" w:lineRule="exact"/>
        <w:ind w:firstLine="0"/>
      </w:pPr>
      <w:bookmarkStart w:id="263" w:name="电缆长度占比与联络主变替代"/>
      <w:r>
        <w:rPr>
          <w:rFonts w:ascii="Times New Roman" w:hAnsi="Times New Roman" w:eastAsia="方正仿宋_GBK"/>
          <w:b/>
          <w:sz w:val="26"/>
        </w:rPr>
        <w:t>5.6.7 电缆长度占比与联络、主变替代</w:t>
      </w:r>
      <w:bookmarkEnd w:id="263"/>
    </w:p>
    <w:p w14:paraId="028062F8">
      <w:pPr>
        <w:pStyle w:val="115"/>
        <w:widowControl/>
        <w:spacing w:before="0" w:after="0" w:line="348" w:lineRule="exact"/>
        <w:ind w:firstLine="480"/>
        <w:jc w:val="both"/>
      </w:pPr>
      <w:r>
        <w:rPr>
          <w:rFonts w:ascii="Times New Roman" w:hAnsi="Times New Roman" w:eastAsia="方正仿宋_GBK"/>
          <w:b w:val="0"/>
          <w:sz w:val="24"/>
        </w:rPr>
        <w:t>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14:paraId="293BC4ED">
      <w:pPr>
        <w:pStyle w:val="2"/>
        <w:keepNext/>
        <w:spacing w:before="120" w:after="80" w:line="280" w:lineRule="exact"/>
        <w:ind w:firstLine="0"/>
        <w:jc w:val="center"/>
      </w:pPr>
      <w:r>
        <w:rPr>
          <w:rFonts w:ascii="Times New Roman" w:hAnsi="Times New Roman" w:eastAsia="宋体"/>
          <w:b w:val="0"/>
          <w:sz w:val="21"/>
        </w:rPr>
        <w:t>表5-80 电缆长度占比对应的造价与设备切换</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9A59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BEBEF47">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3AA32192">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0B3A1E38">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AB8EDC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AE9191D">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370DFF00">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8D758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98A1020">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A038408">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2CBA280A">
            <w:pPr>
              <w:keepNext/>
              <w:spacing w:before="20" w:after="20" w:line="260" w:lineRule="exact"/>
              <w:ind w:left="0" w:leftChars="0" w:right="0" w:rightChars="0" w:firstLine="0" w:firstLineChars="0"/>
              <w:jc w:val="center"/>
            </w:pPr>
            <w:r>
              <w:rPr>
                <w:rFonts w:ascii="Times New Roman" w:hAnsi="Times New Roman" w:eastAsia="宋体"/>
                <w:b w:val="0"/>
                <w:sz w:val="18"/>
              </w:rPr>
              <w:t>2.29</w:t>
            </w:r>
          </w:p>
        </w:tc>
        <w:tc>
          <w:tcPr>
            <w:tcW w:w="1385" w:type="dxa"/>
            <w:tcMar>
              <w:left w:w="70" w:type="dxa"/>
              <w:right w:w="70" w:type="dxa"/>
            </w:tcMar>
            <w:vAlign w:val="center"/>
          </w:tcPr>
          <w:p w14:paraId="08E4FD9F">
            <w:pPr>
              <w:keepNext/>
              <w:spacing w:before="20" w:after="20" w:line="260" w:lineRule="exact"/>
              <w:ind w:left="0" w:leftChars="0" w:right="0" w:rightChars="0" w:firstLine="0" w:firstLineChars="0"/>
              <w:jc w:val="center"/>
            </w:pPr>
            <w:r>
              <w:rPr>
                <w:rFonts w:ascii="Times New Roman" w:hAnsi="Times New Roman" w:eastAsia="宋体"/>
                <w:b w:val="0"/>
                <w:sz w:val="18"/>
              </w:rPr>
              <w:t>61.20</w:t>
            </w:r>
          </w:p>
        </w:tc>
        <w:tc>
          <w:tcPr>
            <w:tcW w:w="1385" w:type="dxa"/>
            <w:tcMar>
              <w:left w:w="70" w:type="dxa"/>
              <w:right w:w="70" w:type="dxa"/>
            </w:tcMar>
            <w:vAlign w:val="center"/>
          </w:tcPr>
          <w:p w14:paraId="55DD566D">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75BD6803">
            <w:pPr>
              <w:keepNext/>
              <w:spacing w:before="20" w:after="20" w:line="260" w:lineRule="exact"/>
              <w:ind w:left="0" w:leftChars="0" w:right="0" w:rightChars="0" w:firstLine="0" w:firstLineChars="0"/>
              <w:jc w:val="center"/>
            </w:pPr>
            <w:r>
              <w:rPr>
                <w:rFonts w:ascii="Times New Roman" w:hAnsi="Times New Roman" w:eastAsia="宋体"/>
                <w:b w:val="0"/>
                <w:sz w:val="18"/>
              </w:rPr>
              <w:t>21635.12</w:t>
            </w:r>
          </w:p>
        </w:tc>
      </w:tr>
      <w:tr w14:paraId="490BC5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10AD89">
            <w:pPr>
              <w:keepNext/>
              <w:spacing w:before="20" w:after="20" w:line="260" w:lineRule="exact"/>
              <w:ind w:left="0" w:leftChars="0" w:right="0" w:rightChars="0" w:firstLine="0" w:firstLineChars="0"/>
              <w:jc w:val="center"/>
            </w:pPr>
            <w:r>
              <w:rPr>
                <w:rFonts w:ascii="Times New Roman" w:hAnsi="Times New Roman" w:eastAsia="宋体"/>
                <w:b w:val="0"/>
                <w:sz w:val="18"/>
              </w:rPr>
              <w:t>30%、50%</w:t>
            </w:r>
          </w:p>
        </w:tc>
        <w:tc>
          <w:tcPr>
            <w:tcW w:w="1385" w:type="dxa"/>
            <w:tcMar>
              <w:left w:w="70" w:type="dxa"/>
              <w:right w:w="70" w:type="dxa"/>
            </w:tcMar>
            <w:vAlign w:val="center"/>
          </w:tcPr>
          <w:p w14:paraId="3A27A846">
            <w:pPr>
              <w:keepNext/>
              <w:spacing w:before="20" w:after="20" w:line="260" w:lineRule="exact"/>
              <w:ind w:left="0" w:leftChars="0" w:right="0" w:rightChars="0" w:firstLine="0" w:firstLineChars="0"/>
              <w:jc w:val="center"/>
            </w:pPr>
            <w:r>
              <w:rPr>
                <w:rFonts w:ascii="Times New Roman" w:hAnsi="Times New Roman" w:eastAsia="宋体"/>
                <w:b w:val="0"/>
                <w:sz w:val="18"/>
              </w:rPr>
              <w:t>760.00</w:t>
            </w:r>
          </w:p>
        </w:tc>
        <w:tc>
          <w:tcPr>
            <w:tcW w:w="1385" w:type="dxa"/>
            <w:tcMar>
              <w:left w:w="70" w:type="dxa"/>
              <w:right w:w="70" w:type="dxa"/>
            </w:tcMar>
            <w:vAlign w:val="center"/>
          </w:tcPr>
          <w:p w14:paraId="1FBAD0DE">
            <w:pPr>
              <w:keepNext/>
              <w:spacing w:before="20" w:after="20" w:line="260" w:lineRule="exact"/>
              <w:ind w:left="0" w:leftChars="0" w:right="0" w:rightChars="0" w:firstLine="0" w:firstLineChars="0"/>
              <w:jc w:val="center"/>
            </w:pPr>
            <w:r>
              <w:rPr>
                <w:rFonts w:ascii="Times New Roman" w:hAnsi="Times New Roman" w:eastAsia="宋体"/>
                <w:b w:val="0"/>
                <w:sz w:val="18"/>
              </w:rPr>
              <w:t>2.45</w:t>
            </w:r>
          </w:p>
        </w:tc>
        <w:tc>
          <w:tcPr>
            <w:tcW w:w="1385" w:type="dxa"/>
            <w:tcMar>
              <w:left w:w="70" w:type="dxa"/>
              <w:right w:w="70" w:type="dxa"/>
            </w:tcMar>
            <w:vAlign w:val="center"/>
          </w:tcPr>
          <w:p w14:paraId="270AF44F">
            <w:pPr>
              <w:keepNext/>
              <w:spacing w:before="20" w:after="20" w:line="260" w:lineRule="exact"/>
              <w:ind w:left="0" w:leftChars="0" w:right="0" w:rightChars="0" w:firstLine="0" w:firstLineChars="0"/>
              <w:jc w:val="center"/>
            </w:pPr>
            <w:r>
              <w:rPr>
                <w:rFonts w:ascii="Times New Roman" w:hAnsi="Times New Roman" w:eastAsia="宋体"/>
                <w:b w:val="0"/>
                <w:sz w:val="18"/>
              </w:rPr>
              <w:t>59.50</w:t>
            </w:r>
          </w:p>
        </w:tc>
        <w:tc>
          <w:tcPr>
            <w:tcW w:w="1385" w:type="dxa"/>
            <w:tcMar>
              <w:left w:w="70" w:type="dxa"/>
              <w:right w:w="70" w:type="dxa"/>
            </w:tcMar>
            <w:vAlign w:val="center"/>
          </w:tcPr>
          <w:p w14:paraId="49FFE698">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47F44D67">
            <w:pPr>
              <w:keepNext/>
              <w:spacing w:before="20" w:after="20" w:line="260" w:lineRule="exact"/>
              <w:ind w:left="0" w:leftChars="0" w:right="0" w:rightChars="0" w:firstLine="0" w:firstLineChars="0"/>
              <w:jc w:val="center"/>
            </w:pPr>
            <w:r>
              <w:rPr>
                <w:rFonts w:ascii="Times New Roman" w:hAnsi="Times New Roman" w:eastAsia="宋体"/>
                <w:b w:val="0"/>
                <w:sz w:val="18"/>
              </w:rPr>
              <w:t>22494.68～22947.79</w:t>
            </w:r>
          </w:p>
        </w:tc>
      </w:tr>
      <w:tr w14:paraId="7332F5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775E297">
            <w:pPr>
              <w:keepNext w:val="0"/>
              <w:spacing w:before="20" w:after="20" w:line="260" w:lineRule="exact"/>
              <w:ind w:left="0" w:leftChars="0" w:right="0" w:rightChars="0" w:firstLine="0" w:firstLineChars="0"/>
              <w:jc w:val="center"/>
            </w:pPr>
            <w:r>
              <w:rPr>
                <w:rFonts w:ascii="Times New Roman" w:hAnsi="Times New Roman" w:eastAsia="宋体"/>
                <w:b w:val="0"/>
                <w:sz w:val="18"/>
              </w:rPr>
              <w:t>80%、90%</w:t>
            </w:r>
          </w:p>
        </w:tc>
        <w:tc>
          <w:tcPr>
            <w:tcW w:w="1385" w:type="dxa"/>
            <w:tcMar>
              <w:left w:w="70" w:type="dxa"/>
              <w:right w:w="70" w:type="dxa"/>
            </w:tcMar>
            <w:vAlign w:val="center"/>
          </w:tcPr>
          <w:p w14:paraId="14E73CD4">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4150BC17">
            <w:pPr>
              <w:keepNext w:val="0"/>
              <w:spacing w:before="20" w:after="20" w:line="260" w:lineRule="exact"/>
              <w:ind w:left="0" w:leftChars="0" w:right="0" w:rightChars="0" w:firstLine="0" w:firstLineChars="0"/>
              <w:jc w:val="center"/>
            </w:pPr>
            <w:r>
              <w:rPr>
                <w:rFonts w:ascii="Times New Roman" w:hAnsi="Times New Roman" w:eastAsia="宋体"/>
                <w:b w:val="0"/>
                <w:sz w:val="18"/>
              </w:rPr>
              <w:t>2.65</w:t>
            </w:r>
          </w:p>
        </w:tc>
        <w:tc>
          <w:tcPr>
            <w:tcW w:w="1385" w:type="dxa"/>
            <w:tcMar>
              <w:left w:w="70" w:type="dxa"/>
              <w:right w:w="70" w:type="dxa"/>
            </w:tcMar>
            <w:vAlign w:val="center"/>
          </w:tcPr>
          <w:p w14:paraId="0F0CF21F">
            <w:pPr>
              <w:keepNext w:val="0"/>
              <w:spacing w:before="20" w:after="20" w:line="260" w:lineRule="exact"/>
              <w:ind w:left="0" w:leftChars="0" w:right="0" w:rightChars="0" w:firstLine="0" w:firstLineChars="0"/>
              <w:jc w:val="center"/>
            </w:pPr>
            <w:r>
              <w:rPr>
                <w:rFonts w:ascii="Times New Roman" w:hAnsi="Times New Roman" w:eastAsia="宋体"/>
                <w:b w:val="0"/>
                <w:sz w:val="18"/>
              </w:rPr>
              <w:t>49.40</w:t>
            </w:r>
          </w:p>
        </w:tc>
        <w:tc>
          <w:tcPr>
            <w:tcW w:w="1385" w:type="dxa"/>
            <w:tcMar>
              <w:left w:w="70" w:type="dxa"/>
              <w:right w:w="70" w:type="dxa"/>
            </w:tcMar>
            <w:vAlign w:val="center"/>
          </w:tcPr>
          <w:p w14:paraId="0B12A9F3">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A6FAF43">
            <w:pPr>
              <w:keepNext w:val="0"/>
              <w:spacing w:before="20" w:after="20" w:line="260" w:lineRule="exact"/>
              <w:ind w:left="0" w:leftChars="0" w:right="0" w:rightChars="0" w:firstLine="0" w:firstLineChars="0"/>
              <w:jc w:val="center"/>
            </w:pPr>
            <w:r>
              <w:rPr>
                <w:rFonts w:ascii="Times New Roman" w:hAnsi="Times New Roman" w:eastAsia="宋体"/>
                <w:b w:val="0"/>
                <w:sz w:val="18"/>
              </w:rPr>
              <w:t>23549.25～23685.18</w:t>
            </w:r>
          </w:p>
        </w:tc>
      </w:tr>
    </w:tbl>
    <w:p w14:paraId="09EC873C">
      <w:pPr>
        <w:pStyle w:val="2"/>
        <w:widowControl/>
        <w:spacing w:before="0" w:after="0" w:line="348" w:lineRule="exact"/>
        <w:ind w:firstLine="480"/>
        <w:jc w:val="both"/>
      </w:pPr>
      <w:r>
        <w:rPr>
          <w:rFonts w:ascii="Times New Roman" w:hAnsi="Times New Roman" w:eastAsia="方正仿宋_GBK"/>
          <w:b w:val="0"/>
          <w:sz w:val="24"/>
        </w:rPr>
        <w:t>注：同列多个电缆占比表示配置相同，费用范围对应所列采样节点。</w:t>
      </w:r>
    </w:p>
    <w:p w14:paraId="57A12E30">
      <w:pPr>
        <w:pStyle w:val="2"/>
        <w:widowControl/>
        <w:spacing w:before="0" w:after="0" w:line="348" w:lineRule="exact"/>
        <w:ind w:firstLine="480"/>
        <w:jc w:val="both"/>
      </w:pPr>
      <w:r>
        <w:rPr>
          <w:rFonts w:ascii="Times New Roman" w:hAnsi="Times New Roman" w:eastAsia="方正仿宋_GBK"/>
          <w:b w:val="0"/>
          <w:sz w:val="24"/>
        </w:rPr>
        <w:t>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14:paraId="3E59219B">
      <w:pPr>
        <w:pStyle w:val="2"/>
        <w:keepNext/>
        <w:spacing w:before="120" w:after="0" w:line="240" w:lineRule="auto"/>
        <w:ind w:left="0" w:leftChars="0" w:right="0" w:rightChars="0" w:firstLine="0" w:firstLineChars="0"/>
        <w:jc w:val="center"/>
      </w:pPr>
      <w:r>
        <w:drawing>
          <wp:inline distT="0" distB="0" distL="114300" distR="114300">
            <wp:extent cx="5120640" cy="5346065"/>
            <wp:effectExtent l="0" t="0" r="0" b="0"/>
            <wp:docPr id="7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pic:cNvPicPr>
                      <a:picLocks noChangeAspect="1" noChangeArrowheads="1"/>
                    </pic:cNvPicPr>
                  </pic:nvPicPr>
                  <pic:blipFill>
                    <a:blip r:embed="rId52"/>
                    <a:stretch>
                      <a:fillRect/>
                    </a:stretch>
                  </pic:blipFill>
                  <pic:spPr>
                    <a:xfrm>
                      <a:off x="0" y="0"/>
                      <a:ext cx="5120640" cy="5346550"/>
                    </a:xfrm>
                    <a:prstGeom prst="rect">
                      <a:avLst/>
                    </a:prstGeom>
                    <a:noFill/>
                    <a:ln w="9525">
                      <a:noFill/>
                    </a:ln>
                  </pic:spPr>
                </pic:pic>
              </a:graphicData>
            </a:graphic>
          </wp:inline>
        </w:drawing>
      </w:r>
    </w:p>
    <w:p w14:paraId="3E39A8E7">
      <w:pPr>
        <w:pStyle w:val="2"/>
        <w:spacing w:before="60" w:after="120" w:line="280" w:lineRule="exact"/>
        <w:ind w:left="0" w:leftChars="0" w:right="0" w:rightChars="0" w:firstLine="0" w:firstLineChars="0"/>
        <w:jc w:val="center"/>
      </w:pPr>
      <w:r>
        <w:rPr>
          <w:rFonts w:ascii="Times New Roman" w:hAnsi="Times New Roman" w:eastAsia="宋体"/>
          <w:b w:val="0"/>
          <w:sz w:val="21"/>
        </w:rPr>
        <w:t>图5-17 电缆长度占比对应的容载比与设备替代</w:t>
      </w:r>
    </w:p>
    <w:p w14:paraId="52F3A040">
      <w:pPr>
        <w:pStyle w:val="2"/>
        <w:widowControl/>
        <w:spacing w:before="0" w:after="0" w:line="348" w:lineRule="exact"/>
        <w:ind w:firstLine="480"/>
        <w:jc w:val="both"/>
      </w:pPr>
      <w:r>
        <w:rPr>
          <w:rFonts w:ascii="Times New Roman" w:hAnsi="Times New Roman" w:eastAsia="方正仿宋_GBK"/>
          <w:b w:val="0"/>
          <w:sz w:val="24"/>
        </w:rPr>
        <w:t>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14:paraId="689F6BB0">
      <w:pPr>
        <w:pStyle w:val="2"/>
        <w:widowControl/>
        <w:spacing w:before="0" w:after="0" w:line="348" w:lineRule="exact"/>
        <w:ind w:firstLine="480"/>
        <w:jc w:val="both"/>
      </w:pPr>
      <w:r>
        <w:rPr>
          <w:rFonts w:ascii="Times New Roman" w:hAnsi="Times New Roman" w:eastAsia="方正仿宋_GBK"/>
          <w:b w:val="0"/>
          <w:sz w:val="24"/>
        </w:rPr>
        <w:t>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14:paraId="3A32AB4F">
      <w:pPr>
        <w:pStyle w:val="5"/>
        <w:keepNext/>
        <w:numPr>
          <w:ilvl w:val="0"/>
          <w:numId w:val="0"/>
        </w:numPr>
        <w:spacing w:before="160" w:after="120" w:line="390" w:lineRule="exact"/>
        <w:ind w:firstLine="0"/>
      </w:pPr>
      <w:bookmarkStart w:id="264" w:name="负荷分散系数与局部高峰承载"/>
      <w:r>
        <w:rPr>
          <w:rFonts w:ascii="Times New Roman" w:hAnsi="Times New Roman" w:eastAsia="方正仿宋_GBK"/>
          <w:b/>
          <w:sz w:val="26"/>
        </w:rPr>
        <w:t>5.6.8 负荷分散系数与局部高峰承载</w:t>
      </w:r>
      <w:bookmarkEnd w:id="264"/>
    </w:p>
    <w:p w14:paraId="1C9C0AC7">
      <w:pPr>
        <w:pStyle w:val="115"/>
        <w:widowControl/>
        <w:spacing w:before="0" w:after="0" w:line="348" w:lineRule="exact"/>
        <w:ind w:firstLine="480"/>
        <w:jc w:val="both"/>
      </w:pPr>
      <w:r>
        <w:rPr>
          <w:rFonts w:ascii="Times New Roman" w:hAnsi="Times New Roman" w:eastAsia="方正仿宋_GBK"/>
          <w:b w:val="0"/>
          <w:sz w:val="24"/>
        </w:rPr>
        <w:t>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14:paraId="73092764">
      <w:pPr>
        <w:pStyle w:val="2"/>
        <w:keepNext/>
        <w:spacing w:before="120" w:after="80" w:line="280" w:lineRule="exact"/>
        <w:ind w:firstLine="0"/>
        <w:jc w:val="center"/>
      </w:pPr>
      <w:r>
        <w:rPr>
          <w:rFonts w:ascii="Times New Roman" w:hAnsi="Times New Roman" w:eastAsia="宋体"/>
          <w:b w:val="0"/>
          <w:sz w:val="21"/>
        </w:rPr>
        <w:t>表5-81 局部峰值分散程度对应的设备配置</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2767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59CCAA1">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7F990F68">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6A60F700">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149CD1CD">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4F52D47">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6CF86A79">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3AEF32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8B9DA4">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3F6C4F5D">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10D9F75A">
            <w:pPr>
              <w:keepNext/>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385" w:type="dxa"/>
            <w:tcMar>
              <w:left w:w="70" w:type="dxa"/>
              <w:right w:w="70" w:type="dxa"/>
            </w:tcMar>
            <w:vAlign w:val="center"/>
          </w:tcPr>
          <w:p w14:paraId="2A1A5CF1">
            <w:pPr>
              <w:keepNext/>
              <w:spacing w:before="20" w:after="20" w:line="260" w:lineRule="exact"/>
              <w:ind w:left="0" w:leftChars="0" w:right="0" w:rightChars="0" w:firstLine="0" w:firstLineChars="0"/>
              <w:jc w:val="center"/>
            </w:pPr>
            <w:r>
              <w:rPr>
                <w:rFonts w:ascii="Times New Roman" w:hAnsi="Times New Roman" w:eastAsia="宋体"/>
                <w:b w:val="0"/>
                <w:sz w:val="18"/>
              </w:rPr>
              <w:t>73.30</w:t>
            </w:r>
          </w:p>
        </w:tc>
        <w:tc>
          <w:tcPr>
            <w:tcW w:w="1385" w:type="dxa"/>
            <w:tcMar>
              <w:left w:w="70" w:type="dxa"/>
              <w:right w:w="70" w:type="dxa"/>
            </w:tcMar>
            <w:vAlign w:val="center"/>
          </w:tcPr>
          <w:p w14:paraId="28629322">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385" w:type="dxa"/>
            <w:tcMar>
              <w:left w:w="70" w:type="dxa"/>
              <w:right w:w="70" w:type="dxa"/>
            </w:tcMar>
            <w:vAlign w:val="center"/>
          </w:tcPr>
          <w:p w14:paraId="2B49DDB9">
            <w:pPr>
              <w:keepNext/>
              <w:spacing w:before="20" w:after="20" w:line="260" w:lineRule="exact"/>
              <w:ind w:left="0" w:leftChars="0" w:right="0" w:rightChars="0" w:firstLine="0" w:firstLineChars="0"/>
              <w:jc w:val="center"/>
            </w:pPr>
            <w:r>
              <w:rPr>
                <w:rFonts w:ascii="Times New Roman" w:hAnsi="Times New Roman" w:eastAsia="宋体"/>
                <w:b w:val="0"/>
                <w:sz w:val="18"/>
              </w:rPr>
              <w:t>24142.90</w:t>
            </w:r>
          </w:p>
        </w:tc>
      </w:tr>
      <w:tr w14:paraId="38DCBC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C7AC00B">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385" w:type="dxa"/>
            <w:tcMar>
              <w:left w:w="70" w:type="dxa"/>
              <w:right w:w="70" w:type="dxa"/>
            </w:tcMar>
            <w:vAlign w:val="center"/>
          </w:tcPr>
          <w:p w14:paraId="3F316048">
            <w:pPr>
              <w:keepNext/>
              <w:spacing w:before="20" w:after="20" w:line="260" w:lineRule="exact"/>
              <w:ind w:left="0" w:leftChars="0" w:right="0" w:rightChars="0" w:firstLine="0" w:firstLineChars="0"/>
              <w:jc w:val="center"/>
            </w:pPr>
            <w:r>
              <w:rPr>
                <w:rFonts w:ascii="Times New Roman" w:hAnsi="Times New Roman" w:eastAsia="宋体"/>
                <w:b w:val="0"/>
                <w:sz w:val="18"/>
              </w:rPr>
              <w:t>786.00</w:t>
            </w:r>
          </w:p>
        </w:tc>
        <w:tc>
          <w:tcPr>
            <w:tcW w:w="1385" w:type="dxa"/>
            <w:tcMar>
              <w:left w:w="70" w:type="dxa"/>
              <w:right w:w="70" w:type="dxa"/>
            </w:tcMar>
            <w:vAlign w:val="center"/>
          </w:tcPr>
          <w:p w14:paraId="5E70A857">
            <w:pPr>
              <w:keepNext/>
              <w:spacing w:before="20" w:after="20" w:line="260" w:lineRule="exact"/>
              <w:ind w:left="0" w:leftChars="0" w:right="0" w:rightChars="0" w:firstLine="0" w:firstLineChars="0"/>
              <w:jc w:val="center"/>
            </w:pPr>
            <w:r>
              <w:rPr>
                <w:rFonts w:ascii="Times New Roman" w:hAnsi="Times New Roman" w:eastAsia="宋体"/>
                <w:b w:val="0"/>
                <w:sz w:val="18"/>
              </w:rPr>
              <w:t>2.40</w:t>
            </w:r>
          </w:p>
        </w:tc>
        <w:tc>
          <w:tcPr>
            <w:tcW w:w="1385" w:type="dxa"/>
            <w:tcMar>
              <w:left w:w="70" w:type="dxa"/>
              <w:right w:w="70" w:type="dxa"/>
            </w:tcMar>
            <w:vAlign w:val="center"/>
          </w:tcPr>
          <w:p w14:paraId="77FDC5B4">
            <w:pPr>
              <w:keepNext/>
              <w:spacing w:before="20" w:after="20" w:line="260" w:lineRule="exact"/>
              <w:ind w:left="0" w:leftChars="0" w:right="0" w:rightChars="0" w:firstLine="0" w:firstLineChars="0"/>
              <w:jc w:val="center"/>
            </w:pPr>
            <w:r>
              <w:rPr>
                <w:rFonts w:ascii="Times New Roman" w:hAnsi="Times New Roman" w:eastAsia="宋体"/>
                <w:b w:val="0"/>
                <w:sz w:val="18"/>
              </w:rPr>
              <w:t>90.60</w:t>
            </w:r>
          </w:p>
        </w:tc>
        <w:tc>
          <w:tcPr>
            <w:tcW w:w="1385" w:type="dxa"/>
            <w:tcMar>
              <w:left w:w="70" w:type="dxa"/>
              <w:right w:w="70" w:type="dxa"/>
            </w:tcMar>
            <w:vAlign w:val="center"/>
          </w:tcPr>
          <w:p w14:paraId="056D947F">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732FA32D">
            <w:pPr>
              <w:keepNext/>
              <w:spacing w:before="20" w:after="20" w:line="260" w:lineRule="exact"/>
              <w:ind w:left="0" w:leftChars="0" w:right="0" w:rightChars="0" w:firstLine="0" w:firstLineChars="0"/>
              <w:jc w:val="center"/>
            </w:pPr>
            <w:r>
              <w:rPr>
                <w:rFonts w:ascii="Times New Roman" w:hAnsi="Times New Roman" w:eastAsia="宋体"/>
                <w:b w:val="0"/>
                <w:sz w:val="18"/>
              </w:rPr>
              <w:t>31153.91</w:t>
            </w:r>
          </w:p>
        </w:tc>
      </w:tr>
      <w:tr w14:paraId="55A6A4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ADAF73E">
            <w:pPr>
              <w:keepNext w:val="0"/>
              <w:spacing w:before="20" w:after="20" w:line="260" w:lineRule="exact"/>
              <w:ind w:left="0" w:leftChars="0" w:right="0" w:rightChars="0" w:firstLine="0" w:firstLineChars="0"/>
              <w:jc w:val="center"/>
            </w:pPr>
            <w:r>
              <w:rPr>
                <w:rFonts w:ascii="Times New Roman" w:hAnsi="Times New Roman" w:eastAsia="宋体"/>
                <w:b w:val="0"/>
                <w:sz w:val="18"/>
              </w:rPr>
              <w:t>1.15</w:t>
            </w:r>
          </w:p>
        </w:tc>
        <w:tc>
          <w:tcPr>
            <w:tcW w:w="1385" w:type="dxa"/>
            <w:tcMar>
              <w:left w:w="70" w:type="dxa"/>
              <w:right w:w="70" w:type="dxa"/>
            </w:tcMar>
            <w:vAlign w:val="center"/>
          </w:tcPr>
          <w:p w14:paraId="3760B065">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7623F0F4">
            <w:pPr>
              <w:keepNext w:val="0"/>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385" w:type="dxa"/>
            <w:tcMar>
              <w:left w:w="70" w:type="dxa"/>
              <w:right w:w="70" w:type="dxa"/>
            </w:tcMar>
            <w:vAlign w:val="center"/>
          </w:tcPr>
          <w:p w14:paraId="78329C35">
            <w:pPr>
              <w:keepNext w:val="0"/>
              <w:spacing w:before="20" w:after="20" w:line="260" w:lineRule="exact"/>
              <w:ind w:left="0" w:leftChars="0" w:right="0" w:rightChars="0" w:firstLine="0" w:firstLineChars="0"/>
              <w:jc w:val="center"/>
            </w:pPr>
            <w:r>
              <w:rPr>
                <w:rFonts w:ascii="Times New Roman" w:hAnsi="Times New Roman" w:eastAsia="宋体"/>
                <w:b w:val="0"/>
                <w:sz w:val="18"/>
              </w:rPr>
              <w:t>102.10</w:t>
            </w:r>
          </w:p>
        </w:tc>
        <w:tc>
          <w:tcPr>
            <w:tcW w:w="1385" w:type="dxa"/>
            <w:tcMar>
              <w:left w:w="70" w:type="dxa"/>
              <w:right w:w="70" w:type="dxa"/>
            </w:tcMar>
            <w:vAlign w:val="center"/>
          </w:tcPr>
          <w:p w14:paraId="0BA88B46">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5DB3EAF7">
            <w:pPr>
              <w:keepNext w:val="0"/>
              <w:spacing w:before="20" w:after="20" w:line="260" w:lineRule="exact"/>
              <w:ind w:left="0" w:leftChars="0" w:right="0" w:rightChars="0" w:firstLine="0" w:firstLineChars="0"/>
              <w:jc w:val="center"/>
            </w:pPr>
            <w:r>
              <w:rPr>
                <w:rFonts w:ascii="Times New Roman" w:hAnsi="Times New Roman" w:eastAsia="宋体"/>
                <w:b w:val="0"/>
                <w:sz w:val="18"/>
              </w:rPr>
              <w:t>34046.30</w:t>
            </w:r>
          </w:p>
        </w:tc>
      </w:tr>
    </w:tbl>
    <w:p w14:paraId="6CE594CA">
      <w:pPr>
        <w:pStyle w:val="2"/>
        <w:widowControl/>
        <w:spacing w:before="0" w:after="0" w:line="348" w:lineRule="exact"/>
        <w:ind w:firstLine="480"/>
        <w:jc w:val="both"/>
      </w:pPr>
      <w:r>
        <w:rPr>
          <w:rFonts w:ascii="Times New Roman" w:hAnsi="Times New Roman" w:eastAsia="方正仿宋_GBK"/>
          <w:b w:val="0"/>
          <w:sz w:val="24"/>
        </w:rPr>
        <w:t>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14:paraId="5A65C85E">
      <w:pPr>
        <w:pStyle w:val="2"/>
        <w:keepNext/>
        <w:spacing w:before="120" w:after="0" w:line="240" w:lineRule="auto"/>
        <w:ind w:left="0" w:leftChars="0" w:right="0" w:rightChars="0" w:firstLine="0" w:firstLineChars="0"/>
        <w:jc w:val="center"/>
      </w:pPr>
      <w:r>
        <w:drawing>
          <wp:inline distT="0" distB="0" distL="114300" distR="114300">
            <wp:extent cx="5120640" cy="5346065"/>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53"/>
                    <a:stretch>
                      <a:fillRect/>
                    </a:stretch>
                  </pic:blipFill>
                  <pic:spPr>
                    <a:xfrm>
                      <a:off x="0" y="0"/>
                      <a:ext cx="5120640" cy="5346550"/>
                    </a:xfrm>
                    <a:prstGeom prst="rect">
                      <a:avLst/>
                    </a:prstGeom>
                    <a:noFill/>
                    <a:ln w="9525">
                      <a:noFill/>
                    </a:ln>
                  </pic:spPr>
                </pic:pic>
              </a:graphicData>
            </a:graphic>
          </wp:inline>
        </w:drawing>
      </w:r>
    </w:p>
    <w:p w14:paraId="10720D59">
      <w:pPr>
        <w:pStyle w:val="2"/>
        <w:spacing w:before="60" w:after="120" w:line="280" w:lineRule="exact"/>
        <w:ind w:left="0" w:leftChars="0" w:right="0" w:rightChars="0" w:firstLine="0" w:firstLineChars="0"/>
        <w:jc w:val="center"/>
      </w:pPr>
      <w:r>
        <w:rPr>
          <w:rFonts w:ascii="Times New Roman" w:hAnsi="Times New Roman" w:eastAsia="宋体"/>
          <w:b w:val="0"/>
          <w:sz w:val="21"/>
        </w:rPr>
        <w:t>图5-18 负荷分散系数对应的容载比与局部支撑配置</w:t>
      </w:r>
    </w:p>
    <w:p w14:paraId="3348B30E">
      <w:pPr>
        <w:pStyle w:val="2"/>
        <w:widowControl/>
        <w:spacing w:before="0" w:after="0" w:line="348" w:lineRule="exact"/>
        <w:ind w:firstLine="480"/>
        <w:jc w:val="both"/>
      </w:pPr>
      <w:r>
        <w:rPr>
          <w:rFonts w:ascii="Times New Roman" w:hAnsi="Times New Roman" w:eastAsia="方正仿宋_GBK"/>
          <w:b w:val="0"/>
          <w:sz w:val="24"/>
        </w:rPr>
        <w:t>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14:paraId="049BCDF3">
      <w:pPr>
        <w:pStyle w:val="2"/>
        <w:widowControl/>
        <w:spacing w:before="0" w:after="0" w:line="348" w:lineRule="exact"/>
        <w:ind w:firstLine="480"/>
        <w:jc w:val="both"/>
      </w:pPr>
      <w:r>
        <w:rPr>
          <w:rFonts w:ascii="Times New Roman" w:hAnsi="Times New Roman" w:eastAsia="方正仿宋_GBK"/>
          <w:b w:val="0"/>
          <w:sz w:val="24"/>
        </w:rPr>
        <w:t>矩阵分别列示三个分散系数定值，将局部高峰条件保留到查表结果。片区应用以同范围站级峰值及区域同时峰值核定该参数，再结合站间支援条件选择容量和配套措施。</w:t>
      </w:r>
    </w:p>
    <w:p w14:paraId="04D6FBEF">
      <w:pPr>
        <w:pStyle w:val="4"/>
        <w:keepNext/>
        <w:numPr>
          <w:ilvl w:val="0"/>
          <w:numId w:val="0"/>
        </w:numPr>
        <w:spacing w:before="160" w:after="120" w:line="480" w:lineRule="exact"/>
        <w:ind w:firstLine="0"/>
      </w:pPr>
      <w:bookmarkStart w:id="265" w:name="h1162"/>
      <w:bookmarkStart w:id="266" w:name="规划建议"/>
      <w:r>
        <w:rPr>
          <w:rFonts w:ascii="Times New Roman" w:hAnsi="Times New Roman" w:eastAsia="方正仿宋_GBK"/>
          <w:b/>
          <w:sz w:val="32"/>
        </w:rPr>
        <w:t>5.7 规划建议</w:t>
      </w:r>
      <w:bookmarkEnd w:id="265"/>
      <w:bookmarkEnd w:id="266"/>
    </w:p>
    <w:p w14:paraId="0587A677">
      <w:pPr>
        <w:pStyle w:val="5"/>
        <w:keepNext/>
        <w:numPr>
          <w:ilvl w:val="0"/>
          <w:numId w:val="0"/>
        </w:numPr>
        <w:spacing w:before="160" w:after="120" w:line="390" w:lineRule="exact"/>
        <w:ind w:firstLine="0"/>
      </w:pPr>
      <w:bookmarkStart w:id="267" w:name="按源荷条件和网络能力选取容量"/>
      <w:r>
        <w:rPr>
          <w:rFonts w:ascii="Times New Roman" w:hAnsi="Times New Roman" w:eastAsia="方正仿宋_GBK"/>
          <w:b/>
          <w:sz w:val="26"/>
        </w:rPr>
        <w:t>5.7.1 按源荷条件和网络能力选取容量</w:t>
      </w:r>
      <w:bookmarkEnd w:id="267"/>
    </w:p>
    <w:p w14:paraId="70B624CB">
      <w:pPr>
        <w:pStyle w:val="115"/>
        <w:widowControl/>
        <w:spacing w:before="0" w:after="0" w:line="348" w:lineRule="exact"/>
        <w:ind w:firstLine="480"/>
        <w:jc w:val="both"/>
      </w:pPr>
      <w:r>
        <w:rPr>
          <w:rFonts w:ascii="Times New Roman" w:hAnsi="Times New Roman" w:eastAsia="方正仿宋_GBK"/>
          <w:b w:val="0"/>
          <w:sz w:val="24"/>
        </w:rPr>
        <w:t>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14:paraId="0E72E02F">
      <w:pPr>
        <w:pStyle w:val="5"/>
        <w:keepNext/>
        <w:numPr>
          <w:ilvl w:val="0"/>
          <w:numId w:val="0"/>
        </w:numPr>
        <w:spacing w:before="160" w:after="120" w:line="390" w:lineRule="exact"/>
        <w:ind w:firstLine="0"/>
      </w:pPr>
      <w:bookmarkStart w:id="268" w:name="统筹主变储能及联络建设"/>
      <w:r>
        <w:rPr>
          <w:rFonts w:ascii="Times New Roman" w:hAnsi="Times New Roman" w:eastAsia="方正仿宋_GBK"/>
          <w:b/>
          <w:sz w:val="26"/>
        </w:rPr>
        <w:t>5.7.2 统筹主变、储能及联络建设</w:t>
      </w:r>
      <w:bookmarkEnd w:id="268"/>
    </w:p>
    <w:p w14:paraId="5F73D650">
      <w:pPr>
        <w:pStyle w:val="115"/>
        <w:widowControl/>
        <w:spacing w:before="0" w:after="0" w:line="348" w:lineRule="exact"/>
        <w:ind w:firstLine="480"/>
        <w:jc w:val="both"/>
      </w:pPr>
      <w:r>
        <w:rPr>
          <w:rFonts w:ascii="Times New Roman" w:hAnsi="Times New Roman" w:eastAsia="方正仿宋_GBK"/>
          <w:b w:val="0"/>
          <w:sz w:val="24"/>
        </w:rPr>
        <w:t>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14:paraId="63B3D766">
      <w:pPr>
        <w:pStyle w:val="5"/>
        <w:keepNext/>
        <w:numPr>
          <w:ilvl w:val="0"/>
          <w:numId w:val="0"/>
        </w:numPr>
        <w:spacing w:before="160" w:after="120" w:line="390" w:lineRule="exact"/>
        <w:ind w:firstLine="0"/>
      </w:pPr>
      <w:bookmarkStart w:id="269" w:name="保留参数区间滚动更新计算依据"/>
      <w:r>
        <w:rPr>
          <w:rFonts w:ascii="Times New Roman" w:hAnsi="Times New Roman" w:eastAsia="方正仿宋_GBK"/>
          <w:b/>
          <w:sz w:val="26"/>
        </w:rPr>
        <w:t>5.7.3 保留参数区间，滚动更新计算依据</w:t>
      </w:r>
      <w:bookmarkEnd w:id="269"/>
    </w:p>
    <w:p w14:paraId="172DF587">
      <w:pPr>
        <w:pStyle w:val="115"/>
        <w:widowControl/>
        <w:spacing w:before="0" w:after="0" w:line="348" w:lineRule="exact"/>
        <w:ind w:firstLine="480"/>
        <w:jc w:val="both"/>
      </w:pPr>
      <w:r>
        <w:rPr>
          <w:rFonts w:ascii="Times New Roman" w:hAnsi="Times New Roman" w:eastAsia="方正仿宋_GBK"/>
          <w:b w:val="0"/>
          <w:sz w:val="24"/>
        </w:rPr>
        <w:t>参数查表沿用首尾开口区间，年度新增数据用于更新各区间内的计算结果和适用条件。线路造价、储能采购价、可用间隔或候选网络改变后，重新比较费用和配置，保持容载比、设备方案及工程投入之间的一致关系。</w:t>
      </w:r>
    </w:p>
    <w:p w14:paraId="403B7011">
      <w:pPr>
        <w:pStyle w:val="5"/>
        <w:keepNext/>
        <w:numPr>
          <w:ilvl w:val="0"/>
          <w:numId w:val="0"/>
        </w:numPr>
        <w:spacing w:before="160" w:after="120" w:line="390" w:lineRule="exact"/>
        <w:ind w:firstLine="0"/>
      </w:pPr>
      <w:bookmarkStart w:id="270" w:name="推荐区间与具体设备的衔接"/>
      <w:r>
        <w:rPr>
          <w:rFonts w:ascii="Times New Roman" w:hAnsi="Times New Roman" w:eastAsia="方正仿宋_GBK"/>
          <w:b/>
          <w:sz w:val="26"/>
        </w:rPr>
        <w:t>5.7.4 推荐区间与具体设备的衔接</w:t>
      </w:r>
      <w:bookmarkEnd w:id="270"/>
    </w:p>
    <w:p w14:paraId="50834A39">
      <w:pPr>
        <w:pStyle w:val="115"/>
        <w:widowControl/>
        <w:spacing w:before="0" w:after="0" w:line="348" w:lineRule="exact"/>
        <w:ind w:firstLine="480"/>
        <w:jc w:val="both"/>
      </w:pPr>
      <w:r>
        <w:rPr>
          <w:rFonts w:ascii="Times New Roman" w:hAnsi="Times New Roman" w:eastAsia="方正仿宋_GBK"/>
          <w:b w:val="0"/>
          <w:sz w:val="24"/>
        </w:rPr>
        <w:t>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14:paraId="79FCDF04">
      <w:pPr>
        <w:pStyle w:val="2"/>
        <w:widowControl/>
        <w:spacing w:before="0" w:after="0" w:line="348" w:lineRule="exact"/>
        <w:ind w:firstLine="480"/>
        <w:jc w:val="both"/>
      </w:pPr>
      <w:r>
        <w:rPr>
          <w:rFonts w:ascii="Times New Roman" w:hAnsi="Times New Roman" w:eastAsia="方正仿宋_GBK"/>
          <w:b w:val="0"/>
          <w:sz w:val="24"/>
        </w:rPr>
        <w:t>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14:paraId="20B17705">
      <w:pPr>
        <w:pStyle w:val="5"/>
        <w:keepNext/>
        <w:numPr>
          <w:ilvl w:val="0"/>
          <w:numId w:val="0"/>
        </w:numPr>
        <w:spacing w:before="160" w:after="120" w:line="390" w:lineRule="exact"/>
        <w:ind w:firstLine="0"/>
      </w:pPr>
      <w:bookmarkStart w:id="271" w:name="邳州与市区建设措施的综合比较"/>
      <w:r>
        <w:rPr>
          <w:rFonts w:ascii="Times New Roman" w:hAnsi="Times New Roman" w:eastAsia="方正仿宋_GBK"/>
          <w:b/>
          <w:sz w:val="26"/>
        </w:rPr>
        <w:t>5.7.5 邳州与市区建设措施的综合比较</w:t>
      </w:r>
      <w:bookmarkEnd w:id="271"/>
    </w:p>
    <w:p w14:paraId="4394A4C4">
      <w:pPr>
        <w:pStyle w:val="115"/>
        <w:widowControl/>
        <w:spacing w:before="0" w:after="0" w:line="348" w:lineRule="exact"/>
        <w:ind w:firstLine="480"/>
        <w:jc w:val="both"/>
      </w:pPr>
      <w:r>
        <w:rPr>
          <w:rFonts w:ascii="Times New Roman" w:hAnsi="Times New Roman" w:eastAsia="方正仿宋_GBK"/>
          <w:b w:val="0"/>
          <w:sz w:val="24"/>
        </w:rPr>
        <w:t>两地区的弹性方案均增加了区域主变容量，逐站采用不同的建设方式。部分站更换既有主变，部分站扩建第三台，部分站保持原有设备并利用邻站支援。地区比值反映总容量与负荷的关系，逐站年度表反映设备和转供任务，两者共同说明新增容量的具体用途。</w:t>
      </w:r>
    </w:p>
    <w:p w14:paraId="60F7D922">
      <w:pPr>
        <w:pStyle w:val="2"/>
        <w:widowControl/>
        <w:spacing w:before="0" w:after="0" w:line="348" w:lineRule="exact"/>
        <w:ind w:firstLine="480"/>
        <w:jc w:val="both"/>
      </w:pPr>
      <w:r>
        <w:rPr>
          <w:rFonts w:ascii="Times New Roman" w:hAnsi="Times New Roman" w:eastAsia="方正仿宋_GBK"/>
          <w:b w:val="0"/>
          <w:sz w:val="24"/>
        </w:rPr>
        <w:t>邳州两类方案2025年主变容量分别为1704.00 MVA和1715.50 MVA，容载比1.78和1.79。弹性方案首年完成较多站内补强，2024年再净增11.50 MVA，2025年储能为7.31 MWh、累计新增联络13条；刚性方案储能为47.95 MWh、累计新增联络16条。兴塘等站提高最大单台主变停运后的剩余能力，减少了相应功率缺口及配套工程。</w:t>
      </w:r>
    </w:p>
    <w:p w14:paraId="636E00AE">
      <w:pPr>
        <w:pStyle w:val="2"/>
        <w:widowControl/>
        <w:spacing w:before="0" w:after="0" w:line="348" w:lineRule="exact"/>
        <w:ind w:firstLine="480"/>
        <w:jc w:val="both"/>
      </w:pPr>
      <w:r>
        <w:rPr>
          <w:rFonts w:ascii="Times New Roman" w:hAnsi="Times New Roman" w:eastAsia="方正仿宋_GBK"/>
          <w:b w:val="0"/>
          <w:sz w:val="24"/>
        </w:rPr>
        <w:t>市区弹性方案首年更换一台40 MVA主变为63 MVA，四年容量保持2923.00 MVA，2025年容载比1.91，刚性方案容量保持2900.00 MVA，前两年累计新增5条联络，2025年容载比1.90。两地区刚性可行方案费用合计21787.83万元，弹性为16248.62万元，减少5539.21万元，约25%。</w:t>
      </w:r>
    </w:p>
    <w:p w14:paraId="2F6B5020">
      <w:pPr>
        <w:pStyle w:val="2"/>
        <w:widowControl/>
        <w:spacing w:before="0" w:after="0" w:line="348" w:lineRule="exact"/>
        <w:ind w:firstLine="480"/>
        <w:jc w:val="both"/>
      </w:pPr>
      <w:r>
        <w:rPr>
          <w:rFonts w:ascii="Times New Roman" w:hAnsi="Times New Roman" w:eastAsia="方正仿宋_GBK"/>
          <w:b w:val="0"/>
          <w:sz w:val="24"/>
        </w:rPr>
        <w:t>年度建设先满足当年需求，投运后持续在役的容量再供后续年份使用。负荷回落会提高同一容量对应的容载比，负荷恢复则消耗已有储备，整台主变投运又使容量随具体项目投运分步增加。因此，推荐区间用于前期比选，逐站工程与建设时点共同落实“一片一策”的规划方案。</w:t>
      </w:r>
    </w:p>
    <w:p w14:paraId="6E0BBAD8">
      <w:pPr>
        <w:pStyle w:val="3"/>
        <w:keepNext/>
        <w:pageBreakBefore/>
        <w:numPr>
          <w:ilvl w:val="0"/>
          <w:numId w:val="0"/>
        </w:numPr>
        <w:spacing w:before="0" w:after="120" w:line="540" w:lineRule="exact"/>
        <w:ind w:firstLine="0"/>
      </w:pPr>
      <w:bookmarkStart w:id="272" w:name="第六章-结论与建议"/>
      <w:bookmarkStart w:id="273" w:name="h1177"/>
      <w:r>
        <w:rPr>
          <w:rFonts w:ascii="Times New Roman" w:hAnsi="Times New Roman" w:eastAsia="方正仿宋_GBK"/>
          <w:b/>
          <w:sz w:val="36"/>
        </w:rPr>
        <w:t>第六章 结论与建议</w:t>
      </w:r>
      <w:bookmarkEnd w:id="272"/>
      <w:bookmarkEnd w:id="273"/>
    </w:p>
    <w:p w14:paraId="5EF6CEDE">
      <w:pPr>
        <w:pStyle w:val="115"/>
        <w:widowControl/>
        <w:spacing w:before="0" w:after="0" w:line="348" w:lineRule="exact"/>
        <w:ind w:firstLine="480"/>
        <w:jc w:val="both"/>
      </w:pPr>
      <w:r>
        <w:rPr>
          <w:rFonts w:ascii="Times New Roman" w:hAnsi="Times New Roman" w:eastAsia="方正仿宋_GBK"/>
          <w:b w:val="0"/>
          <w:sz w:val="24"/>
        </w:rPr>
        <w:t>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14:paraId="4F492954">
      <w:pPr>
        <w:pStyle w:val="4"/>
        <w:keepNext/>
        <w:numPr>
          <w:ilvl w:val="0"/>
          <w:numId w:val="0"/>
        </w:numPr>
        <w:spacing w:before="160" w:after="120" w:line="480" w:lineRule="exact"/>
        <w:ind w:firstLine="0"/>
      </w:pPr>
      <w:bookmarkStart w:id="274" w:name="主要研究结论"/>
      <w:bookmarkStart w:id="275" w:name="h1179"/>
      <w:r>
        <w:rPr>
          <w:rFonts w:ascii="Times New Roman" w:hAnsi="Times New Roman" w:eastAsia="方正仿宋_GBK"/>
          <w:b/>
          <w:sz w:val="32"/>
        </w:rPr>
        <w:t>6.1 主要研究结论</w:t>
      </w:r>
      <w:bookmarkEnd w:id="274"/>
      <w:bookmarkEnd w:id="275"/>
    </w:p>
    <w:p w14:paraId="647F2472">
      <w:pPr>
        <w:pStyle w:val="5"/>
        <w:keepNext/>
        <w:numPr>
          <w:ilvl w:val="0"/>
          <w:numId w:val="0"/>
        </w:numPr>
        <w:spacing w:before="160" w:after="120" w:line="390" w:lineRule="exact"/>
        <w:ind w:firstLine="0"/>
      </w:pPr>
      <w:bookmarkStart w:id="276" w:name="容载比与局部容量压力应结合分析"/>
      <w:r>
        <w:rPr>
          <w:rFonts w:ascii="Times New Roman" w:hAnsi="Times New Roman" w:eastAsia="方正仿宋_GBK"/>
          <w:b/>
          <w:sz w:val="26"/>
        </w:rPr>
        <w:t>6.1.1 容载比与局部容量压力应结合分析</w:t>
      </w:r>
      <w:bookmarkEnd w:id="276"/>
    </w:p>
    <w:p w14:paraId="768A1A94">
      <w:pPr>
        <w:pStyle w:val="115"/>
        <w:widowControl/>
        <w:spacing w:before="0" w:after="0" w:line="348" w:lineRule="exact"/>
        <w:ind w:firstLine="480"/>
        <w:jc w:val="both"/>
      </w:pPr>
      <w:r>
        <w:rPr>
          <w:rFonts w:ascii="Times New Roman" w:hAnsi="Times New Roman" w:eastAsia="方正仿宋_GBK"/>
          <w:b w:val="0"/>
          <w:sz w:val="24"/>
        </w:rPr>
        <w:t>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14:paraId="3808BBEE">
      <w:pPr>
        <w:pStyle w:val="2"/>
        <w:widowControl/>
        <w:spacing w:before="0" w:after="0" w:line="348" w:lineRule="exact"/>
        <w:ind w:firstLine="480"/>
        <w:jc w:val="both"/>
      </w:pPr>
      <w:r>
        <w:rPr>
          <w:rFonts w:ascii="Times New Roman" w:hAnsi="Times New Roman" w:eastAsia="方正仿宋_GBK"/>
          <w:b w:val="0"/>
          <w:sz w:val="24"/>
        </w:rPr>
        <w:t>2021—2025年年最大净负荷平均增长率按复合开根方式计算，邳州为7%、市区为1%。地区案例采用实际年度负荷，保留负荷回落及其引起的容载比变化。</w:t>
      </w:r>
    </w:p>
    <w:p w14:paraId="76C9441A">
      <w:pPr>
        <w:pStyle w:val="2"/>
        <w:widowControl/>
        <w:spacing w:before="0" w:after="0" w:line="348" w:lineRule="exact"/>
        <w:ind w:firstLine="480"/>
        <w:jc w:val="both"/>
      </w:pPr>
      <w:r>
        <w:rPr>
          <w:rFonts w:ascii="Times New Roman" w:hAnsi="Times New Roman" w:eastAsia="方正仿宋_GBK"/>
          <w:b w:val="0"/>
          <w:sz w:val="24"/>
        </w:rPr>
        <w:t>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14:paraId="2FFBB94A">
      <w:pPr>
        <w:pStyle w:val="5"/>
        <w:keepNext/>
        <w:numPr>
          <w:ilvl w:val="0"/>
          <w:numId w:val="0"/>
        </w:numPr>
        <w:spacing w:before="160" w:after="120" w:line="390" w:lineRule="exact"/>
        <w:ind w:firstLine="0"/>
      </w:pPr>
      <w:bookmarkStart w:id="277" w:name="弹性容量配置降低了所设条件下的方案费用"/>
      <w:r>
        <w:rPr>
          <w:rFonts w:ascii="Times New Roman" w:hAnsi="Times New Roman" w:eastAsia="方正仿宋_GBK"/>
          <w:b/>
          <w:sz w:val="26"/>
        </w:rPr>
        <w:t>6.1.2 弹性容量配置降低了所设条件下的方案费用</w:t>
      </w:r>
      <w:bookmarkEnd w:id="277"/>
    </w:p>
    <w:p w14:paraId="32BB37E3">
      <w:pPr>
        <w:pStyle w:val="115"/>
        <w:widowControl/>
        <w:spacing w:before="0" w:after="0" w:line="348" w:lineRule="exact"/>
        <w:ind w:firstLine="480"/>
        <w:jc w:val="both"/>
      </w:pPr>
      <w:r>
        <w:rPr>
          <w:rFonts w:ascii="Times New Roman" w:hAnsi="Times New Roman" w:eastAsia="方正仿宋_GBK"/>
          <w:b w:val="0"/>
          <w:sz w:val="24"/>
        </w:rPr>
        <w:t>在相同初始设备、实际年度负荷及逐站转供约束下，邳州刚性、弹性方案2025年主变容量分别为1704.00 MVA和1715.50 MVA，容载比1.78和1.79，市区弹性方案为2923.00 MVA、1.91，刚性为2900.00 MVA、1.90。弹性配置由承载需求和费用确定，容量随年度建设保持非减。</w:t>
      </w:r>
    </w:p>
    <w:p w14:paraId="06C4294E">
      <w:pPr>
        <w:pStyle w:val="2"/>
        <w:widowControl/>
        <w:spacing w:before="0" w:after="0" w:line="348" w:lineRule="exact"/>
        <w:ind w:firstLine="480"/>
        <w:jc w:val="both"/>
      </w:pPr>
      <w:r>
        <w:rPr>
          <w:rFonts w:ascii="Times New Roman" w:hAnsi="Times New Roman" w:eastAsia="方正仿宋_GBK"/>
          <w:b w:val="0"/>
          <w:sz w:val="24"/>
        </w:rPr>
        <w:t>邳州弹性方案首年完成主变补强，减少后期配储，2025年储能额定能量7.31 MWh，刚性为47.95 MWh。市区弹性方案以一台主变更换替代刚性方案的5项新增联络。保留2021实际容量时，邳州弹性方案末年2148.50 MVA、7.74 MWh储能和3条新增联络，刚性为2027.00 MVA、201.24 MWh和4条；市区两类方案均利用3113.50 MVA存量及既有网络满足本次静态要求，新增费用为零。两地区刚性可行方案费用合计21787.83万元，弹性为16248.62万元，减少5539.21万元，约25%。</w:t>
      </w:r>
    </w:p>
    <w:p w14:paraId="14163ADD">
      <w:pPr>
        <w:pStyle w:val="5"/>
        <w:keepNext/>
        <w:numPr>
          <w:ilvl w:val="0"/>
          <w:numId w:val="0"/>
        </w:numPr>
        <w:spacing w:before="160" w:after="120" w:line="390" w:lineRule="exact"/>
        <w:ind w:firstLine="0"/>
      </w:pPr>
      <w:bookmarkStart w:id="278" w:name="kv联络改善站间负荷配置其作用取决于两端容量与可转能力"/>
      <w:r>
        <w:rPr>
          <w:rFonts w:ascii="Times New Roman" w:hAnsi="Times New Roman" w:eastAsia="方正仿宋_GBK"/>
          <w:b/>
          <w:sz w:val="26"/>
        </w:rPr>
        <w:t>6.1.3 10 kV联络改善站间负荷配置，其作用取决于两端容量与可转能力</w:t>
      </w:r>
      <w:bookmarkEnd w:id="278"/>
    </w:p>
    <w:p w14:paraId="2F0389AE">
      <w:pPr>
        <w:pStyle w:val="115"/>
        <w:widowControl/>
        <w:spacing w:before="0" w:after="0" w:line="348" w:lineRule="exact"/>
        <w:ind w:firstLine="480"/>
        <w:jc w:val="both"/>
      </w:pPr>
      <w:r>
        <w:rPr>
          <w:rFonts w:ascii="Times New Roman" w:hAnsi="Times New Roman" w:eastAsia="方正仿宋_GBK"/>
          <w:b w:val="0"/>
          <w:sz w:val="24"/>
        </w:rPr>
        <w:t>10 kV联络通过区县内部负荷转接改善容量与负荷的空间匹配。送端负荷转出后正向供电需求降低，承接站负荷增加，两端分别按调整后的负荷校核。原站电源保持归属，潜在反向需求同时计入容量分析，转接总量在区县内部保持一致。</w:t>
      </w:r>
    </w:p>
    <w:p w14:paraId="54D23C36">
      <w:pPr>
        <w:pStyle w:val="2"/>
        <w:widowControl/>
        <w:spacing w:before="0" w:after="0" w:line="348" w:lineRule="exact"/>
        <w:ind w:firstLine="480"/>
        <w:jc w:val="both"/>
      </w:pPr>
      <w:r>
        <w:rPr>
          <w:rFonts w:ascii="Times New Roman" w:hAnsi="Times New Roman" w:eastAsia="方正仿宋_GBK"/>
          <w:b w:val="0"/>
          <w:sz w:val="24"/>
        </w:rPr>
        <w:t>当前模型将转接功率绑定具体馈线和站间候选，既有边不重复计建设费用，新增边按投运年计费。共用馈线的联络共用可转负荷和接收余量，邻站主变同时通过容量校核。</w:t>
      </w:r>
    </w:p>
    <w:p w14:paraId="72220165">
      <w:pPr>
        <w:pStyle w:val="5"/>
        <w:keepNext/>
        <w:numPr>
          <w:ilvl w:val="0"/>
          <w:numId w:val="0"/>
        </w:numPr>
        <w:spacing w:before="160" w:after="120" w:line="390" w:lineRule="exact"/>
        <w:ind w:firstLine="0"/>
      </w:pPr>
      <w:bookmarkStart w:id="279" w:name="两层相关分析确定五项推广参数"/>
      <w:r>
        <w:rPr>
          <w:rFonts w:ascii="Times New Roman" w:hAnsi="Times New Roman" w:eastAsia="方正仿宋_GBK"/>
          <w:b/>
          <w:sz w:val="26"/>
        </w:rPr>
        <w:t>6.1.4 两层相关分析确定五项推广参数</w:t>
      </w:r>
      <w:bookmarkEnd w:id="279"/>
    </w:p>
    <w:p w14:paraId="2E5CB125">
      <w:pPr>
        <w:pStyle w:val="115"/>
        <w:widowControl/>
        <w:spacing w:before="0" w:after="0" w:line="348" w:lineRule="exact"/>
        <w:ind w:firstLine="480"/>
        <w:jc w:val="both"/>
      </w:pPr>
      <w:r>
        <w:rPr>
          <w:rFonts w:ascii="Times New Roman" w:hAnsi="Times New Roman" w:eastAsia="方正仿宋_GBK"/>
          <w:b w:val="0"/>
          <w:sz w:val="24"/>
        </w:rPr>
        <w:t>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14:paraId="32F67F34">
      <w:pPr>
        <w:pStyle w:val="2"/>
        <w:widowControl/>
        <w:spacing w:before="0" w:after="0" w:line="348" w:lineRule="exact"/>
        <w:ind w:firstLine="480"/>
        <w:jc w:val="both"/>
      </w:pPr>
      <w:r>
        <w:rPr>
          <w:rFonts w:ascii="Times New Roman" w:hAnsi="Times New Roman" w:eastAsia="方正仿宋_GBK"/>
          <w:b w:val="0"/>
          <w:sz w:val="24"/>
        </w:rPr>
        <w:t>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反映相应条件下的有限容量范围。另以两组设备重新选配的典型源荷条件分析18个细节点及8个转供区间，两组四档区间上下界均随初始转供率提高而下降，细节点保留平台和局部回升。查表后按实际站级缺口及可实施措施确定设备方案。</w:t>
      </w:r>
    </w:p>
    <w:p w14:paraId="7EB06195">
      <w:pPr>
        <w:pStyle w:val="4"/>
        <w:keepNext/>
        <w:numPr>
          <w:ilvl w:val="0"/>
          <w:numId w:val="0"/>
        </w:numPr>
        <w:spacing w:before="160" w:after="120" w:line="480" w:lineRule="exact"/>
        <w:ind w:firstLine="0"/>
      </w:pPr>
      <w:bookmarkStart w:id="280" w:name="规划应用建议"/>
      <w:bookmarkStart w:id="281" w:name="h1193"/>
      <w:r>
        <w:rPr>
          <w:rFonts w:ascii="Times New Roman" w:hAnsi="Times New Roman" w:eastAsia="方正仿宋_GBK"/>
          <w:b/>
          <w:sz w:val="32"/>
        </w:rPr>
        <w:t>6.2 规划应用建议</w:t>
      </w:r>
      <w:bookmarkEnd w:id="280"/>
      <w:bookmarkEnd w:id="281"/>
    </w:p>
    <w:p w14:paraId="76F28B35">
      <w:pPr>
        <w:pStyle w:val="5"/>
        <w:keepNext/>
        <w:numPr>
          <w:ilvl w:val="0"/>
          <w:numId w:val="0"/>
        </w:numPr>
        <w:spacing w:before="160" w:after="120" w:line="390" w:lineRule="exact"/>
        <w:ind w:firstLine="0"/>
      </w:pPr>
      <w:bookmarkStart w:id="282" w:name="按输入区间查表再落实设备方案"/>
      <w:r>
        <w:rPr>
          <w:rFonts w:ascii="Times New Roman" w:hAnsi="Times New Roman" w:eastAsia="方正仿宋_GBK"/>
          <w:b/>
          <w:sz w:val="26"/>
        </w:rPr>
        <w:t>6.2.1 按输入区间查表，再落实设备方案</w:t>
      </w:r>
      <w:bookmarkEnd w:id="282"/>
    </w:p>
    <w:p w14:paraId="554E5D0E">
      <w:pPr>
        <w:pStyle w:val="115"/>
        <w:widowControl/>
        <w:spacing w:before="0" w:after="0" w:line="348" w:lineRule="exact"/>
        <w:ind w:firstLine="480"/>
        <w:jc w:val="both"/>
      </w:pPr>
      <w:r>
        <w:rPr>
          <w:rFonts w:ascii="Times New Roman" w:hAnsi="Times New Roman" w:eastAsia="方正仿宋_GBK"/>
          <w:b w:val="0"/>
          <w:sz w:val="24"/>
        </w:rPr>
        <w:t>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14:paraId="1C84329D">
      <w:pPr>
        <w:pStyle w:val="2"/>
        <w:widowControl/>
        <w:spacing w:before="0" w:after="0" w:line="348" w:lineRule="exact"/>
        <w:ind w:firstLine="480"/>
        <w:jc w:val="both"/>
      </w:pPr>
      <w:r>
        <w:rPr>
          <w:rFonts w:ascii="Times New Roman" w:hAnsi="Times New Roman" w:eastAsia="方正仿宋_GBK"/>
          <w:b w:val="0"/>
          <w:sz w:val="24"/>
        </w:rPr>
        <w:t>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14:paraId="179D53F1">
      <w:pPr>
        <w:pStyle w:val="5"/>
        <w:keepNext/>
        <w:numPr>
          <w:ilvl w:val="0"/>
          <w:numId w:val="0"/>
        </w:numPr>
        <w:spacing w:before="160" w:after="120" w:line="390" w:lineRule="exact"/>
        <w:ind w:firstLine="0"/>
      </w:pPr>
      <w:bookmarkStart w:id="283" w:name="核实分区转供能力与储能支撑条件"/>
      <w:r>
        <w:rPr>
          <w:rFonts w:ascii="Times New Roman" w:hAnsi="Times New Roman" w:eastAsia="方正仿宋_GBK"/>
          <w:b/>
          <w:sz w:val="26"/>
        </w:rPr>
        <w:t>6.2.2 核实分区转供能力与储能支撑条件</w:t>
      </w:r>
      <w:bookmarkEnd w:id="283"/>
    </w:p>
    <w:p w14:paraId="3B1CE796">
      <w:pPr>
        <w:pStyle w:val="115"/>
        <w:widowControl/>
        <w:spacing w:before="0" w:after="0" w:line="348" w:lineRule="exact"/>
        <w:ind w:firstLine="480"/>
        <w:jc w:val="both"/>
      </w:pPr>
      <w:r>
        <w:rPr>
          <w:rFonts w:ascii="Times New Roman" w:hAnsi="Times New Roman" w:eastAsia="方正仿宋_GBK"/>
          <w:b w:val="0"/>
          <w:sz w:val="24"/>
        </w:rPr>
        <w:t>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14:paraId="75D8355B">
      <w:pPr>
        <w:pStyle w:val="2"/>
        <w:widowControl/>
        <w:spacing w:before="0" w:after="0" w:line="348" w:lineRule="exact"/>
        <w:ind w:firstLine="480"/>
        <w:jc w:val="both"/>
      </w:pPr>
      <w:r>
        <w:rPr>
          <w:rFonts w:ascii="Times New Roman" w:hAnsi="Times New Roman" w:eastAsia="方正仿宋_GBK"/>
          <w:b w:val="0"/>
          <w:sz w:val="24"/>
        </w:rPr>
        <w:t>地区案例储能正向支撑持续时间采用邳州2 h、市区6 h。工程应用结合容量缺口的连续过程与故障恢复时间确定支撑要求，并核定可放电电量和可充电空间。</w:t>
      </w:r>
    </w:p>
    <w:p w14:paraId="0DE62908">
      <w:pPr>
        <w:pStyle w:val="2"/>
        <w:widowControl/>
        <w:spacing w:before="0" w:after="0" w:line="348" w:lineRule="exact"/>
        <w:ind w:firstLine="480"/>
        <w:jc w:val="both"/>
      </w:pPr>
      <w:r>
        <w:rPr>
          <w:rFonts w:ascii="Times New Roman" w:hAnsi="Times New Roman" w:eastAsia="方正仿宋_GBK"/>
          <w:b w:val="0"/>
          <w:sz w:val="24"/>
        </w:rPr>
        <w:t>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14:paraId="518BF141">
      <w:pPr>
        <w:pStyle w:val="5"/>
        <w:keepNext/>
        <w:numPr>
          <w:ilvl w:val="0"/>
          <w:numId w:val="0"/>
        </w:numPr>
        <w:spacing w:before="160" w:after="120" w:line="390" w:lineRule="exact"/>
        <w:ind w:firstLine="0"/>
      </w:pPr>
      <w:bookmarkStart w:id="284" w:name="随数据和工程条件更新结果"/>
      <w:r>
        <w:rPr>
          <w:rFonts w:ascii="Times New Roman" w:hAnsi="Times New Roman" w:eastAsia="方正仿宋_GBK"/>
          <w:b/>
          <w:sz w:val="26"/>
        </w:rPr>
        <w:t>6.2.3 随数据和工程条件更新结果</w:t>
      </w:r>
      <w:bookmarkEnd w:id="284"/>
    </w:p>
    <w:p w14:paraId="7C799C71">
      <w:pPr>
        <w:pStyle w:val="115"/>
        <w:widowControl/>
        <w:spacing w:before="0" w:after="0" w:line="348" w:lineRule="exact"/>
        <w:ind w:firstLine="480"/>
        <w:jc w:val="both"/>
      </w:pPr>
      <w:r>
        <w:rPr>
          <w:rFonts w:ascii="Times New Roman" w:hAnsi="Times New Roman" w:eastAsia="方正仿宋_GBK"/>
          <w:b w:val="0"/>
          <w:sz w:val="24"/>
        </w:rPr>
        <w:t>保留输入参数的区间形式，新增年度资料用于更新区间内的计算节点和设备配置。线路造价、储能价格、负荷分布或可用间隔改变后，按统一费用范围重新比较，同步更新设备方案与推荐区间。</w:t>
      </w:r>
    </w:p>
    <w:p w14:paraId="52DD1B18">
      <w:pPr>
        <w:pStyle w:val="2"/>
        <w:widowControl/>
        <w:spacing w:before="0" w:after="0" w:line="348" w:lineRule="exact"/>
        <w:ind w:firstLine="480"/>
        <w:jc w:val="both"/>
      </w:pPr>
      <w:r>
        <w:rPr>
          <w:rFonts w:ascii="Times New Roman" w:hAnsi="Times New Roman" w:eastAsia="方正仿宋_GBK"/>
          <w:b w:val="0"/>
          <w:sz w:val="24"/>
        </w:rPr>
        <w:t>负荷增长、光伏投产及设备变化会改变片区容量需求。年度规划结合新增用户、实际峰值和建设进度更新源荷参数，重新核对站间转供能力，并按统一工程范围更新主变、储能和线路费用。</w:t>
      </w:r>
    </w:p>
    <w:p w14:paraId="486AAAE1">
      <w:pPr>
        <w:pStyle w:val="2"/>
        <w:widowControl/>
        <w:spacing w:before="0" w:after="0" w:line="348" w:lineRule="exact"/>
        <w:ind w:firstLine="480"/>
        <w:jc w:val="both"/>
      </w:pPr>
      <w:r>
        <w:rPr>
          <w:rFonts w:ascii="Times New Roman" w:hAnsi="Times New Roman" w:eastAsia="方正仿宋_GBK"/>
          <w:b w:val="0"/>
          <w:sz w:val="24"/>
        </w:rPr>
        <w:t>滚动修订时同步调整推荐区间和逐站建设安排，使容量规模、采购投资与投运时点保持对应。实际馈线或设备条件发生较大变化的片区，按新的站级约束重新比选，逐步形成适用于本地区的“一片一策”容量规划方案。</w:t>
      </w:r>
    </w:p>
    <w:p w14:paraId="004EAA88">
      <w:pPr>
        <w:pStyle w:val="4"/>
        <w:keepNext/>
        <w:numPr>
          <w:ilvl w:val="0"/>
          <w:numId w:val="0"/>
        </w:numPr>
        <w:spacing w:before="160" w:after="120" w:line="480" w:lineRule="exact"/>
        <w:ind w:firstLine="0"/>
      </w:pPr>
      <w:bookmarkStart w:id="285" w:name="h1205"/>
      <w:bookmarkStart w:id="286" w:name="后续研究方向"/>
      <w:r>
        <w:rPr>
          <w:rFonts w:ascii="Times New Roman" w:hAnsi="Times New Roman" w:eastAsia="方正仿宋_GBK"/>
          <w:b/>
          <w:sz w:val="32"/>
        </w:rPr>
        <w:t>6.3 后续研究方向</w:t>
      </w:r>
      <w:bookmarkEnd w:id="285"/>
      <w:bookmarkEnd w:id="286"/>
    </w:p>
    <w:p w14:paraId="56B566B7">
      <w:pPr>
        <w:pStyle w:val="115"/>
        <w:widowControl/>
        <w:spacing w:before="0" w:after="0" w:line="348" w:lineRule="exact"/>
        <w:ind w:firstLine="480"/>
        <w:jc w:val="both"/>
      </w:pPr>
      <w:r>
        <w:rPr>
          <w:rFonts w:ascii="Times New Roman" w:hAnsi="Times New Roman" w:eastAsia="方正仿宋_GBK"/>
          <w:b w:val="0"/>
          <w:sz w:val="24"/>
        </w:rPr>
        <w:t>当前地区案例采用市区45个、邳州26个同期静态截面，覆盖地区和各站局部极值，既有等效通道及部分设备条件采用研究假设，后续结合真实接线补充逐时荷电状态、电压和保护校核。费用包括共同评价期内的建设、固定运维及规定更新，尚未纳入期末残值、储能充电和损耗等科目。研究结果用于当前假定下的技术经济比选，具体建设需以核定网络和工程资料进一步校核。</w:t>
      </w:r>
    </w:p>
    <w:p w14:paraId="5E428263">
      <w:pPr>
        <w:pStyle w:val="5"/>
        <w:keepNext/>
        <w:numPr>
          <w:ilvl w:val="0"/>
          <w:numId w:val="0"/>
        </w:numPr>
        <w:spacing w:before="160" w:after="120" w:line="390" w:lineRule="exact"/>
        <w:ind w:firstLine="0"/>
      </w:pPr>
      <w:bookmarkStart w:id="287" w:name="深化储能运行与实际网络校核"/>
      <w:r>
        <w:rPr>
          <w:rFonts w:ascii="Times New Roman" w:hAnsi="Times New Roman" w:eastAsia="方正仿宋_GBK"/>
          <w:b/>
          <w:sz w:val="26"/>
        </w:rPr>
        <w:t>6.3.1 深化储能运行与实际网络校核</w:t>
      </w:r>
      <w:bookmarkEnd w:id="287"/>
    </w:p>
    <w:p w14:paraId="5A134991">
      <w:pPr>
        <w:pStyle w:val="115"/>
        <w:widowControl/>
        <w:spacing w:before="0" w:after="0" w:line="348" w:lineRule="exact"/>
        <w:ind w:firstLine="480"/>
        <w:jc w:val="both"/>
      </w:pPr>
      <w:r>
        <w:rPr>
          <w:rFonts w:ascii="Times New Roman" w:hAnsi="Times New Roman" w:eastAsia="方正仿宋_GBK"/>
          <w:b w:val="0"/>
          <w:sz w:val="24"/>
        </w:rPr>
        <w:t>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14:paraId="35FAF5C2">
      <w:pPr>
        <w:pStyle w:val="5"/>
        <w:keepNext/>
        <w:numPr>
          <w:ilvl w:val="0"/>
          <w:numId w:val="0"/>
        </w:numPr>
        <w:spacing w:before="160" w:after="120" w:line="390" w:lineRule="exact"/>
        <w:ind w:firstLine="0"/>
      </w:pPr>
      <w:bookmarkStart w:id="288" w:name="拓展片区结构和经济参数"/>
      <w:r>
        <w:rPr>
          <w:rFonts w:ascii="Times New Roman" w:hAnsi="Times New Roman" w:eastAsia="方正仿宋_GBK"/>
          <w:b/>
          <w:sz w:val="26"/>
        </w:rPr>
        <w:t>6.3.2 拓展片区结构和经济参数</w:t>
      </w:r>
      <w:bookmarkEnd w:id="288"/>
    </w:p>
    <w:p w14:paraId="08E55E30">
      <w:pPr>
        <w:pStyle w:val="115"/>
        <w:widowControl/>
        <w:spacing w:before="0" w:after="0" w:line="348" w:lineRule="exact"/>
        <w:ind w:firstLine="480"/>
        <w:jc w:val="both"/>
      </w:pPr>
      <w:r>
        <w:rPr>
          <w:rFonts w:ascii="Times New Roman" w:hAnsi="Times New Roman" w:eastAsia="方正仿宋_GBK"/>
          <w:b w:val="0"/>
          <w:sz w:val="24"/>
        </w:rPr>
        <w:t>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14:paraId="56E31D9B">
      <w:pPr>
        <w:pStyle w:val="3"/>
        <w:keepNext/>
        <w:pageBreakBefore/>
        <w:numPr>
          <w:ilvl w:val="0"/>
          <w:numId w:val="0"/>
        </w:numPr>
        <w:spacing w:before="0" w:after="120" w:line="540" w:lineRule="exact"/>
        <w:ind w:firstLine="0"/>
      </w:pPr>
      <w:bookmarkStart w:id="289" w:name="h1211"/>
      <w:bookmarkStart w:id="290" w:name="参考文献"/>
      <w:r>
        <w:rPr>
          <w:rFonts w:ascii="Times New Roman" w:hAnsi="Times New Roman" w:eastAsia="方正仿宋_GBK"/>
          <w:b/>
          <w:sz w:val="36"/>
        </w:rPr>
        <w:t>参考文献</w:t>
      </w:r>
      <w:bookmarkEnd w:id="289"/>
      <w:bookmarkEnd w:id="290"/>
    </w:p>
    <w:p w14:paraId="68368D37">
      <w:pPr>
        <w:pStyle w:val="115"/>
        <w:widowControl/>
        <w:spacing w:before="0" w:after="80" w:line="320" w:lineRule="exact"/>
        <w:ind w:firstLine="0"/>
        <w:jc w:val="left"/>
      </w:pPr>
      <w:r>
        <w:rPr>
          <w:rFonts w:ascii="Times New Roman" w:hAnsi="Times New Roman" w:eastAsia="方正仿宋_GBK"/>
          <w:b w:val="0"/>
          <w:sz w:val="21"/>
        </w:rPr>
        <w:t>[1] 国家能源局. 国家能源局举行新闻发布会 介绍2026年一季度可再生能源并网运行情况[EB/OL]. (2026-04-27)[2026-10-02]. https://www.nea.gov.cn/20260427/4b751e59b0d7463a95f74096fed83e14/c.html.</w:t>
      </w:r>
    </w:p>
    <w:p w14:paraId="45F16B80">
      <w:pPr>
        <w:pStyle w:val="2"/>
        <w:widowControl/>
        <w:spacing w:before="0" w:after="80" w:line="320" w:lineRule="exact"/>
        <w:ind w:firstLine="0"/>
        <w:jc w:val="left"/>
      </w:pPr>
      <w:r>
        <w:rPr>
          <w:rFonts w:ascii="Times New Roman" w:hAnsi="Times New Roman" w:eastAsia="方正仿宋_GBK"/>
          <w:b w:val="0"/>
          <w:sz w:val="21"/>
        </w:rPr>
        <w:t>[2] 国家能源局. 2026年一季度光伏发电建设情况[EB/OL]. (2026-05-19)[2026-10-02]. https://www.nea.gov.cn/20260519/6008bb88dc0649e5b5530fd6ad0b117a/c.html.</w:t>
      </w:r>
    </w:p>
    <w:p w14:paraId="6FD1AC1A">
      <w:pPr>
        <w:pStyle w:val="2"/>
        <w:widowControl/>
        <w:spacing w:before="0" w:after="80" w:line="320" w:lineRule="exact"/>
        <w:ind w:firstLine="0"/>
        <w:jc w:val="left"/>
      </w:pPr>
      <w:r>
        <w:rPr>
          <w:rFonts w:ascii="Times New Roman" w:hAnsi="Times New Roman" w:eastAsia="方正仿宋_GBK"/>
          <w:b w:val="0"/>
          <w:sz w:val="21"/>
        </w:rPr>
        <w:t>[3] HOU Q, ZHANG N, DU E, et al. Probabilistic duck curve in high PV penetration power system: concept, modeling, and empirical analysis in China[J]. Applied Energy, 2019, 242: 205-215.</w:t>
      </w:r>
    </w:p>
    <w:p w14:paraId="5C0828A9">
      <w:pPr>
        <w:pStyle w:val="2"/>
        <w:widowControl/>
        <w:spacing w:before="0" w:after="80" w:line="320" w:lineRule="exact"/>
        <w:ind w:firstLine="0"/>
        <w:jc w:val="left"/>
      </w:pPr>
      <w:r>
        <w:rPr>
          <w:rFonts w:ascii="Times New Roman" w:hAnsi="Times New Roman" w:eastAsia="方正仿宋_GBK"/>
          <w:b w:val="0"/>
          <w:sz w:val="21"/>
        </w:rPr>
        <w:t>[4] MAJEED I B, NWULU N I. Impact of reverse power flow on distributed transformers in a solar-photovoltaic-integrated low-voltage network[J]. Energies, 2022, 15(23): 9238.</w:t>
      </w:r>
    </w:p>
    <w:p w14:paraId="58B26B54">
      <w:pPr>
        <w:pStyle w:val="2"/>
        <w:widowControl/>
        <w:spacing w:before="0" w:after="80" w:line="320" w:lineRule="exact"/>
        <w:ind w:firstLine="0"/>
        <w:jc w:val="left"/>
      </w:pPr>
      <w:r>
        <w:rPr>
          <w:rFonts w:ascii="Times New Roman" w:hAnsi="Times New Roman" w:eastAsia="方正仿宋_GBK"/>
          <w:b w:val="0"/>
          <w:sz w:val="21"/>
        </w:rPr>
        <w:t>[5] DL/T 5729—2023 配电网规划设计技术导则[S]. 2023.</w:t>
      </w:r>
    </w:p>
    <w:p w14:paraId="586E2D68">
      <w:pPr>
        <w:pStyle w:val="2"/>
        <w:widowControl/>
        <w:spacing w:before="0" w:after="80" w:line="320" w:lineRule="exact"/>
        <w:ind w:firstLine="0"/>
        <w:jc w:val="left"/>
      </w:pPr>
      <w:r>
        <w:rPr>
          <w:rFonts w:ascii="Times New Roman" w:hAnsi="Times New Roman" w:eastAsia="方正仿宋_GBK"/>
          <w:b w:val="0"/>
          <w:sz w:val="21"/>
        </w:rPr>
        <w:t>[6] 国家发展改革委, 国家能源局. 关于新形势下配电网高质量发展的指导意见: 发改能源〔2024〕187号[Z]. 2024.</w:t>
      </w:r>
    </w:p>
    <w:p w14:paraId="77AD5AE1">
      <w:pPr>
        <w:pStyle w:val="2"/>
        <w:widowControl/>
        <w:spacing w:before="0" w:after="80" w:line="320" w:lineRule="exact"/>
        <w:ind w:firstLine="0"/>
        <w:jc w:val="left"/>
      </w:pPr>
      <w:r>
        <w:rPr>
          <w:rFonts w:ascii="Times New Roman" w:hAnsi="Times New Roman" w:eastAsia="方正仿宋_GBK"/>
          <w:b w:val="0"/>
          <w:sz w:val="21"/>
        </w:rPr>
        <w:t>[7] 肖峻, 刘柔嘉, 龙梦皓. 变电容载比与下一级中压配电网络关系的量化分析[J]. 电力建设, 2015, 36(11): 45-50.</w:t>
      </w:r>
    </w:p>
    <w:p w14:paraId="423B2D55">
      <w:pPr>
        <w:pStyle w:val="2"/>
        <w:widowControl/>
        <w:spacing w:before="0" w:after="80" w:line="320" w:lineRule="exact"/>
        <w:ind w:firstLine="0"/>
        <w:jc w:val="left"/>
      </w:pPr>
      <w:r>
        <w:rPr>
          <w:rFonts w:ascii="Times New Roman" w:hAnsi="Times New Roman" w:eastAsia="方正仿宋_GBK"/>
          <w:b w:val="0"/>
          <w:sz w:val="21"/>
        </w:rPr>
        <w:t>[8] 配电网规划设计技术导则（修订稿，2025年4月）[R]. 2025.</w:t>
      </w:r>
    </w:p>
    <w:p w14:paraId="22E0714B">
      <w:pPr>
        <w:pStyle w:val="2"/>
        <w:widowControl/>
        <w:spacing w:before="0" w:after="80" w:line="320" w:lineRule="exact"/>
        <w:ind w:firstLine="0"/>
        <w:jc w:val="left"/>
      </w:pPr>
      <w:r>
        <w:rPr>
          <w:rFonts w:ascii="Times New Roman" w:hAnsi="Times New Roman" w:eastAsia="方正仿宋_GBK"/>
          <w:b w:val="0"/>
          <w:sz w:val="21"/>
        </w:rPr>
        <w:t>[9] 王凯亮, 何卓怡, 叶健鹏, 等. 多电压等级电网协同规划的容载比优化配置方法[J]. 南方电网技术, 2025, 19(7): 131-139.</w:t>
      </w:r>
    </w:p>
    <w:p w14:paraId="5145B14B">
      <w:pPr>
        <w:pStyle w:val="2"/>
        <w:widowControl/>
        <w:spacing w:before="0" w:after="80" w:line="320" w:lineRule="exact"/>
        <w:ind w:firstLine="0"/>
        <w:jc w:val="left"/>
      </w:pPr>
      <w:r>
        <w:rPr>
          <w:rFonts w:ascii="Times New Roman" w:hAnsi="Times New Roman" w:eastAsia="方正仿宋_GBK"/>
          <w:b w:val="0"/>
          <w:sz w:val="21"/>
        </w:rPr>
        <w:t>[10] XU T, MENG H, ZHU J, et al. Considering the life-cycle cost of distributed energy-storage planning in distribution grids[J]. Applied Sciences, 2018, 8(12): 2615.</w:t>
      </w:r>
    </w:p>
    <w:p w14:paraId="13F6E3B0">
      <w:pPr>
        <w:pStyle w:val="2"/>
        <w:widowControl/>
        <w:spacing w:before="0" w:after="80" w:line="320" w:lineRule="exact"/>
        <w:ind w:firstLine="0"/>
        <w:jc w:val="left"/>
      </w:pPr>
      <w:r>
        <w:rPr>
          <w:rFonts w:ascii="Times New Roman" w:hAnsi="Times New Roman" w:eastAsia="方正仿宋_GBK"/>
          <w:b w:val="0"/>
          <w:sz w:val="21"/>
        </w:rPr>
        <w:t>[11] 陈浩, 张焰, 俞国勤, 等. 多电压等级配电网最优容载比的计算方法[J]. 电气应用, 2011, 30(1): 25-29.</w:t>
      </w:r>
    </w:p>
    <w:p w14:paraId="26EC5576">
      <w:pPr>
        <w:pStyle w:val="2"/>
        <w:widowControl/>
        <w:spacing w:before="0" w:after="80" w:line="320" w:lineRule="exact"/>
        <w:ind w:firstLine="0"/>
        <w:jc w:val="left"/>
      </w:pPr>
      <w:r>
        <w:rPr>
          <w:rFonts w:ascii="Times New Roman" w:hAnsi="Times New Roman" w:eastAsia="方正仿宋_GBK"/>
          <w:b w:val="0"/>
          <w:sz w:val="21"/>
        </w:rPr>
        <w:t>[12] DL/T 2041—2025 分布式电源接入电力系统承载力评估导则[S]. 2025.</w:t>
      </w:r>
    </w:p>
    <w:p w14:paraId="27DC3977">
      <w:pPr>
        <w:pStyle w:val="2"/>
        <w:widowControl/>
        <w:spacing w:before="0" w:after="80" w:line="320" w:lineRule="exact"/>
        <w:ind w:firstLine="0"/>
        <w:jc w:val="left"/>
      </w:pPr>
      <w:r>
        <w:rPr>
          <w:rFonts w:ascii="Times New Roman" w:hAnsi="Times New Roman" w:eastAsia="方正仿宋_GBK"/>
          <w:b w:val="0"/>
          <w:sz w:val="21"/>
        </w:rPr>
        <w:t>[13] ZENG W, FAN J, ZHANG W, et al. Whole life cycle cost analysis of transmission lines using the economic life interval method[J]. Energies, 2023, 16(23): 7804.</w:t>
      </w:r>
    </w:p>
    <w:p w14:paraId="63ABBFD4">
      <w:pPr>
        <w:pStyle w:val="2"/>
        <w:widowControl/>
        <w:spacing w:before="0" w:after="80" w:line="320" w:lineRule="exact"/>
        <w:ind w:firstLine="0"/>
        <w:jc w:val="left"/>
      </w:pPr>
      <w:r>
        <w:rPr>
          <w:rFonts w:ascii="Times New Roman" w:hAnsi="Times New Roman" w:eastAsia="方正仿宋_GBK"/>
          <w:b w:val="0"/>
          <w:sz w:val="21"/>
        </w:rPr>
        <w:t>[14] ZHU Z, LU S, GAO B, et al. Life cycle cost analysis of three types of power lines in 10 kV distribution network[J]. Inventions, 2016, 1(4): 20.</w:t>
      </w:r>
    </w:p>
    <w:p w14:paraId="50CBEC29">
      <w:pPr>
        <w:pStyle w:val="2"/>
        <w:widowControl/>
        <w:spacing w:before="0" w:after="80" w:line="320" w:lineRule="exact"/>
        <w:ind w:firstLine="0"/>
        <w:jc w:val="left"/>
      </w:pPr>
      <w:r>
        <w:rPr>
          <w:rFonts w:ascii="Times New Roman" w:hAnsi="Times New Roman" w:eastAsia="方正仿宋_GBK"/>
          <w:b w:val="0"/>
          <w:sz w:val="21"/>
        </w:rPr>
        <w:t>[15] SAATY T L. The analytic hierarchy process[M]. New York: McGraw-Hill, 1980.</w:t>
      </w:r>
    </w:p>
    <w:p w14:paraId="1D83889C">
      <w:pPr>
        <w:pStyle w:val="2"/>
        <w:widowControl/>
        <w:spacing w:before="0" w:after="80" w:line="320" w:lineRule="exact"/>
        <w:ind w:firstLine="0"/>
        <w:jc w:val="left"/>
      </w:pPr>
      <w:r>
        <w:rPr>
          <w:rFonts w:ascii="Times New Roman" w:hAnsi="Times New Roman" w:eastAsia="方正仿宋_GBK"/>
          <w:b w:val="0"/>
          <w:sz w:val="21"/>
        </w:rPr>
        <w:t>[16] WU Q, PENG C. Comprehensive benefit evaluation of the power distribution network planning project based on improved IAHP and multi-level extension assessment method[J]. Sustainability, 2016, 8(8): 796.</w:t>
      </w:r>
    </w:p>
    <w:p w14:paraId="3069E830">
      <w:pPr>
        <w:pStyle w:val="2"/>
        <w:widowControl/>
        <w:spacing w:before="0" w:after="80" w:line="320" w:lineRule="exact"/>
        <w:ind w:firstLine="0"/>
        <w:jc w:val="left"/>
      </w:pPr>
      <w:r>
        <w:rPr>
          <w:rFonts w:ascii="Times New Roman" w:hAnsi="Times New Roman" w:eastAsia="方正仿宋_GBK"/>
          <w:b w:val="0"/>
          <w:sz w:val="21"/>
        </w:rPr>
        <w:t>[17] 罗宁, 贺墨琳, 高华, 等. 基于改进的AHP-CRITIC组合赋权与可拓评估模型的配电网综合评价方法[J]. 电力系统保护与控制, 2021, 49(16): 86-96.</w:t>
      </w:r>
    </w:p>
    <w:p w14:paraId="52BD15FF">
      <w:pPr>
        <w:pStyle w:val="2"/>
        <w:widowControl/>
        <w:spacing w:before="0" w:after="80" w:line="320" w:lineRule="exact"/>
        <w:ind w:firstLine="0"/>
        <w:jc w:val="left"/>
      </w:pPr>
      <w:r>
        <w:rPr>
          <w:rFonts w:ascii="Times New Roman" w:hAnsi="Times New Roman" w:eastAsia="方正仿宋_GBK"/>
          <w:b w:val="0"/>
          <w:sz w:val="21"/>
        </w:rPr>
        <w:t>[18] 程智余, 朱晓虎, 李建青. 基于改进ELECTRE法的电网规划投资多准则融合决策方法[J]. 中国电力, 2022, 55(11): 59-65.</w:t>
      </w:r>
    </w:p>
    <w:p w14:paraId="6EDA16B6">
      <w:pPr>
        <w:pStyle w:val="2"/>
        <w:widowControl/>
        <w:spacing w:before="0" w:after="80" w:line="320" w:lineRule="exact"/>
        <w:ind w:firstLine="0"/>
        <w:jc w:val="left"/>
      </w:pPr>
      <w:r>
        <w:rPr>
          <w:rFonts w:ascii="Times New Roman" w:hAnsi="Times New Roman" w:eastAsia="方正仿宋_GBK"/>
          <w:b w:val="0"/>
          <w:sz w:val="21"/>
        </w:rPr>
        <w:t>[19] GB/T 45418—2025 配电网通用技术导则[S]. 2025.</w:t>
      </w:r>
    </w:p>
    <w:p w14:paraId="6742E630">
      <w:pPr>
        <w:pStyle w:val="2"/>
        <w:widowControl/>
        <w:spacing w:before="0" w:after="80" w:line="320" w:lineRule="exact"/>
        <w:ind w:firstLine="0"/>
        <w:jc w:val="left"/>
      </w:pPr>
      <w:r>
        <w:rPr>
          <w:rFonts w:ascii="Times New Roman" w:hAnsi="Times New Roman" w:eastAsia="方正仿宋_GBK"/>
          <w:b w:val="0"/>
          <w:sz w:val="21"/>
        </w:rPr>
        <w:t>[20] 刘炜彬, 梁咏秋, 李锡刚, 等. 面向精细化规划的容载比参数优化方法研究[J]. 电气工程学报, 2025, 20(1): 208-216.</w:t>
      </w:r>
    </w:p>
    <w:p w14:paraId="5A585675">
      <w:pPr>
        <w:pStyle w:val="2"/>
        <w:widowControl/>
        <w:spacing w:before="0" w:after="80" w:line="320" w:lineRule="exact"/>
        <w:ind w:firstLine="0"/>
        <w:jc w:val="left"/>
      </w:pPr>
      <w:r>
        <w:rPr>
          <w:rFonts w:ascii="Times New Roman" w:hAnsi="Times New Roman" w:eastAsia="方正仿宋_GBK"/>
          <w:b w:val="0"/>
          <w:sz w:val="21"/>
        </w:rPr>
        <w:t>[21] 王守相, 尹孜阳, 赵倩宇. 考虑多供电层级耦合的中低压配电网分布式光伏承载力一体化精细评估方法[J]. 电工技术学报, 2025, 40(6): 1930-1944.</w:t>
      </w:r>
    </w:p>
    <w:p w14:paraId="1BDE046A">
      <w:pPr>
        <w:pStyle w:val="2"/>
        <w:widowControl/>
        <w:spacing w:before="0" w:after="80" w:line="320" w:lineRule="exact"/>
        <w:ind w:firstLine="0"/>
        <w:jc w:val="left"/>
      </w:pPr>
      <w:r>
        <w:rPr>
          <w:rFonts w:ascii="Times New Roman" w:hAnsi="Times New Roman" w:eastAsia="方正仿宋_GBK"/>
          <w:b w:val="0"/>
          <w:sz w:val="21"/>
        </w:rPr>
        <w:t>[22] 徐峰亮, 王克谦, 等. 计及运行灵活性的中压配电系统源-网-储协同扩展规划[J]. 中国电力, 2024, 57(7): 98-108.</w:t>
      </w:r>
    </w:p>
    <w:p w14:paraId="3B344EEB">
      <w:pPr>
        <w:pStyle w:val="2"/>
        <w:widowControl/>
        <w:spacing w:before="0" w:after="80" w:line="320" w:lineRule="exact"/>
        <w:ind w:firstLine="0"/>
        <w:jc w:val="left"/>
      </w:pPr>
      <w:r>
        <w:rPr>
          <w:rFonts w:ascii="Times New Roman" w:hAnsi="Times New Roman" w:eastAsia="方正仿宋_GBK"/>
          <w:b w:val="0"/>
          <w:sz w:val="21"/>
        </w:rPr>
        <w:t>[23] LIN T, WU G, LAI S, et al. Calculation of distribution network PV hosting capacity considering source–load uncertainty and active management[J]. Electronics, 2024, 13(20): 4048.</w:t>
      </w:r>
    </w:p>
    <w:p w14:paraId="7E0DF445">
      <w:pPr>
        <w:pStyle w:val="2"/>
        <w:widowControl/>
        <w:spacing w:before="0" w:after="80" w:line="320" w:lineRule="exact"/>
        <w:ind w:firstLine="0"/>
        <w:jc w:val="left"/>
      </w:pPr>
      <w:r>
        <w:rPr>
          <w:rFonts w:ascii="Times New Roman" w:hAnsi="Times New Roman" w:eastAsia="方正仿宋_GBK"/>
          <w:b w:val="0"/>
          <w:sz w:val="21"/>
        </w:rPr>
        <w:t>[24] CHEN C, PENG W, XIE C, et al. Photovoltaic hosting capacity assessment of distribution networks considering source–load uncertainty[J]. Energies, 2025, 18(8): 2134.</w:t>
      </w:r>
    </w:p>
    <w:p w14:paraId="2A1E5BFC">
      <w:pPr>
        <w:pStyle w:val="2"/>
        <w:widowControl/>
        <w:spacing w:before="0" w:after="80" w:line="320" w:lineRule="exact"/>
        <w:ind w:firstLine="0"/>
        <w:jc w:val="left"/>
      </w:pPr>
      <w:r>
        <w:rPr>
          <w:rFonts w:ascii="Times New Roman" w:hAnsi="Times New Roman" w:eastAsia="方正仿宋_GBK"/>
          <w:b w:val="0"/>
          <w:sz w:val="21"/>
        </w:rPr>
        <w:t>[25] LIU H, HE J, DENG L, et al. Assessment of distribution network hosting capacity incorporating multiple uncertainty factors[J]. Electronics, 2025, 14(22): 4495.</w:t>
      </w:r>
    </w:p>
    <w:p w14:paraId="5060DD17">
      <w:pPr>
        <w:pStyle w:val="2"/>
        <w:widowControl/>
        <w:spacing w:before="0" w:after="80" w:line="320" w:lineRule="exact"/>
        <w:ind w:firstLine="0"/>
        <w:jc w:val="left"/>
      </w:pPr>
      <w:r>
        <w:rPr>
          <w:rFonts w:ascii="Times New Roman" w:hAnsi="Times New Roman" w:eastAsia="方正仿宋_GBK"/>
          <w:b w:val="0"/>
          <w:sz w:val="21"/>
        </w:rPr>
        <w:t>[26] SHU J, ZHAO C, CHU B, et al. A closed-loop framework for PV dynamic hosting capacity: integrating physics-informed forecasting and stability constraints[J]. Frontiers in Energy Research, 2026. DOI: 10.3389/fenrg.2026.1823435.</w:t>
      </w:r>
    </w:p>
    <w:p w14:paraId="0C8CC99C">
      <w:pPr>
        <w:pStyle w:val="2"/>
        <w:widowControl/>
        <w:spacing w:before="0" w:after="80" w:line="320" w:lineRule="exact"/>
        <w:ind w:firstLine="0"/>
        <w:jc w:val="left"/>
      </w:pPr>
      <w:r>
        <w:rPr>
          <w:rFonts w:ascii="Times New Roman" w:hAnsi="Times New Roman" w:eastAsia="方正仿宋_GBK"/>
          <w:b w:val="0"/>
          <w:sz w:val="21"/>
        </w:rPr>
        <w:t>[27] HAIDER R, FERRO G, ROBBA M, et al. Flattening the duck curve: a case for distributed decision making[C]//2022 IEEE Power &amp; Energy Society General Meeting. 2022. DOI: 10.1109/PESGM48719.2022.9917019.</w:t>
      </w:r>
    </w:p>
    <w:p w14:paraId="22CF0EA1">
      <w:pPr>
        <w:pStyle w:val="2"/>
        <w:widowControl/>
        <w:spacing w:before="0" w:after="80" w:line="320" w:lineRule="exact"/>
        <w:ind w:firstLine="0"/>
        <w:jc w:val="left"/>
      </w:pPr>
      <w:r>
        <w:rPr>
          <w:rFonts w:ascii="Times New Roman" w:hAnsi="Times New Roman" w:eastAsia="方正仿宋_GBK"/>
          <w:b w:val="0"/>
          <w:sz w:val="21"/>
        </w:rPr>
        <w:t>[28] XIE Y, LI Q, YANG L, et al. The phenomenon and suppression strategy of overvoltage caused by PV power reverse flow[J]. Frontiers in Energy Research, 2024, 12: 1495742.</w:t>
      </w:r>
    </w:p>
    <w:p w14:paraId="27E44891">
      <w:pPr>
        <w:pStyle w:val="2"/>
        <w:widowControl/>
        <w:spacing w:before="0" w:after="80" w:line="320" w:lineRule="exact"/>
        <w:ind w:firstLine="0"/>
        <w:jc w:val="left"/>
      </w:pPr>
      <w:r>
        <w:rPr>
          <w:rFonts w:ascii="Times New Roman" w:hAnsi="Times New Roman" w:eastAsia="方正仿宋_GBK"/>
          <w:b w:val="0"/>
          <w:sz w:val="21"/>
        </w:rPr>
        <w:t>[29] GHORBANSARVI A, HAMILTON D, ALMASSALKHI M R, et al. Transformer temperature management and voltage control in electric distribution systems with high solar PV penetration[EB/OL]. arXiv: 2410.09011, 2024.</w:t>
      </w:r>
    </w:p>
    <w:p w14:paraId="6D4FFFAB">
      <w:pPr>
        <w:pStyle w:val="2"/>
        <w:widowControl/>
        <w:spacing w:before="0" w:after="80" w:line="320" w:lineRule="exact"/>
        <w:ind w:firstLine="0"/>
        <w:jc w:val="left"/>
      </w:pPr>
      <w:r>
        <w:rPr>
          <w:rFonts w:ascii="Times New Roman" w:hAnsi="Times New Roman" w:eastAsia="方正仿宋_GBK"/>
          <w:b w:val="0"/>
          <w:sz w:val="21"/>
        </w:rPr>
        <w:t>[30] GAO X, ZHANG J, SUN H, et al. A review of voltage control studies on low voltage distribution networks containing high penetration distributed photovoltaics[J]. Energies, 2024, 17(13): 3058.</w:t>
      </w:r>
    </w:p>
    <w:p w14:paraId="41FD1033">
      <w:pPr>
        <w:pStyle w:val="2"/>
        <w:widowControl/>
        <w:spacing w:before="0" w:after="80" w:line="320" w:lineRule="exact"/>
        <w:ind w:firstLine="0"/>
        <w:jc w:val="left"/>
      </w:pPr>
      <w:r>
        <w:rPr>
          <w:rFonts w:ascii="Times New Roman" w:hAnsi="Times New Roman" w:eastAsia="方正仿宋_GBK"/>
          <w:b w:val="0"/>
          <w:sz w:val="21"/>
        </w:rPr>
        <w:t>[31] NAIR V J, VAHID-GHAVIDEL M, ANNASWAMY A M. Dynamic resource coordination can increase grid hosting capacity to support more renewables, storage, and electrified load growth[EB/OL]. arXiv:2604.02170, 2026.</w:t>
      </w:r>
    </w:p>
    <w:p w14:paraId="41E7179B">
      <w:pPr>
        <w:pStyle w:val="2"/>
        <w:widowControl/>
        <w:spacing w:before="0" w:after="80" w:line="320" w:lineRule="exact"/>
        <w:ind w:firstLine="0"/>
        <w:jc w:val="left"/>
      </w:pPr>
      <w:r>
        <w:rPr>
          <w:rFonts w:ascii="Times New Roman" w:hAnsi="Times New Roman" w:eastAsia="方正仿宋_GBK"/>
          <w:b w:val="0"/>
          <w:sz w:val="21"/>
        </w:rPr>
        <w:t>[32] WANG R, JI H, LI P, et al. Multi-resource dynamic coordinated planning of flexible distribution network[J]. Nature Communications, 2024, 15: 4576.</w:t>
      </w:r>
    </w:p>
    <w:p w14:paraId="00710670">
      <w:pPr>
        <w:pStyle w:val="2"/>
        <w:widowControl/>
        <w:spacing w:before="0" w:after="80" w:line="320" w:lineRule="exact"/>
        <w:ind w:firstLine="0"/>
        <w:jc w:val="left"/>
      </w:pPr>
      <w:r>
        <w:rPr>
          <w:rFonts w:ascii="Times New Roman" w:hAnsi="Times New Roman" w:eastAsia="方正仿宋_GBK"/>
          <w:b w:val="0"/>
          <w:sz w:val="21"/>
        </w:rPr>
        <w:t>[33] MARTÍNEZ M, MATEO C, GÓMEZ T, et al. Distributed battery energy storage systems for deferring distribution network reinforcements under sustained load growth scenarios[J]. Journal of Energy Storage, 2024, 100: 113404.</w:t>
      </w:r>
    </w:p>
    <w:p w14:paraId="0CF13916">
      <w:pPr>
        <w:pStyle w:val="2"/>
        <w:widowControl/>
        <w:spacing w:before="0" w:after="80" w:line="320" w:lineRule="exact"/>
        <w:ind w:firstLine="0"/>
        <w:jc w:val="left"/>
      </w:pPr>
      <w:r>
        <w:rPr>
          <w:rFonts w:ascii="Times New Roman" w:hAnsi="Times New Roman" w:eastAsia="方正仿宋_GBK"/>
          <w:b w:val="0"/>
          <w:sz w:val="21"/>
        </w:rPr>
        <w:t>[34] HOLWEGER J, BALLIF C, WYRSCH N. Distributed flexibility as a cost-effective alternative to grid reinforcement[EB/OL]. arXiv:2109.07305, 2021.</w:t>
      </w:r>
    </w:p>
    <w:p w14:paraId="343E296D">
      <w:pPr>
        <w:pStyle w:val="2"/>
        <w:widowControl/>
        <w:spacing w:before="0" w:after="80" w:line="320" w:lineRule="exact"/>
        <w:ind w:firstLine="0"/>
        <w:jc w:val="left"/>
      </w:pPr>
      <w:r>
        <w:rPr>
          <w:rFonts w:ascii="Times New Roman" w:hAnsi="Times New Roman" w:eastAsia="方正仿宋_GBK"/>
          <w:b w:val="0"/>
          <w:sz w:val="21"/>
        </w:rPr>
        <w:t>[35] MATTHISS B, MOMENIFARAHANI A, BINDER J. Storage placement and sizing in a distribution grid with high PV-generation[EB/OL]. arXiv: 2001.05814, 2020.</w:t>
      </w:r>
    </w:p>
    <w:p w14:paraId="40DEC7FA">
      <w:pPr>
        <w:pStyle w:val="2"/>
        <w:widowControl/>
        <w:spacing w:before="0" w:after="80" w:line="320" w:lineRule="exact"/>
        <w:ind w:firstLine="0"/>
        <w:jc w:val="left"/>
      </w:pPr>
      <w:r>
        <w:rPr>
          <w:rFonts w:ascii="Times New Roman" w:hAnsi="Times New Roman" w:eastAsia="方正仿宋_GBK"/>
          <w:b w:val="0"/>
          <w:sz w:val="21"/>
        </w:rPr>
        <w:t>[36] WU Y, CHEN Y, LI Z, et al. Robust co-planning of distributed photovoltaics and energy storage for enhancing the hosting capacity of active distribution networks[J]. Renewable Energy, 2025, 253: 123645.</w:t>
      </w:r>
    </w:p>
    <w:p w14:paraId="45DCF421">
      <w:pPr>
        <w:pStyle w:val="2"/>
        <w:widowControl/>
        <w:spacing w:before="0" w:after="80" w:line="320" w:lineRule="exact"/>
        <w:ind w:firstLine="0"/>
        <w:jc w:val="left"/>
      </w:pPr>
      <w:r>
        <w:rPr>
          <w:rFonts w:ascii="Times New Roman" w:hAnsi="Times New Roman" w:eastAsia="方正仿宋_GBK"/>
          <w:b w:val="0"/>
          <w:sz w:val="21"/>
        </w:rPr>
        <w:t>[37] ZHANG Q, WANG Z, MA S, et al. Stochastic pre-event preparation for enhancing resilience of distribution systems with high DER penetration[EB/OL]. (2020)[2026-10-02]. https://arxiv.org/abs/2012.13043.</w:t>
      </w:r>
    </w:p>
    <w:p w14:paraId="56147ECF">
      <w:pPr>
        <w:pStyle w:val="2"/>
        <w:widowControl/>
        <w:spacing w:before="0" w:after="80" w:line="320" w:lineRule="exact"/>
        <w:ind w:firstLine="0"/>
        <w:jc w:val="left"/>
      </w:pPr>
      <w:r>
        <w:rPr>
          <w:rFonts w:ascii="Times New Roman" w:hAnsi="Times New Roman" w:eastAsia="方正仿宋_GBK"/>
          <w:b w:val="0"/>
          <w:sz w:val="21"/>
        </w:rPr>
        <w:t>[38] HUANG J, SUN Z, XIE H, et al. Optimal substation capacity planning method in high-density load areas considering renewable energy[J]. Energy Reports, 2023, 9: 1520-1530.</w:t>
      </w:r>
    </w:p>
    <w:p w14:paraId="58C166F0">
      <w:pPr>
        <w:pStyle w:val="2"/>
        <w:widowControl/>
        <w:spacing w:before="0" w:after="80" w:line="320" w:lineRule="exact"/>
        <w:ind w:firstLine="0"/>
        <w:jc w:val="left"/>
      </w:pPr>
      <w:r>
        <w:rPr>
          <w:rFonts w:ascii="Times New Roman" w:hAnsi="Times New Roman" w:eastAsia="方正仿宋_GBK"/>
          <w:b w:val="0"/>
          <w:sz w:val="21"/>
        </w:rPr>
        <w:t>[39] XU D, FU Q, YE L, et al. The optimal sizing of substation capacity in a distribution network, considering a dynamic time-of-use pricing mechanism[J]. Sensors, 2022, 22(19): 7173.</w:t>
      </w:r>
    </w:p>
    <w:p w14:paraId="0E720750">
      <w:pPr>
        <w:pStyle w:val="2"/>
        <w:widowControl/>
        <w:spacing w:before="0" w:after="80" w:line="320" w:lineRule="exact"/>
        <w:ind w:firstLine="0"/>
        <w:jc w:val="left"/>
      </w:pPr>
      <w:r>
        <w:rPr>
          <w:rFonts w:ascii="Times New Roman" w:hAnsi="Times New Roman" w:eastAsia="方正仿宋_GBK"/>
          <w:b w:val="0"/>
          <w:sz w:val="21"/>
        </w:rPr>
        <w:t>[40] NESPOLI L, MEDICI V. Global forecasting models for residential load flexibility and grid optimization[J]. Frontiers in Energy Research, 2025, 13: 1547617.</w:t>
      </w:r>
    </w:p>
    <w:p w14:paraId="7B07CA5A">
      <w:pPr>
        <w:pStyle w:val="2"/>
        <w:widowControl/>
        <w:spacing w:before="0" w:after="80" w:line="320" w:lineRule="exact"/>
        <w:ind w:firstLine="0"/>
        <w:jc w:val="left"/>
      </w:pPr>
      <w:r>
        <w:rPr>
          <w:rFonts w:ascii="Times New Roman" w:hAnsi="Times New Roman" w:eastAsia="方正仿宋_GBK"/>
          <w:b w:val="0"/>
          <w:sz w:val="21"/>
        </w:rPr>
        <w:t>[41] ZHU J, LIU Z, DAI F, et al. Coordinated planning of unbalanced flexible interconnected distribution networks based on distributed optimization[J]. Energies, 2026, 19(7): 1769.</w:t>
      </w:r>
    </w:p>
    <w:p w14:paraId="571B5004">
      <w:pPr>
        <w:pStyle w:val="2"/>
        <w:widowControl/>
        <w:spacing w:before="0" w:after="80" w:line="320" w:lineRule="exact"/>
        <w:ind w:firstLine="0"/>
        <w:jc w:val="left"/>
      </w:pPr>
      <w:r>
        <w:rPr>
          <w:rFonts w:ascii="Times New Roman" w:hAnsi="Times New Roman" w:eastAsia="方正仿宋_GBK"/>
          <w:b w:val="0"/>
          <w:sz w:val="21"/>
        </w:rPr>
        <w:t>[42] LUO W, ZHANG C, HAN X, et al. Joint planning method for soft open points and energy storage in hybrid distribution networks based on improved DC power flow[J]. Processes, 2026, 14(6): 1013.</w:t>
      </w:r>
    </w:p>
    <w:p w14:paraId="21F1E1A2">
      <w:pPr>
        <w:pStyle w:val="2"/>
        <w:widowControl/>
        <w:spacing w:before="0" w:after="80" w:line="320" w:lineRule="exact"/>
        <w:ind w:firstLine="0"/>
        <w:jc w:val="left"/>
      </w:pPr>
      <w:r>
        <w:rPr>
          <w:rFonts w:ascii="Times New Roman" w:hAnsi="Times New Roman" w:eastAsia="方正仿宋_GBK"/>
          <w:b w:val="0"/>
          <w:sz w:val="21"/>
        </w:rPr>
        <w:t>[43] WANG J, CHANG C, LE J, et al. Sustainable distribution network planning for enhancing PV accommodation: a source–network–storage coordinated stochastic approach[J]. Sustainability, 2025, 17(12): 5324.</w:t>
      </w:r>
    </w:p>
    <w:p w14:paraId="12036D23">
      <w:pPr>
        <w:pStyle w:val="2"/>
        <w:widowControl/>
        <w:spacing w:before="0" w:after="80" w:line="320" w:lineRule="exact"/>
        <w:ind w:firstLine="0"/>
        <w:jc w:val="left"/>
      </w:pPr>
      <w:r>
        <w:rPr>
          <w:rFonts w:ascii="Times New Roman" w:hAnsi="Times New Roman" w:eastAsia="方正仿宋_GBK"/>
          <w:b w:val="0"/>
          <w:sz w:val="21"/>
        </w:rPr>
        <w:t>[44] SHI Y, YAO Y, LI Y, et al. Research on source–grid–load–storage coordinated optimization and evolutionarily stable strategies for high renewable energy[J]. Energies, 2026, 19(2): 415.</w:t>
      </w:r>
    </w:p>
    <w:p w14:paraId="3A294980">
      <w:pPr>
        <w:pStyle w:val="2"/>
        <w:widowControl/>
        <w:spacing w:before="0" w:after="80" w:line="320" w:lineRule="exact"/>
        <w:ind w:firstLine="0"/>
        <w:jc w:val="left"/>
      </w:pPr>
      <w:r>
        <w:rPr>
          <w:rFonts w:ascii="Times New Roman" w:hAnsi="Times New Roman" w:eastAsia="方正仿宋_GBK"/>
          <w:b w:val="0"/>
          <w:sz w:val="21"/>
        </w:rPr>
        <w:t>[45] WANG Y, YAN C, WANG Z, et al. Adaptability evaluation of power grid planning scheme for novel power system considering multiple decision psychology[J]. Energies, 2024, 17(15): 3672.</w:t>
      </w:r>
    </w:p>
    <w:p w14:paraId="0196E4F1">
      <w:pPr>
        <w:pStyle w:val="2"/>
        <w:widowControl/>
        <w:spacing w:before="0" w:after="80" w:line="320" w:lineRule="exact"/>
        <w:ind w:firstLine="0"/>
        <w:jc w:val="left"/>
      </w:pPr>
      <w:r>
        <w:rPr>
          <w:rFonts w:ascii="Times New Roman" w:hAnsi="Times New Roman" w:eastAsia="方正仿宋_GBK"/>
          <w:b w:val="0"/>
          <w:sz w:val="21"/>
        </w:rPr>
        <w:t>[46] YE L, LI J, YANG S, et al. An improved TOPSIS method using Fermatean fuzzy sets for techno-economic evaluation of multi-type power sources[J]. Electronics, 2025, 14(23): 4770.</w:t>
      </w:r>
    </w:p>
    <w:p w14:paraId="1D9A7A4E">
      <w:pPr>
        <w:pStyle w:val="2"/>
        <w:widowControl/>
        <w:spacing w:before="0" w:after="80" w:line="320" w:lineRule="exact"/>
        <w:ind w:firstLine="0"/>
        <w:jc w:val="left"/>
      </w:pPr>
      <w:r>
        <w:rPr>
          <w:rFonts w:ascii="Times New Roman" w:hAnsi="Times New Roman" w:eastAsia="方正仿宋_GBK"/>
          <w:b w:val="0"/>
          <w:sz w:val="21"/>
        </w:rPr>
        <w:t>[47] ZENG W, FAN J, REN Z, et al. Economic evaluation method of modern power transmission system based on improved technique for order of preference by similarity to ideal solution (TOPSIS) and best-worst method-anti-entropy weight[J]. Energies, 2023, 16(21): 7242.</w:t>
      </w:r>
    </w:p>
    <w:p w14:paraId="0BDEA8E3">
      <w:pPr>
        <w:pStyle w:val="2"/>
        <w:widowControl/>
        <w:spacing w:before="0" w:after="80" w:line="320" w:lineRule="exact"/>
        <w:ind w:firstLine="0"/>
        <w:jc w:val="left"/>
      </w:pPr>
      <w:r>
        <w:rPr>
          <w:rFonts w:ascii="Times New Roman" w:hAnsi="Times New Roman" w:eastAsia="方正仿宋_GBK"/>
          <w:b w:val="0"/>
          <w:sz w:val="21"/>
        </w:rPr>
        <w:t>[48] 刘文霞, 刘其达, 邓诗语, 等. 基于容载比色带的区域配电网充裕性分析[J]. 华北电力大学学报(自然科学版), 2022, 49(2): 1-12, 22.</w:t>
      </w:r>
    </w:p>
    <w:p w14:paraId="1DF9A11E">
      <w:pPr>
        <w:pStyle w:val="2"/>
        <w:widowControl/>
        <w:spacing w:before="0" w:after="80" w:line="320" w:lineRule="exact"/>
        <w:ind w:firstLine="0"/>
        <w:jc w:val="left"/>
      </w:pPr>
      <w:r>
        <w:rPr>
          <w:rFonts w:ascii="Times New Roman" w:hAnsi="Times New Roman" w:eastAsia="方正仿宋_GBK"/>
          <w:b w:val="0"/>
          <w:sz w:val="21"/>
        </w:rPr>
        <w:t>[49] 张锐, 刘恒超, 张国驹, 等. 基于改进供电能力指标的低压台区柔性互联装置规划[J]. 电力建设, 2025, 46(8): 1-11.</w:t>
      </w:r>
    </w:p>
    <w:p w14:paraId="39580EA2">
      <w:pPr>
        <w:pStyle w:val="2"/>
        <w:widowControl/>
        <w:spacing w:before="0" w:after="80" w:line="320" w:lineRule="exact"/>
        <w:ind w:firstLine="0"/>
        <w:jc w:val="left"/>
      </w:pPr>
      <w:r>
        <w:rPr>
          <w:rFonts w:ascii="Times New Roman" w:hAnsi="Times New Roman" w:eastAsia="方正仿宋_GBK"/>
          <w:b w:val="0"/>
          <w:sz w:val="21"/>
        </w:rPr>
        <w:t>[50] 马雨欣, 林凌雪. 面向配电网精准规划的最大供电能力评估方法[J]. 现代电力, 2025, 42(6): 1120-1130.</w:t>
      </w:r>
    </w:p>
    <w:p w14:paraId="7EA9BF81">
      <w:pPr>
        <w:pStyle w:val="2"/>
        <w:widowControl/>
        <w:spacing w:before="0" w:after="80" w:line="320" w:lineRule="exact"/>
        <w:ind w:firstLine="0"/>
        <w:jc w:val="left"/>
      </w:pPr>
      <w:r>
        <w:rPr>
          <w:rFonts w:ascii="Times New Roman" w:hAnsi="Times New Roman" w:eastAsia="方正仿宋_GBK"/>
          <w:b w:val="0"/>
          <w:sz w:val="21"/>
        </w:rPr>
        <w:t>[51] 王方敏, 顼佳宇, 苏宁, 等. 新型电力系统风险抑制下分布式光伏承载力概率评估方法[J]. 中国电力, 2025, 58(6): 33-44.</w:t>
      </w:r>
    </w:p>
    <w:p w14:paraId="542273F7">
      <w:pPr>
        <w:pStyle w:val="2"/>
        <w:widowControl/>
        <w:spacing w:before="0" w:after="80" w:line="320" w:lineRule="exact"/>
        <w:ind w:firstLine="0"/>
        <w:jc w:val="left"/>
      </w:pPr>
      <w:r>
        <w:rPr>
          <w:rFonts w:ascii="Times New Roman" w:hAnsi="Times New Roman" w:eastAsia="方正仿宋_GBK"/>
          <w:b w:val="0"/>
          <w:sz w:val="21"/>
        </w:rPr>
        <w:t>[52] 徐非非, 冯华, 覃洪培, 等. 计及不确定性的配电网分布式光伏承载能力区间分析方法[J]. 浙江电力, 2023, 42(11): 86-95.</w:t>
      </w:r>
    </w:p>
    <w:p w14:paraId="41CEC87F">
      <w:pPr>
        <w:pStyle w:val="2"/>
        <w:widowControl/>
        <w:spacing w:before="0" w:after="80" w:line="320" w:lineRule="exact"/>
        <w:ind w:firstLine="0"/>
        <w:jc w:val="left"/>
      </w:pPr>
      <w:r>
        <w:rPr>
          <w:rFonts w:ascii="Times New Roman" w:hAnsi="Times New Roman" w:eastAsia="方正仿宋_GBK"/>
          <w:b w:val="0"/>
          <w:sz w:val="21"/>
        </w:rPr>
        <w:t>[53] 张伟, 孔巧玉, 滕婕, 等. 面向柔性互联配电网的分布式光伏消纳能力区间评估方法[J/OL]. 现代电力, 2026-03-02. DOI: 10.19725/j.cnki.1007-2322.2024.0254.</w:t>
      </w:r>
    </w:p>
    <w:p w14:paraId="649AED5F">
      <w:pPr>
        <w:pStyle w:val="2"/>
        <w:widowControl/>
        <w:spacing w:before="0" w:after="80" w:line="320" w:lineRule="exact"/>
        <w:ind w:firstLine="0"/>
        <w:jc w:val="left"/>
      </w:pPr>
      <w:r>
        <w:rPr>
          <w:rFonts w:ascii="Times New Roman" w:hAnsi="Times New Roman" w:eastAsia="方正仿宋_GBK"/>
          <w:b w:val="0"/>
          <w:sz w:val="21"/>
        </w:rPr>
        <w:t>[54] 宋钰, 郭玥, 王旭阳, 等. 分布式光伏接入配电网安全经济承载力评估[J]. 浙江电力, 2025, 44(11): 93-102.</w:t>
      </w:r>
    </w:p>
    <w:p w14:paraId="5E91853B">
      <w:pPr>
        <w:pStyle w:val="2"/>
        <w:widowControl/>
        <w:spacing w:before="0" w:after="80" w:line="320" w:lineRule="exact"/>
        <w:ind w:firstLine="0"/>
        <w:jc w:val="left"/>
      </w:pPr>
      <w:r>
        <w:rPr>
          <w:rFonts w:ascii="Times New Roman" w:hAnsi="Times New Roman" w:eastAsia="方正仿宋_GBK"/>
          <w:b w:val="0"/>
          <w:sz w:val="21"/>
        </w:rPr>
        <w:t>[55] 李敬如, 白宇, 王旭阳, 等. 考虑主配协同的分布式光伏接入电网安全经济承载力计算方法[J]. 电力建设, 2025, 46(10): 113-121.</w:t>
      </w:r>
    </w:p>
    <w:p w14:paraId="65AD391D">
      <w:pPr>
        <w:pStyle w:val="2"/>
        <w:widowControl/>
        <w:spacing w:before="0" w:after="80" w:line="320" w:lineRule="exact"/>
        <w:ind w:firstLine="0"/>
        <w:jc w:val="left"/>
      </w:pPr>
      <w:r>
        <w:rPr>
          <w:rFonts w:ascii="Times New Roman" w:hAnsi="Times New Roman" w:eastAsia="方正仿宋_GBK"/>
          <w:b w:val="0"/>
          <w:sz w:val="21"/>
        </w:rPr>
        <w:t>[56] 龚锐, 李华强, 许立雄. 面向配电网综合承载力提升的储能优化配置方法[J]. 电网技术, 2025, 49(9): 3860-3869.</w:t>
      </w:r>
    </w:p>
    <w:p w14:paraId="5CEF0310">
      <w:pPr>
        <w:pStyle w:val="2"/>
        <w:widowControl/>
        <w:spacing w:before="0" w:after="80" w:line="320" w:lineRule="exact"/>
        <w:ind w:firstLine="0"/>
        <w:jc w:val="left"/>
      </w:pPr>
      <w:r>
        <w:rPr>
          <w:rFonts w:ascii="Times New Roman" w:hAnsi="Times New Roman" w:eastAsia="方正仿宋_GBK"/>
          <w:b w:val="0"/>
          <w:sz w:val="21"/>
        </w:rPr>
        <w:t>[57] 曹炜, 董浩洋, 李芸, 等. 分布式光伏高比例接入的国外经验及实践启示[J]. 电气传动, 2022, 52(4): 3-11.</w:t>
      </w:r>
    </w:p>
    <w:p w14:paraId="4AA00ED3">
      <w:pPr>
        <w:pStyle w:val="2"/>
        <w:widowControl/>
        <w:spacing w:before="0" w:after="80" w:line="320" w:lineRule="exact"/>
        <w:ind w:firstLine="0"/>
        <w:jc w:val="left"/>
      </w:pPr>
      <w:r>
        <w:rPr>
          <w:rFonts w:ascii="Times New Roman" w:hAnsi="Times New Roman" w:eastAsia="方正仿宋_GBK"/>
          <w:b w:val="0"/>
          <w:sz w:val="21"/>
        </w:rPr>
        <w:t>[58] 龚玺, 徐金阁, 路玮. 江苏电网电力负荷变化特征研究[J]. 电气工程, 2023, 11(3): 137-143.</w:t>
      </w:r>
    </w:p>
    <w:p w14:paraId="27C164C1">
      <w:pPr>
        <w:pStyle w:val="2"/>
        <w:widowControl/>
        <w:spacing w:before="0" w:after="80" w:line="320" w:lineRule="exact"/>
        <w:ind w:firstLine="0"/>
        <w:jc w:val="left"/>
      </w:pPr>
      <w:r>
        <w:rPr>
          <w:rFonts w:ascii="Times New Roman" w:hAnsi="Times New Roman" w:eastAsia="方正仿宋_GBK"/>
          <w:b w:val="0"/>
          <w:sz w:val="21"/>
        </w:rPr>
        <w:t>[59] 梁志峰, 康重庆, 隋凌峰, 等. 含高比例分布式光伏的主配网运行风险评估与防控策略研究[J]. 清华大学学报(自然科学版), 2024, 64(11): 1964-1978.</w:t>
      </w:r>
    </w:p>
    <w:p w14:paraId="47E18AA1">
      <w:pPr>
        <w:pStyle w:val="2"/>
        <w:widowControl/>
        <w:spacing w:before="0" w:after="80" w:line="320" w:lineRule="exact"/>
        <w:ind w:firstLine="0"/>
        <w:jc w:val="left"/>
      </w:pPr>
      <w:r>
        <w:rPr>
          <w:rFonts w:ascii="Times New Roman" w:hAnsi="Times New Roman" w:eastAsia="方正仿宋_GBK"/>
          <w:b w:val="0"/>
          <w:sz w:val="21"/>
        </w:rPr>
        <w:t>[60] 吕达夫. 考虑源荷不确定性的分布式光伏承载能力评估[J]. 上海电力大学学报, 2024, 40(6): 579-586.</w:t>
      </w:r>
    </w:p>
    <w:p w14:paraId="74DE79AA">
      <w:pPr>
        <w:pStyle w:val="2"/>
        <w:widowControl/>
        <w:spacing w:before="0" w:after="80" w:line="320" w:lineRule="exact"/>
        <w:ind w:firstLine="0"/>
        <w:jc w:val="left"/>
      </w:pPr>
      <w:r>
        <w:rPr>
          <w:rFonts w:ascii="Times New Roman" w:hAnsi="Times New Roman" w:eastAsia="方正仿宋_GBK"/>
          <w:b w:val="0"/>
          <w:sz w:val="21"/>
        </w:rPr>
        <w:t>[61] 刘克权, 汤文, 陈钊, 等. 新能源高占比下主配协同调度的挑战与提升策略[J]. 智能电网, 2026, 16(1): 7-15.</w:t>
      </w:r>
    </w:p>
    <w:p w14:paraId="1EF579F4">
      <w:pPr>
        <w:pStyle w:val="2"/>
        <w:widowControl/>
        <w:spacing w:before="0" w:after="80" w:line="320" w:lineRule="exact"/>
        <w:ind w:firstLine="0"/>
        <w:jc w:val="left"/>
      </w:pPr>
      <w:r>
        <w:rPr>
          <w:rFonts w:ascii="Times New Roman" w:hAnsi="Times New Roman" w:eastAsia="方正仿宋_GBK"/>
          <w:b w:val="0"/>
          <w:sz w:val="21"/>
        </w:rPr>
        <w:t>[62] 栗峰, 等. 新型电力系统下分布式光伏规模化并网运行关键技术探讨[J]. 电网技术, 2024, 48(1): 184-196.</w:t>
      </w:r>
    </w:p>
    <w:p w14:paraId="68B28DC8">
      <w:pPr>
        <w:pStyle w:val="2"/>
        <w:widowControl/>
        <w:spacing w:before="0" w:after="80" w:line="320" w:lineRule="exact"/>
        <w:ind w:firstLine="0"/>
        <w:jc w:val="left"/>
      </w:pPr>
      <w:r>
        <w:rPr>
          <w:rFonts w:ascii="Times New Roman" w:hAnsi="Times New Roman" w:eastAsia="方正仿宋_GBK"/>
          <w:b w:val="0"/>
          <w:sz w:val="21"/>
        </w:rPr>
        <w:t>[63] 刘洪波, 刘珅诚, 盖雪扬, 等. 高比例新能源接入的主动配电网规划综述[J]. 发电技术, 2024, 45(1): 151-161.</w:t>
      </w:r>
    </w:p>
    <w:p w14:paraId="5AB1734F">
      <w:pPr>
        <w:pStyle w:val="2"/>
        <w:widowControl/>
        <w:spacing w:before="0" w:after="80" w:line="320" w:lineRule="exact"/>
        <w:ind w:firstLine="0"/>
        <w:jc w:val="left"/>
      </w:pPr>
      <w:r>
        <w:rPr>
          <w:rFonts w:ascii="Times New Roman" w:hAnsi="Times New Roman" w:eastAsia="方正仿宋_GBK"/>
          <w:b w:val="0"/>
          <w:sz w:val="21"/>
        </w:rPr>
        <w:t>[64] 黄海泉, 等. 新型配电网分布式储能系统方案及配置研究综述[J]. 南方能源建设, 2024, 11(4): 42-53.</w:t>
      </w:r>
    </w:p>
    <w:p w14:paraId="224E6FB2">
      <w:pPr>
        <w:pStyle w:val="2"/>
        <w:widowControl/>
        <w:spacing w:before="0" w:after="80" w:line="320" w:lineRule="exact"/>
        <w:ind w:firstLine="0"/>
        <w:jc w:val="left"/>
      </w:pPr>
      <w:r>
        <w:rPr>
          <w:rFonts w:ascii="Times New Roman" w:hAnsi="Times New Roman" w:eastAsia="方正仿宋_GBK"/>
          <w:b w:val="0"/>
          <w:sz w:val="21"/>
        </w:rPr>
        <w:t>[65] 贺春光, 王林峰, 曹媛, 等. 考虑综合收益的多电压等级配电网柔性互联装置协同规划方法[J]. 中国电力, 2025, 58(1): 78-84.</w:t>
      </w:r>
    </w:p>
    <w:p w14:paraId="6990F718">
      <w:pPr>
        <w:pStyle w:val="2"/>
        <w:widowControl/>
        <w:spacing w:before="0" w:after="80" w:line="320" w:lineRule="exact"/>
        <w:ind w:firstLine="0"/>
        <w:jc w:val="left"/>
      </w:pPr>
      <w:r>
        <w:rPr>
          <w:rFonts w:ascii="Times New Roman" w:hAnsi="Times New Roman" w:eastAsia="方正仿宋_GBK"/>
          <w:b w:val="0"/>
          <w:sz w:val="21"/>
        </w:rPr>
        <w:t>[66] 乐健, 王靖, 廖小兵, 等. 基于随机场景的配电网源网储协同规划方法[J]. 电力系统保护与控制, 2025, 53(4): 132-147.</w:t>
      </w:r>
    </w:p>
    <w:p w14:paraId="1CBFEAD4">
      <w:pPr>
        <w:pStyle w:val="2"/>
        <w:widowControl/>
        <w:spacing w:before="0" w:after="80" w:line="320" w:lineRule="exact"/>
        <w:ind w:firstLine="0"/>
        <w:jc w:val="left"/>
      </w:pPr>
      <w:r>
        <w:rPr>
          <w:rFonts w:ascii="Times New Roman" w:hAnsi="Times New Roman" w:eastAsia="方正仿宋_GBK"/>
          <w:b w:val="0"/>
          <w:sz w:val="21"/>
        </w:rPr>
        <w:t>[67] 张全, 代贤忠, 韩新阳, 等. 基于全生命周期投入产出效益的电网规划精准投资方法[J]. 中国电力, 2018, 51(10): 171-177.</w:t>
      </w:r>
    </w:p>
    <w:p w14:paraId="248708D9">
      <w:pPr>
        <w:pStyle w:val="2"/>
        <w:widowControl/>
        <w:spacing w:before="0" w:after="80" w:line="320" w:lineRule="exact"/>
        <w:ind w:firstLine="0"/>
        <w:jc w:val="left"/>
      </w:pPr>
      <w:r>
        <w:rPr>
          <w:rFonts w:ascii="Times New Roman" w:hAnsi="Times New Roman" w:eastAsia="方正仿宋_GBK"/>
          <w:b w:val="0"/>
          <w:sz w:val="21"/>
        </w:rPr>
        <w:t>[68] 何凯, 王剑晓, 王佳伟, 等. 基于全成本电价的电网规划方案评估与优选[J]. 中国电力, 2020, 53(3): 66-75.</w:t>
      </w:r>
    </w:p>
    <w:p w14:paraId="1F3E9A58">
      <w:pPr>
        <w:pStyle w:val="2"/>
        <w:widowControl/>
        <w:spacing w:before="0" w:after="80" w:line="320" w:lineRule="exact"/>
        <w:ind w:firstLine="0"/>
        <w:jc w:val="left"/>
      </w:pPr>
      <w:r>
        <w:rPr>
          <w:rFonts w:ascii="Times New Roman" w:hAnsi="Times New Roman" w:eastAsia="方正仿宋_GBK"/>
          <w:b w:val="0"/>
          <w:sz w:val="21"/>
        </w:rPr>
        <w:t>[69] 武小琳, 栾凌, 潘连武, 等. 基于LM-CNN的输变电工程造价自动计算模型[J]. 中国电力, 2023, 56(2): 157-163.</w:t>
      </w:r>
    </w:p>
    <w:p w14:paraId="37A08A4D">
      <w:pPr>
        <w:pStyle w:val="2"/>
        <w:widowControl/>
        <w:spacing w:before="0" w:after="80" w:line="320" w:lineRule="exact"/>
        <w:ind w:firstLine="0"/>
        <w:jc w:val="left"/>
      </w:pPr>
      <w:r>
        <w:rPr>
          <w:rFonts w:ascii="Times New Roman" w:hAnsi="Times New Roman" w:eastAsia="方正仿宋_GBK"/>
          <w:b w:val="0"/>
          <w:sz w:val="21"/>
        </w:rPr>
        <w:t>[70] 黄碧斌, 李琼慧, 高菲. 计及电网改造的高渗透率分布式光伏优化规划[J]. 电力建设, 2015, 36(10): 82-87.</w:t>
      </w:r>
    </w:p>
    <w:p w14:paraId="0933830F">
      <w:pPr>
        <w:pStyle w:val="2"/>
        <w:widowControl/>
        <w:spacing w:before="0" w:after="80" w:line="320" w:lineRule="exact"/>
        <w:ind w:firstLine="0"/>
        <w:jc w:val="left"/>
      </w:pPr>
      <w:r>
        <w:rPr>
          <w:rFonts w:ascii="Times New Roman" w:hAnsi="Times New Roman" w:eastAsia="方正仿宋_GBK"/>
          <w:b w:val="0"/>
          <w:sz w:val="21"/>
        </w:rPr>
        <w:t>[71] 汪志才, 蔡晔, 谭玉东, 等. 考虑功能差异的输变电项目效益评价及投资优化方法[J]. 中国电力, 2019, 52(11): 175-184.</w:t>
      </w:r>
    </w:p>
    <w:p w14:paraId="5AC10B14">
      <w:pPr>
        <w:pStyle w:val="2"/>
        <w:widowControl/>
        <w:spacing w:before="0" w:after="80" w:line="320" w:lineRule="exact"/>
        <w:ind w:firstLine="0"/>
        <w:jc w:val="left"/>
      </w:pPr>
      <w:r>
        <w:rPr>
          <w:rFonts w:ascii="Times New Roman" w:hAnsi="Times New Roman" w:eastAsia="方正仿宋_GBK"/>
          <w:b w:val="0"/>
          <w:sz w:val="21"/>
        </w:rPr>
        <w:t>[72] 严小玉. 考虑光伏电源接入影响的兴国县配电网规划[D]. 南昌: 南昌大学, 2016.</w:t>
      </w:r>
    </w:p>
    <w:p w14:paraId="42A74BA6">
      <w:pPr>
        <w:pStyle w:val="2"/>
        <w:widowControl/>
        <w:spacing w:before="0" w:after="80" w:line="320" w:lineRule="exact"/>
        <w:ind w:firstLine="0"/>
        <w:jc w:val="left"/>
      </w:pPr>
      <w:r>
        <w:rPr>
          <w:rFonts w:ascii="Times New Roman" w:hAnsi="Times New Roman" w:eastAsia="方正仿宋_GBK"/>
          <w:b w:val="0"/>
          <w:sz w:val="21"/>
        </w:rPr>
        <w:t>[73] 谢天祥, 赏炜, 高捷. 基于数据驱动的配电网“三级弹性”精准规划方法研究[J]. 电气工程, 2022, 10(3): 139-153. DOI: 10.12677/jee.2022.103016.</w:t>
      </w:r>
    </w:p>
    <w:p w14:paraId="16CD49B0">
      <w:pPr>
        <w:pStyle w:val="2"/>
        <w:widowControl/>
        <w:spacing w:before="0" w:after="80" w:line="320" w:lineRule="exact"/>
        <w:ind w:firstLine="0"/>
        <w:jc w:val="left"/>
      </w:pPr>
      <w:r>
        <w:rPr>
          <w:rFonts w:ascii="Times New Roman" w:hAnsi="Times New Roman" w:eastAsia="方正仿宋_GBK"/>
          <w:b w:val="0"/>
          <w:sz w:val="21"/>
        </w:rPr>
        <w:t>[74] 陈璨, 白明辉, 张婉明, 等. 分布式光伏边界渗透率快速定位及消纳方案择优[J]. 中国电力, 2022, 55(8): 40-50.</w:t>
      </w:r>
    </w:p>
    <w:p w14:paraId="43EA9CAD">
      <w:pPr>
        <w:pStyle w:val="2"/>
        <w:widowControl/>
        <w:spacing w:before="0" w:after="80" w:line="320" w:lineRule="exact"/>
        <w:ind w:firstLine="0"/>
        <w:jc w:val="left"/>
      </w:pPr>
      <w:r>
        <w:rPr>
          <w:rFonts w:ascii="Times New Roman" w:hAnsi="Times New Roman" w:eastAsia="方正仿宋_GBK"/>
          <w:b w:val="0"/>
          <w:sz w:val="21"/>
        </w:rPr>
        <w:t>[75] 孙东磊, 孙毅, 刘蕊, 等. 计及多层级配电网的分布式新能源最大消纳空间分解测算[J]. 中国电力, 2024, 57(8): 108-116.</w:t>
      </w:r>
    </w:p>
    <w:p w14:paraId="620EE8A4">
      <w:pPr>
        <w:pStyle w:val="2"/>
        <w:widowControl/>
        <w:spacing w:before="0" w:after="80" w:line="320" w:lineRule="exact"/>
        <w:ind w:firstLine="0"/>
        <w:jc w:val="left"/>
      </w:pPr>
      <w:r>
        <w:rPr>
          <w:rFonts w:ascii="Times New Roman" w:hAnsi="Times New Roman" w:eastAsia="方正仿宋_GBK"/>
          <w:b w:val="0"/>
          <w:sz w:val="21"/>
        </w:rPr>
        <w:t>[76] 金勇, 刘俊勇, 张曦, 等. 基于功能单元的高压配电网负荷转供分层优化模型[J]. 工程科学与技术, 2017, 49(3): 179-190.</w:t>
      </w:r>
    </w:p>
    <w:p w14:paraId="1D833645">
      <w:pPr>
        <w:pStyle w:val="2"/>
        <w:widowControl/>
        <w:spacing w:before="0" w:after="80" w:line="320" w:lineRule="exact"/>
        <w:ind w:firstLine="0"/>
        <w:jc w:val="left"/>
      </w:pPr>
      <w:r>
        <w:rPr>
          <w:rFonts w:ascii="Times New Roman" w:hAnsi="Times New Roman" w:eastAsia="方正仿宋_GBK"/>
          <w:b w:val="0"/>
          <w:sz w:val="21"/>
        </w:rPr>
        <w:t>[77] ZHAO F, XUE L, ZHU J, et al. A novel investment strategy for renewable-dominated power distribution networks[J]. Frontiers in Energy Research, 2023, 10: 968944.</w:t>
      </w:r>
    </w:p>
    <w:p w14:paraId="4718E324">
      <w:pPr>
        <w:pStyle w:val="2"/>
        <w:widowControl/>
        <w:spacing w:before="0" w:after="80" w:line="320" w:lineRule="exact"/>
        <w:ind w:firstLine="0"/>
        <w:jc w:val="left"/>
      </w:pPr>
      <w:r>
        <w:rPr>
          <w:rFonts w:ascii="Times New Roman" w:hAnsi="Times New Roman" w:eastAsia="方正仿宋_GBK"/>
          <w:b w:val="0"/>
          <w:sz w:val="21"/>
        </w:rPr>
        <w:t>[78] 娄奇鹤, 李彦斌, 赵宇尘, 等. 适应极端事件的配电网弹性规划和投资策略研究综述[J]. 电力建设, 2024, 45(5): 37-47.</w:t>
      </w:r>
    </w:p>
    <w:p w14:paraId="4B4E2CF4">
      <w:pPr>
        <w:pStyle w:val="2"/>
        <w:widowControl/>
        <w:spacing w:before="0" w:after="80" w:line="320" w:lineRule="exact"/>
        <w:ind w:firstLine="0"/>
        <w:jc w:val="left"/>
      </w:pPr>
      <w:r>
        <w:rPr>
          <w:rFonts w:ascii="Times New Roman" w:hAnsi="Times New Roman" w:eastAsia="方正仿宋_GBK"/>
          <w:b w:val="0"/>
          <w:sz w:val="21"/>
        </w:rPr>
        <w:t>[79] 国家发展改革委, 国家能源局. 关于促进新能源消纳和调控的指导意见: 发改能源〔2025〕1360号[Z]. 2025.</w:t>
      </w:r>
    </w:p>
    <w:p w14:paraId="3088F139">
      <w:pPr>
        <w:pStyle w:val="2"/>
        <w:widowControl/>
        <w:spacing w:before="0" w:after="80" w:line="320" w:lineRule="exact"/>
        <w:ind w:firstLine="0"/>
        <w:jc w:val="left"/>
      </w:pPr>
      <w:r>
        <w:rPr>
          <w:rFonts w:ascii="Times New Roman" w:hAnsi="Times New Roman" w:eastAsia="方正仿宋_GBK"/>
          <w:b w:val="0"/>
          <w:sz w:val="21"/>
        </w:rPr>
        <w:t>[80] 国家发展改革委, 国家能源局. 关于深化提升“获得电力”服务水平 全面打造现代化用电营商环境的意见: 发改能源规〔2025〕624号[Z]. 2025.</w:t>
      </w:r>
    </w:p>
    <w:p w14:paraId="3B9709CE">
      <w:pPr>
        <w:pStyle w:val="2"/>
        <w:widowControl/>
        <w:spacing w:before="0" w:after="80" w:line="320" w:lineRule="exact"/>
        <w:ind w:firstLine="0"/>
        <w:jc w:val="left"/>
      </w:pPr>
      <w:r>
        <w:rPr>
          <w:rFonts w:ascii="Times New Roman" w:hAnsi="Times New Roman" w:eastAsia="方正仿宋_GBK"/>
          <w:b w:val="0"/>
          <w:sz w:val="21"/>
        </w:rPr>
        <w:t>[81] 国家发展改革委, 国家能源局, 国家数据局. 加快构建新型电力系统行动方案（2024—2027年）[Z]. 2024.</w:t>
      </w:r>
    </w:p>
    <w:p w14:paraId="5DE578CA">
      <w:pPr>
        <w:pStyle w:val="2"/>
        <w:widowControl/>
        <w:spacing w:before="0" w:after="80" w:line="320" w:lineRule="exact"/>
        <w:ind w:firstLine="0"/>
        <w:jc w:val="left"/>
      </w:pPr>
      <w:r>
        <w:rPr>
          <w:rFonts w:ascii="Times New Roman" w:hAnsi="Times New Roman" w:eastAsia="方正仿宋_GBK"/>
          <w:b w:val="0"/>
          <w:sz w:val="21"/>
        </w:rPr>
        <w:t>[82] 国家能源局. 配电网高质量发展行动实施方案（2024—2027年）[Z]. 2024.</w:t>
      </w:r>
    </w:p>
    <w:p w14:paraId="5845773A">
      <w:pPr>
        <w:pStyle w:val="2"/>
        <w:widowControl/>
        <w:spacing w:before="0" w:after="80" w:line="320" w:lineRule="exact"/>
        <w:ind w:firstLine="0"/>
        <w:jc w:val="left"/>
      </w:pPr>
      <w:r>
        <w:rPr>
          <w:rFonts w:ascii="Times New Roman" w:hAnsi="Times New Roman" w:eastAsia="方正仿宋_GBK"/>
          <w:b w:val="0"/>
          <w:sz w:val="21"/>
        </w:rPr>
        <w:t>[83] 国家能源局. 分布式光伏接入电网承载力及提升措施评估试点实施方案[Z]. 2023.</w:t>
      </w:r>
    </w:p>
    <w:p w14:paraId="5C33A90A">
      <w:pPr>
        <w:pStyle w:val="2"/>
        <w:widowControl/>
        <w:spacing w:before="0" w:after="80" w:line="320" w:lineRule="exact"/>
        <w:ind w:firstLine="0"/>
        <w:jc w:val="left"/>
      </w:pPr>
      <w:r>
        <w:rPr>
          <w:rFonts w:ascii="Times New Roman" w:hAnsi="Times New Roman" w:eastAsia="方正仿宋_GBK"/>
          <w:b w:val="0"/>
          <w:sz w:val="21"/>
        </w:rPr>
        <w:t>[84] 国家能源局. 省级分布式光伏接入电网承载力及提升措施研究分析报告大纲[Z]. 2023.</w:t>
      </w:r>
    </w:p>
    <w:p w14:paraId="70C405D6">
      <w:pPr>
        <w:pStyle w:val="2"/>
        <w:widowControl/>
        <w:spacing w:before="0" w:after="80" w:line="320" w:lineRule="exact"/>
        <w:ind w:firstLine="0"/>
        <w:jc w:val="left"/>
      </w:pPr>
      <w:r>
        <w:rPr>
          <w:rFonts w:ascii="Times New Roman" w:hAnsi="Times New Roman" w:eastAsia="方正仿宋_GBK"/>
          <w:b w:val="0"/>
          <w:sz w:val="21"/>
        </w:rPr>
        <w:t>[85] 国网江苏省电力有限公司徐州供电分公司. 徐州110 kV输变电建设改造工程建设规模及投资估算资料[Z]. 项目工程资料, 年份未注明.</w:t>
      </w:r>
    </w:p>
    <w:p w14:paraId="76F11A3B">
      <w:pPr>
        <w:pStyle w:val="2"/>
        <w:widowControl/>
        <w:spacing w:before="0" w:after="80" w:line="320" w:lineRule="exact"/>
        <w:ind w:firstLine="0"/>
        <w:jc w:val="left"/>
      </w:pPr>
      <w:r>
        <w:rPr>
          <w:rFonts w:ascii="Times New Roman" w:hAnsi="Times New Roman" w:eastAsia="方正仿宋_GBK"/>
          <w:b w:val="0"/>
          <w:sz w:val="21"/>
        </w:rPr>
        <w:t>[86] 郭自文, 王子鉴, 黄纯, 等. 考虑源荷储功率协调和不确定性的配电网集群划分方法[J]. 电网技术, 2026, 50(3): 1082-1090.</w:t>
      </w:r>
    </w:p>
    <w:p w14:paraId="494B6E0C">
      <w:pPr>
        <w:pStyle w:val="2"/>
        <w:widowControl/>
        <w:spacing w:before="0" w:after="80" w:line="320" w:lineRule="exact"/>
        <w:ind w:firstLine="0"/>
        <w:jc w:val="left"/>
      </w:pPr>
      <w:r>
        <w:rPr>
          <w:rFonts w:ascii="Times New Roman" w:hAnsi="Times New Roman" w:eastAsia="方正仿宋_GBK"/>
          <w:b w:val="0"/>
          <w:sz w:val="21"/>
        </w:rPr>
        <w:t>[87] 浏阳经济技术开发区管理委员会. 浏阳经开区南园污水处理厂1MW/2.2MWh用户侧储能项目中标结果公告[EB/OL]. (2024-08-15)[2026-10-02].</w:t>
      </w:r>
    </w:p>
    <w:p w14:paraId="3E7F67F3">
      <w:pPr>
        <w:pStyle w:val="2"/>
        <w:widowControl/>
        <w:spacing w:before="0" w:after="80" w:line="320" w:lineRule="exact"/>
        <w:ind w:firstLine="0"/>
        <w:jc w:val="left"/>
      </w:pPr>
      <w:r>
        <w:rPr>
          <w:rFonts w:ascii="Times New Roman" w:hAnsi="Times New Roman" w:eastAsia="方正仿宋_GBK"/>
          <w:b w:val="0"/>
          <w:sz w:val="21"/>
        </w:rPr>
        <w:t>[88] 华容县人民政府. 华容县配电网规划报告[EB/OL]. 2020. 表7-1. https://www.huarong.gov.cn/33157/64140/64170/content_1874487.html.</w:t>
      </w:r>
    </w:p>
    <w:p w14:paraId="1661D952">
      <w:pPr>
        <w:pStyle w:val="2"/>
        <w:widowControl/>
        <w:spacing w:before="0" w:after="80" w:line="320" w:lineRule="exact"/>
        <w:ind w:firstLine="0"/>
        <w:jc w:val="left"/>
      </w:pPr>
      <w:r>
        <w:rPr>
          <w:rFonts w:ascii="Times New Roman" w:hAnsi="Times New Roman" w:eastAsia="方正仿宋_GBK"/>
          <w:b w:val="0"/>
          <w:sz w:val="21"/>
        </w:rPr>
        <w:t>[89] 苏州禾瑞新能源发展有限公司. 苏州欣科导轨（二期）399.555KW屋顶分布式光伏及储能电站项目招标公告[EB/OL]. (2025-03-25)[2026-10-02]. 苏州市公共资源交易平台.</w:t>
      </w:r>
    </w:p>
    <w:p w14:paraId="4E346D01">
      <w:pPr>
        <w:pStyle w:val="2"/>
        <w:widowControl/>
        <w:spacing w:before="0" w:after="80" w:line="320" w:lineRule="exact"/>
        <w:ind w:firstLine="0"/>
        <w:jc w:val="left"/>
      </w:pPr>
      <w:r>
        <w:rPr>
          <w:rFonts w:ascii="Times New Roman" w:hAnsi="Times New Roman" w:eastAsia="方正仿宋_GBK"/>
          <w:b w:val="0"/>
          <w:sz w:val="21"/>
        </w:rPr>
        <w:t>[90] National Institute of Standards and Technology. Dataplot Reference Manual: Correlation[EB/OL]. (1997-03-18)[2026-10-07]. https://www.itl.nist.gov/div898/software/dataplot/refman2/ch2/correlat.pdf.</w:t>
      </w:r>
    </w:p>
    <w:p w14:paraId="1DF0FA77">
      <w:pPr>
        <w:pStyle w:val="2"/>
        <w:widowControl/>
        <w:spacing w:before="0" w:after="80" w:line="320" w:lineRule="exact"/>
        <w:ind w:firstLine="0"/>
        <w:jc w:val="left"/>
      </w:pPr>
      <w:r>
        <w:rPr>
          <w:rFonts w:ascii="Times New Roman" w:hAnsi="Times New Roman" w:eastAsia="方正仿宋_GBK"/>
          <w:b w:val="0"/>
          <w:sz w:val="21"/>
        </w:rPr>
        <w:t>[91] 徐州10 kV线路迁改项目招标公告[EB/OL]. 2025. https://ggzy.zwb.xz.gov.cn/jyxx/003009/003009001/20250903/8c7d2dd2-dcab-4abf-827f-d0f5774799d3.html.</w:t>
      </w:r>
    </w:p>
    <w:p w14:paraId="2DFDC707">
      <w:pPr>
        <w:pStyle w:val="2"/>
        <w:widowControl/>
        <w:spacing w:before="0" w:after="80" w:line="320" w:lineRule="exact"/>
        <w:ind w:firstLine="0"/>
        <w:jc w:val="left"/>
      </w:pPr>
      <w:r>
        <w:rPr>
          <w:rFonts w:ascii="Times New Roman" w:hAnsi="Times New Roman" w:eastAsia="方正仿宋_GBK"/>
          <w:b w:val="0"/>
          <w:sz w:val="21"/>
        </w:rPr>
        <w:t>[92] 江苏省人民政府办公厅. 关于转发省发展改革委江苏省光伏发电推进意见的通知：苏政办发〔2009〕85号[EB/OL]. (2009-06-19)[2026-10-06]. https://www.jiangsu.gov.cn/art/2009/9/15/art_46882_2681290.html.</w:t>
      </w:r>
    </w:p>
    <w:p w14:paraId="68C50766">
      <w:pPr>
        <w:pStyle w:val="2"/>
        <w:widowControl/>
        <w:spacing w:before="0" w:after="80" w:line="320" w:lineRule="exact"/>
        <w:ind w:firstLine="0"/>
        <w:jc w:val="left"/>
      </w:pPr>
      <w:r>
        <w:rPr>
          <w:rFonts w:ascii="Times New Roman" w:hAnsi="Times New Roman" w:eastAsia="方正仿宋_GBK"/>
          <w:b w:val="0"/>
          <w:sz w:val="21"/>
        </w:rPr>
        <w:t>[93] 徐州地铁集团有限公司. 徐州地铁分布式光伏发电首期项目可研及设计全过程服务项目招标公告：0675-220JOC010007[EB/OL]. (2022-02-17)[2026-10-06]. https://ggzy.zwb.xz.gov.cn/jyxx/003009/003009001/20220217/f98ec421-7088-4256-b7c3-4f242176f576.html.</w:t>
      </w:r>
    </w:p>
    <w:p w14:paraId="35B5D15A">
      <w:pPr>
        <w:pStyle w:val="2"/>
        <w:widowControl/>
        <w:spacing w:before="0" w:after="80" w:line="320" w:lineRule="exact"/>
        <w:ind w:firstLine="0"/>
        <w:jc w:val="left"/>
      </w:pPr>
      <w:r>
        <w:rPr>
          <w:rFonts w:ascii="Times New Roman" w:hAnsi="Times New Roman" w:eastAsia="方正仿宋_GBK"/>
          <w:b w:val="0"/>
          <w:sz w:val="21"/>
        </w:rPr>
        <w:t>[94] 江苏省发展和改革委员会. 关于印发《江苏省分布式光伏发展实施方案（2026—2030年）》的通知：苏发改能源发〔2026〕695号[EB/OL]. (2026-07-21)[2026-10-06]. https://fzggw.jiangsu.gov.cn/art/2026/7/29/art_84097_11809969.html.</w:t>
      </w:r>
    </w:p>
    <w:p w14:paraId="3028310C">
      <w:pPr>
        <w:pStyle w:val="2"/>
        <w:widowControl/>
        <w:spacing w:before="0" w:after="80" w:line="320" w:lineRule="exact"/>
        <w:ind w:firstLine="0"/>
        <w:jc w:val="left"/>
      </w:pPr>
      <w:r>
        <w:rPr>
          <w:rFonts w:ascii="Times New Roman" w:hAnsi="Times New Roman" w:eastAsia="方正仿宋_GBK"/>
          <w:b w:val="0"/>
          <w:sz w:val="21"/>
        </w:rPr>
        <w:t>[95] 李阳彤, 王主丁, 陈琳, 等. 基于变电站容量概率规划的分布式电源可信度和有源配电网容载比计算分析[J]. 电网技术, 2026, 50(2): 619-628. DOI: 10.13335/j.1000-3673.pst.2024.1440.</w:t>
      </w:r>
    </w:p>
    <w:sectPr>
      <w:headerReference r:id="rId8" w:type="first"/>
      <w:footerReference r:id="rId10" w:type="first"/>
      <w:headerReference r:id="rId7" w:type="default"/>
      <w:footerReference r:id="rId9" w:type="default"/>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02:18Z" w:initials="">
    <w:p w14:paraId="1E10FD32">
      <w:pPr>
        <w:pStyle w:val="15"/>
        <w:rPr>
          <w:rFonts w:hint="default" w:eastAsia="方正仿宋_GBK"/>
          <w:lang w:eastAsia="zh"/>
        </w:rPr>
      </w:pPr>
      <w:bookmarkStart w:id="291" w:name="_T472772365_233911019"/>
      <w:r>
        <w:rPr>
          <w:rFonts w:hint="default"/>
          <w:lang w:eastAsia="zh"/>
        </w:rPr>
        <w:t>正常运行，主变不超过80%；N-1，剩余主变不超过130%</w:t>
      </w:r>
      <w:bookmarkStart w:id="302" w:name="_GoBack"/>
      <w:bookmarkEnd w:id="302"/>
    </w:p>
    <w:bookmarkEnd w:id="291"/>
  </w:comment>
  <w:comment w:id="1" w:author="白日梦想家" w:date="2026-10-17T18:16:00Z" w:initials="">
    <w:p w14:paraId="045BA0AE">
      <w:pPr>
        <w:pStyle w:val="15"/>
        <w:rPr>
          <w:rFonts w:hint="eastAsia" w:eastAsia="方正仿宋_GBK"/>
          <w:lang w:eastAsia="zh"/>
        </w:rPr>
      </w:pPr>
      <w:bookmarkStart w:id="292" w:name="_T987764788_233911019"/>
      <w:r>
        <w:rPr>
          <w:rFonts w:hint="eastAsia"/>
          <w:lang w:eastAsia="zh"/>
        </w:rPr>
        <w:t>这是谁</w:t>
      </w:r>
    </w:p>
    <w:bookmarkEnd w:id="292"/>
  </w:comment>
  <w:comment w:id="2" w:author="白日梦想家" w:date="2026-10-17T18:19:15Z" w:initials="">
    <w:p w14:paraId="343737BF">
      <w:pPr>
        <w:pStyle w:val="15"/>
        <w:rPr>
          <w:rFonts w:hint="eastAsia" w:eastAsia="方正仿宋_GBK"/>
          <w:lang w:eastAsia="zh"/>
        </w:rPr>
      </w:pPr>
      <w:bookmarkStart w:id="293" w:name="_T814036390_233911019"/>
      <w:r>
        <w:rPr>
          <w:rFonts w:hint="eastAsia"/>
          <w:lang w:eastAsia="zh"/>
        </w:rPr>
        <w:t>是否都是110kV变电站，如果研究的只有110变电站，第一行，就写110kV变电站，表中不要再出现110kV的字样。</w:t>
      </w:r>
    </w:p>
    <w:bookmarkEnd w:id="293"/>
  </w:comment>
  <w:comment w:id="3" w:author="白日梦想家" w:date="2026-10-17T18:19:31Z" w:initials="">
    <w:p w14:paraId="2C0803F5">
      <w:pPr>
        <w:pStyle w:val="15"/>
        <w:rPr>
          <w:rFonts w:hint="eastAsia" w:eastAsia="方正仿宋_GBK"/>
          <w:lang w:eastAsia="zh"/>
        </w:rPr>
      </w:pPr>
      <w:bookmarkStart w:id="294" w:name="_T1655517830_233911019"/>
      <w:r>
        <w:rPr>
          <w:rFonts w:hint="eastAsia"/>
          <w:lang w:eastAsia="zh"/>
        </w:rPr>
        <w:t>有没有35kV的</w:t>
      </w:r>
    </w:p>
    <w:bookmarkEnd w:id="294"/>
  </w:comment>
  <w:comment w:id="4" w:author="白日梦想家" w:date="2026-10-17T18:21:55Z" w:initials="">
    <w:p w14:paraId="29616F1F">
      <w:pPr>
        <w:pStyle w:val="15"/>
        <w:rPr>
          <w:rFonts w:hint="eastAsia" w:eastAsia="方正仿宋_GBK"/>
          <w:lang w:eastAsia="zh"/>
        </w:rPr>
      </w:pPr>
      <w:bookmarkStart w:id="295" w:name="_T449487791_233911019"/>
      <w:r>
        <w:rPr>
          <w:rFonts w:hint="eastAsia"/>
          <w:lang w:eastAsia="zh"/>
        </w:rPr>
        <w:t>这十三项候选是否囊括了参考文献中提到的影响容载比的指标</w:t>
      </w:r>
    </w:p>
    <w:bookmarkEnd w:id="295"/>
  </w:comment>
  <w:comment w:id="5" w:author="白日梦想家" w:date="2026-10-17T18:29:49Z" w:initials="">
    <w:p w14:paraId="3805279A">
      <w:pPr>
        <w:pStyle w:val="15"/>
        <w:rPr>
          <w:rFonts w:hint="eastAsia" w:eastAsia="方正仿宋_GBK"/>
          <w:lang w:eastAsia="zh"/>
        </w:rPr>
      </w:pPr>
      <w:bookmarkStart w:id="296" w:name="_T1948223348_233911019"/>
      <w:r>
        <w:rPr>
          <w:rFonts w:hint="eastAsia"/>
          <w:lang w:eastAsia="zh"/>
        </w:rPr>
        <w:t>负荷分散系数取1是否合理，显示是否存在可能取到1.15以上？</w:t>
      </w:r>
    </w:p>
    <w:bookmarkEnd w:id="296"/>
  </w:comment>
  <w:comment w:id="6" w:author="白日梦想家" w:date="2026-10-17T18:35:47Z" w:initials="">
    <w:p w14:paraId="4E658D44">
      <w:pPr>
        <w:pStyle w:val="15"/>
        <w:rPr>
          <w:rFonts w:hint="eastAsia" w:eastAsia="方正仿宋_GBK"/>
          <w:lang w:eastAsia="zh"/>
        </w:rPr>
      </w:pPr>
      <w:bookmarkStart w:id="297" w:name="_T51724931_233911019"/>
      <w:r>
        <w:rPr>
          <w:rFonts w:hint="eastAsia"/>
          <w:lang w:eastAsia="zh"/>
        </w:rPr>
        <w:t>新增1回10kV线路的供电能力是怎么得来的？</w:t>
      </w:r>
    </w:p>
    <w:bookmarkEnd w:id="297"/>
  </w:comment>
  <w:comment w:id="7" w:author="白日梦想家" w:date="2026-10-17T18:54:16Z" w:initials="">
    <w:p w14:paraId="589CAF3E">
      <w:pPr>
        <w:pStyle w:val="15"/>
        <w:rPr>
          <w:rFonts w:hint="eastAsia" w:eastAsia="方正仿宋_GBK"/>
          <w:lang w:eastAsia="zh"/>
        </w:rPr>
      </w:pPr>
      <w:bookmarkStart w:id="298" w:name="_T1821941005_233911019"/>
      <w:r>
        <w:rPr>
          <w:rFonts w:hint="eastAsia"/>
          <w:lang w:eastAsia="zh"/>
        </w:rPr>
        <w:t>标题改为：供电安全及供电能力约束</w:t>
      </w:r>
    </w:p>
    <w:bookmarkEnd w:id="298"/>
  </w:comment>
  <w:comment w:id="8" w:author="白日梦想家" w:date="2026-10-17T18:46:40Z" w:initials="">
    <w:p w14:paraId="641D9167">
      <w:pPr>
        <w:pStyle w:val="15"/>
        <w:rPr>
          <w:rFonts w:hint="eastAsia" w:eastAsia="方正仿宋_GBK"/>
          <w:lang w:eastAsia="zh"/>
        </w:rPr>
      </w:pPr>
      <w:bookmarkStart w:id="299" w:name="_T2098182985_233911019"/>
      <w:r>
        <w:rPr>
          <w:rFonts w:hint="eastAsia"/>
          <w:lang w:eastAsia="zh"/>
        </w:rPr>
        <w:t>为什么不把2021年的数据放出来，2021年不是基期年吗</w:t>
      </w:r>
    </w:p>
    <w:bookmarkEnd w:id="299"/>
  </w:comment>
  <w:comment w:id="9" w:author="白日梦想家" w:date="2026-10-17T18:50:28Z" w:initials="">
    <w:p w14:paraId="219532EC">
      <w:pPr>
        <w:pStyle w:val="15"/>
        <w:rPr>
          <w:rFonts w:hint="eastAsia" w:eastAsia="方正仿宋_GBK"/>
          <w:lang w:eastAsia="zh"/>
        </w:rPr>
      </w:pPr>
      <w:bookmarkStart w:id="300"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300"/>
  </w:comment>
  <w:comment w:id="10" w:author="白日梦想家" w:date="2026-10-17T19:08:06Z" w:initials="">
    <w:p w14:paraId="388AC0F3">
      <w:pPr>
        <w:pStyle w:val="15"/>
        <w:rPr>
          <w:rFonts w:hint="eastAsia" w:eastAsia="方正仿宋_GBK"/>
          <w:lang w:eastAsia="zh"/>
        </w:rPr>
      </w:pPr>
      <w:bookmarkStart w:id="301"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30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10FD32" w15:done="0"/>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589CAF3E" w15:done="0"/>
  <w15:commentEx w15:paraId="641D9167" w15:done="0"/>
  <w15:commentEx w15:paraId="219532EC" w15:done="0"/>
  <w15:commentEx w15:paraId="388AC0F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方正仿宋_GBK">
    <w:altName w:val="华文中宋"/>
    <w:panose1 w:val="03000509000000000000"/>
    <w:charset w:val="86"/>
    <w:family w:val="script"/>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等线 Light">
    <w:altName w:val="汉仪中等线KW"/>
    <w:panose1 w:val="02010600030101010101"/>
    <w:charset w:val="86"/>
    <w:family w:val="auto"/>
    <w:pitch w:val="default"/>
    <w:sig w:usb0="00000000" w:usb1="00000000"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汉仪中等线KW"/>
    <w:panose1 w:val="02010609030101010101"/>
    <w:charset w:val="86"/>
    <w:family w:val="modern"/>
    <w:pitch w:val="default"/>
    <w:sig w:usb0="00000000" w:usb1="00000000" w:usb2="00000000" w:usb3="00000000" w:csb0="00040000" w:csb1="00000000"/>
  </w:font>
  <w:font w:name="方正仿宋_GBK">
    <w:altName w:val="汉仪中等线KW"/>
    <w:panose1 w:val="00000000000000000000"/>
    <w:charset w:val="00"/>
    <w:family w:val="auto"/>
    <w:pitch w:val="default"/>
    <w:sig w:usb0="00000000" w:usb1="00000000" w:usb2="00000000" w:usb3="00000000" w:csb0="00000000"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仿宋">
    <w:altName w:val="汉仪中等线KW"/>
    <w:panose1 w:val="02010609060101010101"/>
    <w:charset w:val="86"/>
    <w:family w:val="modern"/>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6A0AE">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BC3C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176EC">
    <w:pPr>
      <w:jc w:val="center"/>
    </w:pPr>
    <w:r>
      <w:rPr>
        <w:rFonts w:ascii="Times New Roman" w:hAnsi="Times New Roman" w:eastAsia="宋体"/>
        <w:b w:val="0"/>
        <w:sz w:val="18"/>
      </w:rPr>
      <w:t>徐州地区110 kV电网容载比弹性指标优化研究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C3ED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F7FA93C"/>
    <w:rsid w:val="273D374F"/>
    <w:rsid w:val="2DFFFD9B"/>
    <w:rsid w:val="2FAAC42B"/>
    <w:rsid w:val="2FCB6735"/>
    <w:rsid w:val="3A6B344E"/>
    <w:rsid w:val="5FFB57CD"/>
    <w:rsid w:val="70BEC4A2"/>
    <w:rsid w:val="77BBB5AC"/>
    <w:rsid w:val="77E71814"/>
    <w:rsid w:val="79C74C48"/>
    <w:rsid w:val="7FDDC153"/>
    <w:rsid w:val="A2B86926"/>
    <w:rsid w:val="AF153922"/>
    <w:rsid w:val="BDFC2641"/>
    <w:rsid w:val="DBCE159D"/>
    <w:rsid w:val="DD6E62C3"/>
    <w:rsid w:val="EEB75E02"/>
    <w:rsid w:val="FB674E2E"/>
    <w:rsid w:val="FBBD5D70"/>
    <w:rsid w:val="FBF53901"/>
  </w:rsids>
  <m:mathPr>
    <m:mathFont m:val="Times New Roman"/>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before="0" w:after="0" w:line="348" w:lineRule="exact"/>
      <w:ind w:firstLine="480" w:firstLineChars="200"/>
      <w:jc w:val="both"/>
    </w:pPr>
    <w:rPr>
      <w:rFonts w:ascii="Times New Roman" w:hAnsi="Times New Roman" w:eastAsia="方正仿宋_GBK" w:cstheme="minorBidi"/>
      <w:kern w:val="2"/>
      <w:sz w:val="24"/>
      <w:szCs w:val="22"/>
      <w:lang w:val="en-US" w:eastAsia="zh-CN" w:bidi="ar-SA"/>
    </w:rPr>
  </w:style>
  <w:style w:type="paragraph" w:styleId="3">
    <w:name w:val="heading 1"/>
    <w:next w:val="1"/>
    <w:link w:val="36"/>
    <w:qFormat/>
    <w:uiPriority w:val="9"/>
    <w:pPr>
      <w:keepNext/>
      <w:keepLines/>
      <w:snapToGrid w:val="0"/>
      <w:spacing w:before="0" w:beforeLines="50" w:after="120" w:afterLines="50" w:line="360" w:lineRule="auto"/>
      <w:ind w:firstLine="0"/>
      <w:outlineLvl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napToGrid w:val="0"/>
      <w:spacing w:before="160" w:after="120" w:line="360" w:lineRule="auto"/>
      <w:ind w:firstLine="0"/>
      <w:outlineLvl w:val="1"/>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napToGrid w:val="0"/>
      <w:spacing w:before="160" w:beforeLines="50" w:after="120" w:afterLines="50" w:line="360" w:lineRule="auto"/>
      <w:ind w:firstLine="0"/>
      <w:jc w:val="left"/>
      <w:outlineLvl w:val="2"/>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napToGrid w:val="0"/>
      <w:spacing w:before="160" w:after="120" w:line="360" w:lineRule="auto"/>
      <w:ind w:firstLine="0" w:firstLineChars="0"/>
      <w:outlineLvl w:val="3"/>
    </w:pPr>
    <w:rPr>
      <w:rFonts w:ascii="Times New Roman" w:hAnsi="Times New Roman" w:eastAsia="方正仿宋_GBK" w:cstheme="majorBidi"/>
      <w:b/>
      <w:bCs/>
      <w:sz w:val="24"/>
      <w:szCs w:val="28"/>
    </w:rPr>
  </w:style>
  <w:style w:type="paragraph" w:styleId="8">
    <w:name w:val="heading 5"/>
    <w:basedOn w:val="1"/>
    <w:next w:val="1"/>
    <w:link w:val="40"/>
    <w:semiHidden/>
    <w:unhideWhenUsed/>
    <w:qFormat/>
    <w:uiPriority w:val="9"/>
    <w:pPr>
      <w:keepNext/>
      <w:keepLines/>
      <w:snapToGrid w:val="0"/>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val="0"/>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napToGrid w:val="0"/>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napToGrid w:val="0"/>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napToGrid w:val="0"/>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snapToGrid w:val="0"/>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qFormat/>
    <w:uiPriority w:val="99"/>
    <w:pPr>
      <w:snapToGrid w:val="0"/>
      <w:jc w:val="left"/>
    </w:pPr>
  </w:style>
  <w:style w:type="paragraph" w:styleId="16">
    <w:name w:val="toc 3"/>
    <w:basedOn w:val="1"/>
    <w:next w:val="1"/>
    <w:autoRedefine/>
    <w:semiHidden/>
    <w:unhideWhenUsed/>
    <w:qFormat/>
    <w:uiPriority w:val="39"/>
    <w:pPr>
      <w:snapToGrid w:val="0"/>
      <w:ind w:left="840" w:leftChars="400"/>
    </w:pPr>
  </w:style>
  <w:style w:type="paragraph" w:styleId="17">
    <w:name w:val="Date"/>
    <w:basedOn w:val="1"/>
    <w:next w:val="1"/>
    <w:link w:val="48"/>
    <w:semiHidden/>
    <w:unhideWhenUsed/>
    <w:qFormat/>
    <w:uiPriority w:val="99"/>
    <w:pPr>
      <w:snapToGrid w:val="0"/>
      <w:ind w:left="100" w:leftChars="250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napToGrid w:val="0"/>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napToGrid w:val="0"/>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napToGrid w:val="0"/>
      <w:spacing w:line="360" w:lineRule="auto"/>
      <w:ind w:left="640" w:leftChars="200" w:firstLine="0" w:firstLineChars="0"/>
    </w:pPr>
  </w:style>
  <w:style w:type="paragraph" w:styleId="23">
    <w:name w:val="Normal (Web)"/>
    <w:basedOn w:val="1"/>
    <w:semiHidden/>
    <w:unhideWhenUsed/>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qFormat/>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qFormat/>
    <w:uiPriority w:val="99"/>
    <w:rPr>
      <w:sz w:val="21"/>
      <w:szCs w:val="21"/>
    </w:rPr>
  </w:style>
  <w:style w:type="paragraph" w:customStyle="1" w:styleId="33">
    <w:name w:val="参考文献"/>
    <w:basedOn w:val="2"/>
    <w:link w:val="34"/>
    <w:autoRedefine/>
    <w:qFormat/>
    <w:uiPriority w:val="0"/>
    <w:pPr>
      <w:widowControl/>
      <w:numPr>
        <w:ilvl w:val="0"/>
        <w:numId w:val="1"/>
      </w:numPr>
      <w:wordWrap w:val="0"/>
      <w:topLinePunct/>
      <w:autoSpaceDE w:val="0"/>
      <w:snapToGrid w:val="0"/>
      <w:spacing w:before="180" w:after="180"/>
      <w:ind w:left="420" w:hanging="420"/>
    </w:pPr>
    <w:rPr>
      <w:rFonts w:eastAsia="宋体"/>
    </w:rPr>
  </w:style>
  <w:style w:type="character" w:customStyle="1" w:styleId="34">
    <w:name w:val="参考文献 字符"/>
    <w:basedOn w:val="35"/>
    <w:link w:val="33"/>
    <w:qFormat/>
    <w:uiPriority w:val="0"/>
    <w:rPr>
      <w:rFonts w:ascii="Times New Roman" w:hAnsi="Times New Roman" w:eastAsia="宋体"/>
    </w:rPr>
  </w:style>
  <w:style w:type="character" w:customStyle="1" w:styleId="35">
    <w:name w:val="正文文本 字符"/>
    <w:basedOn w:val="28"/>
    <w:link w:val="2"/>
    <w:semiHidden/>
    <w:qFormat/>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snapToGrid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napToGrid w:val="0"/>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snapToGrid w:val="0"/>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napToGrid w:val="0"/>
      <w:spacing w:before="240" w:beforeLines="0" w:afterLines="0" w:line="256" w:lineRule="auto"/>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57">
    <w:name w:val="_Style 40"/>
    <w:basedOn w:val="1"/>
    <w:next w:val="53"/>
    <w:qFormat/>
    <w:uiPriority w:val="99"/>
    <w:pPr>
      <w:adjustRightInd/>
      <w:snapToGrid w:val="0"/>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val="0"/>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val="0"/>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val="0"/>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val="0"/>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496"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115">
    <w:name w:val="First Paragraph"/>
    <w:basedOn w:val="1"/>
    <w:uiPriority w:val="0"/>
    <w:pPr>
      <w:snapToGrid w:val="0"/>
      <w:spacing w:before="0" w:after="0" w:line="348" w:lineRule="exact"/>
      <w:ind w:firstLine="480"/>
    </w:pPr>
    <w:rPr>
      <w:rFonts w:ascii="Times New Roman" w:hAnsi="Times New Roman" w:eastAsia="方正仿宋_GBK"/>
      <w:sz w:val="24"/>
    </w:rPr>
  </w:style>
  <w:style w:type="paragraph" w:customStyle="1" w:styleId="116">
    <w:name w:val="Compact"/>
    <w:basedOn w:val="1"/>
    <w:uiPriority w:val="0"/>
    <w:pPr>
      <w:snapToGrid w:val="0"/>
      <w:spacing w:before="0" w:after="0" w:line="348" w:lineRule="exact"/>
      <w:ind w:firstLine="480"/>
    </w:pPr>
    <w:rPr>
      <w:rFonts w:ascii="Times New Roman" w:hAnsi="Times New Roman" w:eastAsia="方正仿宋_GBK"/>
      <w:sz w:val="24"/>
    </w:rPr>
  </w:style>
  <w:style w:type="paragraph" w:customStyle="1" w:styleId="117">
    <w:name w:val="Source Code"/>
    <w:uiPriority w:val="0"/>
    <w:pPr>
      <w:wordWrap w:val="0"/>
      <w:snapToGrid w:val="0"/>
    </w:pPr>
    <w:rPr>
      <w:rFonts w:asciiTheme="minorHAnsi" w:hAnsiTheme="minorHAnsi" w:eastAsiaTheme="minorEastAsia" w:cstheme="minorBidi"/>
    </w:rPr>
  </w:style>
  <w:style w:type="character" w:customStyle="1" w:styleId="118">
    <w:name w:val="KeywordTok"/>
    <w:uiPriority w:val="0"/>
    <w:rPr>
      <w:b/>
      <w:color w:val="007020"/>
    </w:rPr>
  </w:style>
  <w:style w:type="character" w:customStyle="1" w:styleId="119">
    <w:name w:val="DataTypeTok"/>
    <w:uiPriority w:val="0"/>
    <w:rPr>
      <w:color w:val="902000"/>
    </w:rPr>
  </w:style>
  <w:style w:type="character" w:customStyle="1" w:styleId="120">
    <w:name w:val="DecValTok"/>
    <w:uiPriority w:val="0"/>
    <w:rPr>
      <w:color w:val="40A070"/>
    </w:rPr>
  </w:style>
  <w:style w:type="character" w:customStyle="1" w:styleId="121">
    <w:name w:val="BaseNTok"/>
    <w:uiPriority w:val="0"/>
    <w:rPr>
      <w:color w:val="40A070"/>
    </w:rPr>
  </w:style>
  <w:style w:type="character" w:customStyle="1" w:styleId="122">
    <w:name w:val="FloatTok"/>
    <w:uiPriority w:val="0"/>
    <w:rPr>
      <w:color w:val="40A070"/>
    </w:rPr>
  </w:style>
  <w:style w:type="character" w:customStyle="1" w:styleId="123">
    <w:name w:val="ConstantTok"/>
    <w:uiPriority w:val="0"/>
    <w:rPr>
      <w:color w:val="880000"/>
    </w:rPr>
  </w:style>
  <w:style w:type="character" w:customStyle="1" w:styleId="124">
    <w:name w:val="CharTok"/>
    <w:uiPriority w:val="0"/>
    <w:rPr>
      <w:color w:val="4070A0"/>
    </w:rPr>
  </w:style>
  <w:style w:type="character" w:customStyle="1" w:styleId="125">
    <w:name w:val="SpecialCharTok"/>
    <w:uiPriority w:val="0"/>
    <w:rPr>
      <w:color w:val="4070A0"/>
    </w:rPr>
  </w:style>
  <w:style w:type="character" w:customStyle="1" w:styleId="126">
    <w:name w:val="StringTok"/>
    <w:uiPriority w:val="0"/>
    <w:rPr>
      <w:color w:val="4070A0"/>
    </w:rPr>
  </w:style>
  <w:style w:type="character" w:customStyle="1" w:styleId="127">
    <w:name w:val="VerbatimStringTok"/>
    <w:uiPriority w:val="0"/>
    <w:rPr>
      <w:color w:val="4070A0"/>
    </w:rPr>
  </w:style>
  <w:style w:type="character" w:customStyle="1" w:styleId="128">
    <w:name w:val="SpecialStringTok"/>
    <w:uiPriority w:val="0"/>
    <w:rPr>
      <w:color w:val="BB6688"/>
    </w:rPr>
  </w:style>
  <w:style w:type="character" w:customStyle="1" w:styleId="129">
    <w:name w:val="ImportTok"/>
    <w:uiPriority w:val="0"/>
  </w:style>
  <w:style w:type="character" w:customStyle="1" w:styleId="130">
    <w:name w:val="CommentTok"/>
    <w:uiPriority w:val="0"/>
    <w:rPr>
      <w:i/>
      <w:color w:val="60A0B0"/>
    </w:rPr>
  </w:style>
  <w:style w:type="character" w:customStyle="1" w:styleId="131">
    <w:name w:val="DocumentationTok"/>
    <w:uiPriority w:val="0"/>
    <w:rPr>
      <w:i/>
      <w:color w:val="BA2121"/>
    </w:rPr>
  </w:style>
  <w:style w:type="character" w:customStyle="1" w:styleId="132">
    <w:name w:val="AnnotationTok"/>
    <w:uiPriority w:val="0"/>
    <w:rPr>
      <w:b/>
      <w:i/>
      <w:color w:val="60A0B0"/>
    </w:rPr>
  </w:style>
  <w:style w:type="character" w:customStyle="1" w:styleId="133">
    <w:name w:val="CommentVarTok"/>
    <w:uiPriority w:val="0"/>
    <w:rPr>
      <w:b/>
      <w:i/>
      <w:color w:val="60A0B0"/>
    </w:rPr>
  </w:style>
  <w:style w:type="character" w:customStyle="1" w:styleId="134">
    <w:name w:val="OtherTok"/>
    <w:uiPriority w:val="0"/>
    <w:rPr>
      <w:color w:val="007020"/>
    </w:rPr>
  </w:style>
  <w:style w:type="character" w:customStyle="1" w:styleId="135">
    <w:name w:val="FunctionTok"/>
    <w:uiPriority w:val="0"/>
    <w:rPr>
      <w:color w:val="06287E"/>
    </w:rPr>
  </w:style>
  <w:style w:type="character" w:customStyle="1" w:styleId="136">
    <w:name w:val="VariableTok"/>
    <w:uiPriority w:val="0"/>
    <w:rPr>
      <w:color w:val="19177C"/>
    </w:rPr>
  </w:style>
  <w:style w:type="character" w:customStyle="1" w:styleId="137">
    <w:name w:val="ControlFlowTok"/>
    <w:uiPriority w:val="0"/>
    <w:rPr>
      <w:b/>
      <w:color w:val="007020"/>
    </w:rPr>
  </w:style>
  <w:style w:type="character" w:customStyle="1" w:styleId="138">
    <w:name w:val="OperatorTok"/>
    <w:uiPriority w:val="0"/>
    <w:rPr>
      <w:color w:val="666666"/>
    </w:rPr>
  </w:style>
  <w:style w:type="character" w:customStyle="1" w:styleId="139">
    <w:name w:val="BuiltInTok"/>
    <w:uiPriority w:val="0"/>
  </w:style>
  <w:style w:type="character" w:customStyle="1" w:styleId="140">
    <w:name w:val="ExtensionTok"/>
    <w:uiPriority w:val="0"/>
  </w:style>
  <w:style w:type="character" w:customStyle="1" w:styleId="141">
    <w:name w:val="PreprocessorTok"/>
    <w:uiPriority w:val="0"/>
    <w:rPr>
      <w:color w:val="BC7A00"/>
    </w:rPr>
  </w:style>
  <w:style w:type="character" w:customStyle="1" w:styleId="142">
    <w:name w:val="AttributeTok"/>
    <w:uiPriority w:val="0"/>
    <w:rPr>
      <w:color w:val="7D9029"/>
    </w:rPr>
  </w:style>
  <w:style w:type="character" w:customStyle="1" w:styleId="143">
    <w:name w:val="RegionMarkerTok"/>
    <w:uiPriority w:val="0"/>
  </w:style>
  <w:style w:type="character" w:customStyle="1" w:styleId="144">
    <w:name w:val="InformationTok"/>
    <w:uiPriority w:val="0"/>
    <w:rPr>
      <w:b/>
      <w:i/>
      <w:color w:val="60A0B0"/>
    </w:rPr>
  </w:style>
  <w:style w:type="character" w:customStyle="1" w:styleId="145">
    <w:name w:val="WarningTok"/>
    <w:uiPriority w:val="0"/>
    <w:rPr>
      <w:b/>
      <w:i/>
      <w:color w:val="60A0B0"/>
    </w:rPr>
  </w:style>
  <w:style w:type="character" w:customStyle="1" w:styleId="146">
    <w:name w:val="AlertTok"/>
    <w:uiPriority w:val="0"/>
    <w:rPr>
      <w:b/>
      <w:color w:val="FF0000"/>
    </w:rPr>
  </w:style>
  <w:style w:type="character" w:customStyle="1" w:styleId="147">
    <w:name w:val="ErrorTok"/>
    <w:uiPriority w:val="0"/>
    <w:rPr>
      <w:b/>
      <w:color w:val="FF0000"/>
    </w:rPr>
  </w:style>
  <w:style w:type="character" w:customStyle="1" w:styleId="148">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6" Type="http://schemas.microsoft.com/office/2011/relationships/people" Target="people.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notes" Target="footnotes.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microsoft.com/office/2011/relationships/commentsExtended" Target="commentsExtended.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167</Pages>
  <Words>4471</Words>
  <Characters>4904</Characters>
  <Lines>340</Lines>
  <Paragraphs>95</Paragraphs>
  <TotalTime>35</TotalTime>
  <ScaleCrop>false</ScaleCrop>
  <LinksUpToDate>false</LinksUpToDate>
  <CharactersWithSpaces>5239</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2026-10-18T09:49:00Z</dcterms:created>
  <dc:creator>研究项目组</dc:creator>
  <cp:lastModifiedBy>研究项目组</cp:lastModifiedBy>
  <dcterms:modified xsi:type="dcterms:W3CDTF">2026-10-17T20:20:05Z</dcterms:modified>
  <dc:subject>110 kV容量规划与措施经济比选</dc:subject>
  <dc:title>徐州地区分布式新能源高渗透率地区110 kV电网容载比弹性指标优化研究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ICV">
    <vt:lpwstr>80CBD3886DB7A0C5F567D36A083A5DCA_43</vt:lpwstr>
  </property>
</Properties>
</file>