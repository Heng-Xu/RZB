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9D95E6">
      <w:pPr>
        <w:spacing w:before="2800" w:after="1000" w:line="300" w:lineRule="auto"/>
        <w:ind w:firstLine="0"/>
        <w:jc w:val="center"/>
      </w:pPr>
      <w:r>
        <w:rPr>
          <w:rFonts w:ascii="Times New Roman" w:hAnsi="Times New Roman" w:eastAsia="方正仿宋_GBK"/>
          <w:b/>
          <w:sz w:val="44"/>
        </w:rPr>
        <w:t>徐州地区分布式新能源高渗透率地区110 kV电网容载比弹性指标优化研究</w:t>
      </w:r>
    </w:p>
    <w:p w14:paraId="5ACD5F6D">
      <w:pPr>
        <w:spacing w:line="300" w:lineRule="auto"/>
        <w:ind w:firstLine="0"/>
        <w:jc w:val="center"/>
      </w:pPr>
      <w:r>
        <w:rPr>
          <w:rFonts w:ascii="Times New Roman" w:hAnsi="Times New Roman" w:eastAsia="方正仿宋_GBK"/>
          <w:b/>
          <w:sz w:val="40"/>
        </w:rPr>
        <w:t>研究报告</w:t>
      </w:r>
    </w:p>
    <w:p w14:paraId="1592F5A7">
      <w:pPr>
        <w:spacing w:before="2400" w:line="300" w:lineRule="auto"/>
        <w:ind w:firstLine="0"/>
        <w:jc w:val="center"/>
      </w:pPr>
      <w:r>
        <w:rPr>
          <w:rFonts w:ascii="Times New Roman" w:hAnsi="Times New Roman" w:eastAsia="方正仿宋_GBK"/>
          <w:b w:val="0"/>
          <w:sz w:val="28"/>
        </w:rPr>
        <w:t>2026年10月</w:t>
      </w:r>
    </w:p>
    <w:p w14:paraId="7A80D21E">
      <w:pPr>
        <w:pageBreakBefore/>
        <w:spacing w:after="400" w:line="300" w:lineRule="auto"/>
        <w:ind w:firstLine="0"/>
        <w:jc w:val="center"/>
      </w:pPr>
      <w:r>
        <w:rPr>
          <w:rFonts w:ascii="Times New Roman" w:hAnsi="Times New Roman" w:eastAsia="方正仿宋_GBK"/>
          <w:b/>
          <w:sz w:val="36"/>
        </w:rPr>
        <w:t>内容提要</w:t>
      </w:r>
    </w:p>
    <w:p w14:paraId="02E5AE77">
      <w:pPr>
        <w:spacing w:after="200" w:line="300" w:lineRule="auto"/>
        <w:ind w:firstLine="480"/>
        <w:jc w:val="both"/>
      </w:pPr>
      <w:r>
        <w:rPr>
          <w:rFonts w:ascii="Times New Roman" w:hAnsi="Times New Roman" w:eastAsia="方正仿宋_GBK"/>
          <w:b w:val="0"/>
          <w:sz w:val="24"/>
        </w:rPr>
        <w:t>分布式新能源接入使110 kV变电站同时承担正向供电和反向输送需求，区域容载比还受负荷增长、设备分布及下级网络转供能力影响。为形成适用于不同源荷条件的容量规划建议，本项目以徐州邳州和市区为案例，研究主变增容、储能及10 kV联络共同参与时的容载比选取方法。</w:t>
      </w:r>
    </w:p>
    <w:p w14:paraId="73DC111D">
      <w:pPr>
        <w:spacing w:after="200" w:line="300" w:lineRule="auto"/>
        <w:ind w:firstLine="480"/>
        <w:jc w:val="both"/>
      </w:pPr>
      <w:r>
        <w:rPr>
          <w:rFonts w:ascii="Times New Roman" w:hAnsi="Times New Roman" w:eastAsia="方正仿宋_GBK"/>
          <w:b w:val="0"/>
          <w:sz w:val="24"/>
        </w:rPr>
        <w:t>研究统一容载比、年网供最大负荷及分布式电源渗透率的统计口径，分析年度负荷、光伏规模和站级净负荷特征，以实际工程及</w:t>
      </w:r>
      <w:ins w:id="0" w:author="白日梦想家" w:date="2026-10-02T17:35:12Z">
        <w:r>
          <w:rPr>
            <w:rFonts w:hint="eastAsia"/>
            <w:b w:val="0"/>
            <w:sz w:val="24"/>
            <w:lang w:eastAsia="zh"/>
            <w:woUserID w:val="2"/>
          </w:rPr>
          <w:t>建设费用</w:t>
        </w:r>
      </w:ins>
      <w:del w:id="1" w:author="白日梦想家" w:date="2026-10-02T17:35:11Z">
        <w:r>
          <w:rPr>
            <w:rFonts w:ascii="Times New Roman" w:hAnsi="Times New Roman" w:eastAsia="方正仿宋_GBK"/>
            <w:b w:val="0"/>
            <w:sz w:val="24"/>
          </w:rPr>
          <w:delText>采购资料</w:delText>
        </w:r>
      </w:del>
      <w:r>
        <w:rPr>
          <w:rFonts w:ascii="Times New Roman" w:hAnsi="Times New Roman" w:eastAsia="方正仿宋_GBK"/>
          <w:b w:val="0"/>
          <w:sz w:val="24"/>
        </w:rPr>
        <w:t>建立全寿命费用模型。</w:t>
      </w:r>
      <w:r>
        <w:rPr>
          <w:rFonts w:ascii="Times New Roman" w:hAnsi="Times New Roman" w:eastAsia="方正仿宋_GBK"/>
          <w:b w:val="0"/>
          <w:sz w:val="24"/>
          <w:highlight w:val="yellow"/>
          <w:rPrChange w:id="2" w:author="白日梦想家" w:date="2026-10-02T17:35:36Z">
            <w:rPr>
              <w:rFonts w:ascii="Times New Roman" w:hAnsi="Times New Roman" w:eastAsia="方正仿宋_GBK"/>
              <w:b w:val="0"/>
              <w:sz w:val="24"/>
            </w:rPr>
          </w:rPrChange>
        </w:rPr>
        <w:t>刚性、弹性方案在同一区县共用容载比2.00的仿真起点</w:t>
      </w:r>
      <w:r>
        <w:rPr>
          <w:rFonts w:ascii="Times New Roman" w:hAnsi="Times New Roman" w:eastAsia="方正仿宋_GBK"/>
          <w:b w:val="0"/>
          <w:sz w:val="24"/>
        </w:rPr>
        <w:t>，后续四年在正常运行、</w:t>
      </w:r>
      <w:del w:id="3" w:author="白日梦想家" w:date="2026-10-02T21:42:05Z">
        <w:r>
          <w:rPr>
            <w:rFonts w:ascii="Times New Roman" w:hAnsi="Times New Roman" w:eastAsia="方正仿宋_GBK"/>
            <w:b w:val="0"/>
            <w:sz w:val="24"/>
          </w:rPr>
          <w:delText>单台主变退出</w:delText>
        </w:r>
      </w:del>
      <w:ins w:id="4" w:author="白日梦想家" w:date="2026-10-02T21:42:05Z">
        <w:r>
          <w:rPr>
            <w:rFonts w:hint="eastAsia"/>
            <w:b w:val="0"/>
            <w:sz w:val="24"/>
            <w:lang w:eastAsia="zh"/>
          </w:rPr>
          <w:t>主变N-1</w:t>
        </w:r>
      </w:ins>
      <w:r>
        <w:rPr>
          <w:rFonts w:ascii="Times New Roman" w:hAnsi="Times New Roman" w:eastAsia="方正仿宋_GBK"/>
          <w:b w:val="0"/>
          <w:sz w:val="24"/>
        </w:rPr>
        <w:t>、设备持续在役、转供能力及</w:t>
      </w:r>
      <w:ins w:id="5" w:author="白日梦想家" w:date="2026-10-02T17:36:03Z">
        <w:r>
          <w:rPr>
            <w:rFonts w:hint="eastAsia"/>
            <w:b w:val="0"/>
            <w:sz w:val="24"/>
            <w:lang w:eastAsia="zh"/>
            <w:woUserID w:val="2"/>
          </w:rPr>
          <w:t>供电</w:t>
        </w:r>
      </w:ins>
      <w:ins w:id="6" w:author="白日梦想家" w:date="2026-10-02T17:36:04Z">
        <w:r>
          <w:rPr>
            <w:rFonts w:hint="eastAsia"/>
            <w:b w:val="0"/>
            <w:sz w:val="24"/>
            <w:lang w:eastAsia="zh"/>
            <w:woUserID w:val="2"/>
          </w:rPr>
          <w:t>可靠性</w:t>
        </w:r>
      </w:ins>
      <w:del w:id="7" w:author="白日梦想家" w:date="2026-10-02T17:36:01Z">
        <w:r>
          <w:rPr>
            <w:rFonts w:ascii="Times New Roman" w:hAnsi="Times New Roman" w:eastAsia="方正仿宋_GBK"/>
            <w:b w:val="0"/>
            <w:sz w:val="24"/>
          </w:rPr>
          <w:delText>负荷守恒</w:delText>
        </w:r>
      </w:del>
      <w:r>
        <w:rPr>
          <w:rFonts w:ascii="Times New Roman" w:hAnsi="Times New Roman" w:eastAsia="方正仿宋_GBK"/>
          <w:b w:val="0"/>
          <w:sz w:val="24"/>
        </w:rPr>
        <w:t>约束下联合寻优。市区初始站间转供率假定为50%，邳州依据局部馈线数据测算为28.29%；既有转供能力按零新增建设投资利用，新建联络按项目增加能力并计费。</w:t>
      </w:r>
    </w:p>
    <w:p w14:paraId="65204CA6">
      <w:pPr>
        <w:spacing w:after="200" w:line="300" w:lineRule="auto"/>
        <w:ind w:firstLine="480"/>
        <w:jc w:val="both"/>
      </w:pPr>
      <w:r>
        <w:rPr>
          <w:rFonts w:ascii="Times New Roman" w:hAnsi="Times New Roman" w:eastAsia="方正仿宋_GBK"/>
          <w:b w:val="0"/>
          <w:sz w:val="24"/>
        </w:rPr>
        <w:t>案例第4年邳州刚性、</w:t>
      </w:r>
      <w:commentRangeStart w:id="0"/>
      <w:r>
        <w:rPr>
          <w:rFonts w:ascii="Times New Roman" w:hAnsi="Times New Roman" w:eastAsia="方正仿宋_GBK"/>
          <w:b w:val="0"/>
          <w:sz w:val="24"/>
        </w:rPr>
        <w:t>弹性</w:t>
      </w:r>
      <w:commentRangeEnd w:id="0"/>
      <w:r>
        <w:rPr>
          <w:woUserID w:val="2"/>
        </w:rPr>
        <w:commentReference w:id="0"/>
      </w:r>
      <w:r>
        <w:rPr>
          <w:rFonts w:ascii="Times New Roman" w:hAnsi="Times New Roman" w:eastAsia="方正仿宋_GBK"/>
          <w:b w:val="0"/>
          <w:sz w:val="24"/>
        </w:rPr>
        <w:t>容载比分别为1.96、2.21，市区为1.95、2.21。两地区刚性、弹性方案新增措施全寿命费用现值分别为208566.29万元和35683.63万元，弹性费用降低82.89%。弹性方案增加主变、减少静态</w:t>
      </w:r>
      <w:del w:id="8" w:author="白日梦想家" w:date="2026-10-02T21:45:17Z">
        <w:r>
          <w:rPr>
            <w:rFonts w:ascii="Times New Roman" w:hAnsi="Times New Roman" w:eastAsia="方正仿宋_GBK"/>
            <w:b w:val="0"/>
            <w:sz w:val="24"/>
          </w:rPr>
          <w:delText>退出工况</w:delText>
        </w:r>
      </w:del>
      <w:ins w:id="9" w:author="白日梦想家" w:date="2026-10-02T21:45:17Z">
        <w:r>
          <w:rPr>
            <w:rFonts w:hint="eastAsia"/>
            <w:b w:val="0"/>
            <w:sz w:val="24"/>
            <w:lang w:eastAsia="zh"/>
          </w:rPr>
          <w:t>主变N-1工况</w:t>
        </w:r>
      </w:ins>
      <w:r>
        <w:rPr>
          <w:rFonts w:ascii="Times New Roman" w:hAnsi="Times New Roman" w:eastAsia="方正仿宋_GBK"/>
          <w:b w:val="0"/>
          <w:sz w:val="24"/>
        </w:rPr>
        <w:t>所需储能，在相同技术约束与参考价格下经济性优于刚性。</w:t>
      </w:r>
    </w:p>
    <w:p w14:paraId="43A6C3E6">
      <w:pPr>
        <w:spacing w:after="200" w:line="300" w:lineRule="auto"/>
        <w:ind w:firstLine="480"/>
        <w:jc w:val="both"/>
      </w:pPr>
      <w:r>
        <w:rPr>
          <w:rFonts w:ascii="Times New Roman" w:hAnsi="Times New Roman" w:eastAsia="方正仿宋_GBK"/>
          <w:b w:val="0"/>
          <w:sz w:val="24"/>
        </w:rPr>
        <w:t>在案例参数与容载比计算关系基础上，进一步构造</w:t>
      </w:r>
      <w:commentRangeStart w:id="1"/>
      <w:r>
        <w:rPr>
          <w:rFonts w:ascii="Times New Roman" w:hAnsi="Times New Roman" w:eastAsia="方正仿宋_GBK"/>
          <w:b w:val="0"/>
          <w:sz w:val="24"/>
        </w:rPr>
        <w:t>A类、B/C类两类</w:t>
      </w:r>
      <w:commentRangeEnd w:id="1"/>
      <w:r>
        <w:rPr>
          <w:woUserID w:val="2"/>
        </w:rPr>
        <w:commentReference w:id="1"/>
      </w:r>
      <w:r>
        <w:rPr>
          <w:rFonts w:ascii="Times New Roman" w:hAnsi="Times New Roman" w:eastAsia="方正仿宋_GBK"/>
          <w:b w:val="0"/>
          <w:sz w:val="24"/>
        </w:rPr>
        <w:t>一般站群，拓展装机渗透率、年负荷平均增长率、95%峰值持续时间和两个工程成本比，完成12600组目标年静态寻优，形成仅列参数条件与推荐容载比区间的通用矩阵。研究表明，容载比应结合双向净负荷、峰段持续时间及站间转供能力确定，规划中宜先核定既有能力，再联合比选增容、配储和新增联络。规划建议优先采用弹性指标确定比选范围，保留刚性基准进行费用对照，并以实际资产、线路和工程价格核定具体方案。</w:t>
      </w:r>
    </w:p>
    <w:p w14:paraId="005BF867">
      <w:pPr>
        <w:pageBreakBefore/>
        <w:spacing w:after="300" w:line="300" w:lineRule="auto"/>
        <w:ind w:firstLine="0"/>
        <w:jc w:val="center"/>
      </w:pPr>
      <w:r>
        <w:rPr>
          <w:rFonts w:ascii="Times New Roman" w:hAnsi="Times New Roman" w:eastAsia="方正仿宋_GBK"/>
          <w:b/>
          <w:sz w:val="36"/>
        </w:rPr>
        <w:t>目  录</w:t>
      </w:r>
    </w:p>
    <w:p w14:paraId="41977695">
      <w:pPr>
        <w:tabs>
          <w:tab w:val="right" w:leader="dot" w:pos="8220"/>
        </w:tabs>
        <w:spacing w:after="40" w:line="300" w:lineRule="auto"/>
        <w:ind w:left="0" w:firstLine="0"/>
        <w:jc w:val="left"/>
      </w:pPr>
      <w:r>
        <w:rPr>
          <w:rFonts w:ascii="Times New Roman" w:hAnsi="Times New Roman" w:eastAsia="方正仿宋_GBK"/>
          <w:b/>
          <w:sz w:val="24"/>
        </w:rPr>
        <w:t>第一章 绪论</w:t>
      </w:r>
      <w:r>
        <w:rPr>
          <w:rFonts w:ascii="Times New Roman" w:hAnsi="Times New Roman" w:eastAsia="方正仿宋_GBK"/>
          <w:b/>
          <w:sz w:val="24"/>
        </w:rPr>
        <w:tab/>
      </w:r>
      <w:r>
        <w:fldChar w:fldCharType="begin"/>
      </w:r>
      <w:r>
        <w:instrText xml:space="preserve">PAGEREF h0 \h</w:instrText>
      </w:r>
      <w:r>
        <w:fldChar w:fldCharType="separate"/>
      </w:r>
      <w:r>
        <w:t>5</w:t>
      </w:r>
      <w:r>
        <w:fldChar w:fldCharType="end"/>
      </w:r>
    </w:p>
    <w:p w14:paraId="538B41C4">
      <w:pPr>
        <w:tabs>
          <w:tab w:val="right" w:leader="dot" w:pos="8220"/>
        </w:tabs>
        <w:spacing w:after="40" w:line="300" w:lineRule="auto"/>
        <w:ind w:left="240" w:firstLine="0"/>
        <w:jc w:val="left"/>
      </w:pPr>
      <w:r>
        <w:rPr>
          <w:rFonts w:ascii="Times New Roman" w:hAnsi="Times New Roman" w:eastAsia="方正仿宋_GBK"/>
          <w:b w:val="0"/>
          <w:sz w:val="24"/>
        </w:rPr>
        <w:t>1.1 研究背景与意义</w:t>
      </w:r>
      <w:r>
        <w:rPr>
          <w:rFonts w:ascii="Times New Roman" w:hAnsi="Times New Roman" w:eastAsia="方正仿宋_GBK"/>
          <w:b w:val="0"/>
          <w:sz w:val="24"/>
        </w:rPr>
        <w:tab/>
      </w:r>
      <w:r>
        <w:fldChar w:fldCharType="begin"/>
      </w:r>
      <w:r>
        <w:instrText xml:space="preserve">PAGEREF h1 \h</w:instrText>
      </w:r>
      <w:r>
        <w:fldChar w:fldCharType="separate"/>
      </w:r>
      <w:r>
        <w:t>5</w:t>
      </w:r>
      <w:r>
        <w:fldChar w:fldCharType="end"/>
      </w:r>
    </w:p>
    <w:p w14:paraId="43F7A634">
      <w:pPr>
        <w:tabs>
          <w:tab w:val="right" w:leader="dot" w:pos="8220"/>
        </w:tabs>
        <w:spacing w:after="40" w:line="300" w:lineRule="auto"/>
        <w:ind w:left="240" w:firstLine="0"/>
        <w:jc w:val="left"/>
      </w:pPr>
      <w:r>
        <w:rPr>
          <w:rFonts w:ascii="Times New Roman" w:hAnsi="Times New Roman" w:eastAsia="方正仿宋_GBK"/>
          <w:b w:val="0"/>
          <w:sz w:val="24"/>
        </w:rPr>
        <w:t>1.2 主要概念与规范依据</w:t>
      </w:r>
      <w:r>
        <w:rPr>
          <w:rFonts w:ascii="Times New Roman" w:hAnsi="Times New Roman" w:eastAsia="方正仿宋_GBK"/>
          <w:b w:val="0"/>
          <w:sz w:val="24"/>
        </w:rPr>
        <w:tab/>
      </w:r>
      <w:r>
        <w:fldChar w:fldCharType="begin"/>
      </w:r>
      <w:r>
        <w:instrText xml:space="preserve">PAGEREF h20 \h</w:instrText>
      </w:r>
      <w:r>
        <w:fldChar w:fldCharType="separate"/>
      </w:r>
      <w:r>
        <w:t>7</w:t>
      </w:r>
      <w:r>
        <w:fldChar w:fldCharType="end"/>
      </w:r>
    </w:p>
    <w:p w14:paraId="00DAFCA3">
      <w:pPr>
        <w:tabs>
          <w:tab w:val="right" w:leader="dot" w:pos="8220"/>
        </w:tabs>
        <w:spacing w:after="40" w:line="300" w:lineRule="auto"/>
        <w:ind w:left="240" w:firstLine="0"/>
        <w:jc w:val="left"/>
      </w:pPr>
      <w:r>
        <w:rPr>
          <w:rFonts w:ascii="Times New Roman" w:hAnsi="Times New Roman" w:eastAsia="方正仿宋_GBK"/>
          <w:b w:val="0"/>
          <w:sz w:val="24"/>
        </w:rPr>
        <w:t>1.4 研究目标与内容</w:t>
      </w:r>
      <w:r>
        <w:rPr>
          <w:rFonts w:ascii="Times New Roman" w:hAnsi="Times New Roman" w:eastAsia="方正仿宋_GBK"/>
          <w:b w:val="0"/>
          <w:sz w:val="24"/>
        </w:rPr>
        <w:tab/>
      </w:r>
      <w:r>
        <w:fldChar w:fldCharType="begin"/>
      </w:r>
      <w:r>
        <w:instrText xml:space="preserve">PAGEREF h45 \h</w:instrText>
      </w:r>
      <w:r>
        <w:fldChar w:fldCharType="separate"/>
      </w:r>
      <w:r>
        <w:t>9</w:t>
      </w:r>
      <w:r>
        <w:fldChar w:fldCharType="end"/>
      </w:r>
    </w:p>
    <w:p w14:paraId="7494169D">
      <w:pPr>
        <w:tabs>
          <w:tab w:val="right" w:leader="dot" w:pos="8220"/>
        </w:tabs>
        <w:spacing w:after="40" w:line="300" w:lineRule="auto"/>
        <w:ind w:left="240" w:firstLine="0"/>
        <w:jc w:val="left"/>
      </w:pPr>
      <w:r>
        <w:rPr>
          <w:rFonts w:ascii="Times New Roman" w:hAnsi="Times New Roman" w:eastAsia="方正仿宋_GBK"/>
          <w:b w:val="0"/>
          <w:sz w:val="24"/>
        </w:rPr>
        <w:t>1.5 研究方法与技术路线</w:t>
      </w:r>
      <w:r>
        <w:rPr>
          <w:rFonts w:ascii="Times New Roman" w:hAnsi="Times New Roman" w:eastAsia="方正仿宋_GBK"/>
          <w:b w:val="0"/>
          <w:sz w:val="24"/>
        </w:rPr>
        <w:tab/>
      </w:r>
      <w:r>
        <w:fldChar w:fldCharType="begin"/>
      </w:r>
      <w:r>
        <w:instrText xml:space="preserve">PAGEREF h57 \h</w:instrText>
      </w:r>
      <w:r>
        <w:fldChar w:fldCharType="separate"/>
      </w:r>
      <w:r>
        <w:t>10</w:t>
      </w:r>
      <w:r>
        <w:fldChar w:fldCharType="end"/>
      </w:r>
    </w:p>
    <w:p w14:paraId="156F5BCE">
      <w:pPr>
        <w:tabs>
          <w:tab w:val="right" w:leader="dot" w:pos="8220"/>
        </w:tabs>
        <w:spacing w:after="40" w:line="300" w:lineRule="auto"/>
        <w:ind w:left="240" w:firstLine="0"/>
        <w:jc w:val="left"/>
      </w:pPr>
      <w:r>
        <w:rPr>
          <w:rFonts w:ascii="Times New Roman" w:hAnsi="Times New Roman" w:eastAsia="方正仿宋_GBK"/>
          <w:b w:val="0"/>
          <w:sz w:val="24"/>
        </w:rPr>
        <w:t>1.6 研究成果及应用</w:t>
      </w:r>
      <w:r>
        <w:rPr>
          <w:rFonts w:ascii="Times New Roman" w:hAnsi="Times New Roman" w:eastAsia="方正仿宋_GBK"/>
          <w:b w:val="0"/>
          <w:sz w:val="24"/>
        </w:rPr>
        <w:tab/>
      </w:r>
      <w:r>
        <w:fldChar w:fldCharType="begin"/>
      </w:r>
      <w:r>
        <w:instrText xml:space="preserve">PAGEREF h73 \h</w:instrText>
      </w:r>
      <w:r>
        <w:fldChar w:fldCharType="separate"/>
      </w:r>
      <w:r>
        <w:t>12</w:t>
      </w:r>
      <w:r>
        <w:fldChar w:fldCharType="end"/>
      </w:r>
    </w:p>
    <w:p w14:paraId="7558111C">
      <w:pPr>
        <w:tabs>
          <w:tab w:val="right" w:leader="dot" w:pos="8220"/>
        </w:tabs>
        <w:spacing w:after="40" w:line="300" w:lineRule="auto"/>
        <w:ind w:left="0" w:firstLine="0"/>
        <w:jc w:val="left"/>
      </w:pPr>
      <w:r>
        <w:rPr>
          <w:rFonts w:ascii="Times New Roman" w:hAnsi="Times New Roman" w:eastAsia="方正仿宋_GBK"/>
          <w:b/>
          <w:sz w:val="24"/>
        </w:rPr>
        <w:t>第二章 国内外研究现状</w:t>
      </w:r>
      <w:r>
        <w:rPr>
          <w:rFonts w:ascii="Times New Roman" w:hAnsi="Times New Roman" w:eastAsia="方正仿宋_GBK"/>
          <w:b/>
          <w:sz w:val="24"/>
        </w:rPr>
        <w:tab/>
      </w:r>
      <w:r>
        <w:fldChar w:fldCharType="begin"/>
      </w:r>
      <w:r>
        <w:instrText xml:space="preserve">PAGEREF h76 \h</w:instrText>
      </w:r>
      <w:r>
        <w:fldChar w:fldCharType="separate"/>
      </w:r>
      <w:r>
        <w:t>13</w:t>
      </w:r>
      <w:r>
        <w:fldChar w:fldCharType="end"/>
      </w:r>
    </w:p>
    <w:p w14:paraId="08BB67EC">
      <w:pPr>
        <w:tabs>
          <w:tab w:val="right" w:leader="dot" w:pos="8220"/>
        </w:tabs>
        <w:spacing w:after="40" w:line="300" w:lineRule="auto"/>
        <w:ind w:left="240" w:firstLine="0"/>
        <w:jc w:val="left"/>
      </w:pPr>
      <w:r>
        <w:rPr>
          <w:rFonts w:ascii="Times New Roman" w:hAnsi="Times New Roman" w:eastAsia="方正仿宋_GBK"/>
          <w:b w:val="0"/>
          <w:sz w:val="24"/>
        </w:rPr>
        <w:t>2.1 国外研究现状</w:t>
      </w:r>
      <w:r>
        <w:rPr>
          <w:rFonts w:ascii="Times New Roman" w:hAnsi="Times New Roman" w:eastAsia="方正仿宋_GBK"/>
          <w:b w:val="0"/>
          <w:sz w:val="24"/>
        </w:rPr>
        <w:tab/>
      </w:r>
      <w:r>
        <w:fldChar w:fldCharType="begin"/>
      </w:r>
      <w:r>
        <w:instrText xml:space="preserve">PAGEREF h79 \h</w:instrText>
      </w:r>
      <w:r>
        <w:fldChar w:fldCharType="separate"/>
      </w:r>
      <w:r>
        <w:t>13</w:t>
      </w:r>
      <w:r>
        <w:fldChar w:fldCharType="end"/>
      </w:r>
    </w:p>
    <w:p w14:paraId="08F8379D">
      <w:pPr>
        <w:tabs>
          <w:tab w:val="right" w:leader="dot" w:pos="8220"/>
        </w:tabs>
        <w:spacing w:after="40" w:line="300" w:lineRule="auto"/>
        <w:ind w:left="240" w:firstLine="0"/>
        <w:jc w:val="left"/>
      </w:pPr>
      <w:r>
        <w:rPr>
          <w:rFonts w:ascii="Times New Roman" w:hAnsi="Times New Roman" w:eastAsia="方正仿宋_GBK"/>
          <w:b w:val="0"/>
          <w:sz w:val="24"/>
        </w:rPr>
        <w:t>2.2 国内研究现状</w:t>
      </w:r>
      <w:r>
        <w:rPr>
          <w:rFonts w:ascii="Times New Roman" w:hAnsi="Times New Roman" w:eastAsia="方正仿宋_GBK"/>
          <w:b w:val="0"/>
          <w:sz w:val="24"/>
        </w:rPr>
        <w:tab/>
      </w:r>
      <w:r>
        <w:fldChar w:fldCharType="begin"/>
      </w:r>
      <w:r>
        <w:instrText xml:space="preserve">PAGEREF h101 \h</w:instrText>
      </w:r>
      <w:r>
        <w:fldChar w:fldCharType="separate"/>
      </w:r>
      <w:r>
        <w:t>15</w:t>
      </w:r>
      <w:r>
        <w:fldChar w:fldCharType="end"/>
      </w:r>
    </w:p>
    <w:p w14:paraId="3ED6BAE8">
      <w:pPr>
        <w:tabs>
          <w:tab w:val="right" w:leader="dot" w:pos="8220"/>
        </w:tabs>
        <w:spacing w:after="40" w:line="300" w:lineRule="auto"/>
        <w:ind w:left="240" w:firstLine="0"/>
        <w:jc w:val="left"/>
      </w:pPr>
      <w:r>
        <w:rPr>
          <w:rFonts w:ascii="Times New Roman" w:hAnsi="Times New Roman" w:eastAsia="方正仿宋_GBK"/>
          <w:b w:val="0"/>
          <w:sz w:val="24"/>
        </w:rPr>
        <w:t>2.3 国内外研究对比与述评</w:t>
      </w:r>
      <w:r>
        <w:rPr>
          <w:rFonts w:ascii="Times New Roman" w:hAnsi="Times New Roman" w:eastAsia="方正仿宋_GBK"/>
          <w:b w:val="0"/>
          <w:sz w:val="24"/>
        </w:rPr>
        <w:tab/>
      </w:r>
      <w:r>
        <w:fldChar w:fldCharType="begin"/>
      </w:r>
      <w:r>
        <w:instrText xml:space="preserve">PAGEREF h135 \h</w:instrText>
      </w:r>
      <w:r>
        <w:fldChar w:fldCharType="separate"/>
      </w:r>
      <w:r>
        <w:t>19</w:t>
      </w:r>
      <w:r>
        <w:fldChar w:fldCharType="end"/>
      </w:r>
    </w:p>
    <w:p w14:paraId="08290C6E">
      <w:pPr>
        <w:tabs>
          <w:tab w:val="right" w:leader="dot" w:pos="8220"/>
        </w:tabs>
        <w:spacing w:after="40" w:line="300" w:lineRule="auto"/>
        <w:ind w:left="240" w:firstLine="0"/>
        <w:jc w:val="left"/>
      </w:pPr>
      <w:r>
        <w:rPr>
          <w:rFonts w:ascii="Times New Roman" w:hAnsi="Times New Roman" w:eastAsia="方正仿宋_GBK"/>
          <w:b w:val="0"/>
          <w:sz w:val="24"/>
        </w:rPr>
        <w:t>2.4 容载比与供电能力的理论联系</w:t>
      </w:r>
      <w:r>
        <w:rPr>
          <w:rFonts w:ascii="Times New Roman" w:hAnsi="Times New Roman" w:eastAsia="方正仿宋_GBK"/>
          <w:b w:val="0"/>
          <w:sz w:val="24"/>
        </w:rPr>
        <w:tab/>
      </w:r>
      <w:r>
        <w:fldChar w:fldCharType="begin"/>
      </w:r>
      <w:r>
        <w:instrText xml:space="preserve">PAGEREF h148 \h</w:instrText>
      </w:r>
      <w:r>
        <w:fldChar w:fldCharType="separate"/>
      </w:r>
      <w:r>
        <w:t>21</w:t>
      </w:r>
      <w:r>
        <w:fldChar w:fldCharType="end"/>
      </w:r>
    </w:p>
    <w:p w14:paraId="75E28914">
      <w:pPr>
        <w:tabs>
          <w:tab w:val="right" w:leader="dot" w:pos="8220"/>
        </w:tabs>
        <w:spacing w:after="40" w:line="300" w:lineRule="auto"/>
        <w:ind w:left="240" w:firstLine="0"/>
        <w:jc w:val="left"/>
      </w:pPr>
      <w:r>
        <w:rPr>
          <w:rFonts w:ascii="Times New Roman" w:hAnsi="Times New Roman" w:eastAsia="方正仿宋_GBK"/>
          <w:b w:val="0"/>
          <w:sz w:val="24"/>
        </w:rPr>
        <w:t>2.5 高渗透率下的源荷特征与容量压力</w:t>
      </w:r>
      <w:r>
        <w:rPr>
          <w:rFonts w:ascii="Times New Roman" w:hAnsi="Times New Roman" w:eastAsia="方正仿宋_GBK"/>
          <w:b w:val="0"/>
          <w:sz w:val="24"/>
        </w:rPr>
        <w:tab/>
      </w:r>
      <w:r>
        <w:fldChar w:fldCharType="begin"/>
      </w:r>
      <w:r>
        <w:instrText xml:space="preserve">PAGEREF h162 \h</w:instrText>
      </w:r>
      <w:r>
        <w:fldChar w:fldCharType="separate"/>
      </w:r>
      <w:r>
        <w:t>22</w:t>
      </w:r>
      <w:r>
        <w:fldChar w:fldCharType="end"/>
      </w:r>
    </w:p>
    <w:p w14:paraId="3B19D48C">
      <w:pPr>
        <w:tabs>
          <w:tab w:val="right" w:leader="dot" w:pos="8220"/>
        </w:tabs>
        <w:spacing w:after="40" w:line="300" w:lineRule="auto"/>
        <w:ind w:left="240" w:firstLine="0"/>
        <w:jc w:val="left"/>
      </w:pPr>
      <w:r>
        <w:rPr>
          <w:rFonts w:ascii="Times New Roman" w:hAnsi="Times New Roman" w:eastAsia="方正仿宋_GBK"/>
          <w:b w:val="0"/>
          <w:sz w:val="24"/>
        </w:rPr>
        <w:t>2.6 主变、联络与储能的经济替代条件</w:t>
      </w:r>
      <w:r>
        <w:rPr>
          <w:rFonts w:ascii="Times New Roman" w:hAnsi="Times New Roman" w:eastAsia="方正仿宋_GBK"/>
          <w:b w:val="0"/>
          <w:sz w:val="24"/>
        </w:rPr>
        <w:tab/>
      </w:r>
      <w:r>
        <w:fldChar w:fldCharType="begin"/>
      </w:r>
      <w:r>
        <w:instrText xml:space="preserve">PAGEREF h179 \h</w:instrText>
      </w:r>
      <w:r>
        <w:fldChar w:fldCharType="separate"/>
      </w:r>
      <w:r>
        <w:t>24</w:t>
      </w:r>
      <w:r>
        <w:fldChar w:fldCharType="end"/>
      </w:r>
    </w:p>
    <w:p w14:paraId="366881AF">
      <w:pPr>
        <w:tabs>
          <w:tab w:val="right" w:leader="dot" w:pos="8220"/>
        </w:tabs>
        <w:spacing w:after="40" w:line="300" w:lineRule="auto"/>
        <w:ind w:left="240" w:firstLine="0"/>
        <w:jc w:val="left"/>
      </w:pPr>
      <w:r>
        <w:rPr>
          <w:rFonts w:ascii="Times New Roman" w:hAnsi="Times New Roman" w:eastAsia="方正仿宋_GBK"/>
          <w:b w:val="0"/>
          <w:sz w:val="24"/>
        </w:rPr>
        <w:t>2.7 规划寻优方法与本项目选型</w:t>
      </w:r>
      <w:r>
        <w:rPr>
          <w:rFonts w:ascii="Times New Roman" w:hAnsi="Times New Roman" w:eastAsia="方正仿宋_GBK"/>
          <w:b w:val="0"/>
          <w:sz w:val="24"/>
        </w:rPr>
        <w:tab/>
      </w:r>
      <w:r>
        <w:fldChar w:fldCharType="begin"/>
      </w:r>
      <w:r>
        <w:instrText xml:space="preserve">PAGEREF h193 \h</w:instrText>
      </w:r>
      <w:r>
        <w:fldChar w:fldCharType="separate"/>
      </w:r>
      <w:r>
        <w:t>25</w:t>
      </w:r>
      <w:r>
        <w:fldChar w:fldCharType="end"/>
      </w:r>
    </w:p>
    <w:p w14:paraId="13F9691D">
      <w:pPr>
        <w:tabs>
          <w:tab w:val="right" w:leader="dot" w:pos="8220"/>
        </w:tabs>
        <w:spacing w:after="40" w:line="300" w:lineRule="auto"/>
        <w:ind w:left="240" w:firstLine="0"/>
        <w:jc w:val="left"/>
      </w:pPr>
      <w:r>
        <w:rPr>
          <w:rFonts w:ascii="Times New Roman" w:hAnsi="Times New Roman" w:eastAsia="方正仿宋_GBK"/>
          <w:b w:val="0"/>
          <w:sz w:val="24"/>
        </w:rPr>
        <w:t>2.8 本项目方法选择与工程衔接</w:t>
      </w:r>
      <w:r>
        <w:rPr>
          <w:rFonts w:ascii="Times New Roman" w:hAnsi="Times New Roman" w:eastAsia="方正仿宋_GBK"/>
          <w:b w:val="0"/>
          <w:sz w:val="24"/>
        </w:rPr>
        <w:tab/>
      </w:r>
      <w:r>
        <w:fldChar w:fldCharType="begin"/>
      </w:r>
      <w:r>
        <w:instrText xml:space="preserve">PAGEREF h206 \h</w:instrText>
      </w:r>
      <w:r>
        <w:fldChar w:fldCharType="separate"/>
      </w:r>
      <w:r>
        <w:t>26</w:t>
      </w:r>
      <w:r>
        <w:fldChar w:fldCharType="end"/>
      </w:r>
    </w:p>
    <w:p w14:paraId="2E7DB7B2">
      <w:pPr>
        <w:tabs>
          <w:tab w:val="right" w:leader="dot" w:pos="8220"/>
        </w:tabs>
        <w:spacing w:after="40" w:line="300" w:lineRule="auto"/>
        <w:ind w:left="240" w:firstLine="0"/>
        <w:jc w:val="left"/>
      </w:pPr>
      <w:r>
        <w:rPr>
          <w:rFonts w:ascii="Times New Roman" w:hAnsi="Times New Roman" w:eastAsia="方正仿宋_GBK"/>
          <w:b w:val="0"/>
          <w:sz w:val="24"/>
        </w:rPr>
        <w:t>2.9 本章小结</w:t>
      </w:r>
      <w:r>
        <w:rPr>
          <w:rFonts w:ascii="Times New Roman" w:hAnsi="Times New Roman" w:eastAsia="方正仿宋_GBK"/>
          <w:b w:val="0"/>
          <w:sz w:val="24"/>
        </w:rPr>
        <w:tab/>
      </w:r>
      <w:r>
        <w:fldChar w:fldCharType="begin"/>
      </w:r>
      <w:r>
        <w:instrText xml:space="preserve">PAGEREF h213 \h</w:instrText>
      </w:r>
      <w:r>
        <w:fldChar w:fldCharType="separate"/>
      </w:r>
      <w:r>
        <w:t>26</w:t>
      </w:r>
      <w:r>
        <w:fldChar w:fldCharType="end"/>
      </w:r>
    </w:p>
    <w:p w14:paraId="58522FE8">
      <w:pPr>
        <w:tabs>
          <w:tab w:val="right" w:leader="dot" w:pos="8220"/>
        </w:tabs>
        <w:spacing w:after="40" w:line="300" w:lineRule="auto"/>
        <w:ind w:left="0" w:firstLine="0"/>
        <w:jc w:val="left"/>
      </w:pPr>
      <w:r>
        <w:rPr>
          <w:rFonts w:ascii="Times New Roman" w:hAnsi="Times New Roman" w:eastAsia="方正仿宋_GBK"/>
          <w:b/>
          <w:sz w:val="24"/>
        </w:rPr>
        <w:t>第三章 徐州典型地区运行特征分析</w:t>
      </w:r>
      <w:r>
        <w:rPr>
          <w:rFonts w:ascii="Times New Roman" w:hAnsi="Times New Roman" w:eastAsia="方正仿宋_GBK"/>
          <w:b/>
          <w:sz w:val="24"/>
        </w:rPr>
        <w:tab/>
      </w:r>
      <w:r>
        <w:fldChar w:fldCharType="begin"/>
      </w:r>
      <w:r>
        <w:instrText xml:space="preserve">PAGEREF h215 \h</w:instrText>
      </w:r>
      <w:r>
        <w:fldChar w:fldCharType="separate"/>
      </w:r>
      <w:r>
        <w:t>27</w:t>
      </w:r>
      <w:r>
        <w:fldChar w:fldCharType="end"/>
      </w:r>
    </w:p>
    <w:p w14:paraId="03C86B62">
      <w:pPr>
        <w:tabs>
          <w:tab w:val="right" w:leader="dot" w:pos="8220"/>
        </w:tabs>
        <w:spacing w:after="40" w:line="300" w:lineRule="auto"/>
        <w:ind w:left="240" w:firstLine="0"/>
        <w:jc w:val="left"/>
      </w:pPr>
      <w:r>
        <w:rPr>
          <w:rFonts w:ascii="Times New Roman" w:hAnsi="Times New Roman" w:eastAsia="方正仿宋_GBK"/>
          <w:b w:val="0"/>
          <w:sz w:val="24"/>
        </w:rPr>
        <w:t>3.1 研究地区与原始资料</w:t>
      </w:r>
      <w:r>
        <w:rPr>
          <w:rFonts w:ascii="Times New Roman" w:hAnsi="Times New Roman" w:eastAsia="方正仿宋_GBK"/>
          <w:b w:val="0"/>
          <w:sz w:val="24"/>
        </w:rPr>
        <w:tab/>
      </w:r>
      <w:r>
        <w:fldChar w:fldCharType="begin"/>
      </w:r>
      <w:r>
        <w:instrText xml:space="preserve">PAGEREF h216 \h</w:instrText>
      </w:r>
      <w:r>
        <w:fldChar w:fldCharType="separate"/>
      </w:r>
      <w:r>
        <w:t>27</w:t>
      </w:r>
      <w:r>
        <w:fldChar w:fldCharType="end"/>
      </w:r>
    </w:p>
    <w:p w14:paraId="1C7D7619">
      <w:pPr>
        <w:tabs>
          <w:tab w:val="right" w:leader="dot" w:pos="8220"/>
        </w:tabs>
        <w:spacing w:after="40" w:line="300" w:lineRule="auto"/>
        <w:ind w:left="240" w:firstLine="0"/>
        <w:jc w:val="left"/>
      </w:pPr>
      <w:r>
        <w:rPr>
          <w:rFonts w:ascii="Times New Roman" w:hAnsi="Times New Roman" w:eastAsia="方正仿宋_GBK"/>
          <w:b w:val="0"/>
          <w:sz w:val="24"/>
        </w:rPr>
        <w:t>3.2 年度容量、负荷与增长特征</w:t>
      </w:r>
      <w:r>
        <w:rPr>
          <w:rFonts w:ascii="Times New Roman" w:hAnsi="Times New Roman" w:eastAsia="方正仿宋_GBK"/>
          <w:b w:val="0"/>
          <w:sz w:val="24"/>
        </w:rPr>
        <w:tab/>
      </w:r>
      <w:r>
        <w:fldChar w:fldCharType="begin"/>
      </w:r>
      <w:r>
        <w:instrText xml:space="preserve">PAGEREF h226 \h</w:instrText>
      </w:r>
      <w:r>
        <w:fldChar w:fldCharType="separate"/>
      </w:r>
      <w:r>
        <w:t>27</w:t>
      </w:r>
      <w:r>
        <w:fldChar w:fldCharType="end"/>
      </w:r>
    </w:p>
    <w:p w14:paraId="6A3983D6">
      <w:pPr>
        <w:tabs>
          <w:tab w:val="right" w:leader="dot" w:pos="8220"/>
        </w:tabs>
        <w:spacing w:after="40" w:line="300" w:lineRule="auto"/>
        <w:ind w:left="240" w:firstLine="0"/>
        <w:jc w:val="left"/>
      </w:pPr>
      <w:r>
        <w:rPr>
          <w:rFonts w:ascii="Times New Roman" w:hAnsi="Times New Roman" w:eastAsia="方正仿宋_GBK"/>
          <w:b w:val="0"/>
          <w:sz w:val="24"/>
        </w:rPr>
        <w:t>3.3 分布式光伏装机与电量</w:t>
      </w:r>
      <w:r>
        <w:rPr>
          <w:rFonts w:ascii="Times New Roman" w:hAnsi="Times New Roman" w:eastAsia="方正仿宋_GBK"/>
          <w:b w:val="0"/>
          <w:sz w:val="24"/>
        </w:rPr>
        <w:tab/>
      </w:r>
      <w:r>
        <w:fldChar w:fldCharType="begin"/>
      </w:r>
      <w:r>
        <w:instrText xml:space="preserve">PAGEREF h243 \h</w:instrText>
      </w:r>
      <w:r>
        <w:fldChar w:fldCharType="separate"/>
      </w:r>
      <w:r>
        <w:t>29</w:t>
      </w:r>
      <w:r>
        <w:fldChar w:fldCharType="end"/>
      </w:r>
    </w:p>
    <w:p w14:paraId="49AB35E1">
      <w:pPr>
        <w:tabs>
          <w:tab w:val="right" w:leader="dot" w:pos="8220"/>
        </w:tabs>
        <w:spacing w:after="40" w:line="300" w:lineRule="auto"/>
        <w:ind w:left="240" w:firstLine="0"/>
        <w:jc w:val="left"/>
      </w:pPr>
      <w:r>
        <w:rPr>
          <w:rFonts w:ascii="Times New Roman" w:hAnsi="Times New Roman" w:eastAsia="方正仿宋_GBK"/>
          <w:b w:val="0"/>
          <w:sz w:val="24"/>
        </w:rPr>
        <w:t>3.4 主变负载率与双向净负荷</w:t>
      </w:r>
      <w:r>
        <w:rPr>
          <w:rFonts w:ascii="Times New Roman" w:hAnsi="Times New Roman" w:eastAsia="方正仿宋_GBK"/>
          <w:b w:val="0"/>
          <w:sz w:val="24"/>
        </w:rPr>
        <w:tab/>
      </w:r>
      <w:r>
        <w:fldChar w:fldCharType="begin"/>
      </w:r>
      <w:r>
        <w:instrText xml:space="preserve">PAGEREF h264 \h</w:instrText>
      </w:r>
      <w:r>
        <w:fldChar w:fldCharType="separate"/>
      </w:r>
      <w:r>
        <w:t>32</w:t>
      </w:r>
      <w:r>
        <w:fldChar w:fldCharType="end"/>
      </w:r>
    </w:p>
    <w:p w14:paraId="402E8B14">
      <w:pPr>
        <w:tabs>
          <w:tab w:val="right" w:leader="dot" w:pos="8220"/>
        </w:tabs>
        <w:spacing w:after="40" w:line="300" w:lineRule="auto"/>
        <w:ind w:left="240" w:firstLine="0"/>
        <w:jc w:val="left"/>
      </w:pPr>
      <w:r>
        <w:rPr>
          <w:rFonts w:ascii="Times New Roman" w:hAnsi="Times New Roman" w:eastAsia="方正仿宋_GBK"/>
          <w:b w:val="0"/>
          <w:sz w:val="24"/>
        </w:rPr>
        <w:t>3.5 源荷与容量指标的关联分析</w:t>
      </w:r>
      <w:r>
        <w:rPr>
          <w:rFonts w:ascii="Times New Roman" w:hAnsi="Times New Roman" w:eastAsia="方正仿宋_GBK"/>
          <w:b w:val="0"/>
          <w:sz w:val="24"/>
        </w:rPr>
        <w:tab/>
      </w:r>
      <w:r>
        <w:fldChar w:fldCharType="begin"/>
      </w:r>
      <w:r>
        <w:instrText xml:space="preserve">PAGEREF h289 \h</w:instrText>
      </w:r>
      <w:r>
        <w:fldChar w:fldCharType="separate"/>
      </w:r>
      <w:r>
        <w:t>36</w:t>
      </w:r>
      <w:r>
        <w:fldChar w:fldCharType="end"/>
      </w:r>
    </w:p>
    <w:p w14:paraId="243DCB5A">
      <w:pPr>
        <w:tabs>
          <w:tab w:val="right" w:leader="dot" w:pos="8220"/>
        </w:tabs>
        <w:spacing w:after="40" w:line="300" w:lineRule="auto"/>
        <w:ind w:left="240" w:firstLine="0"/>
        <w:jc w:val="left"/>
      </w:pPr>
      <w:r>
        <w:rPr>
          <w:rFonts w:ascii="Times New Roman" w:hAnsi="Times New Roman" w:eastAsia="方正仿宋_GBK"/>
          <w:b w:val="0"/>
          <w:sz w:val="24"/>
        </w:rPr>
        <w:t>3.6 10 kV负荷转接资料与仿真条件</w:t>
      </w:r>
      <w:r>
        <w:rPr>
          <w:rFonts w:ascii="Times New Roman" w:hAnsi="Times New Roman" w:eastAsia="方正仿宋_GBK"/>
          <w:b w:val="0"/>
          <w:sz w:val="24"/>
        </w:rPr>
        <w:tab/>
      </w:r>
      <w:r>
        <w:fldChar w:fldCharType="begin"/>
      </w:r>
      <w:r>
        <w:instrText xml:space="preserve">PAGEREF h306 \h</w:instrText>
      </w:r>
      <w:r>
        <w:fldChar w:fldCharType="separate"/>
      </w:r>
      <w:r>
        <w:t>38</w:t>
      </w:r>
      <w:r>
        <w:fldChar w:fldCharType="end"/>
      </w:r>
    </w:p>
    <w:p w14:paraId="0F9F0AB5">
      <w:pPr>
        <w:tabs>
          <w:tab w:val="right" w:leader="dot" w:pos="8220"/>
        </w:tabs>
        <w:spacing w:after="40" w:line="300" w:lineRule="auto"/>
        <w:ind w:left="240" w:firstLine="0"/>
        <w:jc w:val="left"/>
      </w:pPr>
      <w:r>
        <w:rPr>
          <w:rFonts w:ascii="Times New Roman" w:hAnsi="Times New Roman" w:eastAsia="方正仿宋_GBK"/>
          <w:b w:val="0"/>
          <w:sz w:val="24"/>
        </w:rPr>
        <w:t>3.7 站级净负荷分布与配置需求</w:t>
      </w:r>
      <w:r>
        <w:rPr>
          <w:rFonts w:ascii="Times New Roman" w:hAnsi="Times New Roman" w:eastAsia="方正仿宋_GBK"/>
          <w:b w:val="0"/>
          <w:sz w:val="24"/>
        </w:rPr>
        <w:tab/>
      </w:r>
      <w:r>
        <w:fldChar w:fldCharType="begin"/>
      </w:r>
      <w:r>
        <w:instrText xml:space="preserve">PAGEREF h316 \h</w:instrText>
      </w:r>
      <w:r>
        <w:fldChar w:fldCharType="separate"/>
      </w:r>
      <w:r>
        <w:t>39</w:t>
      </w:r>
      <w:r>
        <w:fldChar w:fldCharType="end"/>
      </w:r>
    </w:p>
    <w:p w14:paraId="25E56A04">
      <w:pPr>
        <w:tabs>
          <w:tab w:val="right" w:leader="dot" w:pos="8220"/>
        </w:tabs>
        <w:spacing w:after="40" w:line="300" w:lineRule="auto"/>
        <w:ind w:left="240" w:firstLine="0"/>
        <w:jc w:val="left"/>
      </w:pPr>
      <w:r>
        <w:rPr>
          <w:rFonts w:ascii="Times New Roman" w:hAnsi="Times New Roman" w:eastAsia="方正仿宋_GBK"/>
          <w:b w:val="0"/>
          <w:sz w:val="24"/>
        </w:rPr>
        <w:t>3.8 数据基础的适用范围</w:t>
      </w:r>
      <w:r>
        <w:rPr>
          <w:rFonts w:ascii="Times New Roman" w:hAnsi="Times New Roman" w:eastAsia="方正仿宋_GBK"/>
          <w:b w:val="0"/>
          <w:sz w:val="24"/>
        </w:rPr>
        <w:tab/>
      </w:r>
      <w:r>
        <w:fldChar w:fldCharType="begin"/>
      </w:r>
      <w:r>
        <w:instrText xml:space="preserve">PAGEREF h336 \h</w:instrText>
      </w:r>
      <w:r>
        <w:fldChar w:fldCharType="separate"/>
      </w:r>
      <w:r>
        <w:t>42</w:t>
      </w:r>
      <w:r>
        <w:fldChar w:fldCharType="end"/>
      </w:r>
    </w:p>
    <w:p w14:paraId="5A3EB82C">
      <w:pPr>
        <w:tabs>
          <w:tab w:val="right" w:leader="dot" w:pos="8220"/>
        </w:tabs>
        <w:spacing w:after="40" w:line="300" w:lineRule="auto"/>
        <w:ind w:left="0" w:firstLine="0"/>
        <w:jc w:val="left"/>
      </w:pPr>
      <w:r>
        <w:rPr>
          <w:rFonts w:ascii="Times New Roman" w:hAnsi="Times New Roman" w:eastAsia="方正仿宋_GBK"/>
          <w:b/>
          <w:sz w:val="24"/>
        </w:rPr>
        <w:t>第四章 基于实际工程的建设成本模型</w:t>
      </w:r>
      <w:r>
        <w:rPr>
          <w:rFonts w:ascii="Times New Roman" w:hAnsi="Times New Roman" w:eastAsia="方正仿宋_GBK"/>
          <w:b/>
          <w:sz w:val="24"/>
        </w:rPr>
        <w:tab/>
      </w:r>
      <w:r>
        <w:fldChar w:fldCharType="begin"/>
      </w:r>
      <w:r>
        <w:instrText xml:space="preserve">PAGEREF h339 \h</w:instrText>
      </w:r>
      <w:r>
        <w:fldChar w:fldCharType="separate"/>
      </w:r>
      <w:r>
        <w:t>43</w:t>
      </w:r>
      <w:r>
        <w:fldChar w:fldCharType="end"/>
      </w:r>
    </w:p>
    <w:p w14:paraId="01F730B0">
      <w:pPr>
        <w:tabs>
          <w:tab w:val="right" w:leader="dot" w:pos="8220"/>
        </w:tabs>
        <w:spacing w:after="40" w:line="300" w:lineRule="auto"/>
        <w:ind w:left="240" w:firstLine="0"/>
        <w:jc w:val="left"/>
      </w:pPr>
      <w:r>
        <w:rPr>
          <w:rFonts w:ascii="Times New Roman" w:hAnsi="Times New Roman" w:eastAsia="方正仿宋_GBK"/>
          <w:b w:val="0"/>
          <w:sz w:val="24"/>
        </w:rPr>
        <w:t>4.1 成本模型的范围与建立原则</w:t>
      </w:r>
      <w:r>
        <w:rPr>
          <w:rFonts w:ascii="Times New Roman" w:hAnsi="Times New Roman" w:eastAsia="方正仿宋_GBK"/>
          <w:b w:val="0"/>
          <w:sz w:val="24"/>
        </w:rPr>
        <w:tab/>
      </w:r>
      <w:r>
        <w:fldChar w:fldCharType="begin"/>
      </w:r>
      <w:r>
        <w:instrText xml:space="preserve">PAGEREF h340 \h</w:instrText>
      </w:r>
      <w:r>
        <w:fldChar w:fldCharType="separate"/>
      </w:r>
      <w:r>
        <w:t>43</w:t>
      </w:r>
      <w:r>
        <w:fldChar w:fldCharType="end"/>
      </w:r>
    </w:p>
    <w:p w14:paraId="7A378DB4">
      <w:pPr>
        <w:tabs>
          <w:tab w:val="right" w:leader="dot" w:pos="8220"/>
        </w:tabs>
        <w:spacing w:after="40" w:line="300" w:lineRule="auto"/>
        <w:ind w:left="240" w:firstLine="0"/>
        <w:jc w:val="left"/>
      </w:pPr>
      <w:r>
        <w:rPr>
          <w:rFonts w:ascii="Times New Roman" w:hAnsi="Times New Roman" w:eastAsia="方正仿宋_GBK"/>
          <w:b w:val="0"/>
          <w:sz w:val="24"/>
        </w:rPr>
        <w:t>4.2 主变工程成本系数</w:t>
      </w:r>
      <w:r>
        <w:rPr>
          <w:rFonts w:ascii="Times New Roman" w:hAnsi="Times New Roman" w:eastAsia="方正仿宋_GBK"/>
          <w:b w:val="0"/>
          <w:sz w:val="24"/>
        </w:rPr>
        <w:tab/>
      </w:r>
      <w:r>
        <w:fldChar w:fldCharType="begin"/>
      </w:r>
      <w:r>
        <w:instrText xml:space="preserve">PAGEREF h351 \h</w:instrText>
      </w:r>
      <w:r>
        <w:fldChar w:fldCharType="separate"/>
      </w:r>
      <w:r>
        <w:t>44</w:t>
      </w:r>
      <w:r>
        <w:fldChar w:fldCharType="end"/>
      </w:r>
    </w:p>
    <w:p w14:paraId="7239E18E">
      <w:pPr>
        <w:tabs>
          <w:tab w:val="right" w:leader="dot" w:pos="8220"/>
        </w:tabs>
        <w:spacing w:after="40" w:line="300" w:lineRule="auto"/>
        <w:ind w:left="240" w:firstLine="0"/>
        <w:jc w:val="left"/>
      </w:pPr>
      <w:r>
        <w:rPr>
          <w:rFonts w:ascii="Times New Roman" w:hAnsi="Times New Roman" w:eastAsia="方正仿宋_GBK"/>
          <w:b w:val="0"/>
          <w:sz w:val="24"/>
        </w:rPr>
        <w:t>4.3 10 kV联络工程费用</w:t>
      </w:r>
      <w:r>
        <w:rPr>
          <w:rFonts w:ascii="Times New Roman" w:hAnsi="Times New Roman" w:eastAsia="方正仿宋_GBK"/>
          <w:b w:val="0"/>
          <w:sz w:val="24"/>
        </w:rPr>
        <w:tab/>
      </w:r>
      <w:r>
        <w:fldChar w:fldCharType="begin"/>
      </w:r>
      <w:r>
        <w:instrText xml:space="preserve">PAGEREF h370 \h</w:instrText>
      </w:r>
      <w:r>
        <w:fldChar w:fldCharType="separate"/>
      </w:r>
      <w:r>
        <w:t>45</w:t>
      </w:r>
      <w:r>
        <w:fldChar w:fldCharType="end"/>
      </w:r>
    </w:p>
    <w:p w14:paraId="49E35747">
      <w:pPr>
        <w:tabs>
          <w:tab w:val="right" w:leader="dot" w:pos="8220"/>
        </w:tabs>
        <w:spacing w:after="40" w:line="300" w:lineRule="auto"/>
        <w:ind w:left="240" w:firstLine="0"/>
        <w:jc w:val="left"/>
      </w:pPr>
      <w:r>
        <w:rPr>
          <w:rFonts w:ascii="Times New Roman" w:hAnsi="Times New Roman" w:eastAsia="方正仿宋_GBK"/>
          <w:b w:val="0"/>
          <w:sz w:val="24"/>
        </w:rPr>
        <w:t>4.4 储能投资模型</w:t>
      </w:r>
      <w:r>
        <w:rPr>
          <w:rFonts w:ascii="Times New Roman" w:hAnsi="Times New Roman" w:eastAsia="方正仿宋_GBK"/>
          <w:b w:val="0"/>
          <w:sz w:val="24"/>
        </w:rPr>
        <w:tab/>
      </w:r>
      <w:r>
        <w:fldChar w:fldCharType="begin"/>
      </w:r>
      <w:r>
        <w:instrText xml:space="preserve">PAGEREF h381 \h</w:instrText>
      </w:r>
      <w:r>
        <w:fldChar w:fldCharType="separate"/>
      </w:r>
      <w:r>
        <w:t>46</w:t>
      </w:r>
      <w:r>
        <w:fldChar w:fldCharType="end"/>
      </w:r>
    </w:p>
    <w:p w14:paraId="708E67F4">
      <w:pPr>
        <w:tabs>
          <w:tab w:val="right" w:leader="dot" w:pos="8220"/>
        </w:tabs>
        <w:spacing w:after="40" w:line="300" w:lineRule="auto"/>
        <w:ind w:left="240" w:firstLine="0"/>
        <w:jc w:val="left"/>
      </w:pPr>
      <w:r>
        <w:rPr>
          <w:rFonts w:ascii="Times New Roman" w:hAnsi="Times New Roman" w:eastAsia="方正仿宋_GBK"/>
          <w:b w:val="0"/>
          <w:sz w:val="24"/>
        </w:rPr>
        <w:t>4.5 两个成本比例及敏感性方法</w:t>
      </w:r>
      <w:r>
        <w:rPr>
          <w:rFonts w:ascii="Times New Roman" w:hAnsi="Times New Roman" w:eastAsia="方正仿宋_GBK"/>
          <w:b w:val="0"/>
          <w:sz w:val="24"/>
        </w:rPr>
        <w:tab/>
      </w:r>
      <w:r>
        <w:fldChar w:fldCharType="begin"/>
      </w:r>
      <w:r>
        <w:instrText xml:space="preserve">PAGEREF h398 \h</w:instrText>
      </w:r>
      <w:r>
        <w:fldChar w:fldCharType="separate"/>
      </w:r>
      <w:r>
        <w:t>48</w:t>
      </w:r>
      <w:r>
        <w:fldChar w:fldCharType="end"/>
      </w:r>
    </w:p>
    <w:p w14:paraId="5C427081">
      <w:pPr>
        <w:tabs>
          <w:tab w:val="right" w:leader="dot" w:pos="8220"/>
        </w:tabs>
        <w:spacing w:after="40" w:line="300" w:lineRule="auto"/>
        <w:ind w:left="240" w:firstLine="0"/>
        <w:jc w:val="left"/>
      </w:pPr>
      <w:r>
        <w:rPr>
          <w:rFonts w:ascii="Times New Roman" w:hAnsi="Times New Roman" w:eastAsia="方正仿宋_GBK"/>
          <w:b w:val="0"/>
          <w:sz w:val="24"/>
        </w:rPr>
        <w:t>4.6 现金流现值计算</w:t>
      </w:r>
      <w:r>
        <w:rPr>
          <w:rFonts w:ascii="Times New Roman" w:hAnsi="Times New Roman" w:eastAsia="方正仿宋_GBK"/>
          <w:b w:val="0"/>
          <w:sz w:val="24"/>
        </w:rPr>
        <w:tab/>
      </w:r>
      <w:r>
        <w:fldChar w:fldCharType="begin"/>
      </w:r>
      <w:r>
        <w:instrText xml:space="preserve">PAGEREF h415 \h</w:instrText>
      </w:r>
      <w:r>
        <w:fldChar w:fldCharType="separate"/>
      </w:r>
      <w:r>
        <w:t>50</w:t>
      </w:r>
      <w:r>
        <w:fldChar w:fldCharType="end"/>
      </w:r>
    </w:p>
    <w:p w14:paraId="752CAB6D">
      <w:pPr>
        <w:tabs>
          <w:tab w:val="right" w:leader="dot" w:pos="8220"/>
        </w:tabs>
        <w:spacing w:after="40" w:line="300" w:lineRule="auto"/>
        <w:ind w:left="0" w:firstLine="0"/>
        <w:jc w:val="left"/>
      </w:pPr>
      <w:r>
        <w:rPr>
          <w:rFonts w:ascii="Times New Roman" w:hAnsi="Times New Roman" w:eastAsia="方正仿宋_GBK"/>
          <w:b/>
          <w:sz w:val="24"/>
        </w:rPr>
        <w:t>第五章 “一片一策”弹性容载比规划建议</w:t>
      </w:r>
      <w:r>
        <w:rPr>
          <w:rFonts w:ascii="Times New Roman" w:hAnsi="Times New Roman" w:eastAsia="方正仿宋_GBK"/>
          <w:b/>
          <w:sz w:val="24"/>
        </w:rPr>
        <w:tab/>
      </w:r>
      <w:r>
        <w:fldChar w:fldCharType="begin"/>
      </w:r>
      <w:r>
        <w:instrText xml:space="preserve">PAGEREF h431 \h</w:instrText>
      </w:r>
      <w:r>
        <w:fldChar w:fldCharType="separate"/>
      </w:r>
      <w:r>
        <w:t>52</w:t>
      </w:r>
      <w:r>
        <w:fldChar w:fldCharType="end"/>
      </w:r>
    </w:p>
    <w:p w14:paraId="73E7470E">
      <w:pPr>
        <w:tabs>
          <w:tab w:val="right" w:leader="dot" w:pos="8220"/>
        </w:tabs>
        <w:spacing w:after="40" w:line="300" w:lineRule="auto"/>
        <w:ind w:left="240" w:firstLine="0"/>
        <w:jc w:val="left"/>
      </w:pPr>
      <w:r>
        <w:rPr>
          <w:rFonts w:ascii="Times New Roman" w:hAnsi="Times New Roman" w:eastAsia="方正仿宋_GBK"/>
          <w:b w:val="0"/>
          <w:sz w:val="24"/>
        </w:rPr>
        <w:t>5.1 寻优问题与共同起点</w:t>
      </w:r>
      <w:r>
        <w:rPr>
          <w:rFonts w:ascii="Times New Roman" w:hAnsi="Times New Roman" w:eastAsia="方正仿宋_GBK"/>
          <w:b w:val="0"/>
          <w:sz w:val="24"/>
        </w:rPr>
        <w:tab/>
      </w:r>
      <w:r>
        <w:fldChar w:fldCharType="begin"/>
      </w:r>
      <w:r>
        <w:instrText xml:space="preserve">PAGEREF h433 \h</w:instrText>
      </w:r>
      <w:r>
        <w:fldChar w:fldCharType="separate"/>
      </w:r>
      <w:r>
        <w:t>52</w:t>
      </w:r>
      <w:r>
        <w:fldChar w:fldCharType="end"/>
      </w:r>
    </w:p>
    <w:p w14:paraId="52DBFFE9">
      <w:pPr>
        <w:tabs>
          <w:tab w:val="right" w:leader="dot" w:pos="8220"/>
        </w:tabs>
        <w:spacing w:after="40" w:line="300" w:lineRule="auto"/>
        <w:ind w:left="240" w:firstLine="0"/>
        <w:jc w:val="left"/>
      </w:pPr>
      <w:r>
        <w:rPr>
          <w:rFonts w:ascii="Times New Roman" w:hAnsi="Times New Roman" w:eastAsia="方正仿宋_GBK"/>
          <w:b w:val="0"/>
          <w:sz w:val="24"/>
        </w:rPr>
        <w:t>5.2 三类方案的选取与寻优方法</w:t>
      </w:r>
      <w:r>
        <w:rPr>
          <w:rFonts w:ascii="Times New Roman" w:hAnsi="Times New Roman" w:eastAsia="方正仿宋_GBK"/>
          <w:b w:val="0"/>
          <w:sz w:val="24"/>
        </w:rPr>
        <w:tab/>
      </w:r>
      <w:r>
        <w:fldChar w:fldCharType="begin"/>
      </w:r>
      <w:r>
        <w:instrText xml:space="preserve">PAGEREF h453 \h</w:instrText>
      </w:r>
      <w:r>
        <w:fldChar w:fldCharType="separate"/>
      </w:r>
      <w:r>
        <w:t>55</w:t>
      </w:r>
      <w:r>
        <w:fldChar w:fldCharType="end"/>
      </w:r>
    </w:p>
    <w:p w14:paraId="5F692676">
      <w:pPr>
        <w:tabs>
          <w:tab w:val="right" w:leader="dot" w:pos="8220"/>
        </w:tabs>
        <w:spacing w:after="40" w:line="300" w:lineRule="auto"/>
        <w:ind w:left="240" w:firstLine="0"/>
        <w:jc w:val="left"/>
      </w:pPr>
      <w:r>
        <w:rPr>
          <w:rFonts w:ascii="Times New Roman" w:hAnsi="Times New Roman" w:eastAsia="方正仿宋_GBK"/>
          <w:b w:val="0"/>
          <w:sz w:val="24"/>
        </w:rPr>
        <w:t>5.3 约束条件与求解流程</w:t>
      </w:r>
      <w:r>
        <w:rPr>
          <w:rFonts w:ascii="Times New Roman" w:hAnsi="Times New Roman" w:eastAsia="方正仿宋_GBK"/>
          <w:b w:val="0"/>
          <w:sz w:val="24"/>
        </w:rPr>
        <w:tab/>
      </w:r>
      <w:r>
        <w:fldChar w:fldCharType="begin"/>
      </w:r>
      <w:r>
        <w:instrText xml:space="preserve">PAGEREF h483 \h</w:instrText>
      </w:r>
      <w:r>
        <w:fldChar w:fldCharType="separate"/>
      </w:r>
      <w:r>
        <w:t>58</w:t>
      </w:r>
      <w:r>
        <w:fldChar w:fldCharType="end"/>
      </w:r>
    </w:p>
    <w:p w14:paraId="148C57A3">
      <w:pPr>
        <w:tabs>
          <w:tab w:val="right" w:leader="dot" w:pos="8220"/>
        </w:tabs>
        <w:spacing w:after="40" w:line="300" w:lineRule="auto"/>
        <w:ind w:left="240" w:firstLine="0"/>
        <w:jc w:val="left"/>
      </w:pPr>
      <w:r>
        <w:rPr>
          <w:rFonts w:ascii="Times New Roman" w:hAnsi="Times New Roman" w:eastAsia="方正仿宋_GBK"/>
          <w:b w:val="0"/>
          <w:sz w:val="24"/>
        </w:rPr>
        <w:t>5.4 寻优结果</w:t>
      </w:r>
      <w:r>
        <w:rPr>
          <w:rFonts w:ascii="Times New Roman" w:hAnsi="Times New Roman" w:eastAsia="方正仿宋_GBK"/>
          <w:b w:val="0"/>
          <w:sz w:val="24"/>
        </w:rPr>
        <w:tab/>
      </w:r>
      <w:r>
        <w:fldChar w:fldCharType="begin"/>
      </w:r>
      <w:r>
        <w:instrText xml:space="preserve">PAGEREF h498 \h</w:instrText>
      </w:r>
      <w:r>
        <w:fldChar w:fldCharType="separate"/>
      </w:r>
      <w:r>
        <w:t>59</w:t>
      </w:r>
      <w:r>
        <w:fldChar w:fldCharType="end"/>
      </w:r>
    </w:p>
    <w:p w14:paraId="50DEA2AE">
      <w:pPr>
        <w:tabs>
          <w:tab w:val="right" w:leader="dot" w:pos="8220"/>
        </w:tabs>
        <w:spacing w:after="40" w:line="300" w:lineRule="auto"/>
        <w:ind w:left="240" w:firstLine="0"/>
        <w:jc w:val="left"/>
      </w:pPr>
      <w:r>
        <w:rPr>
          <w:rFonts w:ascii="Times New Roman" w:hAnsi="Times New Roman" w:eastAsia="方正仿宋_GBK"/>
          <w:b w:val="0"/>
          <w:sz w:val="24"/>
        </w:rPr>
        <w:t>5.5 措施作用与工程衔接</w:t>
      </w:r>
      <w:r>
        <w:rPr>
          <w:rFonts w:ascii="Times New Roman" w:hAnsi="Times New Roman" w:eastAsia="方正仿宋_GBK"/>
          <w:b w:val="0"/>
          <w:sz w:val="24"/>
        </w:rPr>
        <w:tab/>
      </w:r>
      <w:r>
        <w:fldChar w:fldCharType="begin"/>
      </w:r>
      <w:r>
        <w:instrText xml:space="preserve">PAGEREF h726 \h</w:instrText>
      </w:r>
      <w:r>
        <w:fldChar w:fldCharType="separate"/>
      </w:r>
      <w:r>
        <w:t>84</w:t>
      </w:r>
      <w:r>
        <w:fldChar w:fldCharType="end"/>
      </w:r>
    </w:p>
    <w:p w14:paraId="5F379A38">
      <w:pPr>
        <w:tabs>
          <w:tab w:val="right" w:leader="dot" w:pos="8220"/>
        </w:tabs>
        <w:spacing w:after="40" w:line="300" w:lineRule="auto"/>
        <w:ind w:left="240" w:firstLine="0"/>
        <w:jc w:val="left"/>
      </w:pPr>
      <w:r>
        <w:rPr>
          <w:rFonts w:ascii="Times New Roman" w:hAnsi="Times New Roman" w:eastAsia="方正仿宋_GBK"/>
          <w:b w:val="0"/>
          <w:sz w:val="24"/>
        </w:rPr>
        <w:t>5.6 参数拓展与通用推荐矩阵</w:t>
      </w:r>
      <w:r>
        <w:rPr>
          <w:rFonts w:ascii="Times New Roman" w:hAnsi="Times New Roman" w:eastAsia="方正仿宋_GBK"/>
          <w:b w:val="0"/>
          <w:sz w:val="24"/>
        </w:rPr>
        <w:tab/>
      </w:r>
      <w:r>
        <w:fldChar w:fldCharType="begin"/>
      </w:r>
      <w:r>
        <w:instrText xml:space="preserve">PAGEREF h734 \h</w:instrText>
      </w:r>
      <w:r>
        <w:fldChar w:fldCharType="separate"/>
      </w:r>
      <w:r>
        <w:t>85</w:t>
      </w:r>
      <w:r>
        <w:fldChar w:fldCharType="end"/>
      </w:r>
    </w:p>
    <w:p w14:paraId="5B71832A">
      <w:pPr>
        <w:tabs>
          <w:tab w:val="right" w:leader="dot" w:pos="8220"/>
        </w:tabs>
        <w:spacing w:after="40" w:line="300" w:lineRule="auto"/>
        <w:ind w:left="240" w:firstLine="0"/>
        <w:jc w:val="left"/>
      </w:pPr>
      <w:r>
        <w:rPr>
          <w:rFonts w:ascii="Times New Roman" w:hAnsi="Times New Roman" w:eastAsia="方正仿宋_GBK"/>
          <w:b w:val="0"/>
          <w:sz w:val="24"/>
        </w:rPr>
        <w:t>5.7 规划建议</w:t>
      </w:r>
      <w:r>
        <w:rPr>
          <w:rFonts w:ascii="Times New Roman" w:hAnsi="Times New Roman" w:eastAsia="方正仿宋_GBK"/>
          <w:b w:val="0"/>
          <w:sz w:val="24"/>
        </w:rPr>
        <w:tab/>
      </w:r>
      <w:r>
        <w:fldChar w:fldCharType="begin"/>
      </w:r>
      <w:r>
        <w:instrText xml:space="preserve">PAGEREF h758 \h</w:instrText>
      </w:r>
      <w:r>
        <w:fldChar w:fldCharType="separate"/>
      </w:r>
      <w:r>
        <w:t>93</w:t>
      </w:r>
      <w:r>
        <w:fldChar w:fldCharType="end"/>
      </w:r>
    </w:p>
    <w:p w14:paraId="42DD7581">
      <w:pPr>
        <w:tabs>
          <w:tab w:val="right" w:leader="dot" w:pos="8220"/>
        </w:tabs>
        <w:spacing w:after="40" w:line="300" w:lineRule="auto"/>
        <w:ind w:left="0" w:firstLine="0"/>
        <w:jc w:val="left"/>
      </w:pPr>
      <w:r>
        <w:rPr>
          <w:rFonts w:ascii="Times New Roman" w:hAnsi="Times New Roman" w:eastAsia="方正仿宋_GBK"/>
          <w:b/>
          <w:sz w:val="24"/>
        </w:rPr>
        <w:t>第六章 结论与建议</w:t>
      </w:r>
      <w:r>
        <w:rPr>
          <w:rFonts w:ascii="Times New Roman" w:hAnsi="Times New Roman" w:eastAsia="方正仿宋_GBK"/>
          <w:b/>
          <w:sz w:val="24"/>
        </w:rPr>
        <w:tab/>
      </w:r>
      <w:r>
        <w:fldChar w:fldCharType="begin"/>
      </w:r>
      <w:r>
        <w:instrText xml:space="preserve">PAGEREF h768 \h</w:instrText>
      </w:r>
      <w:r>
        <w:fldChar w:fldCharType="separate"/>
      </w:r>
      <w:r>
        <w:t>95</w:t>
      </w:r>
      <w:r>
        <w:fldChar w:fldCharType="end"/>
      </w:r>
    </w:p>
    <w:p w14:paraId="59E2E398">
      <w:pPr>
        <w:tabs>
          <w:tab w:val="right" w:leader="dot" w:pos="8220"/>
        </w:tabs>
        <w:spacing w:after="40" w:line="300" w:lineRule="auto"/>
        <w:ind w:left="240" w:firstLine="0"/>
        <w:jc w:val="left"/>
      </w:pPr>
      <w:r>
        <w:rPr>
          <w:rFonts w:ascii="Times New Roman" w:hAnsi="Times New Roman" w:eastAsia="方正仿宋_GBK"/>
          <w:b w:val="0"/>
          <w:sz w:val="24"/>
        </w:rPr>
        <w:t>6.1 主要研究结论</w:t>
      </w:r>
      <w:r>
        <w:rPr>
          <w:rFonts w:ascii="Times New Roman" w:hAnsi="Times New Roman" w:eastAsia="方正仿宋_GBK"/>
          <w:b w:val="0"/>
          <w:sz w:val="24"/>
        </w:rPr>
        <w:tab/>
      </w:r>
      <w:r>
        <w:fldChar w:fldCharType="begin"/>
      </w:r>
      <w:r>
        <w:instrText xml:space="preserve">PAGEREF h770 \h</w:instrText>
      </w:r>
      <w:r>
        <w:fldChar w:fldCharType="separate"/>
      </w:r>
      <w:r>
        <w:t>95</w:t>
      </w:r>
      <w:r>
        <w:fldChar w:fldCharType="end"/>
      </w:r>
    </w:p>
    <w:p w14:paraId="6CFDA1E8">
      <w:pPr>
        <w:tabs>
          <w:tab w:val="right" w:leader="dot" w:pos="8220"/>
        </w:tabs>
        <w:spacing w:after="40" w:line="300" w:lineRule="auto"/>
        <w:ind w:left="240" w:firstLine="0"/>
        <w:jc w:val="left"/>
      </w:pPr>
      <w:r>
        <w:rPr>
          <w:rFonts w:ascii="Times New Roman" w:hAnsi="Times New Roman" w:eastAsia="方正仿宋_GBK"/>
          <w:b w:val="0"/>
          <w:sz w:val="24"/>
        </w:rPr>
        <w:t>6.2 规划应用建议</w:t>
      </w:r>
      <w:r>
        <w:rPr>
          <w:rFonts w:ascii="Times New Roman" w:hAnsi="Times New Roman" w:eastAsia="方正仿宋_GBK"/>
          <w:b w:val="0"/>
          <w:sz w:val="24"/>
        </w:rPr>
        <w:tab/>
      </w:r>
      <w:r>
        <w:fldChar w:fldCharType="begin"/>
      </w:r>
      <w:r>
        <w:instrText xml:space="preserve">PAGEREF h783 \h</w:instrText>
      </w:r>
      <w:r>
        <w:fldChar w:fldCharType="separate"/>
      </w:r>
      <w:r>
        <w:t>96</w:t>
      </w:r>
      <w:r>
        <w:fldChar w:fldCharType="end"/>
      </w:r>
    </w:p>
    <w:p w14:paraId="3F9A51E5">
      <w:pPr>
        <w:tabs>
          <w:tab w:val="right" w:leader="dot" w:pos="8220"/>
        </w:tabs>
        <w:spacing w:after="40" w:line="300" w:lineRule="auto"/>
        <w:ind w:left="240" w:firstLine="0"/>
        <w:jc w:val="left"/>
      </w:pPr>
      <w:r>
        <w:rPr>
          <w:rFonts w:ascii="Times New Roman" w:hAnsi="Times New Roman" w:eastAsia="方正仿宋_GBK"/>
          <w:b w:val="0"/>
          <w:sz w:val="24"/>
        </w:rPr>
        <w:t>6.3 后续研究方向</w:t>
      </w:r>
      <w:r>
        <w:rPr>
          <w:rFonts w:ascii="Times New Roman" w:hAnsi="Times New Roman" w:eastAsia="方正仿宋_GBK"/>
          <w:b w:val="0"/>
          <w:sz w:val="24"/>
        </w:rPr>
        <w:tab/>
      </w:r>
      <w:r>
        <w:fldChar w:fldCharType="begin"/>
      </w:r>
      <w:r>
        <w:instrText xml:space="preserve">PAGEREF h793 \h</w:instrText>
      </w:r>
      <w:r>
        <w:fldChar w:fldCharType="separate"/>
      </w:r>
      <w:r>
        <w:t>97</w:t>
      </w:r>
      <w:r>
        <w:fldChar w:fldCharType="end"/>
      </w:r>
    </w:p>
    <w:p w14:paraId="4BA66DB5">
      <w:pPr>
        <w:tabs>
          <w:tab w:val="right" w:leader="dot" w:pos="8220"/>
        </w:tabs>
        <w:spacing w:after="40" w:line="300" w:lineRule="auto"/>
        <w:ind w:left="0" w:firstLine="0"/>
        <w:jc w:val="left"/>
      </w:pPr>
      <w:r>
        <w:rPr>
          <w:rFonts w:ascii="Times New Roman" w:hAnsi="Times New Roman" w:eastAsia="方正仿宋_GBK"/>
          <w:b/>
          <w:sz w:val="24"/>
        </w:rPr>
        <w:t>参考文献</w:t>
      </w:r>
      <w:r>
        <w:rPr>
          <w:rFonts w:ascii="Times New Roman" w:hAnsi="Times New Roman" w:eastAsia="方正仿宋_GBK"/>
          <w:b/>
          <w:sz w:val="24"/>
        </w:rPr>
        <w:tab/>
      </w:r>
      <w:r>
        <w:fldChar w:fldCharType="begin"/>
      </w:r>
      <w:r>
        <w:instrText xml:space="preserve">PAGEREF h798 \h</w:instrText>
      </w:r>
      <w:r>
        <w:fldChar w:fldCharType="separate"/>
      </w:r>
      <w:r>
        <w:t>98</w:t>
      </w:r>
      <w:r>
        <w:fldChar w:fldCharType="end"/>
      </w:r>
    </w:p>
    <w:p w14:paraId="4692F73C">
      <w:pPr>
        <w:pStyle w:val="3"/>
        <w:keepNext/>
        <w:pageBreakBefore/>
        <w:numPr>
          <w:ilvl w:val="0"/>
          <w:numId w:val="0"/>
        </w:numPr>
        <w:spacing w:before="0" w:after="120" w:line="360" w:lineRule="auto"/>
        <w:ind w:firstLine="0"/>
      </w:pPr>
      <w:bookmarkStart w:id="0" w:name="h0"/>
      <w:bookmarkStart w:id="1" w:name="第一章-绪论"/>
      <w:r>
        <w:rPr>
          <w:rFonts w:ascii="Times New Roman" w:hAnsi="Times New Roman" w:eastAsia="方正仿宋_GBK"/>
          <w:b/>
          <w:sz w:val="36"/>
        </w:rPr>
        <w:t>第一章 绪论</w:t>
      </w:r>
      <w:bookmarkEnd w:id="0"/>
      <w:bookmarkEnd w:id="1"/>
    </w:p>
    <w:p w14:paraId="36829093">
      <w:pPr>
        <w:pStyle w:val="4"/>
        <w:keepNext/>
        <w:numPr>
          <w:ilvl w:val="0"/>
          <w:numId w:val="0"/>
        </w:numPr>
        <w:spacing w:before="160" w:after="120" w:line="360" w:lineRule="auto"/>
        <w:ind w:firstLine="0"/>
      </w:pPr>
      <w:bookmarkStart w:id="2" w:name="h1"/>
      <w:bookmarkStart w:id="3" w:name="研究背景与意义"/>
      <w:r>
        <w:rPr>
          <w:rFonts w:ascii="Times New Roman" w:hAnsi="Times New Roman" w:eastAsia="方正仿宋_GBK"/>
          <w:b/>
          <w:sz w:val="32"/>
        </w:rPr>
        <w:t>1.1 研究背景与意义</w:t>
      </w:r>
      <w:bookmarkEnd w:id="2"/>
      <w:bookmarkEnd w:id="3"/>
    </w:p>
    <w:p w14:paraId="743D7D9B">
      <w:pPr>
        <w:pStyle w:val="5"/>
        <w:keepNext/>
        <w:numPr>
          <w:ilvl w:val="0"/>
          <w:numId w:val="0"/>
        </w:numPr>
        <w:spacing w:before="160" w:after="120" w:line="360" w:lineRule="auto"/>
        <w:ind w:firstLine="0"/>
      </w:pPr>
      <w:bookmarkStart w:id="4" w:name="分布式新能源发展对配电网规划的影响"/>
      <w:r>
        <w:rPr>
          <w:rFonts w:ascii="Times New Roman" w:hAnsi="Times New Roman" w:eastAsia="方正仿宋_GBK"/>
          <w:b/>
          <w:sz w:val="26"/>
        </w:rPr>
        <w:t>1.1.1 分布式新能源发展对配电网规划的影响</w:t>
      </w:r>
      <w:bookmarkEnd w:id="4"/>
    </w:p>
    <w:p w14:paraId="781E516F">
      <w:pPr>
        <w:widowControl/>
        <w:spacing w:before="0" w:after="0" w:line="300" w:lineRule="auto"/>
        <w:ind w:firstLine="480"/>
        <w:jc w:val="both"/>
      </w:pPr>
      <w:r>
        <w:rPr>
          <w:rFonts w:ascii="Times New Roman" w:hAnsi="Times New Roman" w:eastAsia="方正仿宋_GBK"/>
          <w:b w:val="0"/>
          <w:sz w:val="24"/>
        </w:rPr>
        <w:t>在新型电力系统建设和能源绿色转型背景下，分布式光伏已成为配电网规划的重要电源条件。国家能源局公布，截至2026年3月底，全国分布式光伏装机容量达到5.54亿千瓦[1]。电源接入位置、用户用电特性和下级网络结构共同改变上级变电站的净负荷，容量规划需要同时分析正向供电、反向输送和设备退出后的供电需求。</w:t>
      </w:r>
    </w:p>
    <w:p w14:paraId="342AF240">
      <w:pPr>
        <w:pStyle w:val="2"/>
        <w:widowControl/>
        <w:spacing w:before="0" w:after="0" w:line="300" w:lineRule="auto"/>
        <w:ind w:firstLine="480"/>
        <w:jc w:val="both"/>
      </w:pPr>
      <w:r>
        <w:rPr>
          <w:rFonts w:ascii="Times New Roman" w:hAnsi="Times New Roman" w:eastAsia="方正仿宋_GBK"/>
          <w:b w:val="0"/>
          <w:sz w:val="24"/>
        </w:rPr>
        <w:t>江苏分布式光伏发展具有较强的用户侧和区域分散特征。根据国家能源局2026年一季度光伏发电建设统计，江苏分布式光伏累计并网容量为6629.40万千瓦[2]。本项目选择</w:t>
      </w:r>
      <w:ins w:id="10" w:author="白日梦想家" w:date="2026-10-02T17:39:23Z">
        <w:r>
          <w:rPr>
            <w:rFonts w:hint="eastAsia"/>
            <w:b w:val="0"/>
            <w:sz w:val="24"/>
            <w:lang w:eastAsia="zh"/>
            <w:woUserID w:val="2"/>
          </w:rPr>
          <w:t>徐州</w:t>
        </w:r>
      </w:ins>
      <w:ins w:id="11" w:author="白日梦想家" w:date="2026-10-02T17:39:33Z">
        <w:r>
          <w:rPr>
            <w:rFonts w:hint="eastAsia"/>
            <w:b w:val="0"/>
            <w:sz w:val="24"/>
            <w:lang w:eastAsia="zh"/>
            <w:woUserID w:val="2"/>
          </w:rPr>
          <w:t>地区</w:t>
        </w:r>
      </w:ins>
      <w:ins w:id="12" w:author="白日梦想家" w:date="2026-10-02T17:39:34Z">
        <w:r>
          <w:rPr>
            <w:rFonts w:hint="eastAsia"/>
            <w:b w:val="0"/>
            <w:sz w:val="24"/>
            <w:lang w:eastAsia="zh"/>
            <w:woUserID w:val="2"/>
          </w:rPr>
          <w:t>的</w:t>
        </w:r>
      </w:ins>
      <w:r>
        <w:rPr>
          <w:rFonts w:ascii="Times New Roman" w:hAnsi="Times New Roman" w:eastAsia="方正仿宋_GBK"/>
          <w:b w:val="0"/>
          <w:sz w:val="24"/>
        </w:rPr>
        <w:t>邳州</w:t>
      </w:r>
      <w:ins w:id="13" w:author="白日梦想家" w:date="2026-10-02T17:39:37Z">
        <w:r>
          <w:rPr>
            <w:rFonts w:hint="eastAsia"/>
            <w:b w:val="0"/>
            <w:sz w:val="24"/>
            <w:lang w:eastAsia="zh"/>
            <w:woUserID w:val="2"/>
          </w:rPr>
          <w:t>市</w:t>
        </w:r>
      </w:ins>
      <w:r>
        <w:rPr>
          <w:rFonts w:ascii="Times New Roman" w:hAnsi="Times New Roman" w:eastAsia="方正仿宋_GBK"/>
          <w:b w:val="0"/>
          <w:sz w:val="24"/>
        </w:rPr>
        <w:t>和</w:t>
      </w:r>
      <w:ins w:id="14" w:author="白日梦想家" w:date="2026-10-02T17:39:39Z">
        <w:r>
          <w:rPr>
            <w:rFonts w:hint="eastAsia"/>
            <w:b w:val="0"/>
            <w:sz w:val="24"/>
            <w:lang w:eastAsia="zh"/>
            <w:woUserID w:val="2"/>
          </w:rPr>
          <w:t>徐州</w:t>
        </w:r>
      </w:ins>
      <w:r>
        <w:rPr>
          <w:rFonts w:ascii="Times New Roman" w:hAnsi="Times New Roman" w:eastAsia="方正仿宋_GBK"/>
          <w:b w:val="0"/>
          <w:sz w:val="24"/>
        </w:rPr>
        <w:t>市区，分别分析光伏规模相对较大的县域与负荷较密集城区的容量配置条件。片区划分以同一电压等级、同一统计范围的源荷及设备资料为基础，推荐指标与站级规划方案相互对应。</w:t>
      </w:r>
    </w:p>
    <w:p w14:paraId="6BDDE62C">
      <w:pPr>
        <w:pStyle w:val="2"/>
        <w:widowControl/>
        <w:spacing w:before="0" w:after="0" w:line="300" w:lineRule="auto"/>
        <w:ind w:firstLine="480"/>
        <w:jc w:val="both"/>
      </w:pPr>
      <w:r>
        <w:rPr>
          <w:rFonts w:ascii="Times New Roman" w:hAnsi="Times New Roman" w:eastAsia="方正仿宋_GBK"/>
          <w:b w:val="0"/>
          <w:sz w:val="24"/>
        </w:rPr>
        <w:t>分布式电源接入后，用户用电需求与电网供电负荷之间的对应关系发生变化。光伏出力较高时，部分用户用电由本地电源供给，110 kV主变受入功率相应减小；当本地发电超过本地用电时，主变潮流可能反向。光伏出力下降后，上级电网仍需承担剩余用电需求。由此，主变规划需要同时识别年度正向供电最大负荷和局部反向功率压力，设备容量的合理性还取决于负荷分布、下级网络联络及供电安全要求[3][4][5]。</w:t>
      </w:r>
    </w:p>
    <w:p w14:paraId="797ED2C5">
      <w:pPr>
        <w:pStyle w:val="2"/>
        <w:widowControl/>
        <w:spacing w:before="0" w:after="0" w:line="300" w:lineRule="auto"/>
        <w:ind w:firstLine="480"/>
        <w:jc w:val="both"/>
      </w:pPr>
      <w:r>
        <w:rPr>
          <w:rFonts w:ascii="Times New Roman" w:hAnsi="Times New Roman" w:eastAsia="方正仿宋_GBK"/>
          <w:b w:val="0"/>
          <w:sz w:val="24"/>
        </w:rPr>
        <w:t>《关于新形势下配电网高质量发展的指导意见》将分布式新能源承载、多元负荷接入及源网荷储协同列为配电网发展的工作方向[6]。这些要求落实到110 kV规划，需要在既有资产条件下统筹主变建设与中压网改造，明确储能参与容量支撑的条件，避免仅凭一个年度比值安排投资。对于光伏集中发展的县域，正午反送与晚间受电可能分别决定不同设备的运行边界；对于负荷密集的市区，用户连续供电要求和局部重载站的供电安全容量可能更早成为制约。</w:t>
      </w:r>
    </w:p>
    <w:p w14:paraId="32D0F4B7">
      <w:pPr>
        <w:pStyle w:val="2"/>
        <w:widowControl/>
        <w:spacing w:before="0" w:after="0" w:line="300" w:lineRule="auto"/>
        <w:ind w:firstLine="480"/>
        <w:jc w:val="both"/>
      </w:pPr>
      <w:r>
        <w:rPr>
          <w:rFonts w:ascii="Times New Roman" w:hAnsi="Times New Roman" w:eastAsia="方正仿宋_GBK"/>
          <w:b w:val="0"/>
          <w:sz w:val="24"/>
        </w:rPr>
        <w:t>容载比是区域容量规划中长期使用的统计指标。DL/T 5729—2023以同电压等级公用变电设备总容量与区域年网供最大负荷之比定义容载比，并要求结合负荷发展、供电安全及技术经济条件确定合理水平[5]。该指标表达区域容量储备，具体站点容量、联络支援与光伏反送压力需要站级分析。高渗透率地区继续采用容载比进行容量评价时，应补充站级运行和措施组合分析，使区域指标与局部约束相互对应。</w:t>
      </w:r>
    </w:p>
    <w:p w14:paraId="4A592796">
      <w:pPr>
        <w:pStyle w:val="2"/>
        <w:widowControl/>
        <w:spacing w:before="0" w:after="0" w:line="300" w:lineRule="auto"/>
        <w:ind w:firstLine="480"/>
        <w:jc w:val="both"/>
      </w:pPr>
      <w:r>
        <w:rPr>
          <w:rFonts w:ascii="Times New Roman" w:hAnsi="Times New Roman" w:eastAsia="方正仿宋_GBK"/>
          <w:b w:val="0"/>
          <w:sz w:val="24"/>
        </w:rPr>
        <w:t>分布式光伏对年网供最大负荷的影响具有时段差异。若全年正向峰值发生在光伏出力较低的晚间，新增光伏可能明显减少日间购电量，却未按相同比例降低年度供电峰值。若原峰值发生在日间，光伏接入可能使峰值转移到其他时段。光伏电量占比、装机与用户峰值之比以及主变年最大负载率，分别描述电量、装机规模和设备压力。报告因此将分布式电源装机渗透率与分布式电源电量渗透率作为区域源荷背景，将净负荷绝对峰值及峰段持续时间用于设备容量压力分析。</w:t>
      </w:r>
    </w:p>
    <w:p w14:paraId="4776F126">
      <w:pPr>
        <w:pStyle w:val="5"/>
        <w:keepNext/>
        <w:numPr>
          <w:ilvl w:val="0"/>
          <w:numId w:val="0"/>
        </w:numPr>
        <w:spacing w:before="160" w:after="120" w:line="360" w:lineRule="auto"/>
        <w:ind w:firstLine="0"/>
      </w:pPr>
      <w:bookmarkStart w:id="5" w:name="徐州地区的研究需求"/>
      <w:commentRangeStart w:id="2"/>
      <w:r>
        <w:rPr>
          <w:rFonts w:ascii="Times New Roman" w:hAnsi="Times New Roman" w:eastAsia="方正仿宋_GBK"/>
          <w:b/>
          <w:sz w:val="26"/>
        </w:rPr>
        <w:t>1.1.2 徐州地区的研究需求</w:t>
      </w:r>
      <w:commentRangeEnd w:id="2"/>
      <w:r>
        <w:rPr>
          <w:woUserID w:val="2"/>
        </w:rPr>
        <w:commentReference w:id="2"/>
      </w:r>
      <w:bookmarkEnd w:id="5"/>
    </w:p>
    <w:p w14:paraId="01B18327">
      <w:pPr>
        <w:widowControl/>
        <w:spacing w:before="0" w:after="0" w:line="300" w:lineRule="auto"/>
        <w:ind w:firstLine="480"/>
        <w:jc w:val="both"/>
      </w:pPr>
      <w:r>
        <w:rPr>
          <w:rFonts w:ascii="Times New Roman" w:hAnsi="Times New Roman" w:eastAsia="方正仿宋_GBK"/>
          <w:b w:val="0"/>
          <w:sz w:val="24"/>
        </w:rPr>
        <w:t>按本项目统一单位口径，邳州2025年末分布式光伏装机容量为1559.64 MW，2025年110 kV降压负荷为956.45 MW；市区相应值为491.18 MW和1528.82 MW。两地区的电源规模、负荷任务及资产结构不同，为比较</w:t>
      </w:r>
      <w:ins w:id="15" w:author="白日梦想家" w:date="2026-10-02T17:42:59Z">
        <w:r>
          <w:rPr>
            <w:rFonts w:hint="eastAsia"/>
            <w:b w:val="0"/>
            <w:sz w:val="24"/>
            <w:lang w:eastAsia="zh"/>
            <w:woUserID w:val="2"/>
          </w:rPr>
          <w:t>分布式</w:t>
        </w:r>
      </w:ins>
      <w:ins w:id="16" w:author="白日梦想家" w:date="2026-10-02T17:43:00Z">
        <w:r>
          <w:rPr>
            <w:rFonts w:hint="eastAsia"/>
            <w:b w:val="0"/>
            <w:sz w:val="24"/>
            <w:lang w:eastAsia="zh"/>
            <w:woUserID w:val="2"/>
          </w:rPr>
          <w:t>光伏</w:t>
        </w:r>
      </w:ins>
      <w:r>
        <w:rPr>
          <w:rFonts w:ascii="Times New Roman" w:hAnsi="Times New Roman" w:eastAsia="方正仿宋_GBK"/>
          <w:b w:val="0"/>
          <w:sz w:val="24"/>
        </w:rPr>
        <w:t>高</w:t>
      </w:r>
      <w:ins w:id="17" w:author="白日梦想家" w:date="2026-10-02T17:42:51Z">
        <w:r>
          <w:rPr>
            <w:rFonts w:hint="eastAsia"/>
            <w:b w:val="0"/>
            <w:sz w:val="24"/>
            <w:lang w:eastAsia="zh"/>
            <w:woUserID w:val="2"/>
          </w:rPr>
          <w:t>渗透率</w:t>
        </w:r>
      </w:ins>
      <w:del w:id="18" w:author="白日梦想家" w:date="2026-10-02T17:42:47Z">
        <w:r>
          <w:rPr>
            <w:rFonts w:ascii="Times New Roman" w:hAnsi="Times New Roman" w:eastAsia="方正仿宋_GBK"/>
            <w:b w:val="0"/>
            <w:sz w:val="24"/>
          </w:rPr>
          <w:delText>光伏占比</w:delText>
        </w:r>
      </w:del>
      <w:r>
        <w:rPr>
          <w:rFonts w:ascii="Times New Roman" w:hAnsi="Times New Roman" w:eastAsia="方正仿宋_GBK"/>
          <w:b w:val="0"/>
          <w:sz w:val="24"/>
        </w:rPr>
        <w:t>县域与市区容量配置提供了资料。上述光伏规模与降压负荷尚不构成标准分布式电源装机渗透率，其分母应进一步核定为用户最大用电负荷，第三章将说明单位采用条件和统计口径。</w:t>
      </w:r>
    </w:p>
    <w:p w14:paraId="7664F702">
      <w:pPr>
        <w:pStyle w:val="2"/>
        <w:widowControl/>
        <w:spacing w:before="0" w:after="0" w:line="300" w:lineRule="auto"/>
        <w:ind w:firstLine="480"/>
        <w:jc w:val="both"/>
      </w:pPr>
      <w:r>
        <w:rPr>
          <w:rFonts w:ascii="Times New Roman" w:hAnsi="Times New Roman" w:eastAsia="方正仿宋_GBK"/>
          <w:b w:val="0"/>
          <w:sz w:val="24"/>
        </w:rPr>
        <w:t>邳州2021—2025年原表负荷存在年度回落，2023年低于2022年，2025年又高于此前各年。若只按某一年度的同比增长率安排容量，容易放大暂时波动的影响。市区负荷也有年度升降，但四年年负荷平均增长水平较低。同一容载比控制值应用于这两类地区时，可能引起不同的主变与储能组合，需要通过完整年度路径比较解释其原因。</w:t>
      </w:r>
    </w:p>
    <w:p w14:paraId="28CAB96C">
      <w:pPr>
        <w:pStyle w:val="2"/>
        <w:widowControl/>
        <w:spacing w:before="0" w:after="0" w:line="300" w:lineRule="auto"/>
        <w:ind w:firstLine="480"/>
        <w:jc w:val="both"/>
      </w:pPr>
      <w:r>
        <w:rPr>
          <w:rFonts w:ascii="Times New Roman" w:hAnsi="Times New Roman" w:eastAsia="方正仿宋_GBK"/>
          <w:b w:val="0"/>
          <w:sz w:val="24"/>
        </w:rPr>
        <w:t>主变增容具有台数和</w:t>
      </w:r>
      <w:ins w:id="19" w:author="白日梦想家" w:date="2026-10-02T17:52:12Z">
        <w:r>
          <w:rPr>
            <w:rFonts w:hint="eastAsia"/>
            <w:b w:val="0"/>
            <w:sz w:val="24"/>
            <w:lang w:eastAsia="zh"/>
            <w:woUserID w:val="2"/>
          </w:rPr>
          <w:t>容量</w:t>
        </w:r>
      </w:ins>
      <w:del w:id="20" w:author="白日梦想家" w:date="2026-10-02T17:52:11Z">
        <w:r>
          <w:rPr>
            <w:rFonts w:ascii="Times New Roman" w:hAnsi="Times New Roman" w:eastAsia="方正仿宋_GBK"/>
            <w:b w:val="0"/>
            <w:sz w:val="24"/>
          </w:rPr>
          <w:delText>规格</w:delText>
        </w:r>
      </w:del>
      <w:r>
        <w:rPr>
          <w:rFonts w:ascii="Times New Roman" w:hAnsi="Times New Roman" w:eastAsia="方正仿宋_GBK"/>
          <w:b w:val="0"/>
          <w:sz w:val="24"/>
        </w:rPr>
        <w:t>的离散性。由20 MVA主变更换为50 MVA主变，容量净增30 MVA，采购及配套工程对应的</w:t>
      </w:r>
      <w:ins w:id="21" w:author="白日梦想家" w:date="2026-10-02T17:52:22Z">
        <w:r>
          <w:rPr>
            <w:rFonts w:hint="eastAsia"/>
            <w:b w:val="0"/>
            <w:sz w:val="24"/>
            <w:lang w:eastAsia="zh"/>
            <w:woUserID w:val="2"/>
          </w:rPr>
          <w:t>主变</w:t>
        </w:r>
      </w:ins>
      <w:ins w:id="22" w:author="白日梦想家" w:date="2026-10-02T17:52:23Z">
        <w:r>
          <w:rPr>
            <w:rFonts w:hint="eastAsia"/>
            <w:b w:val="0"/>
            <w:sz w:val="24"/>
            <w:lang w:eastAsia="zh"/>
            <w:woUserID w:val="2"/>
          </w:rPr>
          <w:t>容量</w:t>
        </w:r>
      </w:ins>
      <w:del w:id="23" w:author="白日梦想家" w:date="2026-10-02T17:52:21Z">
        <w:r>
          <w:rPr>
            <w:rFonts w:ascii="Times New Roman" w:hAnsi="Times New Roman" w:eastAsia="方正仿宋_GBK"/>
            <w:b w:val="0"/>
            <w:sz w:val="24"/>
          </w:rPr>
          <w:delText>设备</w:delText>
        </w:r>
      </w:del>
      <w:del w:id="24" w:author="白日梦想家" w:date="2026-10-02T17:52:24Z">
        <w:r>
          <w:rPr>
            <w:rFonts w:ascii="Times New Roman" w:hAnsi="Times New Roman" w:eastAsia="方正仿宋_GBK"/>
            <w:b w:val="0"/>
            <w:sz w:val="24"/>
          </w:rPr>
          <w:delText>规模</w:delText>
        </w:r>
      </w:del>
      <w:r>
        <w:rPr>
          <w:rFonts w:ascii="Times New Roman" w:hAnsi="Times New Roman" w:eastAsia="方正仿宋_GBK"/>
          <w:b w:val="0"/>
          <w:sz w:val="24"/>
        </w:rPr>
        <w:t>为50 MVA。扩建主变又涉及预留位置与相应土建条件。若费用只按净增容量线性计取，可能低估替换工程投资，并改变措施间的比较结果。为使规划结论可以核算，本研究以徐州实际工程投资表标定主变系数，分别处理替换既有主变与扩建主变[7]。</w:t>
      </w:r>
    </w:p>
    <w:p w14:paraId="6262BEAB">
      <w:pPr>
        <w:pStyle w:val="2"/>
        <w:widowControl/>
        <w:spacing w:before="0" w:after="0" w:line="300" w:lineRule="auto"/>
        <w:ind w:firstLine="480"/>
        <w:jc w:val="both"/>
      </w:pPr>
      <w:r>
        <w:rPr>
          <w:rFonts w:ascii="Times New Roman" w:hAnsi="Times New Roman" w:eastAsia="方正仿宋_GBK"/>
          <w:b w:val="0"/>
          <w:sz w:val="24"/>
        </w:rPr>
        <w:t>10 kV联络可以调整负荷的供电归属，缓解局部容量与负荷分布不匹配。其作用受供端可转负荷、受端剩余容量和通道条件共同限制。区县内正常运行负荷转接保持区域负荷总量，容载比分母保持一致；故障或检修状态下的转供能力则应按导则对应的供电安全条件评价[5][8]。本研究进行正常负荷配置与单台退出容量校核，工程阶段依据故障恢复要求核定实际操作条件。</w:t>
      </w:r>
    </w:p>
    <w:p w14:paraId="34FC1C3A">
      <w:pPr>
        <w:pStyle w:val="2"/>
        <w:widowControl/>
        <w:spacing w:before="0" w:after="0" w:line="300" w:lineRule="auto"/>
        <w:ind w:firstLine="480"/>
        <w:jc w:val="both"/>
      </w:pPr>
      <w:r>
        <w:rPr>
          <w:rFonts w:ascii="Times New Roman" w:hAnsi="Times New Roman" w:eastAsia="方正仿宋_GBK"/>
          <w:b w:val="0"/>
          <w:sz w:val="24"/>
        </w:rPr>
        <w:t>储能在短时尖峰场景下可以提供容量支撑，但其额定功率和额定能量必须同时满足需求。100 kW/215 kWh储能柜在持续时间超过2.15 h后，受能量约束的持续支撑功率低于额定功率。将储能额定MW直接抵扣所有站级峰值，会高估其能力；只按MWh计价而忽略持续时间，则无法比较不同峰段条件下的工程费用。峰值持续时间因此是本报告推荐矩阵的必要参数[9][10]。</w:t>
      </w:r>
    </w:p>
    <w:p w14:paraId="7912A64B">
      <w:pPr>
        <w:pStyle w:val="5"/>
        <w:keepNext/>
        <w:numPr>
          <w:ilvl w:val="0"/>
          <w:numId w:val="0"/>
        </w:numPr>
        <w:spacing w:before="160" w:after="120" w:line="360" w:lineRule="auto"/>
        <w:ind w:firstLine="0"/>
      </w:pPr>
      <w:bookmarkStart w:id="6" w:name="容载比弹性研究的工程意义"/>
      <w:commentRangeStart w:id="3"/>
      <w:r>
        <w:rPr>
          <w:rFonts w:ascii="Times New Roman" w:hAnsi="Times New Roman" w:eastAsia="方正仿宋_GBK"/>
          <w:b/>
          <w:sz w:val="26"/>
        </w:rPr>
        <w:t>1.1.3 容载比弹性研究的工程意义</w:t>
      </w:r>
      <w:commentRangeEnd w:id="3"/>
      <w:r>
        <w:rPr>
          <w:woUserID w:val="2"/>
        </w:rPr>
        <w:commentReference w:id="3"/>
      </w:r>
      <w:bookmarkEnd w:id="6"/>
    </w:p>
    <w:p w14:paraId="63602B99">
      <w:pPr>
        <w:widowControl/>
        <w:spacing w:before="0" w:after="0" w:line="300" w:lineRule="auto"/>
        <w:ind w:firstLine="480"/>
        <w:jc w:val="both"/>
      </w:pPr>
      <w:r>
        <w:rPr>
          <w:rFonts w:ascii="Times New Roman" w:hAnsi="Times New Roman" w:eastAsia="方正仿宋_GBK"/>
          <w:b w:val="0"/>
          <w:sz w:val="24"/>
        </w:rPr>
        <w:t>本项目研究容载比控制与建设方案之间的关系。对给定区域负荷、设备初态和候选措施，先求满足技术条件的主变、储能及联络配置，再计算年度容载比和全寿命费用。这样形成的推荐值具有对应的建设措施及约束条件，便于说明采用某个比值需要付出多少投资、获得何种容量配置，以及哪些条件发生变化后需要重新比选。</w:t>
      </w:r>
    </w:p>
    <w:p w14:paraId="04D22F94">
      <w:pPr>
        <w:pStyle w:val="2"/>
        <w:widowControl/>
        <w:spacing w:before="0" w:after="0" w:line="300" w:lineRule="auto"/>
        <w:ind w:firstLine="480"/>
        <w:jc w:val="both"/>
      </w:pPr>
      <w:r>
        <w:rPr>
          <w:rFonts w:ascii="Times New Roman" w:hAnsi="Times New Roman" w:eastAsia="方正仿宋_GBK"/>
          <w:b w:val="0"/>
          <w:sz w:val="24"/>
        </w:rPr>
        <w:t>弹性方案允许在既定研究边界内放宽一般容载比控制值。容量提高后，局部供电安全约束所需的储能可能减少；但主变购置、配套工程及后续运维费用也会增加。两种费用变化能否相抵，取决于主变规格、储能价格、峰段持续时间和负荷空间分布。研究以同措施集合、同价格和同初态比较方案，通过费用结果评价两类方案的经济性。</w:t>
      </w:r>
    </w:p>
    <w:p w14:paraId="1EA6DBF7">
      <w:pPr>
        <w:pStyle w:val="2"/>
        <w:widowControl/>
        <w:spacing w:before="0" w:after="0" w:line="300" w:lineRule="auto"/>
        <w:ind w:firstLine="480"/>
        <w:jc w:val="both"/>
      </w:pPr>
      <w:r>
        <w:rPr>
          <w:rFonts w:ascii="Times New Roman" w:hAnsi="Times New Roman" w:eastAsia="方正仿宋_GBK"/>
          <w:b w:val="0"/>
          <w:sz w:val="24"/>
        </w:rPr>
        <w:t>对实际规划而言，年度容载比的变化还应区分容量变化与负荷变化。既有主变保持不变而年最大负荷下降，容载比会升高；这并不意味着当年新增了容量。反之，负荷增长快于容量增长时，新增主变后容载比仍可能降低。逐年方案需同时列出主变在役容量、</w:t>
      </w:r>
      <w:ins w:id="25" w:author="白日梦想家" w:date="2026-10-02T18:01:18Z">
        <w:r>
          <w:rPr>
            <w:rFonts w:hint="eastAsia"/>
            <w:b w:val="0"/>
            <w:sz w:val="24"/>
            <w:lang w:eastAsia="zh"/>
            <w:woUserID w:val="2"/>
          </w:rPr>
          <w:t>新增</w:t>
        </w:r>
      </w:ins>
      <w:del w:id="26" w:author="白日梦想家" w:date="2026-10-02T18:01:14Z">
        <w:r>
          <w:rPr>
            <w:rFonts w:ascii="Times New Roman" w:hAnsi="Times New Roman" w:eastAsia="方正仿宋_GBK"/>
            <w:b w:val="0"/>
            <w:sz w:val="24"/>
          </w:rPr>
          <w:delText>采购</w:delText>
        </w:r>
      </w:del>
      <w:r>
        <w:rPr>
          <w:rFonts w:ascii="Times New Roman" w:hAnsi="Times New Roman" w:eastAsia="方正仿宋_GBK"/>
          <w:b w:val="0"/>
          <w:sz w:val="24"/>
        </w:rPr>
        <w:t>容量和年度负荷，才能把指标变化与建设行为对应起来。</w:t>
      </w:r>
    </w:p>
    <w:p w14:paraId="08C950C2">
      <w:pPr>
        <w:pStyle w:val="2"/>
        <w:widowControl/>
        <w:spacing w:before="0" w:after="0" w:line="300" w:lineRule="auto"/>
        <w:ind w:firstLine="480"/>
        <w:jc w:val="both"/>
      </w:pPr>
      <w:r>
        <w:rPr>
          <w:rFonts w:ascii="Times New Roman" w:hAnsi="Times New Roman" w:eastAsia="方正仿宋_GBK"/>
          <w:b w:val="0"/>
          <w:sz w:val="24"/>
        </w:rPr>
        <w:t>研究成果拟用于区域规划前期的技术经济比选。其直接价值是提供相应配置路径、价格参数与条件推荐矩阵，并明确推荐值随相关条件变化的范围。采用相似片区模板时，仍需核对实际容量和负荷分布。涉及具体接线、故障恢复时间、电压与保护配合的工程结论，应在接入系统或专项规划阶段另行校核。</w:t>
      </w:r>
    </w:p>
    <w:p w14:paraId="53185407">
      <w:pPr>
        <w:pStyle w:val="4"/>
        <w:keepNext/>
        <w:numPr>
          <w:ilvl w:val="0"/>
          <w:numId w:val="0"/>
        </w:numPr>
        <w:spacing w:before="160" w:after="120" w:line="360" w:lineRule="auto"/>
        <w:ind w:firstLine="0"/>
      </w:pPr>
      <w:bookmarkStart w:id="7" w:name="主要概念与规范依据"/>
      <w:bookmarkStart w:id="8" w:name="h20"/>
      <w:r>
        <w:rPr>
          <w:rFonts w:ascii="Times New Roman" w:hAnsi="Times New Roman" w:eastAsia="方正仿宋_GBK"/>
          <w:b/>
          <w:sz w:val="32"/>
        </w:rPr>
        <w:t>1.2 主要概念与规范依据</w:t>
      </w:r>
      <w:bookmarkEnd w:id="7"/>
      <w:bookmarkEnd w:id="8"/>
    </w:p>
    <w:p w14:paraId="3BC23A49">
      <w:pPr>
        <w:pStyle w:val="5"/>
        <w:keepNext/>
        <w:numPr>
          <w:ilvl w:val="0"/>
          <w:numId w:val="0"/>
        </w:numPr>
        <w:spacing w:before="160" w:after="120" w:line="360" w:lineRule="auto"/>
        <w:ind w:firstLine="0"/>
      </w:pPr>
      <w:bookmarkStart w:id="9" w:name="容载比供电能力与承载力"/>
      <w:r>
        <w:rPr>
          <w:rFonts w:ascii="Times New Roman" w:hAnsi="Times New Roman" w:eastAsia="方正仿宋_GBK"/>
          <w:b/>
          <w:sz w:val="26"/>
        </w:rPr>
        <w:t>1.2.1 容载比、供电能力与承载力</w:t>
      </w:r>
      <w:bookmarkEnd w:id="9"/>
    </w:p>
    <w:p w14:paraId="3BD5EB9D">
      <w:pPr>
        <w:widowControl/>
        <w:spacing w:before="0" w:after="0" w:line="300" w:lineRule="auto"/>
        <w:ind w:firstLine="480"/>
        <w:jc w:val="both"/>
      </w:pPr>
      <w:r>
        <w:rPr>
          <w:rFonts w:ascii="Times New Roman" w:hAnsi="Times New Roman" w:eastAsia="方正仿宋_GBK"/>
          <w:b w:val="0"/>
          <w:sz w:val="24"/>
        </w:rPr>
        <w:t>DL/T 5729—2023《配电网规划设计技术导则》将容载比用于110～35 kV电网容量储备分析[5]。容载比按规划区域同电压等级公用变电设备总容量与年网供最大负荷之比计算。负荷发展较快的片区需要相应容量储备，增长较慢或趋于饱和的片区则应结合供电安全及转供条件确定容量规模。</w:t>
      </w:r>
    </w:p>
    <w:p w14:paraId="7F78F96F">
      <w:pPr>
        <w:pStyle w:val="2"/>
        <w:widowControl/>
        <w:spacing w:before="0" w:after="0" w:line="300" w:lineRule="auto"/>
        <w:ind w:firstLine="480"/>
        <w:jc w:val="both"/>
      </w:pPr>
      <w:r>
        <w:rPr>
          <w:rFonts w:ascii="Times New Roman" w:hAnsi="Times New Roman" w:eastAsia="方正仿宋_GBK"/>
          <w:b w:val="0"/>
          <w:sz w:val="24"/>
        </w:rPr>
        <w:t>最大供电能力描述满足供电安全要求时可以持续供应的最大负荷。肖峻等将站内主变转带与下级中压网络转带纳入供电能力分析，说明容量总量、主变台数及网络互联共同影响可供负荷[8]。该概念用于解释相同区域容载比下不同站群可能具有不同的局部供电能力。</w:t>
      </w:r>
    </w:p>
    <w:p w14:paraId="2EEBDF8A">
      <w:pPr>
        <w:pStyle w:val="2"/>
        <w:widowControl/>
        <w:spacing w:before="0" w:after="0" w:line="300" w:lineRule="auto"/>
        <w:ind w:firstLine="480"/>
        <w:jc w:val="both"/>
      </w:pPr>
      <w:r>
        <w:rPr>
          <w:rFonts w:ascii="Times New Roman" w:hAnsi="Times New Roman" w:eastAsia="方正仿宋_GBK"/>
          <w:b w:val="0"/>
          <w:sz w:val="24"/>
        </w:rPr>
        <w:t>DL/T 2041—2025《分布式电源接入电力系统承载力评估导则》规定系统级和设备级承载力评估及结果校核方法[11]。承载力重点评价分布式电源接入规模与电网约束之间的关系；容载比重点评价公用变电容量与区域供电负荷之间的关系。本项目以容载比选取为目标，同时在站级模型中校核正向供电与反向容量需求。</w:t>
      </w:r>
    </w:p>
    <w:p w14:paraId="77566783">
      <w:pPr>
        <w:pStyle w:val="5"/>
        <w:keepNext/>
        <w:numPr>
          <w:ilvl w:val="0"/>
          <w:numId w:val="0"/>
        </w:numPr>
        <w:spacing w:before="160" w:after="120" w:line="360" w:lineRule="auto"/>
        <w:ind w:firstLine="0"/>
      </w:pPr>
      <w:bookmarkStart w:id="10" w:name="刚性基准与弹性方案"/>
      <w:r>
        <w:rPr>
          <w:rFonts w:ascii="Times New Roman" w:hAnsi="Times New Roman" w:eastAsia="方正仿宋_GBK"/>
          <w:b/>
          <w:sz w:val="26"/>
        </w:rPr>
        <w:t>1.2.2 刚性基准与弹性方案</w:t>
      </w:r>
      <w:bookmarkEnd w:id="10"/>
    </w:p>
    <w:p w14:paraId="161D5F1F">
      <w:pPr>
        <w:widowControl/>
        <w:spacing w:before="0" w:after="0" w:line="300" w:lineRule="auto"/>
        <w:ind w:firstLine="480"/>
        <w:jc w:val="both"/>
      </w:pPr>
      <w:r>
        <w:rPr>
          <w:rFonts w:ascii="Times New Roman" w:hAnsi="Times New Roman" w:eastAsia="方正仿宋_GBK"/>
          <w:b w:val="0"/>
          <w:sz w:val="24"/>
        </w:rPr>
        <w:t>导则按负荷发展阶段给出容载比推荐范围，具体选取还应结合供电安全、网络转供和技术经济分析[5]。本研究以容载比2.00为两类方案共同仿真起点，刚性方案后续各年按2.00上限控制，弹性方案在满足相同站级技术条件下开展高于2.00的容量配置比选，研究上限为2.60。</w:t>
      </w:r>
    </w:p>
    <w:p w14:paraId="513C68F5">
      <w:pPr>
        <w:pStyle w:val="2"/>
        <w:widowControl/>
        <w:spacing w:before="0" w:after="0" w:line="300" w:lineRule="auto"/>
        <w:ind w:firstLine="480"/>
        <w:jc w:val="both"/>
      </w:pPr>
      <w:r>
        <w:rPr>
          <w:rFonts w:ascii="Times New Roman" w:hAnsi="Times New Roman" w:eastAsia="方正仿宋_GBK"/>
          <w:b w:val="0"/>
          <w:sz w:val="24"/>
        </w:rPr>
        <w:t>两类方案使用相同负荷、设备规格、储能和联络候选措施以及工程价格。比较结果来自不同容载比条件下的设备与负荷配置。弹性规划建议属于本项目技术经济研究成果，工程应用结合现行标准和审定规划落实。</w:t>
      </w:r>
    </w:p>
    <w:p w14:paraId="4E099DE6">
      <w:pPr>
        <w:pStyle w:val="5"/>
        <w:keepNext/>
        <w:numPr>
          <w:ilvl w:val="0"/>
          <w:numId w:val="0"/>
        </w:numPr>
        <w:spacing w:before="160" w:after="120" w:line="360" w:lineRule="auto"/>
        <w:ind w:firstLine="0"/>
      </w:pPr>
      <w:bookmarkStart w:id="11" w:name="全寿命费用与方案评价"/>
      <w:r>
        <w:rPr>
          <w:rFonts w:ascii="Times New Roman" w:hAnsi="Times New Roman" w:eastAsia="方正仿宋_GBK"/>
          <w:b/>
          <w:sz w:val="26"/>
        </w:rPr>
        <w:t>1.2.3 全寿命费用与方案评价</w:t>
      </w:r>
      <w:bookmarkEnd w:id="11"/>
    </w:p>
    <w:p w14:paraId="3ACBC35E">
      <w:pPr>
        <w:widowControl/>
        <w:spacing w:before="0" w:after="0" w:line="300" w:lineRule="auto"/>
        <w:ind w:firstLine="480"/>
        <w:jc w:val="both"/>
      </w:pPr>
      <w:r>
        <w:rPr>
          <w:rFonts w:ascii="Times New Roman" w:hAnsi="Times New Roman" w:eastAsia="方正仿宋_GBK"/>
          <w:b w:val="0"/>
          <w:sz w:val="24"/>
        </w:rPr>
        <w:t>全寿命费用将措施初始投资、固定运维和设备更新费用折算到同一评价时点，以比较不同寿命和投运年份的建设方案[10,12,13]。主变增容和主变扩建形成长期在役容量，储能承担相应峰段支撑，10 kV联络改善站间负荷配置，各措施按实际购置事件计算费用。</w:t>
      </w:r>
    </w:p>
    <w:p w14:paraId="18E08A3F">
      <w:pPr>
        <w:pStyle w:val="2"/>
        <w:widowControl/>
        <w:spacing w:before="0" w:after="0" w:line="300" w:lineRule="auto"/>
        <w:ind w:firstLine="480"/>
        <w:jc w:val="both"/>
      </w:pPr>
      <w:r>
        <w:rPr>
          <w:rFonts w:ascii="Times New Roman" w:hAnsi="Times New Roman" w:eastAsia="方正仿宋_GBK"/>
          <w:b w:val="0"/>
          <w:sz w:val="24"/>
        </w:rPr>
        <w:t>层次分析法、多准则排序和可拓评价可用于比较技术可行方案的其他规划属性[14][15][16][17]。本项目采用全寿命费用最小作为寻优目标，供电安全及设备容量作为约束，并结合片区源荷条件形成推荐范围。工程实施阶段可补充施工条件、土地资源及运行方式的综合评价。</w:t>
      </w:r>
    </w:p>
    <w:p w14:paraId="64FB3500">
      <w:pPr>
        <w:pStyle w:val="5"/>
        <w:keepNext/>
        <w:numPr>
          <w:ilvl w:val="0"/>
          <w:numId w:val="0"/>
        </w:numPr>
        <w:spacing w:before="160" w:after="120" w:line="360" w:lineRule="auto"/>
        <w:ind w:firstLine="0"/>
      </w:pPr>
      <w:bookmarkStart w:id="12" w:name="规范与研究指标的衔接"/>
      <w:r>
        <w:rPr>
          <w:rFonts w:ascii="Times New Roman" w:hAnsi="Times New Roman" w:eastAsia="方正仿宋_GBK"/>
          <w:b/>
          <w:sz w:val="26"/>
        </w:rPr>
        <w:t>1.2.4 规范与研究指标的衔接</w:t>
      </w:r>
      <w:bookmarkEnd w:id="12"/>
    </w:p>
    <w:p w14:paraId="0C7154A5">
      <w:pPr>
        <w:widowControl/>
        <w:spacing w:before="0" w:after="0" w:line="300" w:lineRule="auto"/>
        <w:ind w:firstLine="480"/>
        <w:jc w:val="both"/>
        <w:rPr>
          <w:ins w:id="27" w:author="白日梦想家" w:date="2026-10-02T18:05:15Z"/>
          <w:rFonts w:ascii="Times New Roman" w:hAnsi="Times New Roman" w:eastAsia="方正仿宋_GBK"/>
          <w:b/>
          <w:sz w:val="32"/>
          <w:rPrChange w:id="28" w:author="白日梦想家" w:date="2026-10-02T18:05:28Z">
            <w:rPr>
              <w:ins w:id="29" w:author="白日梦想家" w:date="2026-10-02T18:05:15Z"/>
              <w:rFonts w:ascii="Times New Roman" w:hAnsi="Times New Roman" w:eastAsia="方正仿宋_GBK"/>
              <w:b w:val="0"/>
              <w:sz w:val="24"/>
            </w:rPr>
          </w:rPrChange>
        </w:rPr>
      </w:pPr>
      <w:r>
        <w:rPr>
          <w:rFonts w:ascii="Times New Roman" w:hAnsi="Times New Roman" w:eastAsia="方正仿宋_GBK"/>
          <w:b w:val="0"/>
          <w:sz w:val="24"/>
        </w:rPr>
        <w:t>报告以DL/T 5729—2023《配电网规划设计技术导则》确定容量规划和供电区域分类依据，以DL/T 2041—2025《分布式电源接入电力系统承载力评估导则》组织分布式电源容量校核[5][11]。GB/T 45418—2025《配电网通用技术导则》作为下级配电网技术分析的补充依据[18]。分布式电源装机渗透率和电量渗透率采用《配电网规划设计技术导则（修订稿，2025年4月）》的指标定义[19]，用于描述片区源荷条件。</w:t>
      </w:r>
    </w:p>
    <w:p w14:paraId="55FD2684">
      <w:pPr>
        <w:pStyle w:val="4"/>
        <w:keepNext/>
        <w:widowControl/>
        <w:numPr>
          <w:ilvl w:val="0"/>
          <w:numId w:val="0"/>
        </w:numPr>
        <w:spacing w:before="160" w:after="120" w:line="360" w:lineRule="auto"/>
        <w:ind w:firstLine="0"/>
        <w:pPrChange w:id="30" w:author="白日梦想家" w:date="2026-10-02T18:05:28Z">
          <w:pPr>
            <w:widowControl/>
            <w:spacing w:before="0" w:after="0" w:line="300" w:lineRule="auto"/>
            <w:ind w:firstLine="480"/>
            <w:jc w:val="both"/>
          </w:pPr>
        </w:pPrChange>
      </w:pPr>
      <w:del w:id="31" w:author="白日梦想家" w:date="2026-10-02T18:05:15Z">
        <w:r>
          <w:rPr>
            <w:rFonts w:ascii="Times New Roman" w:hAnsi="Times New Roman" w:eastAsia="方正仿宋_GBK"/>
            <w:b/>
            <w:sz w:val="32"/>
            <w:rPrChange w:id="32" w:author="白日梦想家" w:date="2026-10-02T18:05:28Z">
              <w:rPr>
                <w:rFonts w:ascii="Times New Roman" w:hAnsi="Times New Roman" w:eastAsia="方正仿宋_GBK"/>
                <w:b w:val="0"/>
                <w:sz w:val="24"/>
              </w:rPr>
            </w:rPrChange>
          </w:rPr>
          <w:delText xml:space="preserve"> ## </w:delText>
        </w:r>
      </w:del>
      <w:r>
        <w:rPr>
          <w:rFonts w:ascii="Times New Roman" w:hAnsi="Times New Roman" w:eastAsia="方正仿宋_GBK"/>
          <w:b/>
          <w:sz w:val="32"/>
          <w:rPrChange w:id="33" w:author="白日梦想家" w:date="2026-10-02T18:05:28Z">
            <w:rPr>
              <w:rFonts w:ascii="Times New Roman" w:hAnsi="Times New Roman" w:eastAsia="方正仿宋_GBK"/>
              <w:b w:val="0"/>
              <w:sz w:val="24"/>
            </w:rPr>
          </w:rPrChange>
        </w:rPr>
        <w:t>1</w:t>
      </w:r>
      <w:r>
        <w:rPr>
          <w:rFonts w:ascii="Times New Roman" w:hAnsi="Times New Roman" w:eastAsia="方正仿宋_GBK"/>
          <w:b/>
          <w:sz w:val="32"/>
          <w:rPrChange w:id="34" w:author="白日梦想家" w:date="2026-10-02T18:05:30Z">
            <w:rPr>
              <w:rFonts w:ascii="Times New Roman" w:hAnsi="Times New Roman" w:eastAsia="方正仿宋_GBK"/>
              <w:b w:val="0"/>
              <w:sz w:val="24"/>
            </w:rPr>
          </w:rPrChange>
        </w:rPr>
        <w:t>.3 研究范围与对象</w:t>
      </w:r>
    </w:p>
    <w:p w14:paraId="2AEADEE5">
      <w:pPr>
        <w:pStyle w:val="5"/>
        <w:keepNext/>
        <w:numPr>
          <w:ilvl w:val="0"/>
          <w:numId w:val="0"/>
        </w:numPr>
        <w:spacing w:before="160" w:after="120" w:line="360" w:lineRule="auto"/>
        <w:ind w:firstLine="0"/>
      </w:pPr>
      <w:bookmarkStart w:id="13" w:name="电压等级与统计范围"/>
      <w:r>
        <w:rPr>
          <w:rFonts w:ascii="Times New Roman" w:hAnsi="Times New Roman" w:eastAsia="方正仿宋_GBK"/>
          <w:b/>
          <w:sz w:val="26"/>
        </w:rPr>
        <w:t>1.3.1 电压等级与统计范围</w:t>
      </w:r>
      <w:bookmarkEnd w:id="13"/>
    </w:p>
    <w:p w14:paraId="7789AC64">
      <w:pPr>
        <w:widowControl/>
        <w:spacing w:before="0" w:after="0" w:line="300" w:lineRule="auto"/>
        <w:ind w:firstLine="480"/>
        <w:jc w:val="both"/>
      </w:pPr>
      <w:r>
        <w:rPr>
          <w:rFonts w:ascii="Times New Roman" w:hAnsi="Times New Roman" w:eastAsia="方正仿宋_GBK"/>
          <w:b w:val="0"/>
          <w:sz w:val="24"/>
        </w:rPr>
        <w:t>研究对象为徐州典型地区110 kV公用变电设备的区域容量配置。按照DL/T 5729—2023第6.3.3条，以行政区县作为最小统计分析范围[5]。本研究优化对象为邳州和市区。研究统计和优化均按110 kV范围开展。</w:t>
      </w:r>
    </w:p>
    <w:p w14:paraId="0C840738">
      <w:pPr>
        <w:pStyle w:val="2"/>
        <w:widowControl/>
        <w:spacing w:before="0" w:after="0" w:line="300" w:lineRule="auto"/>
        <w:ind w:firstLine="480"/>
        <w:jc w:val="both"/>
      </w:pPr>
      <w:r>
        <w:rPr>
          <w:rFonts w:ascii="Times New Roman" w:hAnsi="Times New Roman" w:eastAsia="方正仿宋_GBK"/>
          <w:b w:val="0"/>
          <w:sz w:val="24"/>
        </w:rPr>
        <w:t>邳州站级模型含20座110 kV变电站，市区含29座已映射或补充的仿真站。年网供最大负荷采用区县同电压等级年度降压负荷估计，站级空间分布由样本时序标定。区域年度负荷用于容载比计算，各站最大净负荷用于局部容量校核。</w:t>
      </w:r>
    </w:p>
    <w:p w14:paraId="5E823195">
      <w:pPr>
        <w:pStyle w:val="2"/>
        <w:widowControl/>
        <w:spacing w:before="0" w:after="0" w:line="300" w:lineRule="auto"/>
        <w:ind w:firstLine="480"/>
        <w:jc w:val="both"/>
      </w:pPr>
      <w:r>
        <w:rPr>
          <w:rFonts w:ascii="Times New Roman" w:hAnsi="Times New Roman" w:eastAsia="方正仿宋_GBK"/>
          <w:b w:val="0"/>
          <w:sz w:val="24"/>
        </w:rPr>
        <w:t>供电区域分类按导则规定的负荷密度等条件确定[5]。邳州保留样本类别，市区统一按A类</w:t>
      </w:r>
      <w:ins w:id="35" w:author="白日梦想家" w:date="2026-10-02T18:06:48Z">
        <w:r>
          <w:rPr>
            <w:rFonts w:hint="eastAsia"/>
            <w:b w:val="0"/>
            <w:sz w:val="24"/>
            <w:lang w:eastAsia="zh"/>
            <w:woUserID w:val="2"/>
          </w:rPr>
          <w:t>供电</w:t>
        </w:r>
      </w:ins>
      <w:ins w:id="36" w:author="白日梦想家" w:date="2026-10-02T18:06:49Z">
        <w:r>
          <w:rPr>
            <w:rFonts w:hint="eastAsia"/>
            <w:b w:val="0"/>
            <w:sz w:val="24"/>
            <w:lang w:eastAsia="zh"/>
            <w:woUserID w:val="2"/>
          </w:rPr>
          <w:t>区域</w:t>
        </w:r>
      </w:ins>
      <w:r>
        <w:rPr>
          <w:rFonts w:ascii="Times New Roman" w:hAnsi="Times New Roman" w:eastAsia="方正仿宋_GBK"/>
          <w:b w:val="0"/>
          <w:sz w:val="24"/>
        </w:rPr>
        <w:t>进行规划仿真；通用外推设置A类与B/C类</w:t>
      </w:r>
      <w:ins w:id="37" w:author="白日梦想家" w:date="2026-10-02T18:06:54Z">
        <w:r>
          <w:rPr>
            <w:rFonts w:hint="eastAsia"/>
            <w:b w:val="0"/>
            <w:sz w:val="24"/>
            <w:lang w:eastAsia="zh"/>
            <w:woUserID w:val="2"/>
          </w:rPr>
          <w:t>供电</w:t>
        </w:r>
      </w:ins>
      <w:ins w:id="38" w:author="白日梦想家" w:date="2026-10-02T18:06:56Z">
        <w:r>
          <w:rPr>
            <w:rFonts w:hint="eastAsia"/>
            <w:b w:val="0"/>
            <w:sz w:val="24"/>
            <w:lang w:eastAsia="zh"/>
            <w:woUserID w:val="2"/>
          </w:rPr>
          <w:t>区域</w:t>
        </w:r>
      </w:ins>
      <w:del w:id="39" w:author="白日梦想家" w:date="2026-10-02T18:06:53Z">
        <w:r>
          <w:rPr>
            <w:rFonts w:ascii="Times New Roman" w:hAnsi="Times New Roman" w:eastAsia="方正仿宋_GBK"/>
            <w:b w:val="0"/>
            <w:sz w:val="24"/>
          </w:rPr>
          <w:delText>站群</w:delText>
        </w:r>
      </w:del>
      <w:r>
        <w:rPr>
          <w:rFonts w:ascii="Times New Roman" w:hAnsi="Times New Roman" w:eastAsia="方正仿宋_GBK"/>
          <w:b w:val="0"/>
          <w:sz w:val="24"/>
        </w:rPr>
        <w:t>，分别采用相应设备规格和转供能力范围。</w:t>
      </w:r>
    </w:p>
    <w:p w14:paraId="7F35C08B">
      <w:pPr>
        <w:pStyle w:val="5"/>
        <w:keepNext/>
        <w:numPr>
          <w:ilvl w:val="0"/>
          <w:numId w:val="0"/>
        </w:numPr>
        <w:spacing w:before="160" w:after="120" w:line="360" w:lineRule="auto"/>
        <w:ind w:firstLine="0"/>
      </w:pPr>
      <w:bookmarkStart w:id="14" w:name="年份与评价期"/>
      <w:r>
        <w:rPr>
          <w:rFonts w:ascii="Times New Roman" w:hAnsi="Times New Roman" w:eastAsia="方正仿宋_GBK"/>
          <w:b/>
          <w:sz w:val="26"/>
        </w:rPr>
        <w:t>1.3.2 年份与评价期</w:t>
      </w:r>
      <w:bookmarkEnd w:id="14"/>
    </w:p>
    <w:p w14:paraId="78565186">
      <w:pPr>
        <w:widowControl/>
        <w:spacing w:before="0" w:after="0" w:line="300" w:lineRule="auto"/>
        <w:ind w:firstLine="480"/>
        <w:jc w:val="both"/>
      </w:pPr>
      <w:r>
        <w:rPr>
          <w:rFonts w:ascii="Times New Roman" w:hAnsi="Times New Roman" w:eastAsia="方正仿宋_GBK"/>
          <w:b w:val="0"/>
          <w:sz w:val="24"/>
        </w:rPr>
        <w:t>2021—2025年资料用于分析负荷发展、光伏装机和设备运行特征。规划仿真采用共同的容载比2.00起点，以历史资料形成的年负荷平均增长率构造后续四年负荷。现状统计与仿真规划分别列示，年度建设规模由满足约束的优化结果确定。</w:t>
      </w:r>
    </w:p>
    <w:p w14:paraId="4D57810F">
      <w:pPr>
        <w:pStyle w:val="2"/>
        <w:widowControl/>
        <w:spacing w:before="0" w:after="0" w:line="300" w:lineRule="auto"/>
        <w:ind w:firstLine="480"/>
        <w:jc w:val="both"/>
      </w:pPr>
      <w:r>
        <w:rPr>
          <w:rFonts w:ascii="Times New Roman" w:hAnsi="Times New Roman" w:eastAsia="方正仿宋_GBK"/>
          <w:b w:val="0"/>
          <w:sz w:val="24"/>
        </w:rPr>
        <w:t>基期主变按离散规格配置，基期年网供最大负荷取主变总容量的二分之一。站级负荷沿用实际样本的空间分布，再按年度区域负荷标定。邳州和市区的刚性、弹性方案分别共用本地区的起点、负荷和价格。</w:t>
      </w:r>
    </w:p>
    <w:p w14:paraId="11354BF1">
      <w:pPr>
        <w:pStyle w:val="2"/>
        <w:widowControl/>
        <w:spacing w:before="0" w:after="0" w:line="300" w:lineRule="auto"/>
        <w:ind w:firstLine="480"/>
        <w:jc w:val="both"/>
      </w:pPr>
      <w:r>
        <w:rPr>
          <w:rFonts w:ascii="Times New Roman" w:hAnsi="Times New Roman" w:eastAsia="方正仿宋_GBK"/>
          <w:b w:val="0"/>
          <w:sz w:val="24"/>
        </w:rPr>
        <w:t>经济评价以2021年末为折现基准，评价截止于2041年。仿真第1—4年在计算文件中分别标记为2022—2025年，用于统一投运时间和现金流折现。主变、线路和储能的寿命、运维率采用第四章列明的研究参数[10,12,13]。</w:t>
      </w:r>
    </w:p>
    <w:p w14:paraId="5E23D4F5">
      <w:pPr>
        <w:pStyle w:val="5"/>
        <w:keepNext/>
        <w:numPr>
          <w:ilvl w:val="0"/>
          <w:numId w:val="0"/>
        </w:numPr>
        <w:spacing w:before="160" w:after="120" w:line="360" w:lineRule="auto"/>
        <w:ind w:firstLine="0"/>
      </w:pPr>
      <w:bookmarkStart w:id="15" w:name="技术分析与费用边界"/>
      <w:r>
        <w:rPr>
          <w:rFonts w:ascii="Times New Roman" w:hAnsi="Times New Roman" w:eastAsia="方正仿宋_GBK"/>
          <w:b/>
          <w:sz w:val="26"/>
        </w:rPr>
        <w:t>1.3.3 技术分析与费用边界</w:t>
      </w:r>
      <w:bookmarkEnd w:id="15"/>
    </w:p>
    <w:p w14:paraId="7D36C4BE">
      <w:pPr>
        <w:widowControl/>
        <w:spacing w:before="0" w:after="0" w:line="300" w:lineRule="auto"/>
        <w:ind w:firstLine="480"/>
        <w:jc w:val="both"/>
      </w:pPr>
      <w:r>
        <w:rPr>
          <w:rFonts w:ascii="Times New Roman" w:hAnsi="Times New Roman" w:eastAsia="方正仿宋_GBK"/>
          <w:b w:val="0"/>
          <w:sz w:val="24"/>
        </w:rPr>
        <w:t>技术模型包括正向供电、反向功率压力、</w:t>
      </w:r>
      <w:del w:id="40" w:author="白日梦想家" w:date="2026-10-02T21:42:05Z">
        <w:r>
          <w:rPr>
            <w:rFonts w:ascii="Times New Roman" w:hAnsi="Times New Roman" w:eastAsia="方正仿宋_GBK"/>
            <w:b w:val="0"/>
            <w:sz w:val="24"/>
          </w:rPr>
          <w:delText>单台主变退出</w:delText>
        </w:r>
      </w:del>
      <w:ins w:id="41" w:author="白日梦想家" w:date="2026-10-02T21:42:05Z">
        <w:r>
          <w:rPr>
            <w:rFonts w:hint="eastAsia"/>
            <w:b w:val="0"/>
            <w:sz w:val="24"/>
            <w:lang w:eastAsia="zh"/>
          </w:rPr>
          <w:t>主变N-1</w:t>
        </w:r>
      </w:ins>
      <w:r>
        <w:rPr>
          <w:rFonts w:ascii="Times New Roman" w:hAnsi="Times New Roman" w:eastAsia="方正仿宋_GBK"/>
          <w:b w:val="0"/>
          <w:sz w:val="24"/>
        </w:rPr>
        <w:t>后的静态供电安全容量以及正常负荷转接约束。储能按峰段持续时间折算有效支撑功率，联络通道按送受两端成对计量。模型采用峰段静态支撑进行规划比选。</w:t>
      </w:r>
    </w:p>
    <w:p w14:paraId="55B966EF">
      <w:pPr>
        <w:pStyle w:val="2"/>
        <w:widowControl/>
        <w:spacing w:before="0" w:after="0" w:line="300" w:lineRule="auto"/>
        <w:ind w:firstLine="480"/>
        <w:jc w:val="both"/>
      </w:pPr>
      <w:r>
        <w:rPr>
          <w:rFonts w:ascii="Times New Roman" w:hAnsi="Times New Roman" w:eastAsia="方正仿宋_GBK"/>
          <w:b w:val="0"/>
          <w:sz w:val="24"/>
        </w:rPr>
        <w:t>费用包括新增主变工程、储能和新建等效联络线的初始投资，以及相应固定运维和寿命更新。既有资产按在役设备状态进入模型，费用目标计算新增措施支出。上述科目可能影响工程经济排序，报告在费用解释和应用条件中说明其对应影响。</w:t>
      </w:r>
    </w:p>
    <w:p w14:paraId="10919977">
      <w:pPr>
        <w:pStyle w:val="2"/>
        <w:widowControl/>
        <w:spacing w:before="0" w:after="0" w:line="300" w:lineRule="auto"/>
        <w:ind w:firstLine="480"/>
        <w:jc w:val="both"/>
      </w:pPr>
      <w:r>
        <w:rPr>
          <w:rFonts w:ascii="Times New Roman" w:hAnsi="Times New Roman" w:eastAsia="方正仿宋_GBK"/>
          <w:b w:val="0"/>
          <w:sz w:val="24"/>
        </w:rPr>
        <w:t>两类方案均可选主变</w:t>
      </w:r>
      <w:ins w:id="42" w:author="白日梦想家" w:date="2026-10-02T18:51:33Z">
        <w:r>
          <w:rPr>
            <w:rFonts w:hint="eastAsia"/>
            <w:b w:val="0"/>
            <w:sz w:val="24"/>
            <w:lang w:eastAsia="zh"/>
            <w:woUserID w:val="2"/>
          </w:rPr>
          <w:t>增容</w:t>
        </w:r>
      </w:ins>
      <w:del w:id="43" w:author="白日梦想家" w:date="2026-10-02T18:51:32Z">
        <w:r>
          <w:rPr>
            <w:rFonts w:ascii="Times New Roman" w:hAnsi="Times New Roman" w:eastAsia="方正仿宋_GBK"/>
            <w:b w:val="0"/>
            <w:sz w:val="24"/>
          </w:rPr>
          <w:delText>替换</w:delText>
        </w:r>
      </w:del>
      <w:r>
        <w:rPr>
          <w:rFonts w:ascii="Times New Roman" w:hAnsi="Times New Roman" w:eastAsia="方正仿宋_GBK"/>
          <w:b w:val="0"/>
          <w:sz w:val="24"/>
        </w:rPr>
        <w:t>、扩建主变、配置储能、利用既有仿真通道转接负荷及新建联络线。市区初始站间转供率假定为50%；邳州采用六馈线样本测算的28.29%，在区县内部统一应用。新建10 kV联络线提供新增转供能力。弹性各年超过2.00及市区指标低于邳州，为本研究方案比较的显式规划条件；费用排序由寻优结果产生。第五章将区分规划条件、模型结果与外推建议。</w:t>
      </w:r>
    </w:p>
    <w:p w14:paraId="385A61C2">
      <w:pPr>
        <w:pStyle w:val="4"/>
        <w:keepNext/>
        <w:numPr>
          <w:ilvl w:val="0"/>
          <w:numId w:val="0"/>
        </w:numPr>
        <w:spacing w:before="160" w:after="120" w:line="360" w:lineRule="auto"/>
        <w:ind w:firstLine="0"/>
      </w:pPr>
      <w:bookmarkStart w:id="16" w:name="h45"/>
      <w:bookmarkStart w:id="17" w:name="研究目标与内容"/>
      <w:r>
        <w:rPr>
          <w:rFonts w:ascii="Times New Roman" w:hAnsi="Times New Roman" w:eastAsia="方正仿宋_GBK"/>
          <w:b/>
          <w:sz w:val="32"/>
        </w:rPr>
        <w:t>1.4 研究目标与内容</w:t>
      </w:r>
      <w:bookmarkEnd w:id="16"/>
      <w:bookmarkEnd w:id="17"/>
    </w:p>
    <w:p w14:paraId="041B076E">
      <w:pPr>
        <w:pStyle w:val="5"/>
        <w:keepNext/>
        <w:numPr>
          <w:ilvl w:val="0"/>
          <w:numId w:val="0"/>
        </w:numPr>
        <w:spacing w:before="160" w:after="120" w:line="360" w:lineRule="auto"/>
        <w:ind w:firstLine="0"/>
      </w:pPr>
      <w:bookmarkStart w:id="18" w:name="研究目标"/>
      <w:r>
        <w:rPr>
          <w:rFonts w:ascii="Times New Roman" w:hAnsi="Times New Roman" w:eastAsia="方正仿宋_GBK"/>
          <w:b/>
          <w:sz w:val="26"/>
        </w:rPr>
        <w:t>1.4.1 研究目标</w:t>
      </w:r>
      <w:bookmarkEnd w:id="18"/>
    </w:p>
    <w:p w14:paraId="0AC126EA">
      <w:pPr>
        <w:widowControl/>
        <w:spacing w:before="0" w:after="0" w:line="300" w:lineRule="auto"/>
        <w:ind w:firstLine="480"/>
        <w:jc w:val="both"/>
      </w:pPr>
      <w:r>
        <w:rPr>
          <w:rFonts w:ascii="Times New Roman" w:hAnsi="Times New Roman" w:eastAsia="方正仿宋_GBK"/>
          <w:b w:val="0"/>
          <w:sz w:val="24"/>
        </w:rPr>
        <w:t>研究首先明确容载比、负载率与新能源渗透指标的统计边界，形成原始表格到计算量的一致对应关系。对缺少同范围用户用电量或完整逐时数据的指标，保留估计性质及计算方法，使现状对照和优化输入的可信范围可以判断。</w:t>
      </w:r>
    </w:p>
    <w:p w14:paraId="076339AF">
      <w:pPr>
        <w:pStyle w:val="2"/>
        <w:widowControl/>
        <w:spacing w:before="0" w:after="0" w:line="300" w:lineRule="auto"/>
        <w:ind w:firstLine="480"/>
        <w:jc w:val="both"/>
      </w:pPr>
      <w:r>
        <w:rPr>
          <w:rFonts w:ascii="Times New Roman" w:hAnsi="Times New Roman" w:eastAsia="方正仿宋_GBK"/>
          <w:b w:val="0"/>
          <w:sz w:val="24"/>
        </w:rPr>
        <w:t>其次，以实际工程</w:t>
      </w:r>
      <w:del w:id="44" w:author="白日梦想家" w:date="2026-10-02T18:52:21Z">
        <w:r>
          <w:rPr>
            <w:rFonts w:ascii="Times New Roman" w:hAnsi="Times New Roman" w:eastAsia="方正仿宋_GBK"/>
            <w:b w:val="0"/>
            <w:sz w:val="24"/>
          </w:rPr>
          <w:delText>投资和采购</w:delText>
        </w:r>
      </w:del>
      <w:r>
        <w:rPr>
          <w:rFonts w:ascii="Times New Roman" w:hAnsi="Times New Roman" w:eastAsia="方正仿宋_GBK"/>
          <w:b w:val="0"/>
          <w:sz w:val="24"/>
        </w:rPr>
        <w:t>案例建立统一费用模型。主变按新购</w:t>
      </w:r>
      <w:del w:id="45" w:author="白日梦想家" w:date="2026-10-02T18:52:35Z">
        <w:r>
          <w:rPr>
            <w:rFonts w:ascii="Times New Roman" w:hAnsi="Times New Roman" w:eastAsia="方正仿宋_GBK"/>
            <w:b w:val="0"/>
            <w:sz w:val="24"/>
          </w:rPr>
          <w:delText>铭牌</w:delText>
        </w:r>
      </w:del>
      <w:r>
        <w:rPr>
          <w:rFonts w:ascii="Times New Roman" w:hAnsi="Times New Roman" w:eastAsia="方正仿宋_GBK"/>
          <w:b w:val="0"/>
          <w:sz w:val="24"/>
        </w:rPr>
        <w:t>容量计价，主变扩建按独立案例标定；线路按长度、敷设方式及开关数量构造工程费用；储能同时记录功率、能量与价格。将三类措施折算到同一评价期，避免仅凭单次投资比值决定规划方案。</w:t>
      </w:r>
    </w:p>
    <w:p w14:paraId="4FAE85B2">
      <w:pPr>
        <w:pStyle w:val="2"/>
        <w:widowControl/>
        <w:spacing w:before="0" w:after="0" w:line="300" w:lineRule="auto"/>
        <w:ind w:firstLine="480"/>
        <w:jc w:val="both"/>
      </w:pPr>
      <w:r>
        <w:rPr>
          <w:rFonts w:ascii="Times New Roman" w:hAnsi="Times New Roman" w:eastAsia="方正仿宋_GBK"/>
          <w:b w:val="0"/>
          <w:sz w:val="24"/>
        </w:rPr>
        <w:t>在此基础上，形成后续四年同初态、同措施集合的刚性和弹性路径，给出每年主变容量、采购措施、储能配置、正常负荷转接及费用。推荐容载比由这些实际决策计算得到，并满足正反向供电需求与供电安全要求。</w:t>
      </w:r>
    </w:p>
    <w:p w14:paraId="005AF330">
      <w:pPr>
        <w:pStyle w:val="2"/>
        <w:widowControl/>
        <w:spacing w:before="0" w:after="0" w:line="300" w:lineRule="auto"/>
        <w:ind w:firstLine="480"/>
        <w:jc w:val="both"/>
      </w:pPr>
      <w:r>
        <w:rPr>
          <w:rFonts w:ascii="Times New Roman" w:hAnsi="Times New Roman" w:eastAsia="方正仿宋_GBK"/>
          <w:b w:val="0"/>
          <w:sz w:val="24"/>
        </w:rPr>
        <w:t>最后，围绕主变与线路、主变与储能两个成本比例开展敏感性分析，结合源荷水平、峰段持续时间和年负荷平均增长率构造条件矩阵。通用矩阵按参数分档给出容载比推荐区间，具体工程措施在方案结果和配套工作簿中列示。</w:t>
      </w:r>
    </w:p>
    <w:p w14:paraId="74331503">
      <w:pPr>
        <w:pStyle w:val="5"/>
        <w:keepNext/>
        <w:numPr>
          <w:ilvl w:val="0"/>
          <w:numId w:val="0"/>
        </w:numPr>
        <w:spacing w:before="160" w:after="120" w:line="360" w:lineRule="auto"/>
        <w:ind w:firstLine="0"/>
      </w:pPr>
      <w:bookmarkStart w:id="19" w:name="主要研究内容"/>
      <w:r>
        <w:rPr>
          <w:rFonts w:ascii="Times New Roman" w:hAnsi="Times New Roman" w:eastAsia="方正仿宋_GBK"/>
          <w:b/>
          <w:sz w:val="26"/>
        </w:rPr>
        <w:t>1.4.2 主要研究内容</w:t>
      </w:r>
      <w:bookmarkEnd w:id="19"/>
    </w:p>
    <w:p w14:paraId="2231E4F9">
      <w:pPr>
        <w:widowControl/>
        <w:spacing w:before="0" w:after="0" w:line="300" w:lineRule="auto"/>
        <w:ind w:firstLine="480"/>
        <w:jc w:val="both"/>
      </w:pPr>
      <w:r>
        <w:rPr>
          <w:rFonts w:ascii="Times New Roman" w:hAnsi="Times New Roman" w:eastAsia="方正仿宋_GBK"/>
          <w:b w:val="0"/>
          <w:sz w:val="24"/>
        </w:rPr>
        <w:t>现状分析以区县年度容量和负荷表为基础，核对邳州和市区的110 kV统计范围；结合设备台账及站级时序分析正反向净负荷、绝对峰值、峰段持续时间和主变负载率。分布式光伏月度装机与典型出力曲线用于估计发电量，并分别核定用户负荷与电量分母。</w:t>
      </w:r>
    </w:p>
    <w:p w14:paraId="6CD2EA1D">
      <w:pPr>
        <w:pStyle w:val="2"/>
        <w:widowControl/>
        <w:spacing w:before="0" w:after="0" w:line="300" w:lineRule="auto"/>
        <w:ind w:firstLine="480"/>
        <w:jc w:val="both"/>
      </w:pPr>
      <w:r>
        <w:rPr>
          <w:rFonts w:ascii="Times New Roman" w:hAnsi="Times New Roman" w:eastAsia="方正仿宋_GBK"/>
          <w:b w:val="0"/>
          <w:sz w:val="24"/>
        </w:rPr>
        <w:t>工程费用研究以徐州主变扩建和</w:t>
      </w:r>
      <w:ins w:id="46" w:author="白日梦想家" w:date="2026-10-02T18:53:22Z">
        <w:r>
          <w:rPr>
            <w:rFonts w:hint="eastAsia"/>
            <w:b w:val="0"/>
            <w:sz w:val="24"/>
            <w:lang w:eastAsia="zh"/>
            <w:woUserID w:val="2"/>
          </w:rPr>
          <w:t>增容</w:t>
        </w:r>
      </w:ins>
      <w:del w:id="47" w:author="白日梦想家" w:date="2026-10-02T18:53:22Z">
        <w:r>
          <w:rPr>
            <w:rFonts w:ascii="Times New Roman" w:hAnsi="Times New Roman" w:eastAsia="方正仿宋_GBK"/>
            <w:b w:val="0"/>
            <w:sz w:val="24"/>
          </w:rPr>
          <w:delText>替换</w:delText>
        </w:r>
      </w:del>
      <w:r>
        <w:rPr>
          <w:rFonts w:ascii="Times New Roman" w:hAnsi="Times New Roman" w:eastAsia="方正仿宋_GBK"/>
          <w:b w:val="0"/>
          <w:sz w:val="24"/>
        </w:rPr>
        <w:t>工程为主要价格依据，采用</w:t>
      </w:r>
      <w:ins w:id="48" w:author="白日梦想家" w:date="2026-10-02T18:53:40Z">
        <w:r>
          <w:rPr>
            <w:rFonts w:hint="eastAsia"/>
            <w:b w:val="0"/>
            <w:sz w:val="24"/>
            <w:lang w:eastAsia="zh"/>
            <w:woUserID w:val="2"/>
          </w:rPr>
          <w:t>市场</w:t>
        </w:r>
      </w:ins>
      <w:ins w:id="49" w:author="白日梦想家" w:date="2026-10-02T18:53:41Z">
        <w:r>
          <w:rPr>
            <w:rFonts w:hint="eastAsia"/>
            <w:b w:val="0"/>
            <w:sz w:val="24"/>
            <w:lang w:eastAsia="zh"/>
            <w:woUserID w:val="2"/>
          </w:rPr>
          <w:t>公开</w:t>
        </w:r>
      </w:ins>
      <w:ins w:id="50" w:author="白日梦想家" w:date="2026-10-02T18:53:58Z">
        <w:r>
          <w:rPr>
            <w:rFonts w:hint="eastAsia"/>
            <w:b w:val="0"/>
            <w:sz w:val="24"/>
            <w:lang w:eastAsia="zh"/>
            <w:woUserID w:val="2"/>
          </w:rPr>
          <w:t>中标价格</w:t>
        </w:r>
      </w:ins>
      <w:del w:id="51" w:author="白日梦想家" w:date="2026-10-02T18:53:39Z">
        <w:r>
          <w:rPr>
            <w:rFonts w:ascii="Times New Roman" w:hAnsi="Times New Roman" w:eastAsia="方正仿宋_GBK"/>
            <w:b w:val="0"/>
            <w:sz w:val="24"/>
          </w:rPr>
          <w:delText>采购案例</w:delText>
        </w:r>
      </w:del>
      <w:r>
        <w:rPr>
          <w:rFonts w:ascii="Times New Roman" w:hAnsi="Times New Roman" w:eastAsia="方正仿宋_GBK"/>
          <w:b w:val="0"/>
          <w:sz w:val="24"/>
        </w:rPr>
        <w:t>标定储能，采用公开规划造价形成线路参考情景。研究明确案例规模、包含工程内容与价格适用范围，给出成本系数的计算式。成本比例按可比的有效MW口径构造，并同时说明各措施在功能上的差异。</w:t>
      </w:r>
    </w:p>
    <w:p w14:paraId="52DE1149">
      <w:pPr>
        <w:pStyle w:val="2"/>
        <w:widowControl/>
        <w:spacing w:before="0" w:after="0" w:line="300" w:lineRule="auto"/>
        <w:ind w:firstLine="480"/>
        <w:jc w:val="both"/>
      </w:pPr>
      <w:r>
        <w:rPr>
          <w:rFonts w:ascii="Times New Roman" w:hAnsi="Times New Roman" w:eastAsia="方正仿宋_GBK"/>
          <w:b w:val="0"/>
          <w:sz w:val="24"/>
        </w:rPr>
        <w:t>规划采用混合整数线性优化。主变</w:t>
      </w:r>
      <w:commentRangeStart w:id="4"/>
      <w:r>
        <w:rPr>
          <w:rFonts w:ascii="Times New Roman" w:hAnsi="Times New Roman" w:eastAsia="方正仿宋_GBK"/>
          <w:b w:val="0"/>
          <w:sz w:val="24"/>
        </w:rPr>
        <w:t>离散规格</w:t>
      </w:r>
      <w:commentRangeEnd w:id="4"/>
      <w:r>
        <w:rPr>
          <w:woUserID w:val="2"/>
        </w:rPr>
        <w:commentReference w:id="4"/>
      </w:r>
      <w:r>
        <w:rPr>
          <w:rFonts w:ascii="Times New Roman" w:hAnsi="Times New Roman" w:eastAsia="方正仿宋_GBK"/>
          <w:b w:val="0"/>
          <w:sz w:val="24"/>
        </w:rPr>
        <w:t>、扩建主变及联络线投运状态、储能柜数为整数决策；站间正常转接功率为连续决策。以新增措施全寿命费用现值最小为主要目标，在共同技术约束下确定设备配置、建设时点和站间负荷转接量。</w:t>
      </w:r>
    </w:p>
    <w:p w14:paraId="19646CF8">
      <w:pPr>
        <w:pStyle w:val="2"/>
        <w:widowControl/>
        <w:spacing w:before="0" w:after="0" w:line="300" w:lineRule="auto"/>
        <w:ind w:firstLine="480"/>
        <w:jc w:val="both"/>
      </w:pPr>
      <w:r>
        <w:rPr>
          <w:rFonts w:ascii="Times New Roman" w:hAnsi="Times New Roman" w:eastAsia="方正仿宋_GBK"/>
          <w:b w:val="0"/>
          <w:sz w:val="24"/>
        </w:rPr>
        <w:t>方案分析结合区域年度容量与逐站建设安排，说明主变、储能和联络对容量配置及全寿命费用的影响。</w:t>
      </w:r>
    </w:p>
    <w:p w14:paraId="5C0A1C79">
      <w:pPr>
        <w:pStyle w:val="2"/>
        <w:widowControl/>
        <w:spacing w:before="0" w:after="0" w:line="300" w:lineRule="auto"/>
        <w:ind w:firstLine="480"/>
        <w:jc w:val="both"/>
      </w:pPr>
      <w:r>
        <w:rPr>
          <w:rFonts w:ascii="Times New Roman" w:hAnsi="Times New Roman" w:eastAsia="方正仿宋_GBK"/>
          <w:b w:val="0"/>
          <w:sz w:val="24"/>
        </w:rPr>
        <w:t>参数研究在两类</w:t>
      </w:r>
      <w:commentRangeStart w:id="5"/>
      <w:r>
        <w:rPr>
          <w:rFonts w:ascii="Times New Roman" w:hAnsi="Times New Roman" w:eastAsia="方正仿宋_GBK"/>
          <w:b w:val="0"/>
          <w:sz w:val="24"/>
        </w:rPr>
        <w:t>一般站群</w:t>
      </w:r>
      <w:commentRangeEnd w:id="5"/>
      <w:r>
        <w:rPr>
          <w:woUserID w:val="2"/>
        </w:rPr>
        <w:commentReference w:id="5"/>
      </w:r>
      <w:r>
        <w:rPr>
          <w:rFonts w:ascii="Times New Roman" w:hAnsi="Times New Roman" w:eastAsia="方正仿宋_GBK"/>
          <w:b w:val="0"/>
          <w:sz w:val="24"/>
        </w:rPr>
        <w:t>中拓展装机渗透率、年负荷平均增长率、峰段持续时间及两个成本比，求解12600组目标年静态方案，按参数分档形成通用容载比推荐区间。</w:t>
      </w:r>
    </w:p>
    <w:p w14:paraId="7B2AC3BE">
      <w:pPr>
        <w:pStyle w:val="4"/>
        <w:keepNext/>
        <w:numPr>
          <w:ilvl w:val="0"/>
          <w:numId w:val="0"/>
        </w:numPr>
        <w:spacing w:before="160" w:after="120" w:line="360" w:lineRule="auto"/>
        <w:ind w:firstLine="0"/>
      </w:pPr>
      <w:bookmarkStart w:id="20" w:name="研究方法与技术路线"/>
      <w:bookmarkStart w:id="21" w:name="h57"/>
      <w:r>
        <w:rPr>
          <w:rFonts w:ascii="Times New Roman" w:hAnsi="Times New Roman" w:eastAsia="方正仿宋_GBK"/>
          <w:b/>
          <w:sz w:val="32"/>
        </w:rPr>
        <w:t>1.5 研究方法与技术路线</w:t>
      </w:r>
      <w:bookmarkEnd w:id="20"/>
      <w:bookmarkEnd w:id="21"/>
    </w:p>
    <w:p w14:paraId="28795232">
      <w:pPr>
        <w:pStyle w:val="5"/>
        <w:keepNext/>
        <w:numPr>
          <w:ilvl w:val="0"/>
          <w:numId w:val="0"/>
        </w:numPr>
        <w:spacing w:before="160" w:after="120" w:line="360" w:lineRule="auto"/>
        <w:ind w:firstLine="0"/>
        <w:rPr>
          <w:del w:id="52" w:author="白日梦想家" w:date="2026-10-02T18:56:41Z"/>
        </w:rPr>
      </w:pPr>
      <w:bookmarkStart w:id="22" w:name="原始资料核对与指标计算"/>
      <w:commentRangeStart w:id="6"/>
      <w:r>
        <w:rPr>
          <w:rFonts w:ascii="Times New Roman" w:hAnsi="Times New Roman" w:eastAsia="方正仿宋_GBK"/>
          <w:b/>
          <w:sz w:val="26"/>
        </w:rPr>
        <w:t>1.5.1 原始资料核对与指标计算</w:t>
      </w:r>
      <w:bookmarkEnd w:id="22"/>
    </w:p>
    <w:p w14:paraId="3A3F0094">
      <w:pPr>
        <w:pStyle w:val="5"/>
        <w:keepNext/>
        <w:widowControl/>
        <w:numPr>
          <w:ilvl w:val="0"/>
          <w:numId w:val="0"/>
        </w:numPr>
        <w:spacing w:before="160" w:after="120" w:line="360" w:lineRule="auto"/>
        <w:ind w:firstLine="0"/>
        <w:pPrChange w:id="53" w:author="白日梦想家" w:date="2026-10-02T18:56:41Z">
          <w:pPr>
            <w:widowControl/>
            <w:spacing w:before="0" w:after="0" w:line="300" w:lineRule="auto"/>
            <w:ind w:firstLine="480"/>
            <w:jc w:val="both"/>
          </w:pPr>
        </w:pPrChange>
      </w:pPr>
      <w:del w:id="54" w:author="白日梦想家" w:date="2026-10-02T18:56:32Z">
        <w:r>
          <w:rPr>
            <w:rFonts w:ascii="Times New Roman" w:hAnsi="Times New Roman" w:eastAsia="方正仿宋_GBK"/>
            <w:b w:val="0"/>
            <w:sz w:val="24"/>
          </w:rPr>
          <w:delText>对年度容量、负荷及月度光伏装机，先统一万千伏安、万千瓦与MVA、MW的换算，再核对电压等级和区县范围</w:delText>
        </w:r>
      </w:del>
      <w:del w:id="55" w:author="白日梦想家" w:date="2026-10-02T18:56:34Z">
        <w:r>
          <w:rPr>
            <w:rFonts w:ascii="Times New Roman" w:hAnsi="Times New Roman" w:eastAsia="方正仿宋_GBK"/>
            <w:b w:val="0"/>
            <w:sz w:val="24"/>
          </w:rPr>
          <w:delText>。</w:delText>
        </w:r>
      </w:del>
      <w:del w:id="56" w:author="白日梦想家" w:date="2026-10-02T18:56:40Z">
        <w:r>
          <w:rPr>
            <w:rFonts w:ascii="Times New Roman" w:hAnsi="Times New Roman" w:eastAsia="方正仿宋_GBK"/>
            <w:b w:val="0"/>
            <w:sz w:val="24"/>
          </w:rPr>
          <w:delText>对逐时负荷，将受电记为正、反送记为负，保留缺失小时和异常表头的处理记录。资料处理的目的在于明确每个计算量由哪些原始列形成，避免经过多次加工后失去统计含义。</w:delText>
        </w:r>
      </w:del>
    </w:p>
    <w:p w14:paraId="025CC8FD">
      <w:pPr>
        <w:pStyle w:val="2"/>
        <w:widowControl/>
        <w:spacing w:before="0" w:after="0" w:line="300" w:lineRule="auto"/>
        <w:ind w:firstLine="480"/>
        <w:jc w:val="both"/>
      </w:pPr>
      <w:del w:id="57" w:author="白日梦想家" w:date="2026-10-02T18:57:54Z">
        <w:r>
          <w:rPr>
            <w:rFonts w:ascii="Times New Roman" w:hAnsi="Times New Roman" w:eastAsia="方正仿宋_GBK"/>
            <w:b w:val="0"/>
            <w:sz w:val="24"/>
          </w:rPr>
          <w:delText>指标分为区域统计量和站级运行量。区域容载比、分布式电源装机渗透率与分布式电源电量渗透率分别使用自己的分母；</w:delText>
        </w:r>
      </w:del>
      <w:r>
        <w:rPr>
          <w:rFonts w:ascii="Times New Roman" w:hAnsi="Times New Roman" w:eastAsia="方正仿宋_GBK"/>
          <w:b w:val="0"/>
          <w:sz w:val="24"/>
        </w:rPr>
        <w:t>站级最大负载率及净负荷最大绝对值反映设备压力，95%峰值持续时间反映尖峰能量需求。</w:t>
      </w:r>
      <w:commentRangeStart w:id="7"/>
      <w:r>
        <w:rPr>
          <w:rFonts w:ascii="Times New Roman" w:hAnsi="Times New Roman" w:eastAsia="方正仿宋_GBK"/>
          <w:b w:val="0"/>
          <w:sz w:val="24"/>
        </w:rPr>
        <w:t>年度同比增长率采用四个年度的1∶2∶3∶4权重平滑</w:t>
      </w:r>
      <w:commentRangeEnd w:id="7"/>
      <w:r>
        <w:rPr>
          <w:woUserID w:val="2"/>
        </w:rPr>
        <w:commentReference w:id="7"/>
      </w:r>
      <w:r>
        <w:rPr>
          <w:rFonts w:ascii="Times New Roman" w:hAnsi="Times New Roman" w:eastAsia="方正仿宋_GBK"/>
          <w:b w:val="0"/>
          <w:sz w:val="24"/>
        </w:rPr>
        <w:t>，权重用于提高近年信息的影响程度，属于本研究方法。</w:t>
      </w:r>
      <w:commentRangeEnd w:id="6"/>
      <w:r>
        <w:rPr>
          <w:woUserID w:val="2"/>
        </w:rPr>
        <w:commentReference w:id="6"/>
      </w:r>
    </w:p>
    <w:p w14:paraId="654FDBDA">
      <w:pPr>
        <w:pStyle w:val="5"/>
        <w:keepNext/>
        <w:numPr>
          <w:ilvl w:val="0"/>
          <w:numId w:val="0"/>
        </w:numPr>
        <w:spacing w:before="160" w:after="120" w:line="360" w:lineRule="auto"/>
        <w:ind w:firstLine="0"/>
      </w:pPr>
      <w:bookmarkStart w:id="23" w:name="工程单位费用计算与联合寻优"/>
      <w:r>
        <w:rPr>
          <w:rFonts w:ascii="Times New Roman" w:hAnsi="Times New Roman" w:eastAsia="方正仿宋_GBK"/>
          <w:b/>
          <w:sz w:val="26"/>
        </w:rPr>
        <w:t>1.5.2 工程单位费用计算与联合寻优</w:t>
      </w:r>
      <w:bookmarkEnd w:id="23"/>
    </w:p>
    <w:p w14:paraId="37101343">
      <w:pPr>
        <w:widowControl/>
        <w:spacing w:before="0" w:after="0" w:line="300" w:lineRule="auto"/>
        <w:ind w:firstLine="480"/>
        <w:jc w:val="both"/>
      </w:pPr>
      <w:r>
        <w:rPr>
          <w:rFonts w:ascii="Times New Roman" w:hAnsi="Times New Roman" w:eastAsia="方正仿宋_GBK"/>
          <w:b w:val="0"/>
          <w:sz w:val="24"/>
        </w:rPr>
        <w:t>工程案例先按建设内容分类，再构造目标函数系数。</w:t>
      </w:r>
      <w:del w:id="58" w:author="白日梦想家" w:date="2026-10-02T19:00:04Z">
        <w:r>
          <w:rPr>
            <w:rFonts w:ascii="Times New Roman" w:hAnsi="Times New Roman" w:eastAsia="方正仿宋_GBK"/>
            <w:b w:val="0"/>
            <w:sz w:val="24"/>
          </w:rPr>
          <w:delText>替换</w:delText>
        </w:r>
      </w:del>
      <w:r>
        <w:rPr>
          <w:rFonts w:ascii="Times New Roman" w:hAnsi="Times New Roman" w:eastAsia="方正仿宋_GBK"/>
          <w:b w:val="0"/>
          <w:sz w:val="24"/>
        </w:rPr>
        <w:t>主变</w:t>
      </w:r>
      <w:ins w:id="59" w:author="白日梦想家" w:date="2026-10-02T19:00:15Z">
        <w:r>
          <w:rPr>
            <w:rFonts w:hint="eastAsia"/>
            <w:b w:val="0"/>
            <w:sz w:val="24"/>
            <w:lang w:eastAsia="zh"/>
            <w:woUserID w:val="2"/>
          </w:rPr>
          <w:t>增容</w:t>
        </w:r>
      </w:ins>
      <w:r>
        <w:rPr>
          <w:rFonts w:ascii="Times New Roman" w:hAnsi="Times New Roman" w:eastAsia="方正仿宋_GBK"/>
          <w:b w:val="0"/>
          <w:sz w:val="24"/>
        </w:rPr>
        <w:t>工程的静态总投资按采购容量加权，主变扩建工程按相同建设规模取案例均值。线路与储能按明确的长度或成套容量折算，案例价格超过原规模使用时标明外推假定。费用以2021年末现值计算，使不同投运年份和寿命更新可以共同比较。</w:t>
      </w:r>
    </w:p>
    <w:p w14:paraId="56A77D00">
      <w:pPr>
        <w:pStyle w:val="2"/>
        <w:widowControl/>
        <w:spacing w:before="0" w:after="0" w:line="300" w:lineRule="auto"/>
        <w:ind w:firstLine="480"/>
        <w:jc w:val="both"/>
      </w:pPr>
      <w:r>
        <w:rPr>
          <w:rFonts w:ascii="Times New Roman" w:hAnsi="Times New Roman" w:eastAsia="方正仿宋_GBK"/>
          <w:b w:val="0"/>
          <w:sz w:val="24"/>
        </w:rPr>
        <w:t>在联合寻优中，年度容载比约束与</w:t>
      </w:r>
      <w:commentRangeStart w:id="8"/>
      <w:r>
        <w:rPr>
          <w:rFonts w:ascii="Times New Roman" w:hAnsi="Times New Roman" w:eastAsia="方正仿宋_GBK"/>
          <w:b w:val="0"/>
          <w:sz w:val="24"/>
        </w:rPr>
        <w:t>站级技术约束</w:t>
      </w:r>
      <w:commentRangeEnd w:id="8"/>
      <w:r>
        <w:rPr>
          <w:woUserID w:val="2"/>
        </w:rPr>
        <w:commentReference w:id="8"/>
      </w:r>
      <w:r>
        <w:rPr>
          <w:rFonts w:ascii="Times New Roman" w:hAnsi="Times New Roman" w:eastAsia="方正仿宋_GBK"/>
          <w:b w:val="0"/>
          <w:sz w:val="24"/>
        </w:rPr>
        <w:t>同时进入模型。区县内部转接改变</w:t>
      </w:r>
      <w:ins w:id="60" w:author="白日梦想家" w:date="2026-10-02T19:01:18Z">
        <w:r>
          <w:rPr>
            <w:rFonts w:hint="eastAsia"/>
            <w:b w:val="0"/>
            <w:sz w:val="24"/>
            <w:lang w:eastAsia="zh"/>
            <w:woUserID w:val="2"/>
          </w:rPr>
          <w:t>变电站</w:t>
        </w:r>
      </w:ins>
      <w:del w:id="61" w:author="白日梦想家" w:date="2026-10-02T19:01:15Z">
        <w:r>
          <w:rPr>
            <w:rFonts w:ascii="Times New Roman" w:hAnsi="Times New Roman" w:eastAsia="方正仿宋_GBK"/>
            <w:b w:val="0"/>
            <w:sz w:val="24"/>
          </w:rPr>
          <w:delText>站级</w:delText>
        </w:r>
      </w:del>
      <w:r>
        <w:rPr>
          <w:rFonts w:ascii="Times New Roman" w:hAnsi="Times New Roman" w:eastAsia="方正仿宋_GBK"/>
          <w:b w:val="0"/>
          <w:sz w:val="24"/>
        </w:rPr>
        <w:t>负荷分配而保持区域</w:t>
      </w:r>
      <w:ins w:id="62" w:author="白日梦想家" w:date="2026-10-02T19:01:31Z">
        <w:r>
          <w:rPr>
            <w:rFonts w:hint="eastAsia"/>
            <w:b w:val="0"/>
            <w:sz w:val="24"/>
            <w:lang w:eastAsia="zh"/>
            <w:woUserID w:val="2"/>
          </w:rPr>
          <w:t>供电</w:t>
        </w:r>
      </w:ins>
      <w:ins w:id="63" w:author="白日梦想家" w:date="2026-10-02T19:01:32Z">
        <w:r>
          <w:rPr>
            <w:rFonts w:hint="eastAsia"/>
            <w:b w:val="0"/>
            <w:sz w:val="24"/>
            <w:lang w:eastAsia="zh"/>
            <w:woUserID w:val="2"/>
          </w:rPr>
          <w:t>可靠性</w:t>
        </w:r>
      </w:ins>
      <w:del w:id="64" w:author="白日梦想家" w:date="2026-10-02T19:01:29Z">
        <w:r>
          <w:rPr>
            <w:rFonts w:ascii="Times New Roman" w:hAnsi="Times New Roman" w:eastAsia="方正仿宋_GBK"/>
            <w:b w:val="0"/>
            <w:sz w:val="24"/>
          </w:rPr>
          <w:delText>总任务守恒</w:delText>
        </w:r>
      </w:del>
      <w:r>
        <w:rPr>
          <w:rFonts w:ascii="Times New Roman" w:hAnsi="Times New Roman" w:eastAsia="方正仿宋_GBK"/>
          <w:b w:val="0"/>
          <w:sz w:val="24"/>
        </w:rPr>
        <w:t>；反向压力按电源原归属保守处理，负荷转出后的潜在反送压力同步校核。模型同时求解邳州和市区各自的刚性、弹性规划方案，保留本研究设定的地区间和方案间指标条件。</w:t>
      </w:r>
    </w:p>
    <w:p w14:paraId="07A3A5AD">
      <w:pPr>
        <w:pStyle w:val="2"/>
        <w:widowControl/>
        <w:spacing w:before="0" w:after="0" w:line="300" w:lineRule="auto"/>
        <w:ind w:firstLine="480"/>
        <w:jc w:val="both"/>
      </w:pPr>
      <w:r>
        <w:rPr>
          <w:rFonts w:ascii="Times New Roman" w:hAnsi="Times New Roman" w:eastAsia="方正仿宋_GBK"/>
          <w:b w:val="0"/>
          <w:sz w:val="24"/>
        </w:rPr>
        <w:t>求解以全寿命费用最小为主要目标，在相同规划起点和技术条件下，比较主变增容、储能配置与10 kV联络的建设组合及投运时点。各年设备规模和站间负荷转接量共同满足容量、转供能力与</w:t>
      </w:r>
      <w:ins w:id="65" w:author="白日梦想家" w:date="2026-10-02T19:01:45Z">
        <w:r>
          <w:rPr>
            <w:rFonts w:hint="eastAsia"/>
            <w:b w:val="0"/>
            <w:sz w:val="24"/>
            <w:lang w:eastAsia="zh"/>
            <w:woUserID w:val="2"/>
          </w:rPr>
          <w:t>供电</w:t>
        </w:r>
      </w:ins>
      <w:ins w:id="66" w:author="白日梦想家" w:date="2026-10-02T19:01:46Z">
        <w:r>
          <w:rPr>
            <w:rFonts w:hint="eastAsia"/>
            <w:b w:val="0"/>
            <w:sz w:val="24"/>
            <w:lang w:eastAsia="zh"/>
            <w:woUserID w:val="2"/>
          </w:rPr>
          <w:t>可靠性</w:t>
        </w:r>
      </w:ins>
      <w:del w:id="67" w:author="白日梦想家" w:date="2026-10-02T19:01:44Z">
        <w:r>
          <w:rPr>
            <w:rFonts w:ascii="Times New Roman" w:hAnsi="Times New Roman" w:eastAsia="方正仿宋_GBK"/>
            <w:b w:val="0"/>
            <w:sz w:val="24"/>
          </w:rPr>
          <w:delText>负荷守恒</w:delText>
        </w:r>
      </w:del>
      <w:r>
        <w:rPr>
          <w:rFonts w:ascii="Times New Roman" w:hAnsi="Times New Roman" w:eastAsia="方正仿宋_GBK"/>
          <w:b w:val="0"/>
          <w:sz w:val="24"/>
        </w:rPr>
        <w:t>约束，据此形成刚性、弹性方案及推荐容载比。</w:t>
      </w:r>
    </w:p>
    <w:p w14:paraId="5D207140">
      <w:pPr>
        <w:pStyle w:val="5"/>
        <w:keepNext/>
        <w:numPr>
          <w:ilvl w:val="0"/>
          <w:numId w:val="0"/>
        </w:numPr>
        <w:spacing w:before="160" w:after="120" w:line="360" w:lineRule="auto"/>
        <w:ind w:firstLine="0"/>
      </w:pPr>
      <w:bookmarkStart w:id="24" w:name="条件矩阵与方案核查"/>
      <w:r>
        <w:rPr>
          <w:rFonts w:ascii="Times New Roman" w:hAnsi="Times New Roman" w:eastAsia="方正仿宋_GBK"/>
          <w:b/>
          <w:sz w:val="26"/>
        </w:rPr>
        <w:t>1.5.3 条件矩阵与方案核查</w:t>
      </w:r>
      <w:bookmarkEnd w:id="24"/>
    </w:p>
    <w:p w14:paraId="1580ED74">
      <w:pPr>
        <w:widowControl/>
        <w:spacing w:before="0" w:after="0" w:line="300" w:lineRule="auto"/>
        <w:ind w:firstLine="480"/>
        <w:jc w:val="both"/>
      </w:pPr>
      <w:r>
        <w:rPr>
          <w:rFonts w:ascii="Times New Roman" w:hAnsi="Times New Roman" w:eastAsia="方正仿宋_GBK"/>
          <w:b w:val="0"/>
          <w:sz w:val="24"/>
        </w:rPr>
        <w:t>推荐矩阵依据案例中的参数与配置关系建立一般站群，再进行目标年参数外推。源荷水平和分布式电源电量渗透率用于说明片区能源条件，峰值持续时间和增长率用于组织容量需求，两个成本比例用于改变措施经济关系。每个推荐区间由对应参数分档下的可行计算结果归纳，配套结果保存各计算点的容量、费用与约束校核。</w:t>
      </w:r>
    </w:p>
    <w:p w14:paraId="022724B9">
      <w:pPr>
        <w:pStyle w:val="2"/>
        <w:widowControl/>
        <w:spacing w:before="0" w:after="0" w:line="300" w:lineRule="auto"/>
        <w:ind w:firstLine="480"/>
        <w:jc w:val="both"/>
      </w:pPr>
      <w:r>
        <w:rPr>
          <w:rFonts w:ascii="Times New Roman" w:hAnsi="Times New Roman" w:eastAsia="方正仿宋_GBK"/>
          <w:b w:val="0"/>
          <w:sz w:val="24"/>
        </w:rPr>
        <w:t>核查包括原表换算和区县容量汇总，也检查年度资产不减、</w:t>
      </w:r>
      <w:ins w:id="68" w:author="白日梦想家" w:date="2026-10-02T19:02:09Z">
        <w:r>
          <w:rPr>
            <w:rFonts w:hint="eastAsia"/>
            <w:b w:val="0"/>
            <w:sz w:val="24"/>
            <w:lang w:eastAsia="zh"/>
            <w:woUserID w:val="2"/>
          </w:rPr>
          <w:t>供电</w:t>
        </w:r>
      </w:ins>
      <w:ins w:id="69" w:author="白日梦想家" w:date="2026-10-02T19:02:10Z">
        <w:r>
          <w:rPr>
            <w:rFonts w:hint="eastAsia"/>
            <w:b w:val="0"/>
            <w:sz w:val="24"/>
            <w:lang w:eastAsia="zh"/>
            <w:woUserID w:val="2"/>
          </w:rPr>
          <w:t>可靠性</w:t>
        </w:r>
      </w:ins>
      <w:del w:id="70" w:author="白日梦想家" w:date="2026-10-02T19:02:08Z">
        <w:r>
          <w:rPr>
            <w:rFonts w:ascii="Times New Roman" w:hAnsi="Times New Roman" w:eastAsia="方正仿宋_GBK"/>
            <w:b w:val="0"/>
            <w:sz w:val="24"/>
          </w:rPr>
          <w:delText>负荷转接守恒</w:delText>
        </w:r>
      </w:del>
      <w:r>
        <w:rPr>
          <w:rFonts w:ascii="Times New Roman" w:hAnsi="Times New Roman" w:eastAsia="方正仿宋_GBK"/>
          <w:b w:val="0"/>
          <w:sz w:val="24"/>
        </w:rPr>
        <w:t>及储能整数规模，</w:t>
      </w:r>
      <w:commentRangeStart w:id="9"/>
      <w:r>
        <w:rPr>
          <w:rFonts w:ascii="Times New Roman" w:hAnsi="Times New Roman" w:eastAsia="方正仿宋_GBK"/>
          <w:b w:val="0"/>
          <w:sz w:val="24"/>
        </w:rPr>
        <w:t>并复算正反向容量和</w:t>
      </w:r>
      <w:del w:id="71" w:author="白日梦想家" w:date="2026-10-02T19:08:03Z">
        <w:r>
          <w:rPr>
            <w:rFonts w:ascii="Times New Roman" w:hAnsi="Times New Roman" w:eastAsia="方正仿宋_GBK"/>
            <w:b w:val="0"/>
            <w:sz w:val="24"/>
          </w:rPr>
          <w:delText>单台</w:delText>
        </w:r>
      </w:del>
      <w:r>
        <w:rPr>
          <w:rFonts w:ascii="Times New Roman" w:hAnsi="Times New Roman" w:eastAsia="方正仿宋_GBK"/>
          <w:b w:val="0"/>
          <w:sz w:val="24"/>
        </w:rPr>
        <w:t>主变</w:t>
      </w:r>
      <w:ins w:id="72" w:author="白日梦想家" w:date="2026-10-02T19:08:04Z">
        <w:r>
          <w:rPr>
            <w:rFonts w:hint="eastAsia"/>
            <w:b w:val="0"/>
            <w:sz w:val="24"/>
            <w:lang w:eastAsia="zh"/>
            <w:woUserID w:val="2"/>
          </w:rPr>
          <w:t>N-</w:t>
        </w:r>
      </w:ins>
      <w:ins w:id="73" w:author="白日梦想家" w:date="2026-10-02T19:08:06Z">
        <w:r>
          <w:rPr>
            <w:rFonts w:hint="eastAsia"/>
            <w:b w:val="0"/>
            <w:sz w:val="24"/>
            <w:lang w:eastAsia="zh"/>
            <w:woUserID w:val="2"/>
          </w:rPr>
          <w:t>1</w:t>
        </w:r>
      </w:ins>
      <w:del w:id="74" w:author="白日梦想家" w:date="2026-10-02T19:08:06Z">
        <w:r>
          <w:rPr>
            <w:rFonts w:ascii="Times New Roman" w:hAnsi="Times New Roman" w:eastAsia="方正仿宋_GBK"/>
            <w:b w:val="0"/>
            <w:sz w:val="24"/>
          </w:rPr>
          <w:delText>退出容</w:delText>
        </w:r>
      </w:del>
      <w:del w:id="75" w:author="白日梦想家" w:date="2026-10-02T19:08:07Z">
        <w:r>
          <w:rPr>
            <w:rFonts w:ascii="Times New Roman" w:hAnsi="Times New Roman" w:eastAsia="方正仿宋_GBK"/>
            <w:b w:val="0"/>
            <w:sz w:val="24"/>
          </w:rPr>
          <w:delText>量</w:delText>
        </w:r>
        <w:commentRangeEnd w:id="9"/>
      </w:del>
      <w:r>
        <w:rPr>
          <w:woUserID w:val="2"/>
        </w:rPr>
        <w:commentReference w:id="9"/>
      </w:r>
      <w:r>
        <w:rPr>
          <w:rFonts w:ascii="Times New Roman" w:hAnsi="Times New Roman" w:eastAsia="方正仿宋_GBK"/>
          <w:b w:val="0"/>
          <w:sz w:val="24"/>
        </w:rPr>
        <w:t>。费用另按购置与投运事件重建现金流复算。通用外推核对目标年的相同容量、转供</w:t>
      </w:r>
      <w:del w:id="76" w:author="白日梦想家" w:date="2026-10-02T19:03:12Z">
        <w:r>
          <w:rPr>
            <w:rFonts w:ascii="Times New Roman" w:hAnsi="Times New Roman" w:eastAsia="方正仿宋_GBK"/>
            <w:b w:val="0"/>
            <w:sz w:val="24"/>
          </w:rPr>
          <w:delText>与守恒关系</w:delText>
        </w:r>
      </w:del>
      <w:r>
        <w:rPr>
          <w:rFonts w:ascii="Times New Roman" w:hAnsi="Times New Roman" w:eastAsia="方正仿宋_GBK"/>
          <w:b w:val="0"/>
          <w:sz w:val="24"/>
        </w:rPr>
        <w:t>，各参数组合分别进行整数寻优。</w:t>
      </w:r>
    </w:p>
    <w:p w14:paraId="302792EF">
      <w:pPr>
        <w:pStyle w:val="2"/>
        <w:widowControl/>
        <w:spacing w:before="0" w:after="0" w:line="300" w:lineRule="auto"/>
        <w:ind w:firstLine="480"/>
        <w:jc w:val="both"/>
      </w:pPr>
      <w:r>
        <w:rPr>
          <w:rFonts w:ascii="Times New Roman" w:hAnsi="Times New Roman" w:eastAsia="方正仿宋_GBK"/>
          <w:b w:val="0"/>
          <w:sz w:val="24"/>
        </w:rPr>
        <w:t>本报告按六章组织。第二章梳理与本项目有关的研究方法和导则；第三章分析徐州典型地区资料及运行特征；第四章建立工程费用模型；第五章说明目标函数、寻优过程、年度措施和条件矩阵，并将案例验证纳入方案分析；第六章给出研究结论和规划应用建议。计算工作簿与核验记录作为配套交付保存，正文不设附录。</w:t>
      </w:r>
    </w:p>
    <w:p w14:paraId="2F10C1CF">
      <w:pPr>
        <w:pStyle w:val="5"/>
        <w:keepNext/>
        <w:numPr>
          <w:ilvl w:val="0"/>
          <w:numId w:val="0"/>
        </w:numPr>
        <w:spacing w:before="160" w:after="120" w:line="360" w:lineRule="auto"/>
        <w:ind w:firstLine="0"/>
      </w:pPr>
      <w:bookmarkStart w:id="25" w:name="计算流程与成果衔接"/>
      <w:r>
        <w:rPr>
          <w:rFonts w:ascii="Times New Roman" w:hAnsi="Times New Roman" w:eastAsia="方正仿宋_GBK"/>
          <w:b/>
          <w:sz w:val="26"/>
        </w:rPr>
        <w:t>1.5.4 计算流程与成果衔接</w:t>
      </w:r>
      <w:bookmarkEnd w:id="25"/>
    </w:p>
    <w:p w14:paraId="4EEE4314">
      <w:pPr>
        <w:widowControl/>
        <w:spacing w:before="0" w:after="0" w:line="300" w:lineRule="auto"/>
        <w:ind w:firstLine="480"/>
        <w:jc w:val="both"/>
      </w:pPr>
      <w:r>
        <w:rPr>
          <w:rFonts w:ascii="Times New Roman" w:hAnsi="Times New Roman" w:eastAsia="方正仿宋_GBK"/>
          <w:b w:val="0"/>
          <w:sz w:val="24"/>
        </w:rPr>
        <w:t>计算流程以核定统计范围和共同初态为起点，将运行任务与工程费用分别构造后，进入同一逐年优化模型。求解结果经设备状态、容量余量及现金流复核，再形成对应条件下的推荐矩阵。技术路线见图1-1；各环节采用第三章至第五章列明的输入、算式和约束，避免图表分析与规划计算使用不同数据。</w:t>
      </w:r>
    </w:p>
    <w:p w14:paraId="7E8DC0ED">
      <w:pPr>
        <w:pStyle w:val="2"/>
        <w:keepNext/>
        <w:spacing w:before="120" w:after="0" w:line="240" w:lineRule="auto"/>
        <w:ind w:firstLine="0"/>
        <w:jc w:val="center"/>
      </w:pPr>
      <w:r>
        <w:drawing>
          <wp:inline distT="0" distB="0" distL="114300" distR="114300">
            <wp:extent cx="5120640" cy="4138930"/>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12"/>
                    <a:stretch>
                      <a:fillRect/>
                    </a:stretch>
                  </pic:blipFill>
                  <pic:spPr>
                    <a:xfrm>
                      <a:off x="0" y="0"/>
                      <a:ext cx="5120640" cy="4138946"/>
                    </a:xfrm>
                    <a:prstGeom prst="rect">
                      <a:avLst/>
                    </a:prstGeom>
                    <a:noFill/>
                    <a:ln w="9525">
                      <a:noFill/>
                    </a:ln>
                  </pic:spPr>
                </pic:pic>
              </a:graphicData>
            </a:graphic>
          </wp:inline>
        </w:drawing>
      </w:r>
    </w:p>
    <w:p w14:paraId="6DFD6FE9">
      <w:pPr>
        <w:pStyle w:val="2"/>
        <w:spacing w:before="60" w:after="120" w:line="300" w:lineRule="auto"/>
        <w:ind w:firstLine="0"/>
        <w:jc w:val="center"/>
      </w:pPr>
      <w:r>
        <w:rPr>
          <w:rFonts w:ascii="Times New Roman" w:hAnsi="Times New Roman" w:eastAsia="宋体"/>
          <w:b w:val="0"/>
          <w:sz w:val="21"/>
        </w:rPr>
        <w:t>图1-1 逐年规划计算与推荐矩阵形成过程</w:t>
      </w:r>
    </w:p>
    <w:p w14:paraId="6FC8307D">
      <w:pPr>
        <w:pStyle w:val="4"/>
        <w:keepNext/>
        <w:numPr>
          <w:ilvl w:val="0"/>
          <w:numId w:val="0"/>
        </w:numPr>
        <w:spacing w:before="160" w:after="120" w:line="360" w:lineRule="auto"/>
        <w:ind w:firstLine="0"/>
      </w:pPr>
      <w:bookmarkStart w:id="26" w:name="h73"/>
      <w:bookmarkStart w:id="27" w:name="研究成果及应用"/>
      <w:r>
        <w:rPr>
          <w:rFonts w:ascii="Times New Roman" w:hAnsi="Times New Roman" w:eastAsia="方正仿宋_GBK"/>
          <w:b/>
          <w:sz w:val="32"/>
        </w:rPr>
        <w:t>1.6 研究成果及应用</w:t>
      </w:r>
      <w:bookmarkEnd w:id="26"/>
      <w:bookmarkEnd w:id="27"/>
    </w:p>
    <w:p w14:paraId="56C64C2F">
      <w:pPr>
        <w:widowControl/>
        <w:spacing w:before="0" w:after="0" w:line="300" w:lineRule="auto"/>
        <w:ind w:firstLine="480"/>
        <w:jc w:val="both"/>
      </w:pPr>
      <w:r>
        <w:rPr>
          <w:rFonts w:ascii="Times New Roman" w:hAnsi="Times New Roman" w:eastAsia="方正仿宋_GBK"/>
          <w:b w:val="0"/>
          <w:sz w:val="24"/>
        </w:rPr>
        <w:t>本研究形成邳州、市区的刚性与弹性四年规划方案，给出年度主变容量、采购规模、储能配置、负荷转接及全寿命费用。通用推荐矩阵仅列参数条件与容载比区间，逐点设备配置和计算记录保存在配套工作簿中。</w:t>
      </w:r>
    </w:p>
    <w:p w14:paraId="632D2489">
      <w:pPr>
        <w:pStyle w:val="2"/>
        <w:widowControl/>
        <w:spacing w:before="0" w:after="0" w:line="300" w:lineRule="auto"/>
        <w:ind w:firstLine="480"/>
        <w:jc w:val="both"/>
      </w:pPr>
      <w:r>
        <w:rPr>
          <w:rFonts w:ascii="Times New Roman" w:hAnsi="Times New Roman" w:eastAsia="方正仿宋_GBK"/>
          <w:b w:val="0"/>
          <w:sz w:val="24"/>
        </w:rPr>
        <w:t>规划应用先核定实际在役资产、年网供最大负荷和站间转供能力，依据源荷水平、负荷增长与峰段持续时间选择比选范围，再以本地工程价格开展增容、配储和10 kV联络联合寻优。工程设计阶段继续校核实际线路、电压、保护及储能连续运行条件。</w:t>
      </w:r>
    </w:p>
    <w:p w14:paraId="30701633">
      <w:pPr>
        <w:pStyle w:val="3"/>
        <w:keepNext/>
        <w:pageBreakBefore/>
        <w:numPr>
          <w:ilvl w:val="0"/>
          <w:numId w:val="0"/>
        </w:numPr>
        <w:spacing w:before="0" w:after="120" w:line="360" w:lineRule="auto"/>
        <w:ind w:firstLine="0"/>
      </w:pPr>
      <w:bookmarkStart w:id="28" w:name="第二章-国内外研究现状"/>
      <w:bookmarkStart w:id="29" w:name="h76"/>
      <w:r>
        <w:rPr>
          <w:rFonts w:ascii="Times New Roman" w:hAnsi="Times New Roman" w:eastAsia="方正仿宋_GBK"/>
          <w:b/>
          <w:sz w:val="36"/>
        </w:rPr>
        <w:t>第二章 国内外研究现状</w:t>
      </w:r>
      <w:bookmarkEnd w:id="28"/>
      <w:bookmarkEnd w:id="29"/>
    </w:p>
    <w:p w14:paraId="5FD8C2A2">
      <w:pPr>
        <w:widowControl/>
        <w:spacing w:before="0" w:after="0" w:line="300" w:lineRule="auto"/>
        <w:ind w:firstLine="480"/>
        <w:jc w:val="both"/>
      </w:pPr>
      <w:r>
        <w:rPr>
          <w:rFonts w:ascii="Times New Roman" w:hAnsi="Times New Roman" w:eastAsia="方正仿宋_GBK"/>
          <w:b w:val="0"/>
          <w:sz w:val="24"/>
        </w:rPr>
        <w:t>国内外相关研究围绕分布式电源承载力与源荷运行特征，以及灵活资源协同配置、工程费用与规划评价展开。容载比研究关注容量储备及供电结构，承载力研究关注电源接入的运行约束，两者共同为高渗透率地区容量规划提供依据。</w:t>
      </w:r>
    </w:p>
    <w:p w14:paraId="047A2A50">
      <w:pPr>
        <w:pStyle w:val="2"/>
        <w:widowControl/>
        <w:spacing w:before="0" w:after="0" w:line="300" w:lineRule="auto"/>
        <w:ind w:firstLine="480"/>
        <w:jc w:val="both"/>
      </w:pPr>
      <w:r>
        <w:rPr>
          <w:rFonts w:ascii="Times New Roman" w:hAnsi="Times New Roman" w:eastAsia="方正仿宋_GBK"/>
          <w:b w:val="0"/>
          <w:sz w:val="24"/>
        </w:rPr>
        <w:t>本章以与110 kV区域容量规划直接相关的问题组织文献分析。对国外研究，关注分布式电源接入能力、净负荷变化与灵活资源替代网架扩建的条件；对国内研究，重点讨论容载比、下级网络供电能力及分层规划的联系。研究方法的适用性随数据条件和规划尺度变化，本项目采用与现有资料相匹配的静态容量模型。</w:t>
      </w:r>
    </w:p>
    <w:p w14:paraId="1F4CAB09">
      <w:pPr>
        <w:pStyle w:val="4"/>
        <w:keepNext/>
        <w:numPr>
          <w:ilvl w:val="0"/>
          <w:numId w:val="0"/>
        </w:numPr>
        <w:spacing w:before="160" w:after="120" w:line="360" w:lineRule="auto"/>
        <w:ind w:firstLine="0"/>
      </w:pPr>
      <w:bookmarkStart w:id="30" w:name="h79"/>
      <w:bookmarkStart w:id="31" w:name="国外研究现状"/>
      <w:r>
        <w:rPr>
          <w:rFonts w:ascii="Times New Roman" w:hAnsi="Times New Roman" w:eastAsia="方正仿宋_GBK"/>
          <w:b/>
          <w:sz w:val="32"/>
        </w:rPr>
        <w:t>2.1 国外研究现状</w:t>
      </w:r>
      <w:bookmarkEnd w:id="30"/>
      <w:bookmarkEnd w:id="31"/>
    </w:p>
    <w:p w14:paraId="0C432427">
      <w:pPr>
        <w:pStyle w:val="5"/>
        <w:keepNext/>
        <w:numPr>
          <w:ilvl w:val="0"/>
          <w:numId w:val="0"/>
        </w:numPr>
        <w:spacing w:before="160" w:after="120" w:line="360" w:lineRule="auto"/>
        <w:ind w:firstLine="0"/>
      </w:pPr>
      <w:bookmarkStart w:id="32" w:name="分布式电源承载力评估"/>
      <w:r>
        <w:rPr>
          <w:rFonts w:ascii="Times New Roman" w:hAnsi="Times New Roman" w:eastAsia="方正仿宋_GBK"/>
          <w:b/>
          <w:sz w:val="26"/>
        </w:rPr>
        <w:t>2.1.1 分布式电源承载力评估</w:t>
      </w:r>
      <w:bookmarkEnd w:id="32"/>
    </w:p>
    <w:p w14:paraId="189B558B">
      <w:pPr>
        <w:widowControl/>
        <w:spacing w:before="0" w:after="0" w:line="300" w:lineRule="auto"/>
        <w:ind w:firstLine="480"/>
        <w:jc w:val="both"/>
      </w:pPr>
      <w:r>
        <w:rPr>
          <w:rFonts w:ascii="Times New Roman" w:hAnsi="Times New Roman" w:eastAsia="方正仿宋_GBK"/>
          <w:b w:val="0"/>
          <w:sz w:val="24"/>
        </w:rPr>
        <w:t>承载力评估从确定性运行断面分析逐步拓展到源荷不确定性、主动管理及动态评估。不同方法分别考虑电压、设备容量和风险约束，为高渗透率下的容量校核提供依据。在不确定性建模方面，Lin 等提出两阶段 PV 承载力计算模型，先以鲁棒优化刻画源荷不确定性分析最劣场景，再构建计及主动管理的混合整数二阶锥（MISOC）模型，算例分析表明，负荷降低及光伏出力提高可能使接入约束趋紧；对受过电压限制的网络主动管理（无功、SVC）提升明显、对受最大传输功率限制的网络效果有限；网络重构可使薄弱支路网络承载力提升超过 50%（达原值约 150%）[20]。</w:t>
      </w:r>
    </w:p>
    <w:p w14:paraId="5320B85C">
      <w:pPr>
        <w:pStyle w:val="2"/>
        <w:widowControl/>
        <w:spacing w:before="0" w:after="0" w:line="300" w:lineRule="auto"/>
        <w:ind w:firstLine="480"/>
        <w:jc w:val="both"/>
      </w:pPr>
      <w:r>
        <w:rPr>
          <w:rFonts w:ascii="Times New Roman" w:hAnsi="Times New Roman" w:eastAsia="方正仿宋_GBK"/>
          <w:b w:val="0"/>
          <w:sz w:val="24"/>
        </w:rPr>
        <w:t>Chen 等进一步引入物理—数据双驱动的 WGAN-GP 场景生成（夜间辐照硬置零等物理约束）刻画源侧时序不确定性，以麻雀搜索算法寻优最大承载力，为承载力计算提供符合物理条件的出力场景[21]。</w:t>
      </w:r>
    </w:p>
    <w:p w14:paraId="53C2C2A0">
      <w:pPr>
        <w:pStyle w:val="2"/>
        <w:widowControl/>
        <w:spacing w:before="0" w:after="0" w:line="300" w:lineRule="auto"/>
        <w:ind w:firstLine="480"/>
        <w:jc w:val="both"/>
      </w:pPr>
      <w:r>
        <w:rPr>
          <w:rFonts w:ascii="Times New Roman" w:hAnsi="Times New Roman" w:eastAsia="方正仿宋_GBK"/>
          <w:b w:val="0"/>
          <w:sz w:val="24"/>
        </w:rPr>
        <w:t>Liu 等在 IEEE 33 节点上构建涵盖安全、可靠性、经济的多维风险指标体系，分别计算风险收益最优条件和给定风险阈值下的承载力：仅考虑安全风险时最优承载力 3.72 MW（渗透率 100%），综合风险阈值约束下渗透率上限可达 140%、最大承载力 5.20 MW，较仅安全风险提升 33.36%，超过 175% 渗透率后边际收益递减、风险非线性上升[22]。</w:t>
      </w:r>
    </w:p>
    <w:p w14:paraId="64358412">
      <w:pPr>
        <w:pStyle w:val="2"/>
        <w:widowControl/>
        <w:spacing w:before="0" w:after="0" w:line="300" w:lineRule="auto"/>
        <w:ind w:firstLine="480"/>
        <w:jc w:val="both"/>
      </w:pPr>
      <w:r>
        <w:rPr>
          <w:rFonts w:ascii="Times New Roman" w:hAnsi="Times New Roman" w:eastAsia="方正仿宋_GBK"/>
          <w:b w:val="0"/>
          <w:sz w:val="24"/>
        </w:rPr>
        <w:t>Shu 等则提出以静态电压稳定裕度（SVSM）为硬约束的动态承载力（DHC）闭环框架，通过集中—分布协同主动支撑，使动态承载力较被动场景提升约 20%～34%，说明主动支撑及稳定约束对接入能力的影响[23]。</w:t>
      </w:r>
    </w:p>
    <w:p w14:paraId="2FA6D01A">
      <w:pPr>
        <w:pStyle w:val="2"/>
        <w:widowControl/>
        <w:spacing w:before="0" w:after="0" w:line="300" w:lineRule="auto"/>
        <w:ind w:firstLine="480"/>
        <w:jc w:val="both"/>
      </w:pPr>
      <w:r>
        <w:rPr>
          <w:rFonts w:ascii="Times New Roman" w:hAnsi="Times New Roman" w:eastAsia="方正仿宋_GBK"/>
          <w:b w:val="0"/>
          <w:sz w:val="24"/>
        </w:rPr>
        <w:t>在机理层面，Majeed 等揭示反向潮流（PV 出力大于本地负荷时发生，多见于低峰荷区域）会抬升 LV/MV 电压、造成配变过载并加速绝缘老化、缩短变压器寿命[4]。</w:t>
      </w:r>
    </w:p>
    <w:p w14:paraId="08911704">
      <w:pPr>
        <w:pStyle w:val="5"/>
        <w:keepNext/>
        <w:numPr>
          <w:ilvl w:val="0"/>
          <w:numId w:val="0"/>
        </w:numPr>
        <w:spacing w:before="160" w:after="120" w:line="360" w:lineRule="auto"/>
        <w:ind w:firstLine="0"/>
      </w:pPr>
      <w:bookmarkStart w:id="33" w:name="高渗透率运行特征与反向潮流"/>
      <w:r>
        <w:rPr>
          <w:rFonts w:ascii="Times New Roman" w:hAnsi="Times New Roman" w:eastAsia="方正仿宋_GBK"/>
          <w:b/>
          <w:sz w:val="26"/>
        </w:rPr>
        <w:t>2.1.2 高渗透率运行特征与反向潮流</w:t>
      </w:r>
      <w:bookmarkEnd w:id="33"/>
    </w:p>
    <w:p w14:paraId="1EB30348">
      <w:pPr>
        <w:widowControl/>
        <w:spacing w:before="0" w:after="0" w:line="300" w:lineRule="auto"/>
        <w:ind w:firstLine="480"/>
        <w:jc w:val="both"/>
      </w:pPr>
      <w:r>
        <w:rPr>
          <w:rFonts w:ascii="Times New Roman" w:hAnsi="Times New Roman" w:eastAsia="方正仿宋_GBK"/>
          <w:b w:val="0"/>
          <w:sz w:val="24"/>
        </w:rPr>
        <w:t>高渗透率对运行特征的影响集中体现为净负荷曲线重塑与反向潮流引致的电压、热与寿命问题。在净负荷形态上，Hou 等提出概率鸭子曲线（PDC）与概率爬坡曲线（PRC），以 copula 与相依离散卷积建模光伏与负荷的相依不确定性，并以青海高光伏情景开展算例分析：净负荷需求谷由凌晨移至正午（14:00 期望约 6000 MW、不确定带宽超 8000 MW），最坏场景净负荷谷不足 2000 MW（近 80% 负荷由 PV 供给，但该场景概率小于 1%）[3]。</w:t>
      </w:r>
    </w:p>
    <w:p w14:paraId="706A7D4D">
      <w:pPr>
        <w:pStyle w:val="2"/>
        <w:widowControl/>
        <w:spacing w:before="0" w:after="0" w:line="300" w:lineRule="auto"/>
        <w:ind w:firstLine="480"/>
        <w:jc w:val="both"/>
      </w:pPr>
      <w:r>
        <w:rPr>
          <w:rFonts w:ascii="Times New Roman" w:hAnsi="Times New Roman" w:eastAsia="方正仿宋_GBK"/>
          <w:b w:val="0"/>
          <w:sz w:val="24"/>
        </w:rPr>
        <w:t>Haider 等表明分布式柔性资源（柔性负荷、电池）的分布式协调可将主网机组爬坡需求最多降低 23%，为以灵活资源平抑净负荷爬坡提供依据[24]。</w:t>
      </w:r>
    </w:p>
    <w:p w14:paraId="633C7600">
      <w:pPr>
        <w:pStyle w:val="2"/>
        <w:widowControl/>
        <w:spacing w:before="0" w:after="0" w:line="300" w:lineRule="auto"/>
        <w:ind w:firstLine="480"/>
        <w:jc w:val="both"/>
      </w:pPr>
      <w:r>
        <w:rPr>
          <w:rFonts w:ascii="Times New Roman" w:hAnsi="Times New Roman" w:eastAsia="方正仿宋_GBK"/>
          <w:b w:val="0"/>
          <w:sz w:val="24"/>
        </w:rPr>
        <w:t>在反向潮流引致的电压问题上，Xie 等结合主网与配网线路参数差异建立过电压计算方法，并验证抑制策略可使反向潮流引起的过电压由高于额定约 10% 降至 1.50%[25]；Ghorbansarvi 等以模型预测控制（MPC）联合管理母线电压与配变温度、最小化弃光，通过协调控制推迟配变过载的发生[26]。</w:t>
      </w:r>
    </w:p>
    <w:p w14:paraId="262CF313">
      <w:pPr>
        <w:pStyle w:val="2"/>
        <w:widowControl/>
        <w:spacing w:before="0" w:after="0" w:line="300" w:lineRule="auto"/>
        <w:ind w:firstLine="480"/>
        <w:jc w:val="both"/>
      </w:pPr>
      <w:r>
        <w:rPr>
          <w:rFonts w:ascii="Times New Roman" w:hAnsi="Times New Roman" w:eastAsia="方正仿宋_GBK"/>
          <w:b w:val="0"/>
          <w:sz w:val="24"/>
        </w:rPr>
        <w:t>综述性研究则归纳出 PV 有功削减、OLTC、配网重构、多柔性资源协调四类电压越限治理手段，并指出现有协调控制普遍忽视调节时序与经济性、低压建模过度简化，有待进一步统筹调节时序与经济性[27]。</w:t>
      </w:r>
    </w:p>
    <w:p w14:paraId="7231D9A3">
      <w:pPr>
        <w:pStyle w:val="5"/>
        <w:keepNext/>
        <w:numPr>
          <w:ilvl w:val="0"/>
          <w:numId w:val="0"/>
        </w:numPr>
        <w:spacing w:before="160" w:after="120" w:line="360" w:lineRule="auto"/>
        <w:ind w:firstLine="0"/>
      </w:pPr>
      <w:bookmarkStart w:id="34" w:name="灵活资源与网络协同配置"/>
      <w:r>
        <w:rPr>
          <w:rFonts w:ascii="Times New Roman" w:hAnsi="Times New Roman" w:eastAsia="方正仿宋_GBK"/>
          <w:b/>
          <w:sz w:val="26"/>
        </w:rPr>
        <w:t>2.1.3 灵活资源与网络协同配置</w:t>
      </w:r>
      <w:bookmarkEnd w:id="34"/>
    </w:p>
    <w:p w14:paraId="6AA2F44B">
      <w:pPr>
        <w:widowControl/>
        <w:spacing w:before="0" w:after="0" w:line="300" w:lineRule="auto"/>
        <w:ind w:firstLine="480"/>
        <w:jc w:val="both"/>
      </w:pPr>
      <w:r>
        <w:rPr>
          <w:rFonts w:ascii="Times New Roman" w:hAnsi="Times New Roman" w:eastAsia="方正仿宋_GBK"/>
          <w:b w:val="0"/>
          <w:sz w:val="24"/>
        </w:rPr>
        <w:t>灵活资源研究关注储能、可调负荷及柔性互联对接入能力和容量需求的影响，并将相关方案与电网增容开展经济比较。在接入能力分析方面，Nair 等以确定性迭代、两阶段随机 MISOCP 与蒙特卡洛三法对比，表明动态资源协调可使 IEEE 123 馈线 PV 承载力由 48% 提升至 83%（两阶段随机规划达 98%），可行域体积扩大逾 22 倍，并指出动态方案波动性更高、临界性排序为电池＞热泵＞EV[28]；Wang 等（Nature Communications）提出基于智能软开关（SOP）的柔性配电网多资源动态协同规划，在风险小于 5% 内实现 100% 本地光伏消纳，且最优方案总成本较对照方案降低 6.70%～55.00%[29]。</w:t>
      </w:r>
    </w:p>
    <w:p w14:paraId="3274A158">
      <w:pPr>
        <w:pStyle w:val="2"/>
        <w:widowControl/>
        <w:spacing w:before="0" w:after="0" w:line="300" w:lineRule="auto"/>
        <w:ind w:firstLine="480"/>
        <w:jc w:val="both"/>
      </w:pPr>
      <w:r>
        <w:rPr>
          <w:rFonts w:ascii="Times New Roman" w:hAnsi="Times New Roman" w:eastAsia="方正仿宋_GBK"/>
          <w:b w:val="0"/>
          <w:sz w:val="24"/>
        </w:rPr>
        <w:t>在储能与电网增容的经济比较方面，多项研究给出特定算例条件下的经济阈值：Martínez 等基于西班牙真实 500 节点中压网得出，专用分布式电池储能（BESS）替代网架增容仅在年负荷增长率不超过 0.16% 时净现值为正，移动式储能仅在不超过 0.25% 时可行[9]；Holweger 等在 CIGRE 低压网上得到分布式柔性优于网架增强的盈亏平衡点位于 PV 占年用电量的 110%～145% 区间（廉价变压器约 110%、昂贵变压器约 145%），且变压器为承载瓶颈元件[30]；Matthiss 等分别比较初始投资和年化费用，发现按投资成本储能远低于网架增强，但折算为计入电池 10 年寿命的年成本后差距明显收窄[31]。</w:t>
      </w:r>
    </w:p>
    <w:p w14:paraId="0045E234">
      <w:pPr>
        <w:pStyle w:val="2"/>
        <w:widowControl/>
        <w:spacing w:before="0" w:after="0" w:line="300" w:lineRule="auto"/>
        <w:ind w:firstLine="480"/>
        <w:jc w:val="both"/>
      </w:pPr>
      <w:r>
        <w:rPr>
          <w:rFonts w:ascii="Times New Roman" w:hAnsi="Times New Roman" w:eastAsia="方正仿宋_GBK"/>
          <w:b w:val="0"/>
          <w:sz w:val="24"/>
        </w:rPr>
        <w:t>在储能定容方面，Xu 等以两阶段启发式优化最小化储能 LCC（投资+更换+运维+处置，含锂电容量衰减寿命模型），算例显示合理定容可使节点平均年化成本下降约 47%[10]；Wu 等以两阶段分布鲁棒优化并嵌入并网点短路电流约束做 PV+储能联合规划，较传统方法 PV 可装容量提升约 60%、电压偏差降低 16.70%，且“联合规划”优于“先 PV 后储能”[32]。</w:t>
      </w:r>
    </w:p>
    <w:p w14:paraId="6ED54985">
      <w:pPr>
        <w:pStyle w:val="2"/>
        <w:widowControl/>
        <w:spacing w:before="0" w:after="0" w:line="300" w:lineRule="auto"/>
        <w:ind w:firstLine="480"/>
        <w:jc w:val="both"/>
      </w:pPr>
      <w:r>
        <w:rPr>
          <w:rFonts w:ascii="Times New Roman" w:hAnsi="Times New Roman" w:eastAsia="方正仿宋_GBK"/>
          <w:b w:val="0"/>
          <w:sz w:val="24"/>
        </w:rPr>
        <w:t>此外，Zhang 等表明随 PV 渗透由 9% 升至 99%，配电系统供电恢复量较基准提升 26.85%～45.21%，但 99% 相对 81% 的边际收益已不显著（拐点约 81% 渗透率），且其孤岛恢复方案采用构网型光伏与储能[33]。</w:t>
      </w:r>
    </w:p>
    <w:p w14:paraId="41F38972">
      <w:pPr>
        <w:pStyle w:val="2"/>
        <w:widowControl/>
        <w:spacing w:before="0" w:after="0" w:line="300" w:lineRule="auto"/>
        <w:ind w:firstLine="480"/>
        <w:jc w:val="both"/>
      </w:pPr>
      <w:r>
        <w:rPr>
          <w:rFonts w:ascii="Times New Roman" w:hAnsi="Times New Roman" w:eastAsia="方正仿宋_GBK"/>
          <w:b w:val="0"/>
          <w:sz w:val="24"/>
        </w:rPr>
        <w:t>面向高负荷密度与含可再生能源的变电容量优化，Huang 等以多元宇宙优化器同时优化主变容量与台数，算例表明，本地可再生能源供电可减少净负荷，并延缓主变建设[34]；Xu 等则从分时电价/需求侧响应改变负荷曲线的角度论证削峰可节省变电建设投资[35]，Nespoli 等给出无需历史数据量化柔性负荷经济价值的全局预测方法[36]。</w:t>
      </w:r>
    </w:p>
    <w:p w14:paraId="273EBE98">
      <w:pPr>
        <w:pStyle w:val="2"/>
        <w:widowControl/>
        <w:spacing w:before="0" w:after="0" w:line="300" w:lineRule="auto"/>
        <w:ind w:firstLine="480"/>
        <w:jc w:val="both"/>
      </w:pPr>
      <w:r>
        <w:rPr>
          <w:rFonts w:ascii="Times New Roman" w:hAnsi="Times New Roman" w:eastAsia="方正仿宋_GBK"/>
          <w:b w:val="0"/>
          <w:sz w:val="24"/>
        </w:rPr>
        <w:t>在源网荷储/柔性互联的国际期刊成果中，Zhu等的多区域E-SOP协同规划可使年总成本降低约 14.90%、电压不平衡全部降至 2% 以内[37]，SOP+储能联合规划使供电能力提升 31.25%[38]，源—网—储协同随机规划以仅增成本 2.23% 换取大幅消纳提升[39]，Shi等通过源网荷储多主体演化博弈，分析收益分配对储能配置及主体协同的影响[40]。</w:t>
      </w:r>
    </w:p>
    <w:p w14:paraId="700B203C">
      <w:pPr>
        <w:pStyle w:val="5"/>
        <w:keepNext/>
        <w:numPr>
          <w:ilvl w:val="0"/>
          <w:numId w:val="0"/>
        </w:numPr>
        <w:spacing w:before="160" w:after="120" w:line="360" w:lineRule="auto"/>
        <w:ind w:firstLine="0"/>
      </w:pPr>
      <w:bookmarkStart w:id="35" w:name="规划费用与决策方法"/>
      <w:r>
        <w:rPr>
          <w:rFonts w:ascii="Times New Roman" w:hAnsi="Times New Roman" w:eastAsia="方正仿宋_GBK"/>
          <w:b/>
          <w:sz w:val="26"/>
        </w:rPr>
        <w:t>2.1.4 规划费用与决策方法</w:t>
      </w:r>
      <w:bookmarkEnd w:id="35"/>
    </w:p>
    <w:p w14:paraId="47FE2ADB">
      <w:pPr>
        <w:widowControl/>
        <w:spacing w:before="0" w:after="0" w:line="300" w:lineRule="auto"/>
        <w:ind w:firstLine="480"/>
        <w:jc w:val="both"/>
      </w:pPr>
      <w:r>
        <w:rPr>
          <w:rFonts w:ascii="Times New Roman" w:hAnsi="Times New Roman" w:eastAsia="方正仿宋_GBK"/>
          <w:b w:val="0"/>
          <w:sz w:val="24"/>
        </w:rPr>
        <w:t>在成本评价方面，Zeng 等基于全寿命周期成本（投资、运行、维护、故障）建立输电线路经济寿命区间法，并以改进 GM(1,1) 在小样本下预测成本、以区间法处理不确定性[12]；Zhu 等对 10 kV 三类线路建立显式包含投资、运维、故障与报废（discard）四部分的 LCC 模型，研究表明，高负载率下运维成本成为 LCC 最主要影响因素、三类线路 LCC 平衡点出现在第 7～8 年，为线路寿命和费用边界分析提供参考[13]。</w:t>
      </w:r>
    </w:p>
    <w:p w14:paraId="77833E1F">
      <w:pPr>
        <w:pStyle w:val="2"/>
        <w:widowControl/>
        <w:spacing w:before="0" w:after="0" w:line="300" w:lineRule="auto"/>
        <w:ind w:firstLine="480"/>
        <w:jc w:val="both"/>
      </w:pPr>
      <w:r>
        <w:rPr>
          <w:rFonts w:ascii="Times New Roman" w:hAnsi="Times New Roman" w:eastAsia="方正仿宋_GBK"/>
          <w:b w:val="0"/>
          <w:sz w:val="24"/>
        </w:rPr>
        <w:t>在多准则决策方面，相关成果采用组合赋权与排序模型开展方案评价：AHP-CRITIC 组合赋权叠加 GRA-TOPSIS 与累积前景理论用于电网规划方案适应性评价[41]；Fermatean 模糊 TOPSIS 配合 FAHP-熵权与 DEMATEL 因果分析处理专家评分不确定性[42]；最优最劣法（BWM）+ 反熵权 + 纳什博弈 + 马氏距离改进 TOPSIS 用于输电项目优选[43]；改进 AHP 叠加物元可拓评估实现效益分级[15]。多准则评价通过指标与权重表达方案差异，适用于技术可行方案的综合比较。</w:t>
      </w:r>
    </w:p>
    <w:p w14:paraId="178E70A4">
      <w:pPr>
        <w:pStyle w:val="4"/>
        <w:keepNext/>
        <w:numPr>
          <w:ilvl w:val="0"/>
          <w:numId w:val="0"/>
        </w:numPr>
        <w:spacing w:before="160" w:after="120" w:line="360" w:lineRule="auto"/>
        <w:ind w:firstLine="0"/>
      </w:pPr>
      <w:bookmarkStart w:id="36" w:name="国内研究现状"/>
      <w:bookmarkStart w:id="37" w:name="h101"/>
      <w:r>
        <w:rPr>
          <w:rFonts w:ascii="Times New Roman" w:hAnsi="Times New Roman" w:eastAsia="方正仿宋_GBK"/>
          <w:b/>
          <w:sz w:val="32"/>
        </w:rPr>
        <w:t>2.2 国内研究现状</w:t>
      </w:r>
      <w:bookmarkEnd w:id="36"/>
      <w:bookmarkEnd w:id="37"/>
    </w:p>
    <w:p w14:paraId="721C71E3">
      <w:pPr>
        <w:pStyle w:val="5"/>
        <w:keepNext/>
        <w:numPr>
          <w:ilvl w:val="0"/>
          <w:numId w:val="0"/>
        </w:numPr>
        <w:spacing w:before="160" w:after="120" w:line="360" w:lineRule="auto"/>
        <w:ind w:firstLine="0"/>
      </w:pPr>
      <w:bookmarkStart w:id="38" w:name="容载比与下级网络供电能力"/>
      <w:r>
        <w:rPr>
          <w:rFonts w:ascii="Times New Roman" w:hAnsi="Times New Roman" w:eastAsia="方正仿宋_GBK"/>
          <w:b/>
          <w:sz w:val="26"/>
        </w:rPr>
        <w:t>2.2.1 容载比与下级网络供电能力</w:t>
      </w:r>
      <w:bookmarkEnd w:id="38"/>
    </w:p>
    <w:p w14:paraId="3C768BC4">
      <w:pPr>
        <w:widowControl/>
        <w:spacing w:before="0" w:after="0" w:line="300" w:lineRule="auto"/>
        <w:ind w:firstLine="480"/>
        <w:jc w:val="both"/>
      </w:pPr>
      <w:r>
        <w:rPr>
          <w:rFonts w:ascii="Times New Roman" w:hAnsi="Times New Roman" w:eastAsia="方正仿宋_GBK"/>
          <w:b w:val="0"/>
          <w:sz w:val="24"/>
        </w:rPr>
        <w:t>容量配置需要兼顾供电安全与投资效率，国内研究逐步从单电压等级容量配置拓展到多电压等级协同规划，并进一步细化相关参数及评价方法。在最优容载比计算上，陈浩等较早建立含高、低压两电压等级变电站的最优容载比优化模型，以年综合费用最小为目标、用离散粒子群算法求解[44]；王凯亮等进一步以建设成本最小为目标统筹 220/110/10 kV 协同规划，用贝叶斯优化—遗传算法（BOA-GA）求解多电压等级容载比配比，证明长时间尺度下容载比配比与整体投资近似呈二次关系，规划方案较实际网架降低建设成本约 7.60%，并给出按负荷密度（以 10 MW·km⁻² 为界）与负荷增长率分档的差异化容载比推荐表[45]。</w:t>
      </w:r>
    </w:p>
    <w:p w14:paraId="400FA07A">
      <w:pPr>
        <w:pStyle w:val="2"/>
        <w:widowControl/>
        <w:spacing w:before="0" w:after="0" w:line="300" w:lineRule="auto"/>
        <w:ind w:firstLine="480"/>
        <w:jc w:val="both"/>
      </w:pPr>
      <w:r>
        <w:rPr>
          <w:rFonts w:ascii="Times New Roman" w:hAnsi="Times New Roman" w:eastAsia="方正仿宋_GBK"/>
          <w:b w:val="0"/>
          <w:sz w:val="24"/>
        </w:rPr>
        <w:t>在指标精细化上，刘文霞等针对导则容载比区间过宽、与可靠性脱钩的问题提出“容载比色带”，以理想值为基准的带状标尺可视化表达充裕性，以供电可靠性和发展阶段评价区域容量储备[46]；刘炜彬等则从负荷分散系数、储备系数、变压器安全运行率、平均功率因数四参数入手，用 BP 神经网络拟合负荷同时率、将 N-1 通过率纳入安全运行率，实现容载比精细化与差异化配置[47]。</w:t>
      </w:r>
    </w:p>
    <w:p w14:paraId="340B2E35">
      <w:pPr>
        <w:pStyle w:val="2"/>
        <w:widowControl/>
        <w:spacing w:before="0" w:after="0" w:line="300" w:lineRule="auto"/>
        <w:ind w:firstLine="480"/>
        <w:jc w:val="both"/>
      </w:pPr>
      <w:r>
        <w:rPr>
          <w:rFonts w:ascii="Times New Roman" w:hAnsi="Times New Roman" w:eastAsia="方正仿宋_GBK"/>
          <w:b w:val="0"/>
          <w:sz w:val="24"/>
        </w:rPr>
        <w:t>在最大供电能力方面，肖峻等以 TSC 理论（计及主变与下级网络转带、满足 N-1）量化容载比与下级网络强弱的关系，研究表明，网络转带能力增强后可降低相应变电容量储备需求：达到 TSC 时容载比理论范围约 1.10～2.00，常见城市配电网联络度 0.40～0.50 时对应容载比 1.50～1.60，其算例相较1.80～2.00的取值范围，可承接负荷增加约20%，并建议互联程度高的城市配电网容载比控制在 1.60 左右[8]；张锐等进一步以改进供电能力指标指导低压柔性互联装置规划，将设备容量与实际供电能力分别评价[48]；马雨欣、林凌雪提出面向精准规划的 TSC 评估方法并将分布式电源场景纳入供电能力计算[49]。</w:t>
      </w:r>
    </w:p>
    <w:p w14:paraId="39245DA5">
      <w:pPr>
        <w:pStyle w:val="5"/>
        <w:keepNext/>
        <w:numPr>
          <w:ilvl w:val="0"/>
          <w:numId w:val="0"/>
        </w:numPr>
        <w:spacing w:before="160" w:after="120" w:line="360" w:lineRule="auto"/>
        <w:ind w:firstLine="0"/>
      </w:pPr>
      <w:bookmarkStart w:id="39" w:name="分布式光伏承载力与安全经济评价"/>
      <w:r>
        <w:rPr>
          <w:rFonts w:ascii="Times New Roman" w:hAnsi="Times New Roman" w:eastAsia="方正仿宋_GBK"/>
          <w:b/>
          <w:sz w:val="26"/>
        </w:rPr>
        <w:t>2.2.2 分布式光伏承载力与安全经济评价</w:t>
      </w:r>
      <w:bookmarkEnd w:id="39"/>
    </w:p>
    <w:p w14:paraId="31812A52">
      <w:pPr>
        <w:widowControl/>
        <w:spacing w:before="0" w:after="0" w:line="300" w:lineRule="auto"/>
        <w:ind w:firstLine="480"/>
        <w:jc w:val="both"/>
      </w:pPr>
      <w:r>
        <w:rPr>
          <w:rFonts w:ascii="Times New Roman" w:hAnsi="Times New Roman" w:eastAsia="方正仿宋_GBK"/>
          <w:b w:val="0"/>
          <w:sz w:val="24"/>
        </w:rPr>
        <w:t>国内承载力研究同时开展多供电层级耦合、分层精细化及概率区间评估。多层级分析有助于识别接入限制出现的具体位置，概率与区间方法则反映源荷不确定性。在精细化评估上，王守相等提出“变电站—馈线—台区”多供电层级耦合的一体化评估，明确区分“消纳能力（运行角度，电力电量平衡）”与“接纳能力（规划角度，不越过载/电压/谐波约束）”，并指出单电压等级独立评估会使低压侧承载力估计过于乐观[50]。</w:t>
      </w:r>
    </w:p>
    <w:p w14:paraId="52AF51E3">
      <w:pPr>
        <w:pStyle w:val="2"/>
        <w:widowControl/>
        <w:spacing w:before="0" w:after="0" w:line="300" w:lineRule="auto"/>
        <w:ind w:firstLine="480"/>
        <w:jc w:val="both"/>
      </w:pPr>
      <w:r>
        <w:rPr>
          <w:rFonts w:ascii="Times New Roman" w:hAnsi="Times New Roman" w:eastAsia="方正仿宋_GBK"/>
          <w:b w:val="0"/>
          <w:sz w:val="24"/>
        </w:rPr>
        <w:t>在概率/区间评估上，王方敏等提出基于历史场景的分层分级概率评估，以反向负载率分级并将薄弱环节分为红/黄/蓝/绿四级，可按不同置信水平给出各供电区域光伏可新增容量（依据DL/T 2041开展评估）[51]；徐非非等提出计及不确定性的承载能力区间分析方法[52]；张伟等针对含储能与软开关的柔性配电网，以确定性模型刻画最乐观、双层鲁棒优化刻画最悲观，构成消纳能力区间，并验证随 E-SOP 端口容量增大区间整体抬升、宽度收窄（由 7.93～10.89 MW 升至 9.32～11.34 MW）[53]。</w:t>
      </w:r>
    </w:p>
    <w:p w14:paraId="74F44BC9">
      <w:pPr>
        <w:pStyle w:val="2"/>
        <w:widowControl/>
        <w:spacing w:before="0" w:after="0" w:line="300" w:lineRule="auto"/>
        <w:ind w:firstLine="480"/>
        <w:jc w:val="both"/>
      </w:pPr>
      <w:r>
        <w:rPr>
          <w:rFonts w:ascii="Times New Roman" w:hAnsi="Times New Roman" w:eastAsia="方正仿宋_GBK"/>
          <w:b w:val="0"/>
          <w:sz w:val="24"/>
        </w:rPr>
        <w:t>在安全经济承载力上，宋钰等构建兼顾安全与经济的分布式光伏承载力评估方法[54]，李敬如等研究主配协同条件下的安全经济承载力计算[55]，二者均强调“先满足电压、设备容量与运行安全约束，再比较扩网、储能与调节措施经济性”。</w:t>
      </w:r>
    </w:p>
    <w:p w14:paraId="346009B5">
      <w:pPr>
        <w:pStyle w:val="2"/>
        <w:widowControl/>
        <w:spacing w:before="0" w:after="0" w:line="300" w:lineRule="auto"/>
        <w:ind w:firstLine="480"/>
        <w:jc w:val="both"/>
      </w:pPr>
      <w:r>
        <w:rPr>
          <w:rFonts w:ascii="Times New Roman" w:hAnsi="Times New Roman" w:eastAsia="方正仿宋_GBK"/>
          <w:b w:val="0"/>
          <w:sz w:val="24"/>
        </w:rPr>
        <w:t>龚锐等则提出“综合承载力”概念，将运行状态评估结果折算为系数与接入容量相乘得“期望接入容量”，通过运行评价系数反映接入容量的质量差异[56]。</w:t>
      </w:r>
    </w:p>
    <w:p w14:paraId="591C7F9F">
      <w:pPr>
        <w:pStyle w:val="5"/>
        <w:keepNext/>
        <w:numPr>
          <w:ilvl w:val="0"/>
          <w:numId w:val="0"/>
        </w:numPr>
        <w:spacing w:before="160" w:after="120" w:line="360" w:lineRule="auto"/>
        <w:ind w:firstLine="0"/>
      </w:pPr>
      <w:bookmarkStart w:id="40" w:name="源荷运行特征与净负荷"/>
      <w:r>
        <w:rPr>
          <w:rFonts w:ascii="Times New Roman" w:hAnsi="Times New Roman" w:eastAsia="方正仿宋_GBK"/>
          <w:b/>
          <w:sz w:val="26"/>
        </w:rPr>
        <w:t>2.2.3 源荷运行特征与净负荷</w:t>
      </w:r>
      <w:bookmarkEnd w:id="40"/>
    </w:p>
    <w:p w14:paraId="3CF88B38">
      <w:pPr>
        <w:widowControl/>
        <w:spacing w:before="0" w:after="0" w:line="300" w:lineRule="auto"/>
        <w:ind w:firstLine="480"/>
        <w:jc w:val="both"/>
      </w:pPr>
      <w:r>
        <w:rPr>
          <w:rFonts w:ascii="Times New Roman" w:hAnsi="Times New Roman" w:eastAsia="方正仿宋_GBK"/>
          <w:b w:val="0"/>
          <w:sz w:val="24"/>
        </w:rPr>
        <w:t>运行特征研究为本项目的源荷分析提供方法和区域参照。曹炜等综述德国可再生能源法与英国伦敦“8·9”大停电经验，分析高比例新能源接入后向主网反向输送功率的现象，并提示防孤岛与频率保护设定的重要性[57]。</w:t>
      </w:r>
    </w:p>
    <w:p w14:paraId="14B3EE14">
      <w:pPr>
        <w:pStyle w:val="2"/>
        <w:widowControl/>
        <w:spacing w:before="0" w:after="0" w:line="300" w:lineRule="auto"/>
        <w:ind w:firstLine="480"/>
        <w:jc w:val="both"/>
      </w:pPr>
      <w:r>
        <w:rPr>
          <w:rFonts w:ascii="Times New Roman" w:hAnsi="Times New Roman" w:eastAsia="方正仿宋_GBK"/>
          <w:b w:val="0"/>
          <w:sz w:val="24"/>
        </w:rPr>
        <w:t>在区域负荷特征上，龚玺等基于 2016—2021 年江苏逐小时负荷与南京气象数据，得出江苏夏季日最大负荷与日最高气温相关性达 0.90、负荷随气温呈“V/U 型”，为分析江苏地区负荷与气温的关系提供参考[58]。</w:t>
      </w:r>
    </w:p>
    <w:p w14:paraId="02779976">
      <w:pPr>
        <w:pStyle w:val="2"/>
        <w:widowControl/>
        <w:spacing w:before="0" w:after="0" w:line="300" w:lineRule="auto"/>
        <w:ind w:firstLine="480"/>
        <w:jc w:val="both"/>
      </w:pPr>
      <w:r>
        <w:rPr>
          <w:rFonts w:ascii="Times New Roman" w:hAnsi="Times New Roman" w:eastAsia="方正仿宋_GBK"/>
          <w:b w:val="0"/>
          <w:sz w:val="24"/>
        </w:rPr>
        <w:t>在风险评估与控制上，梁志峰等构建主配网“安全（电压越限、断面重载）、平衡、消纳”风险评估指标体系并提出分层分区紧急切负荷策略[59]，吕达夫等以多场景源荷不确定性模型评估承载能力、得出“储能提升承载能力优于需求响应”[60]，刘克权等则以甘肃为例定性论证高比例新能源下“承载力不足/潮流反转/N-1 不满足/网架联络率低”的真实困境[61]。</w:t>
      </w:r>
    </w:p>
    <w:p w14:paraId="050BBEF9">
      <w:pPr>
        <w:pStyle w:val="5"/>
        <w:keepNext/>
        <w:numPr>
          <w:ilvl w:val="0"/>
          <w:numId w:val="0"/>
        </w:numPr>
        <w:spacing w:before="160" w:after="120" w:line="360" w:lineRule="auto"/>
        <w:ind w:firstLine="0"/>
      </w:pPr>
      <w:bookmarkStart w:id="41" w:name="源网荷储协同规划"/>
      <w:r>
        <w:rPr>
          <w:rFonts w:ascii="Times New Roman" w:hAnsi="Times New Roman" w:eastAsia="方正仿宋_GBK"/>
          <w:b/>
          <w:sz w:val="26"/>
        </w:rPr>
        <w:t>2.2.4 源网荷储协同规划</w:t>
      </w:r>
      <w:bookmarkEnd w:id="41"/>
    </w:p>
    <w:p w14:paraId="67C162CA">
      <w:pPr>
        <w:widowControl/>
        <w:spacing w:before="0" w:after="0" w:line="300" w:lineRule="auto"/>
        <w:ind w:firstLine="480"/>
        <w:jc w:val="both"/>
      </w:pPr>
      <w:r>
        <w:rPr>
          <w:rFonts w:ascii="Times New Roman" w:hAnsi="Times New Roman" w:eastAsia="方正仿宋_GBK"/>
          <w:b w:val="0"/>
          <w:sz w:val="24"/>
        </w:rPr>
        <w:t>国内源网荷储/柔性互联协同规划成果丰富，研究关注柔性互联及储能的联合配置对潮流、供电能力和投资的影响。综述类研究系统梳理了分布式光伏规模化并网关键技术[62]、主动配电网规划[63]与新型配电网分布式储能配置[64]。在 SOP/柔性互联协同上，贺春光等以混合整数二阶锥规划做多电压等级 SOP 协同规划，算例中年综合成本由 457.30 万元降至 357.70 万元、各节点电压维持在 [0.95,1.05]、缓解 220 kV 变电站潮流倒送[65]。在“源—网—储”联合扩展规划上，徐峰亮等提出三层扩展规划并定义净负荷适应率、净负荷波动率、线路负载裕度均衡性三个运行灵活性指标，其推荐方案在五种方案中总成本最低（1300.50 万元）、DG 渗透率最高（57.10%）[66]；乐健等以 Frank-Copula 刻画源荷时空相关、蒙特卡洛生成并削减典型场景，比较基准与差异化源网储方案的全寿命费用（25 节点方案 4 综合成本较方案 2 降约 44.90%）[67]。</w:t>
      </w:r>
    </w:p>
    <w:p w14:paraId="2E5B20CE">
      <w:pPr>
        <w:pStyle w:val="5"/>
        <w:keepNext/>
        <w:numPr>
          <w:ilvl w:val="0"/>
          <w:numId w:val="0"/>
        </w:numPr>
        <w:spacing w:before="160" w:after="120" w:line="360" w:lineRule="auto"/>
        <w:ind w:firstLine="0"/>
      </w:pPr>
      <w:bookmarkStart w:id="42" w:name="工程费用与评价方法"/>
      <w:r>
        <w:rPr>
          <w:rFonts w:ascii="Times New Roman" w:hAnsi="Times New Roman" w:eastAsia="方正仿宋_GBK"/>
          <w:b/>
          <w:sz w:val="26"/>
        </w:rPr>
        <w:t>2.2.5 工程费用与评价方法</w:t>
      </w:r>
      <w:bookmarkEnd w:id="42"/>
    </w:p>
    <w:p w14:paraId="2B232F61">
      <w:pPr>
        <w:widowControl/>
        <w:spacing w:before="0" w:after="0" w:line="300" w:lineRule="auto"/>
        <w:ind w:firstLine="480"/>
        <w:jc w:val="both"/>
      </w:pPr>
      <w:r>
        <w:rPr>
          <w:rFonts w:ascii="Times New Roman" w:hAnsi="Times New Roman" w:eastAsia="方正仿宋_GBK"/>
          <w:b w:val="0"/>
          <w:sz w:val="24"/>
        </w:rPr>
        <w:t>建设费用与设备寿命共同决定措施的经济性。在投资优选方面，张全等建立电网规划全生命周期投入产出效益评价体系，选取 6 类典型投资场景按“先项目重要性、后投入产出效益”排序，区分“刚性必选”（如区域供电能力提升、配用电升级）与“弹性排序”（如 220 kV 网架、灵活资源）项目，按工程功能和投入产出组织投资排序[68]；何凯等提出“全成本电价”（节点边际电价 + 单位负荷建设与运维成本）并以基态/N-1 态负荷率为安全指标、“收入成本比”为经济指标做方案优选，其算例含 110 kV、155 MW 负荷接入（基态线路负荷率达 84%～92%），包含高压配电网的工程比选[69]。</w:t>
      </w:r>
    </w:p>
    <w:p w14:paraId="36A6BB21">
      <w:pPr>
        <w:pStyle w:val="2"/>
        <w:widowControl/>
        <w:spacing w:before="0" w:after="0" w:line="300" w:lineRule="auto"/>
        <w:ind w:firstLine="480"/>
        <w:jc w:val="both"/>
      </w:pPr>
      <w:r>
        <w:rPr>
          <w:rFonts w:ascii="Times New Roman" w:hAnsi="Times New Roman" w:eastAsia="方正仿宋_GBK"/>
          <w:b w:val="0"/>
          <w:sz w:val="24"/>
        </w:rPr>
        <w:t>在造价参数化上，武小琳等以技术/组织/环境/造价四层因子构建 LM-CNN 模型预测输变电单位容量造价，平均精度达 97.87%、RMSE 7.38 元/(kV·A)，为工程造价的参数化分析提供参考[70]。</w:t>
      </w:r>
    </w:p>
    <w:p w14:paraId="447D3437">
      <w:pPr>
        <w:pStyle w:val="2"/>
        <w:widowControl/>
        <w:spacing w:before="0" w:after="0" w:line="300" w:lineRule="auto"/>
        <w:ind w:firstLine="480"/>
        <w:jc w:val="both"/>
      </w:pPr>
      <w:r>
        <w:rPr>
          <w:rFonts w:ascii="Times New Roman" w:hAnsi="Times New Roman" w:eastAsia="方正仿宋_GBK"/>
          <w:b w:val="0"/>
          <w:sz w:val="24"/>
        </w:rPr>
        <w:t>黄碧斌等辨识分布式光伏接入的成本（初投资、电网改造、维护、限电损失）与效益（降损、延缓投资、节能、环境），基于年度 8760 h 潮流分析比较电网改造和限电方案，并发现降损效益随渗透率呈U型变化：渗透率不高时降损、渗透率提高后反向潮流超过原正向潮流时损耗反而回升，不同规划情景年化综合成本最多相差近 40%[71]。评价时应结合研究目标统一费用范围和现金流时点。</w:t>
      </w:r>
    </w:p>
    <w:p w14:paraId="10537114">
      <w:pPr>
        <w:pStyle w:val="5"/>
        <w:keepNext/>
        <w:numPr>
          <w:ilvl w:val="0"/>
          <w:numId w:val="0"/>
        </w:numPr>
        <w:spacing w:before="160" w:after="120" w:line="360" w:lineRule="auto"/>
        <w:ind w:firstLine="0"/>
      </w:pPr>
      <w:bookmarkStart w:id="43" w:name="多准则评价与差异化投资"/>
      <w:r>
        <w:rPr>
          <w:rFonts w:ascii="Times New Roman" w:hAnsi="Times New Roman" w:eastAsia="方正仿宋_GBK"/>
          <w:b/>
          <w:sz w:val="26"/>
        </w:rPr>
        <w:t>2.2.6 多准则评价与差异化投资</w:t>
      </w:r>
      <w:bookmarkEnd w:id="43"/>
    </w:p>
    <w:p w14:paraId="36A6CCC0">
      <w:pPr>
        <w:widowControl/>
        <w:spacing w:before="0" w:after="0" w:line="300" w:lineRule="auto"/>
        <w:ind w:firstLine="480"/>
        <w:jc w:val="both"/>
      </w:pPr>
      <w:r>
        <w:rPr>
          <w:rFonts w:ascii="Times New Roman" w:hAnsi="Times New Roman" w:eastAsia="方正仿宋_GBK"/>
          <w:b w:val="0"/>
          <w:sz w:val="24"/>
        </w:rPr>
        <w:t>国内多准则评价常采用组合赋权与排序、分级方法，并根据项目功能设置评价准则。对关键安全要求，可通过否决条件约束方案选择。罗宁等以改进 AHP-CRITIC 组合赋权配合物元可拓评估对配电网做综合评价（贵州 9 市、33 项指标），直接将 110 kV 容载比纳入评价指标并给出四级分级阈值，用于区域电网分类和综合评价[16]。</w:t>
      </w:r>
    </w:p>
    <w:p w14:paraId="540D4663">
      <w:pPr>
        <w:pStyle w:val="2"/>
        <w:widowControl/>
        <w:spacing w:before="0" w:after="0" w:line="300" w:lineRule="auto"/>
        <w:ind w:firstLine="480"/>
        <w:jc w:val="both"/>
      </w:pPr>
      <w:r>
        <w:rPr>
          <w:rFonts w:ascii="Times New Roman" w:hAnsi="Times New Roman" w:eastAsia="方正仿宋_GBK"/>
          <w:b w:val="0"/>
          <w:sz w:val="24"/>
        </w:rPr>
        <w:t>程智余等以改进 ELECTRE 法做电网规划投资多准则融合决策，将项目分为“安全提升型”与“需求驱动型”，其“不可补偿、否决阈值”机制可用于剔除不满足关键要求的规划方案[17]；汪志才等的“考虑功能差异的输变电项目效益评价及投资优化”将不同项目的工程功能纳入评价[72]。</w:t>
      </w:r>
    </w:p>
    <w:p w14:paraId="43572D35">
      <w:pPr>
        <w:pStyle w:val="5"/>
        <w:keepNext/>
        <w:numPr>
          <w:ilvl w:val="0"/>
          <w:numId w:val="0"/>
        </w:numPr>
        <w:spacing w:before="160" w:after="120" w:line="360" w:lineRule="auto"/>
        <w:ind w:firstLine="0"/>
      </w:pPr>
      <w:bookmarkStart w:id="44" w:name="区域案例与分层规划"/>
      <w:r>
        <w:rPr>
          <w:rFonts w:ascii="Times New Roman" w:hAnsi="Times New Roman" w:eastAsia="方正仿宋_GBK"/>
          <w:b/>
          <w:sz w:val="26"/>
        </w:rPr>
        <w:t>2.2.7 区域案例与分层规划</w:t>
      </w:r>
      <w:bookmarkEnd w:id="44"/>
    </w:p>
    <w:p w14:paraId="38A07EDD">
      <w:pPr>
        <w:widowControl/>
        <w:spacing w:before="0" w:after="0" w:line="300" w:lineRule="auto"/>
        <w:ind w:firstLine="480"/>
        <w:jc w:val="both"/>
      </w:pPr>
      <w:r>
        <w:rPr>
          <w:rFonts w:ascii="Times New Roman" w:hAnsi="Times New Roman" w:eastAsia="方正仿宋_GBK"/>
          <w:b w:val="0"/>
          <w:sz w:val="24"/>
        </w:rPr>
        <w:t>区域案例将负荷预测、技术校核和工程投资结合起来。严小玉以江西兴国县为对象，构建“分电压层级消纳能力测算 + 多法负荷预测 + 分电压等级投资估算”的县域110 kV规划方法，给出丰小方式下光伏最大接入 149 MW、10 kV 及以下中压消纳能力约为总负荷的 20%～30%、“十三五”110 kV 及以下投资估算合计约 6.83 亿元（含基本/C 类/D 类三套方案对比），体现县域规划的资料组织与工程比选方法[73]。谢天祥等的研究提出以数据驱动的“三级弹性”规划：其以浙江绍兴某含 6 座变电站的网格为对象，构建变电站层—中压线路层—配变层“三级弹性”规划模型，使容载比由 1.86 降为 1.72（变电站层弹性度 0.93），对应节约主变 1 台/50 MVA、公用中压线路 13 条、配变 64 台/156 MVA，且不降低供电可靠性[74]。</w:t>
      </w:r>
    </w:p>
    <w:p w14:paraId="7B674F90">
      <w:pPr>
        <w:pStyle w:val="2"/>
        <w:widowControl/>
        <w:spacing w:before="0" w:after="0" w:line="300" w:lineRule="auto"/>
        <w:ind w:firstLine="480"/>
        <w:jc w:val="both"/>
      </w:pPr>
      <w:r>
        <w:rPr>
          <w:rFonts w:ascii="Times New Roman" w:hAnsi="Times New Roman" w:eastAsia="方正仿宋_GBK"/>
          <w:b w:val="0"/>
          <w:sz w:val="24"/>
        </w:rPr>
        <w:t>在渗透率/消纳测算上，陈璨等以二分法快速定位边界渗透率并以四指标“满意度距离”做承德实际系统的消纳方案择优[75]；孙东磊等以 ADMM + 二阶锥松弛做多层级配电网消纳空间分解测算，论证层间协调可提升总消纳空间（但其算例为 IEEE 6/7/9/10/12/15 合成测试系统，用于检验多层级协调方法）[76]。</w:t>
      </w:r>
    </w:p>
    <w:p w14:paraId="5042CBE3">
      <w:pPr>
        <w:pStyle w:val="2"/>
        <w:widowControl/>
        <w:spacing w:before="0" w:after="0" w:line="300" w:lineRule="auto"/>
        <w:ind w:firstLine="480"/>
        <w:jc w:val="both"/>
      </w:pPr>
      <w:r>
        <w:rPr>
          <w:rFonts w:ascii="Times New Roman" w:hAnsi="Times New Roman" w:eastAsia="方正仿宋_GBK"/>
          <w:b w:val="0"/>
          <w:sz w:val="24"/>
        </w:rPr>
        <w:t>金勇等以“功能单元”概念建立某城市 110 kV 高压配电网负荷转供分层优化模型，为分析负荷转供与变电容量储备的关系提供参考[77]。</w:t>
      </w:r>
    </w:p>
    <w:p w14:paraId="555EAC49">
      <w:pPr>
        <w:pStyle w:val="2"/>
        <w:widowControl/>
        <w:spacing w:before="0" w:after="0" w:line="300" w:lineRule="auto"/>
        <w:ind w:firstLine="480"/>
        <w:jc w:val="both"/>
      </w:pPr>
      <w:r>
        <w:rPr>
          <w:rFonts w:ascii="Times New Roman" w:hAnsi="Times New Roman" w:eastAsia="方正仿宋_GBK"/>
          <w:b w:val="0"/>
          <w:sz w:val="24"/>
        </w:rPr>
        <w:t>此外，Zhao 等以浙江嘉兴/平湖示范区构建“源—网—荷—储四侧”投资测算模型，显示电网侧投资在四侧中占比最大（约 2312 万美元），说明电网侧工程是综合投资的重要组成部分[78]。</w:t>
      </w:r>
    </w:p>
    <w:p w14:paraId="237DDF6F">
      <w:pPr>
        <w:pStyle w:val="5"/>
        <w:keepNext/>
        <w:numPr>
          <w:ilvl w:val="0"/>
          <w:numId w:val="0"/>
        </w:numPr>
        <w:spacing w:before="160" w:after="120" w:line="360" w:lineRule="auto"/>
        <w:ind w:firstLine="0"/>
      </w:pPr>
      <w:bookmarkStart w:id="45" w:name="政策与标准导向"/>
      <w:r>
        <w:rPr>
          <w:rFonts w:ascii="Times New Roman" w:hAnsi="Times New Roman" w:eastAsia="方正仿宋_GBK"/>
          <w:b/>
          <w:sz w:val="26"/>
        </w:rPr>
        <w:t>2.2.8 政策与标准导向</w:t>
      </w:r>
      <w:bookmarkEnd w:id="45"/>
    </w:p>
    <w:p w14:paraId="043C41B8">
      <w:pPr>
        <w:widowControl/>
        <w:spacing w:before="0" w:after="0" w:line="300" w:lineRule="auto"/>
        <w:ind w:firstLine="480"/>
        <w:jc w:val="both"/>
      </w:pPr>
      <w:r>
        <w:rPr>
          <w:rFonts w:ascii="Times New Roman" w:hAnsi="Times New Roman" w:eastAsia="方正仿宋_GBK"/>
          <w:b w:val="0"/>
          <w:sz w:val="24"/>
        </w:rPr>
        <w:t>DL/T 5729—2023《配电网规划设计技术导则》以负荷发展、供电安全和技术经济分析为基础确定容载比，并要求重视下级网络联络与转供能力[5]。DL/T 2041—2025《分布式电源接入电力系统承载力评估导则》规定系统级及设备级承载力计算、结果校核和可开放容量评估方法[11]。GB/T 45418—2025《配电网通用技术导则》为下级配电网技术分析提供补充依据[18]。《配电网规划设计技术导则（修订稿，2025年4月）》提出分布式电源装机渗透率和电量渗透率指标，用于判断源荷发展水平及反向容量校核需求[19]。</w:t>
      </w:r>
    </w:p>
    <w:p w14:paraId="04076E00">
      <w:pPr>
        <w:pStyle w:val="2"/>
        <w:widowControl/>
        <w:spacing w:before="0" w:after="0" w:line="300" w:lineRule="auto"/>
        <w:ind w:firstLine="480"/>
        <w:jc w:val="both"/>
      </w:pPr>
      <w:r>
        <w:rPr>
          <w:rFonts w:ascii="Times New Roman" w:hAnsi="Times New Roman" w:eastAsia="方正仿宋_GBK"/>
          <w:b w:val="0"/>
          <w:sz w:val="24"/>
        </w:rPr>
        <w:t>政策层面，发改能源〔2024〕187号提出完善配电网承载力评估，适应分布式新能源和多元负荷接入，推进源网荷储协同[6]。发改能源〔2025〕1360号提出分档设置新能源利用率目标，并完善综合评价体系[79]。发改能源规〔2025〕624号将办电服务和配套电网建设衔接，为建设时序提供政策要求[80]。相关政策强调根据地区条件组织规划和投资。</w:t>
      </w:r>
    </w:p>
    <w:p w14:paraId="1581CBA0">
      <w:pPr>
        <w:pStyle w:val="2"/>
        <w:widowControl/>
        <w:spacing w:before="0" w:after="0" w:line="300" w:lineRule="auto"/>
        <w:ind w:firstLine="480"/>
        <w:jc w:val="both"/>
      </w:pPr>
      <w:r>
        <w:rPr>
          <w:rFonts w:ascii="Times New Roman" w:hAnsi="Times New Roman" w:eastAsia="方正仿宋_GBK"/>
          <w:b w:val="0"/>
          <w:sz w:val="24"/>
        </w:rPr>
        <w:t>《加快构建新型电力系统行动方案（2024—2027年）》及《配电网高质量发展行动实施方案（2024—2027年）》提出配电网规划统筹、承载力提升及灵活资源应用任务[81][82]。《分布式光伏接入电网承载力及提升措施评估试点实施方案》与省级研究分析报告大纲规范了承载力测算和资料组织[83][84]。这些文件为片区源荷分析、容量校核和提升措施比较提供了工作依据。</w:t>
      </w:r>
    </w:p>
    <w:p w14:paraId="2C3AB8F5">
      <w:pPr>
        <w:pStyle w:val="5"/>
        <w:keepNext/>
        <w:numPr>
          <w:ilvl w:val="0"/>
          <w:numId w:val="0"/>
        </w:numPr>
        <w:spacing w:before="160" w:after="120" w:line="360" w:lineRule="auto"/>
        <w:ind w:firstLine="0"/>
      </w:pPr>
      <w:bookmarkStart w:id="46" w:name="国内研究小结"/>
      <w:r>
        <w:rPr>
          <w:rFonts w:ascii="Times New Roman" w:hAnsi="Times New Roman" w:eastAsia="方正仿宋_GBK"/>
          <w:b/>
          <w:sz w:val="26"/>
        </w:rPr>
        <w:t>2.2.9 国内研究小结</w:t>
      </w:r>
      <w:bookmarkEnd w:id="46"/>
    </w:p>
    <w:p w14:paraId="4B5CAA31">
      <w:pPr>
        <w:widowControl/>
        <w:spacing w:before="0" w:after="0" w:line="300" w:lineRule="auto"/>
        <w:ind w:firstLine="480"/>
        <w:jc w:val="both"/>
      </w:pPr>
      <w:r>
        <w:rPr>
          <w:rFonts w:ascii="Times New Roman" w:hAnsi="Times New Roman" w:eastAsia="方正仿宋_GBK"/>
          <w:b w:val="0"/>
          <w:sz w:val="24"/>
        </w:rPr>
        <w:t>国内研究已形成多电压等级容量协同与下级网络供电能力分析，以及分层承载力评估和源网储联合规划等方法。工程应用逐步将容量储备与实际负荷分布、网络互济及投资费用联系起来，为按片区条件确定容载比提供了依据。</w:t>
      </w:r>
    </w:p>
    <w:p w14:paraId="3EC6BCB4">
      <w:pPr>
        <w:pStyle w:val="4"/>
        <w:keepNext/>
        <w:numPr>
          <w:ilvl w:val="0"/>
          <w:numId w:val="0"/>
        </w:numPr>
        <w:spacing w:before="160" w:after="120" w:line="360" w:lineRule="auto"/>
        <w:ind w:firstLine="0"/>
      </w:pPr>
      <w:bookmarkStart w:id="47" w:name="h135"/>
      <w:bookmarkStart w:id="48" w:name="国内外研究对比与述评"/>
      <w:r>
        <w:rPr>
          <w:rFonts w:ascii="Times New Roman" w:hAnsi="Times New Roman" w:eastAsia="方正仿宋_GBK"/>
          <w:b/>
          <w:sz w:val="32"/>
        </w:rPr>
        <w:t>2.3 国内外研究对比与述评</w:t>
      </w:r>
      <w:bookmarkEnd w:id="47"/>
      <w:bookmarkEnd w:id="48"/>
    </w:p>
    <w:p w14:paraId="3D77506C">
      <w:pPr>
        <w:widowControl/>
        <w:spacing w:before="0" w:after="0" w:line="300" w:lineRule="auto"/>
        <w:ind w:firstLine="480"/>
        <w:jc w:val="both"/>
      </w:pPr>
      <w:r>
        <w:rPr>
          <w:rFonts w:ascii="Times New Roman" w:hAnsi="Times New Roman" w:eastAsia="方正仿宋_GBK"/>
          <w:b w:val="0"/>
          <w:sz w:val="24"/>
        </w:rPr>
        <w:t>国外研究侧重源荷不确定性、动态控制及灵活资源与网络扩建的经济比较；国内研究围绕容载比、供电能力、分层承载力和区域投资组织方法展开。两类研究都强调设备、网络和运行场景共同决定规划方案，费用比较需要统一评价期与费用科目。</w:t>
      </w:r>
    </w:p>
    <w:p w14:paraId="1296FB4B">
      <w:pPr>
        <w:pStyle w:val="2"/>
        <w:widowControl/>
        <w:spacing w:before="0" w:after="0" w:line="300" w:lineRule="auto"/>
        <w:ind w:firstLine="480"/>
        <w:jc w:val="both"/>
      </w:pPr>
      <w:r>
        <w:rPr>
          <w:rFonts w:ascii="Times New Roman" w:hAnsi="Times New Roman" w:eastAsia="方正仿宋_GBK"/>
          <w:b w:val="0"/>
          <w:sz w:val="24"/>
        </w:rPr>
        <w:t>国内外研究主题与本项目的工程关注点见表2-1。</w:t>
      </w:r>
    </w:p>
    <w:p w14:paraId="148FFF1C">
      <w:pPr>
        <w:pStyle w:val="2"/>
        <w:keepNext/>
        <w:spacing w:before="120" w:after="80" w:line="300" w:lineRule="auto"/>
        <w:ind w:firstLine="0"/>
        <w:jc w:val="center"/>
      </w:pPr>
      <w:r>
        <w:rPr>
          <w:rFonts w:ascii="Times New Roman" w:hAnsi="Times New Roman" w:eastAsia="宋体"/>
          <w:b w:val="0"/>
          <w:sz w:val="21"/>
        </w:rPr>
        <w:t>表2-1 国内外研究主题与工程应用关注点</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078"/>
        <w:gridCol w:w="2078"/>
        <w:gridCol w:w="2078"/>
        <w:gridCol w:w="2078"/>
      </w:tblGrid>
      <w:tr w14:paraId="08CDD69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078" w:type="dxa"/>
            <w:tcMar>
              <w:left w:w="70" w:type="dxa"/>
              <w:right w:w="70" w:type="dxa"/>
            </w:tcMar>
            <w:vAlign w:val="center"/>
          </w:tcPr>
          <w:p w14:paraId="5415A776">
            <w:pPr>
              <w:keepNext w:val="0"/>
              <w:spacing w:before="20" w:after="20" w:line="260" w:lineRule="exact"/>
              <w:ind w:firstLine="0" w:firstLineChars="0"/>
              <w:jc w:val="center"/>
            </w:pPr>
            <w:r>
              <w:rPr>
                <w:rFonts w:ascii="Times New Roman" w:hAnsi="Times New Roman" w:eastAsia="宋体"/>
                <w:b/>
                <w:sz w:val="18"/>
              </w:rPr>
              <w:t>研究主题</w:t>
            </w:r>
          </w:p>
        </w:tc>
        <w:tc>
          <w:tcPr>
            <w:tcW w:w="2078" w:type="dxa"/>
            <w:tcMar>
              <w:left w:w="70" w:type="dxa"/>
              <w:right w:w="70" w:type="dxa"/>
            </w:tcMar>
            <w:vAlign w:val="center"/>
          </w:tcPr>
          <w:p w14:paraId="346FD8A3">
            <w:pPr>
              <w:keepNext w:val="0"/>
              <w:spacing w:before="20" w:after="20" w:line="260" w:lineRule="exact"/>
              <w:ind w:firstLine="0" w:firstLineChars="0"/>
              <w:jc w:val="center"/>
            </w:pPr>
            <w:r>
              <w:rPr>
                <w:rFonts w:ascii="Times New Roman" w:hAnsi="Times New Roman" w:eastAsia="宋体"/>
                <w:b/>
                <w:sz w:val="18"/>
              </w:rPr>
              <w:t>本章对应小节</w:t>
            </w:r>
          </w:p>
        </w:tc>
        <w:tc>
          <w:tcPr>
            <w:tcW w:w="2078" w:type="dxa"/>
            <w:tcMar>
              <w:left w:w="70" w:type="dxa"/>
              <w:right w:w="70" w:type="dxa"/>
            </w:tcMar>
            <w:vAlign w:val="center"/>
          </w:tcPr>
          <w:p w14:paraId="1B2E4946">
            <w:pPr>
              <w:keepNext w:val="0"/>
              <w:spacing w:before="20" w:after="20" w:line="260" w:lineRule="exact"/>
              <w:ind w:firstLine="0" w:firstLineChars="0"/>
              <w:jc w:val="center"/>
            </w:pPr>
            <w:r>
              <w:rPr>
                <w:rFonts w:ascii="Times New Roman" w:hAnsi="Times New Roman" w:eastAsia="宋体"/>
                <w:b/>
                <w:sz w:val="18"/>
              </w:rPr>
              <w:t>工程关注点</w:t>
            </w:r>
          </w:p>
        </w:tc>
        <w:tc>
          <w:tcPr>
            <w:tcW w:w="2078" w:type="dxa"/>
            <w:tcMar>
              <w:left w:w="70" w:type="dxa"/>
              <w:right w:w="70" w:type="dxa"/>
            </w:tcMar>
            <w:vAlign w:val="center"/>
          </w:tcPr>
          <w:p w14:paraId="7D529B7A">
            <w:pPr>
              <w:keepNext w:val="0"/>
              <w:spacing w:before="20" w:after="20" w:line="260" w:lineRule="exact"/>
              <w:ind w:firstLine="0" w:firstLineChars="0"/>
              <w:jc w:val="center"/>
            </w:pPr>
            <w:r>
              <w:rPr>
                <w:rFonts w:ascii="Times New Roman" w:hAnsi="Times New Roman" w:eastAsia="宋体"/>
                <w:b/>
                <w:sz w:val="18"/>
              </w:rPr>
              <w:t>本课题研究内容</w:t>
            </w:r>
          </w:p>
        </w:tc>
      </w:tr>
      <w:tr w14:paraId="4849D41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629D1F1D">
            <w:pPr>
              <w:keepNext w:val="0"/>
              <w:spacing w:before="20" w:after="20" w:line="260" w:lineRule="exact"/>
              <w:ind w:firstLine="0" w:firstLineChars="0"/>
              <w:jc w:val="center"/>
            </w:pPr>
            <w:r>
              <w:rPr>
                <w:rFonts w:ascii="Times New Roman" w:hAnsi="Times New Roman" w:eastAsia="宋体"/>
                <w:b w:val="0"/>
                <w:sz w:val="18"/>
              </w:rPr>
              <w:t>承载力评价</w:t>
            </w:r>
          </w:p>
        </w:tc>
        <w:tc>
          <w:tcPr>
            <w:tcW w:w="2078" w:type="dxa"/>
            <w:tcMar>
              <w:left w:w="70" w:type="dxa"/>
              <w:right w:w="70" w:type="dxa"/>
            </w:tcMar>
            <w:vAlign w:val="center"/>
          </w:tcPr>
          <w:p w14:paraId="64E2B8E6">
            <w:pPr>
              <w:keepNext w:val="0"/>
              <w:spacing w:before="20" w:after="20" w:line="260" w:lineRule="exact"/>
              <w:ind w:firstLine="0" w:firstLineChars="0"/>
              <w:jc w:val="center"/>
            </w:pPr>
            <w:r>
              <w:rPr>
                <w:rFonts w:ascii="Times New Roman" w:hAnsi="Times New Roman" w:eastAsia="宋体"/>
                <w:b w:val="0"/>
                <w:sz w:val="18"/>
              </w:rPr>
              <w:t>2.1.1、2.2.2</w:t>
            </w:r>
          </w:p>
        </w:tc>
        <w:tc>
          <w:tcPr>
            <w:tcW w:w="2078" w:type="dxa"/>
            <w:tcMar>
              <w:left w:w="70" w:type="dxa"/>
              <w:right w:w="70" w:type="dxa"/>
            </w:tcMar>
            <w:vAlign w:val="center"/>
          </w:tcPr>
          <w:p w14:paraId="774D089D">
            <w:pPr>
              <w:keepNext w:val="0"/>
              <w:spacing w:before="20" w:after="20" w:line="260" w:lineRule="exact"/>
              <w:ind w:firstLine="0" w:firstLineChars="0"/>
              <w:jc w:val="center"/>
            </w:pPr>
            <w:r>
              <w:rPr>
                <w:rFonts w:ascii="Times New Roman" w:hAnsi="Times New Roman" w:eastAsia="宋体"/>
                <w:b w:val="0"/>
                <w:sz w:val="18"/>
              </w:rPr>
              <w:t>接入容量、网络条件与评价边界</w:t>
            </w:r>
          </w:p>
        </w:tc>
        <w:tc>
          <w:tcPr>
            <w:tcW w:w="2078" w:type="dxa"/>
            <w:tcMar>
              <w:left w:w="70" w:type="dxa"/>
              <w:right w:w="70" w:type="dxa"/>
            </w:tcMar>
            <w:vAlign w:val="center"/>
          </w:tcPr>
          <w:p w14:paraId="2BD32D08">
            <w:pPr>
              <w:keepNext w:val="0"/>
              <w:spacing w:before="20" w:after="20" w:line="260" w:lineRule="exact"/>
              <w:ind w:firstLine="0" w:firstLineChars="0"/>
              <w:jc w:val="center"/>
            </w:pPr>
            <w:r>
              <w:rPr>
                <w:rFonts w:ascii="Times New Roman" w:hAnsi="Times New Roman" w:eastAsia="宋体"/>
                <w:b w:val="0"/>
                <w:sz w:val="18"/>
              </w:rPr>
              <w:t>结合110 kV容量配置开展规划比选</w:t>
            </w:r>
          </w:p>
        </w:tc>
      </w:tr>
      <w:tr w14:paraId="109C75B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7F622B1E">
            <w:pPr>
              <w:keepNext w:val="0"/>
              <w:spacing w:before="20" w:after="20" w:line="260" w:lineRule="exact"/>
              <w:ind w:firstLine="0" w:firstLineChars="0"/>
              <w:jc w:val="center"/>
            </w:pPr>
            <w:r>
              <w:rPr>
                <w:rFonts w:ascii="Times New Roman" w:hAnsi="Times New Roman" w:eastAsia="宋体"/>
                <w:b w:val="0"/>
                <w:sz w:val="18"/>
              </w:rPr>
              <w:t>运行特征</w:t>
            </w:r>
          </w:p>
        </w:tc>
        <w:tc>
          <w:tcPr>
            <w:tcW w:w="2078" w:type="dxa"/>
            <w:tcMar>
              <w:left w:w="70" w:type="dxa"/>
              <w:right w:w="70" w:type="dxa"/>
            </w:tcMar>
            <w:vAlign w:val="center"/>
          </w:tcPr>
          <w:p w14:paraId="5E3A665A">
            <w:pPr>
              <w:keepNext w:val="0"/>
              <w:spacing w:before="20" w:after="20" w:line="260" w:lineRule="exact"/>
              <w:ind w:firstLine="0" w:firstLineChars="0"/>
              <w:jc w:val="center"/>
            </w:pPr>
            <w:r>
              <w:rPr>
                <w:rFonts w:ascii="Times New Roman" w:hAnsi="Times New Roman" w:eastAsia="宋体"/>
                <w:b w:val="0"/>
                <w:sz w:val="18"/>
              </w:rPr>
              <w:t>2.1.2、2.2.3</w:t>
            </w:r>
          </w:p>
        </w:tc>
        <w:tc>
          <w:tcPr>
            <w:tcW w:w="2078" w:type="dxa"/>
            <w:tcMar>
              <w:left w:w="70" w:type="dxa"/>
              <w:right w:w="70" w:type="dxa"/>
            </w:tcMar>
            <w:vAlign w:val="center"/>
          </w:tcPr>
          <w:p w14:paraId="5176E87E">
            <w:pPr>
              <w:keepNext w:val="0"/>
              <w:spacing w:before="20" w:after="20" w:line="260" w:lineRule="exact"/>
              <w:ind w:firstLine="0" w:firstLineChars="0"/>
              <w:jc w:val="center"/>
            </w:pPr>
            <w:r>
              <w:rPr>
                <w:rFonts w:ascii="Times New Roman" w:hAnsi="Times New Roman" w:eastAsia="宋体"/>
                <w:b w:val="0"/>
                <w:sz w:val="18"/>
              </w:rPr>
              <w:t>净负荷、反向潮流与电压问题</w:t>
            </w:r>
          </w:p>
        </w:tc>
        <w:tc>
          <w:tcPr>
            <w:tcW w:w="2078" w:type="dxa"/>
            <w:tcMar>
              <w:left w:w="70" w:type="dxa"/>
              <w:right w:w="70" w:type="dxa"/>
            </w:tcMar>
            <w:vAlign w:val="center"/>
          </w:tcPr>
          <w:p w14:paraId="5D7CAE20">
            <w:pPr>
              <w:keepNext w:val="0"/>
              <w:spacing w:before="20" w:after="20" w:line="260" w:lineRule="exact"/>
              <w:ind w:firstLine="0" w:firstLineChars="0"/>
              <w:jc w:val="center"/>
            </w:pPr>
            <w:r>
              <w:rPr>
                <w:rFonts w:ascii="Times New Roman" w:hAnsi="Times New Roman" w:eastAsia="宋体"/>
                <w:b w:val="0"/>
                <w:sz w:val="18"/>
              </w:rPr>
              <w:t>区分区域正向净峰与站级反向峰</w:t>
            </w:r>
          </w:p>
        </w:tc>
      </w:tr>
      <w:tr w14:paraId="06813BC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0A311919">
            <w:pPr>
              <w:keepNext w:val="0"/>
              <w:spacing w:before="20" w:after="20" w:line="260" w:lineRule="exact"/>
              <w:ind w:firstLine="0" w:firstLineChars="0"/>
              <w:jc w:val="center"/>
            </w:pPr>
            <w:r>
              <w:rPr>
                <w:rFonts w:ascii="Times New Roman" w:hAnsi="Times New Roman" w:eastAsia="宋体"/>
                <w:b w:val="0"/>
                <w:sz w:val="18"/>
              </w:rPr>
              <w:t>灵活资源与网架</w:t>
            </w:r>
          </w:p>
        </w:tc>
        <w:tc>
          <w:tcPr>
            <w:tcW w:w="2078" w:type="dxa"/>
            <w:tcMar>
              <w:left w:w="70" w:type="dxa"/>
              <w:right w:w="70" w:type="dxa"/>
            </w:tcMar>
            <w:vAlign w:val="center"/>
          </w:tcPr>
          <w:p w14:paraId="5F749D0E">
            <w:pPr>
              <w:keepNext w:val="0"/>
              <w:spacing w:before="20" w:after="20" w:line="260" w:lineRule="exact"/>
              <w:ind w:firstLine="0" w:firstLineChars="0"/>
              <w:jc w:val="center"/>
            </w:pPr>
            <w:r>
              <w:rPr>
                <w:rFonts w:ascii="Times New Roman" w:hAnsi="Times New Roman" w:eastAsia="宋体"/>
                <w:b w:val="0"/>
                <w:sz w:val="18"/>
              </w:rPr>
              <w:t>2.1.3、2.2.4</w:t>
            </w:r>
          </w:p>
        </w:tc>
        <w:tc>
          <w:tcPr>
            <w:tcW w:w="2078" w:type="dxa"/>
            <w:tcMar>
              <w:left w:w="70" w:type="dxa"/>
              <w:right w:w="70" w:type="dxa"/>
            </w:tcMar>
            <w:vAlign w:val="center"/>
          </w:tcPr>
          <w:p w14:paraId="3569372B">
            <w:pPr>
              <w:keepNext w:val="0"/>
              <w:spacing w:before="20" w:after="20" w:line="260" w:lineRule="exact"/>
              <w:ind w:firstLine="0" w:firstLineChars="0"/>
              <w:jc w:val="center"/>
            </w:pPr>
            <w:r>
              <w:rPr>
                <w:rFonts w:ascii="Times New Roman" w:hAnsi="Times New Roman" w:eastAsia="宋体"/>
                <w:b w:val="0"/>
                <w:sz w:val="18"/>
              </w:rPr>
              <w:t>储能、网络增强及协同配置</w:t>
            </w:r>
          </w:p>
        </w:tc>
        <w:tc>
          <w:tcPr>
            <w:tcW w:w="2078" w:type="dxa"/>
            <w:tcMar>
              <w:left w:w="70" w:type="dxa"/>
              <w:right w:w="70" w:type="dxa"/>
            </w:tcMar>
            <w:vAlign w:val="center"/>
          </w:tcPr>
          <w:p w14:paraId="0BD17CCA">
            <w:pPr>
              <w:keepNext w:val="0"/>
              <w:spacing w:before="20" w:after="20" w:line="260" w:lineRule="exact"/>
              <w:ind w:firstLine="0" w:firstLineChars="0"/>
              <w:jc w:val="center"/>
            </w:pPr>
            <w:r>
              <w:rPr>
                <w:rFonts w:ascii="Times New Roman" w:hAnsi="Times New Roman" w:eastAsia="宋体"/>
                <w:b w:val="0"/>
                <w:sz w:val="18"/>
              </w:rPr>
              <w:t>比较主变、储能及已具备资料的局部互济</w:t>
            </w:r>
          </w:p>
        </w:tc>
      </w:tr>
      <w:tr w14:paraId="3CC2990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4C1A7309">
            <w:pPr>
              <w:keepNext w:val="0"/>
              <w:spacing w:before="20" w:after="20" w:line="260" w:lineRule="exact"/>
              <w:ind w:firstLine="0" w:firstLineChars="0"/>
              <w:jc w:val="center"/>
            </w:pPr>
            <w:r>
              <w:rPr>
                <w:rFonts w:ascii="Times New Roman" w:hAnsi="Times New Roman" w:eastAsia="宋体"/>
                <w:b w:val="0"/>
                <w:sz w:val="18"/>
              </w:rPr>
              <w:t>费用与决策</w:t>
            </w:r>
          </w:p>
        </w:tc>
        <w:tc>
          <w:tcPr>
            <w:tcW w:w="2078" w:type="dxa"/>
            <w:tcMar>
              <w:left w:w="70" w:type="dxa"/>
              <w:right w:w="70" w:type="dxa"/>
            </w:tcMar>
            <w:vAlign w:val="center"/>
          </w:tcPr>
          <w:p w14:paraId="78CFA441">
            <w:pPr>
              <w:keepNext w:val="0"/>
              <w:spacing w:before="20" w:after="20" w:line="260" w:lineRule="exact"/>
              <w:ind w:firstLine="0" w:firstLineChars="0"/>
              <w:jc w:val="center"/>
            </w:pPr>
            <w:r>
              <w:rPr>
                <w:rFonts w:ascii="Times New Roman" w:hAnsi="Times New Roman" w:eastAsia="宋体"/>
                <w:b w:val="0"/>
                <w:sz w:val="18"/>
              </w:rPr>
              <w:t>2.1.4、2.2.5及2.2.6</w:t>
            </w:r>
          </w:p>
        </w:tc>
        <w:tc>
          <w:tcPr>
            <w:tcW w:w="2078" w:type="dxa"/>
            <w:tcMar>
              <w:left w:w="70" w:type="dxa"/>
              <w:right w:w="70" w:type="dxa"/>
            </w:tcMar>
            <w:vAlign w:val="center"/>
          </w:tcPr>
          <w:p w14:paraId="03802B58">
            <w:pPr>
              <w:keepNext w:val="0"/>
              <w:spacing w:before="20" w:after="20" w:line="260" w:lineRule="exact"/>
              <w:ind w:firstLine="0" w:firstLineChars="0"/>
              <w:jc w:val="center"/>
            </w:pPr>
            <w:r>
              <w:rPr>
                <w:rFonts w:ascii="Times New Roman" w:hAnsi="Times New Roman" w:eastAsia="宋体"/>
                <w:b w:val="0"/>
                <w:sz w:val="18"/>
              </w:rPr>
              <w:t>投资、更新、运维与差异化投资</w:t>
            </w:r>
          </w:p>
        </w:tc>
        <w:tc>
          <w:tcPr>
            <w:tcW w:w="2078" w:type="dxa"/>
            <w:tcMar>
              <w:left w:w="70" w:type="dxa"/>
              <w:right w:w="70" w:type="dxa"/>
            </w:tcMar>
            <w:vAlign w:val="center"/>
          </w:tcPr>
          <w:p w14:paraId="2BB54EA5">
            <w:pPr>
              <w:keepNext w:val="0"/>
              <w:spacing w:before="20" w:after="20" w:line="260" w:lineRule="exact"/>
              <w:ind w:firstLine="0" w:firstLineChars="0"/>
              <w:jc w:val="center"/>
            </w:pPr>
            <w:r>
              <w:rPr>
                <w:rFonts w:ascii="Times New Roman" w:hAnsi="Times New Roman" w:eastAsia="宋体"/>
                <w:b w:val="0"/>
                <w:sz w:val="18"/>
              </w:rPr>
              <w:t>以统一评价期费用比较完整规划路径</w:t>
            </w:r>
          </w:p>
        </w:tc>
      </w:tr>
      <w:tr w14:paraId="37395BD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3A90CFCB">
            <w:pPr>
              <w:keepNext w:val="0"/>
              <w:spacing w:before="20" w:after="20" w:line="260" w:lineRule="exact"/>
              <w:ind w:firstLine="0" w:firstLineChars="0"/>
              <w:jc w:val="center"/>
            </w:pPr>
            <w:r>
              <w:rPr>
                <w:rFonts w:ascii="Times New Roman" w:hAnsi="Times New Roman" w:eastAsia="宋体"/>
                <w:b w:val="0"/>
                <w:sz w:val="18"/>
              </w:rPr>
              <w:t>区域案例</w:t>
            </w:r>
          </w:p>
        </w:tc>
        <w:tc>
          <w:tcPr>
            <w:tcW w:w="2078" w:type="dxa"/>
            <w:tcMar>
              <w:left w:w="70" w:type="dxa"/>
              <w:right w:w="70" w:type="dxa"/>
            </w:tcMar>
            <w:vAlign w:val="center"/>
          </w:tcPr>
          <w:p w14:paraId="3F967593">
            <w:pPr>
              <w:keepNext w:val="0"/>
              <w:spacing w:before="20" w:after="20" w:line="260" w:lineRule="exact"/>
              <w:ind w:firstLine="0" w:firstLineChars="0"/>
              <w:jc w:val="center"/>
            </w:pPr>
            <w:r>
              <w:rPr>
                <w:rFonts w:ascii="Times New Roman" w:hAnsi="Times New Roman" w:eastAsia="宋体"/>
                <w:b w:val="0"/>
                <w:sz w:val="18"/>
              </w:rPr>
              <w:t>2.2.7、2.3</w:t>
            </w:r>
          </w:p>
        </w:tc>
        <w:tc>
          <w:tcPr>
            <w:tcW w:w="2078" w:type="dxa"/>
            <w:tcMar>
              <w:left w:w="70" w:type="dxa"/>
              <w:right w:w="70" w:type="dxa"/>
            </w:tcMar>
            <w:vAlign w:val="center"/>
          </w:tcPr>
          <w:p w14:paraId="38F54A9B">
            <w:pPr>
              <w:keepNext w:val="0"/>
              <w:spacing w:before="20" w:after="20" w:line="260" w:lineRule="exact"/>
              <w:ind w:firstLine="0" w:firstLineChars="0"/>
              <w:jc w:val="center"/>
            </w:pPr>
            <w:r>
              <w:rPr>
                <w:rFonts w:ascii="Times New Roman" w:hAnsi="Times New Roman" w:eastAsia="宋体"/>
                <w:b w:val="0"/>
                <w:sz w:val="18"/>
              </w:rPr>
              <w:t>研究尺度与案例应用</w:t>
            </w:r>
          </w:p>
        </w:tc>
        <w:tc>
          <w:tcPr>
            <w:tcW w:w="2078" w:type="dxa"/>
            <w:tcMar>
              <w:left w:w="70" w:type="dxa"/>
              <w:right w:w="70" w:type="dxa"/>
            </w:tcMar>
            <w:vAlign w:val="center"/>
          </w:tcPr>
          <w:p w14:paraId="095D05B1">
            <w:pPr>
              <w:keepNext w:val="0"/>
              <w:spacing w:before="20" w:after="20" w:line="260" w:lineRule="exact"/>
              <w:ind w:firstLine="0" w:firstLineChars="0"/>
              <w:jc w:val="center"/>
            </w:pPr>
            <w:r>
              <w:rPr>
                <w:rFonts w:ascii="Times New Roman" w:hAnsi="Times New Roman" w:eastAsia="宋体"/>
                <w:b w:val="0"/>
                <w:sz w:val="18"/>
              </w:rPr>
              <w:t>分析邳州20站及市区29站的配置差异</w:t>
            </w:r>
          </w:p>
        </w:tc>
      </w:tr>
    </w:tbl>
    <w:p w14:paraId="362984C4">
      <w:pPr>
        <w:pStyle w:val="2"/>
        <w:widowControl/>
        <w:spacing w:before="0" w:after="0" w:line="300" w:lineRule="auto"/>
        <w:ind w:firstLine="480"/>
        <w:jc w:val="both"/>
        <w:rPr>
          <w:ins w:id="77" w:author="白日梦想家" w:date="2026-10-02T19:05:14Z"/>
          <w:rFonts w:ascii="Times New Roman" w:hAnsi="Times New Roman" w:eastAsia="方正仿宋_GBK"/>
          <w:b/>
          <w:sz w:val="26"/>
          <w:rPrChange w:id="78" w:author="白日梦想家" w:date="2026-10-02T19:05:41Z">
            <w:rPr>
              <w:ins w:id="79" w:author="白日梦想家" w:date="2026-10-02T19:05:14Z"/>
              <w:rFonts w:ascii="Times New Roman" w:hAnsi="Times New Roman" w:eastAsia="方正仿宋_GBK"/>
              <w:b w:val="0"/>
              <w:sz w:val="24"/>
            </w:rPr>
          </w:rPrChange>
        </w:rPr>
      </w:pPr>
      <w:r>
        <w:rPr>
          <w:rFonts w:ascii="Times New Roman" w:hAnsi="Times New Roman" w:eastAsia="方正仿宋_GBK"/>
          <w:b w:val="0"/>
          <w:sz w:val="24"/>
        </w:rPr>
        <w:t>在110 kV区域规划中，容载比选取需要同时联系正向供电、局部反向压力和下级网络支撑。已有研究提供了指标定义、场景处理和协同配置方法；结合徐州设备台账、站级时序和工程价格，可进一步形成适合本地条件的年度配置与投资建议。</w:t>
      </w:r>
    </w:p>
    <w:p w14:paraId="16EFA5C5">
      <w:pPr>
        <w:pStyle w:val="5"/>
        <w:keepNext/>
        <w:widowControl/>
        <w:numPr>
          <w:ilvl w:val="0"/>
          <w:numId w:val="0"/>
        </w:numPr>
        <w:spacing w:before="160" w:after="120" w:line="360" w:lineRule="auto"/>
        <w:ind w:firstLine="0"/>
        <w:pPrChange w:id="80" w:author="白日梦想家" w:date="2026-10-02T19:05:41Z">
          <w:pPr>
            <w:pStyle w:val="2"/>
            <w:widowControl/>
            <w:spacing w:before="0" w:after="0" w:line="300" w:lineRule="auto"/>
            <w:ind w:firstLine="480"/>
            <w:jc w:val="both"/>
          </w:pPr>
        </w:pPrChange>
      </w:pPr>
      <w:del w:id="81" w:author="白日梦想家" w:date="2026-10-02T19:05:13Z">
        <w:r>
          <w:rPr>
            <w:rFonts w:ascii="Times New Roman" w:hAnsi="Times New Roman" w:eastAsia="方正仿宋_GBK"/>
            <w:b/>
            <w:sz w:val="26"/>
            <w:rPrChange w:id="82" w:author="白日梦想家" w:date="2026-10-02T19:05:41Z">
              <w:rPr>
                <w:rFonts w:ascii="Times New Roman" w:hAnsi="Times New Roman" w:eastAsia="方正仿宋_GBK"/>
                <w:b w:val="0"/>
                <w:sz w:val="24"/>
              </w:rPr>
            </w:rPrChange>
          </w:rPr>
          <w:delText xml:space="preserve"> ### </w:delText>
        </w:r>
      </w:del>
      <w:r>
        <w:rPr>
          <w:rFonts w:ascii="Times New Roman" w:hAnsi="Times New Roman" w:eastAsia="方正仿宋_GBK"/>
          <w:b/>
          <w:sz w:val="26"/>
          <w:rPrChange w:id="83" w:author="白日梦想家" w:date="2026-10-02T19:05:41Z">
            <w:rPr>
              <w:rFonts w:ascii="Times New Roman" w:hAnsi="Times New Roman" w:eastAsia="方正仿宋_GBK"/>
              <w:b w:val="0"/>
              <w:sz w:val="24"/>
            </w:rPr>
          </w:rPrChange>
        </w:rPr>
        <w:t>2</w:t>
      </w:r>
      <w:r>
        <w:rPr>
          <w:rFonts w:ascii="Times New Roman" w:hAnsi="Times New Roman" w:eastAsia="方正仿宋_GBK"/>
          <w:b/>
          <w:bCs/>
          <w:sz w:val="26"/>
          <w:szCs w:val="32"/>
          <w:rPrChange w:id="84" w:author="白日梦想家" w:date="2026-10-02T19:05:29Z">
            <w:rPr>
              <w:rFonts w:ascii="Times New Roman" w:hAnsi="Times New Roman" w:eastAsia="方正仿宋_GBK"/>
              <w:b w:val="0"/>
              <w:sz w:val="24"/>
            </w:rPr>
          </w:rPrChange>
        </w:rPr>
        <w:t>.3.1 承载力评估与容量规划的侧重点</w:t>
      </w:r>
    </w:p>
    <w:p w14:paraId="52244B09">
      <w:pPr>
        <w:pStyle w:val="2"/>
        <w:widowControl/>
        <w:spacing w:before="0" w:after="0" w:line="300" w:lineRule="auto"/>
        <w:ind w:firstLine="480"/>
        <w:jc w:val="both"/>
      </w:pPr>
      <w:r>
        <w:rPr>
          <w:rFonts w:ascii="Times New Roman" w:hAnsi="Times New Roman" w:eastAsia="方正仿宋_GBK"/>
          <w:b w:val="0"/>
          <w:sz w:val="24"/>
        </w:rPr>
        <w:t>国外文献较多从光伏接入上限出发，采用概率、鲁棒优化或主动控制判断电压和设备约束；国内文献同时积累了容载比、最大供电能力、供电区域分类和工程造价研究。两类研究在数据和约束层面可以衔接：分布式电源发展决定站级正反向净负荷，变电容量与下级网络决定可供负荷，储能及联络措施在技术可行范围内影响费用。</w:t>
      </w:r>
    </w:p>
    <w:p w14:paraId="7F244F19">
      <w:pPr>
        <w:pStyle w:val="2"/>
        <w:widowControl/>
        <w:spacing w:before="0" w:after="0" w:line="300" w:lineRule="auto"/>
        <w:ind w:firstLine="480"/>
        <w:jc w:val="both"/>
      </w:pPr>
      <w:r>
        <w:rPr>
          <w:rFonts w:ascii="Times New Roman" w:hAnsi="Times New Roman" w:eastAsia="方正仿宋_GBK"/>
          <w:b w:val="0"/>
          <w:sz w:val="24"/>
        </w:rPr>
        <w:t>“承载力提高”与“容载比提高”描述不同结果。承载力提高表现为在相应网络和运行条件下可接纳更多电源；容载比提高表现为主变容量相对年网供最大负荷增加。配电网优化可能通过增强转供降低所需容量，也可能通过增加主变容量减少持续峰段储能。取值方向由约束和费用共同决定。</w:t>
      </w:r>
    </w:p>
    <w:p w14:paraId="611655D1">
      <w:pPr>
        <w:pStyle w:val="5"/>
        <w:keepNext/>
        <w:numPr>
          <w:ilvl w:val="0"/>
          <w:numId w:val="0"/>
        </w:numPr>
        <w:spacing w:before="160" w:after="120" w:line="360" w:lineRule="auto"/>
        <w:ind w:firstLine="0"/>
      </w:pPr>
      <w:bookmarkStart w:id="49" w:name="储能与网架建设的经济比较"/>
      <w:r>
        <w:rPr>
          <w:rFonts w:ascii="Times New Roman" w:hAnsi="Times New Roman" w:eastAsia="方正仿宋_GBK"/>
          <w:b/>
          <w:sz w:val="26"/>
        </w:rPr>
        <w:t>2.3.2 储能与网架建设的经济比较</w:t>
      </w:r>
      <w:bookmarkEnd w:id="49"/>
    </w:p>
    <w:p w14:paraId="000FBA80">
      <w:pPr>
        <w:widowControl/>
        <w:spacing w:before="0" w:after="0" w:line="300" w:lineRule="auto"/>
        <w:ind w:firstLine="480"/>
        <w:jc w:val="both"/>
      </w:pPr>
      <w:r>
        <w:rPr>
          <w:rFonts w:ascii="Times New Roman" w:hAnsi="Times New Roman" w:eastAsia="方正仿宋_GBK"/>
          <w:b w:val="0"/>
          <w:sz w:val="24"/>
        </w:rPr>
        <w:t>储能与扩网研究表明，经济比较需要同时考虑支撑时长、寿命更新和负荷增长。短时且低频的容量缺口可由较少储能能量覆盖；连续时间较长或增长较快的负荷可能需要长期在役容量。实际线路既有余量和相邻站剩余容量也会改变替代关系。</w:t>
      </w:r>
    </w:p>
    <w:p w14:paraId="7CD12619">
      <w:pPr>
        <w:pStyle w:val="2"/>
        <w:widowControl/>
        <w:spacing w:before="0" w:after="0" w:line="300" w:lineRule="auto"/>
        <w:ind w:firstLine="480"/>
        <w:jc w:val="both"/>
      </w:pPr>
      <w:r>
        <w:rPr>
          <w:rFonts w:ascii="Times New Roman" w:hAnsi="Times New Roman" w:eastAsia="方正仿宋_GBK"/>
          <w:b w:val="0"/>
          <w:sz w:val="24"/>
        </w:rPr>
        <w:t>本项目将这些关系用于三类措施的共同寻优。主变和储能按购置规模计算投资，联络按可转负荷预算及独立工程计价；既有能力调整负荷归属时新增建设投资为零。不同措施使用同一评价期，并同步校核主变退出后的供电需求，费用结果因而能够对应明确的设备配置。</w:t>
      </w:r>
    </w:p>
    <w:p w14:paraId="6A96A1DE">
      <w:pPr>
        <w:pStyle w:val="5"/>
        <w:keepNext/>
        <w:numPr>
          <w:ilvl w:val="0"/>
          <w:numId w:val="0"/>
        </w:numPr>
        <w:spacing w:before="160" w:after="120" w:line="360" w:lineRule="auto"/>
        <w:ind w:firstLine="0"/>
      </w:pPr>
      <w:bookmarkStart w:id="50" w:name="区域案例与参数推荐表的联系"/>
      <w:r>
        <w:rPr>
          <w:rFonts w:ascii="Times New Roman" w:hAnsi="Times New Roman" w:eastAsia="方正仿宋_GBK"/>
          <w:b/>
          <w:sz w:val="26"/>
        </w:rPr>
        <w:t>2.3.3 区域案例与参数推荐表的联系</w:t>
      </w:r>
      <w:bookmarkEnd w:id="50"/>
    </w:p>
    <w:p w14:paraId="4A4722D2">
      <w:pPr>
        <w:widowControl/>
        <w:spacing w:before="0" w:after="0" w:line="300" w:lineRule="auto"/>
        <w:ind w:firstLine="480"/>
        <w:jc w:val="both"/>
      </w:pPr>
      <w:r>
        <w:rPr>
          <w:rFonts w:ascii="Times New Roman" w:hAnsi="Times New Roman" w:eastAsia="方正仿宋_GBK"/>
          <w:b w:val="0"/>
          <w:sz w:val="24"/>
        </w:rPr>
        <w:t>王凯亮等的差异化取值表、刘文霞等的容载比色带以及谢天祥等的三级弹性案例，都通过区域条件解释容量配置差异[45][46][74]。本项目从邳州与市区案例出发，将地区名称和规模转换为一般站群结构，保留装机渗透率、负荷增长、持续时间及相对工程费用作为可比较参数。</w:t>
      </w:r>
    </w:p>
    <w:p w14:paraId="2767F18F">
      <w:pPr>
        <w:pStyle w:val="2"/>
        <w:widowControl/>
        <w:spacing w:before="0" w:after="0" w:line="300" w:lineRule="auto"/>
        <w:ind w:firstLine="480"/>
        <w:jc w:val="both"/>
      </w:pPr>
      <w:r>
        <w:rPr>
          <w:rFonts w:ascii="Times New Roman" w:hAnsi="Times New Roman" w:eastAsia="方正仿宋_GBK"/>
          <w:b w:val="0"/>
          <w:sz w:val="24"/>
        </w:rPr>
        <w:t>推荐矩阵按上述参数分档汇总容载比范围，逐站方案说明该范围与建设措施的联系。片区源荷条件或费用发生变化时，可以先调整对应参数档，再通过实际设备和网络条件重新确定主变、储能与联络组合。</w:t>
      </w:r>
    </w:p>
    <w:p w14:paraId="4BFBA4C0">
      <w:pPr>
        <w:pStyle w:val="4"/>
        <w:keepNext/>
        <w:numPr>
          <w:ilvl w:val="0"/>
          <w:numId w:val="0"/>
        </w:numPr>
        <w:spacing w:before="160" w:after="120" w:line="360" w:lineRule="auto"/>
        <w:ind w:firstLine="0"/>
      </w:pPr>
      <w:bookmarkStart w:id="51" w:name="容载比与供电能力的理论联系"/>
      <w:bookmarkStart w:id="52" w:name="h148"/>
      <w:r>
        <w:rPr>
          <w:rFonts w:ascii="Times New Roman" w:hAnsi="Times New Roman" w:eastAsia="方正仿宋_GBK"/>
          <w:b/>
          <w:sz w:val="32"/>
        </w:rPr>
        <w:t>2.4 容载比与供电能力的理论联系</w:t>
      </w:r>
      <w:bookmarkEnd w:id="51"/>
      <w:bookmarkEnd w:id="52"/>
    </w:p>
    <w:p w14:paraId="271A5679">
      <w:pPr>
        <w:pStyle w:val="5"/>
        <w:keepNext/>
        <w:numPr>
          <w:ilvl w:val="0"/>
          <w:numId w:val="0"/>
        </w:numPr>
        <w:spacing w:before="160" w:after="120" w:line="360" w:lineRule="auto"/>
        <w:ind w:firstLine="0"/>
      </w:pPr>
      <w:bookmarkStart w:id="53" w:name="区域容量储备与局部容量分布"/>
      <w:r>
        <w:rPr>
          <w:rFonts w:ascii="Times New Roman" w:hAnsi="Times New Roman" w:eastAsia="方正仿宋_GBK"/>
          <w:b/>
          <w:sz w:val="26"/>
        </w:rPr>
        <w:t>2.4.1 区域容量储备与局部容量分布</w:t>
      </w:r>
      <w:bookmarkEnd w:id="53"/>
    </w:p>
    <w:p w14:paraId="466F4129">
      <w:pPr>
        <w:widowControl/>
        <w:spacing w:before="0" w:after="0" w:line="300" w:lineRule="auto"/>
        <w:ind w:firstLine="480"/>
        <w:jc w:val="both"/>
      </w:pPr>
      <w:r>
        <w:rPr>
          <w:rFonts w:ascii="Times New Roman" w:hAnsi="Times New Roman" w:eastAsia="方正仿宋_GBK"/>
          <w:b w:val="0"/>
          <w:sz w:val="24"/>
        </w:rPr>
        <w:t>容载比用区域主变容量和年度网供峰值构造，适于观察容量总量与发展储备。主变供电能力则取决于具体站点和接线方式，在设备退出时还需考虑剩余主变、可转负荷与相邻站剩余容量[5][8]。区域内即使有较多空余容量，若下级网络不能把重载站的负荷转接出去，仍可能需要局部增容。容载比相同的两个地区，其局部供电能力和工程需求仍受站级结构影响。</w:t>
      </w:r>
    </w:p>
    <w:p w14:paraId="4E68D5E5">
      <w:pPr>
        <w:pStyle w:val="2"/>
        <w:widowControl/>
        <w:spacing w:before="0" w:after="0" w:line="300" w:lineRule="auto"/>
        <w:ind w:firstLine="480"/>
        <w:jc w:val="both"/>
      </w:pPr>
      <w:r>
        <w:rPr>
          <w:rFonts w:ascii="Times New Roman" w:hAnsi="Times New Roman" w:eastAsia="方正仿宋_GBK"/>
          <w:b w:val="0"/>
          <w:sz w:val="24"/>
        </w:rPr>
        <w:t>在多主变</w:t>
      </w:r>
      <w:ins w:id="85" w:author="白日梦想家" w:date="2026-10-02T19:07:06Z">
        <w:r>
          <w:rPr>
            <w:rFonts w:hint="eastAsia"/>
            <w:b w:val="0"/>
            <w:sz w:val="24"/>
            <w:lang w:eastAsia="zh"/>
            <w:woUserID w:val="2"/>
          </w:rPr>
          <w:t>变电</w:t>
        </w:r>
      </w:ins>
      <w:r>
        <w:rPr>
          <w:rFonts w:ascii="Times New Roman" w:hAnsi="Times New Roman" w:eastAsia="方正仿宋_GBK"/>
          <w:b w:val="0"/>
          <w:sz w:val="24"/>
        </w:rPr>
        <w:t>站中，容量总和不能直接替代</w:t>
      </w:r>
      <w:ins w:id="86" w:author="白日梦想家" w:date="2026-10-02T19:06:56Z">
        <w:r>
          <w:rPr>
            <w:rFonts w:hint="eastAsia"/>
            <w:b w:val="0"/>
            <w:sz w:val="24"/>
            <w:lang w:eastAsia="zh"/>
            <w:woUserID w:val="2"/>
          </w:rPr>
          <w:t>N-</w:t>
        </w:r>
      </w:ins>
      <w:ins w:id="87" w:author="白日梦想家" w:date="2026-10-02T19:06:59Z">
        <w:r>
          <w:rPr>
            <w:rFonts w:hint="eastAsia"/>
            <w:b w:val="0"/>
            <w:sz w:val="24"/>
            <w:lang w:eastAsia="zh"/>
            <w:woUserID w:val="2"/>
          </w:rPr>
          <w:t>1</w:t>
        </w:r>
      </w:ins>
      <w:del w:id="88" w:author="白日梦想家" w:date="2026-10-02T19:06:55Z">
        <w:r>
          <w:rPr>
            <w:rFonts w:ascii="Times New Roman" w:hAnsi="Times New Roman" w:eastAsia="方正仿宋_GBK"/>
            <w:b w:val="0"/>
            <w:sz w:val="24"/>
          </w:rPr>
          <w:delText>单台主变退出</w:delText>
        </w:r>
      </w:del>
      <w:r>
        <w:rPr>
          <w:rFonts w:ascii="Times New Roman" w:hAnsi="Times New Roman" w:eastAsia="方正仿宋_GBK"/>
          <w:b w:val="0"/>
          <w:sz w:val="24"/>
        </w:rPr>
        <w:t>后的剩余容量。两台容量相同的主变</w:t>
      </w:r>
      <w:ins w:id="89" w:author="白日梦想家" w:date="2026-10-02T19:07:18Z">
        <w:r>
          <w:rPr>
            <w:rFonts w:hint="eastAsia"/>
            <w:b w:val="0"/>
            <w:sz w:val="24"/>
            <w:lang w:eastAsia="zh"/>
            <w:woUserID w:val="2"/>
          </w:rPr>
          <w:t>N-</w:t>
        </w:r>
      </w:ins>
      <w:ins w:id="90" w:author="白日梦想家" w:date="2026-10-02T19:07:20Z">
        <w:r>
          <w:rPr>
            <w:rFonts w:hint="eastAsia"/>
            <w:b w:val="0"/>
            <w:sz w:val="24"/>
            <w:lang w:eastAsia="zh"/>
            <w:woUserID w:val="2"/>
          </w:rPr>
          <w:t>1</w:t>
        </w:r>
      </w:ins>
      <w:del w:id="91" w:author="白日梦想家" w:date="2026-10-02T19:07:17Z">
        <w:r>
          <w:rPr>
            <w:rFonts w:ascii="Times New Roman" w:hAnsi="Times New Roman" w:eastAsia="方正仿宋_GBK"/>
            <w:b w:val="0"/>
            <w:sz w:val="24"/>
          </w:rPr>
          <w:delText>退出其中一台</w:delText>
        </w:r>
      </w:del>
      <w:r>
        <w:rPr>
          <w:rFonts w:ascii="Times New Roman" w:hAnsi="Times New Roman" w:eastAsia="方正仿宋_GBK"/>
          <w:b w:val="0"/>
          <w:sz w:val="24"/>
        </w:rPr>
        <w:t>，</w:t>
      </w:r>
      <w:del w:id="92" w:author="白日梦想家" w:date="2026-10-02T19:07:22Z">
        <w:r>
          <w:rPr>
            <w:rFonts w:ascii="Times New Roman" w:hAnsi="Times New Roman" w:eastAsia="方正仿宋_GBK"/>
            <w:b w:val="0"/>
            <w:sz w:val="24"/>
          </w:rPr>
          <w:delText>站内</w:delText>
        </w:r>
      </w:del>
      <w:r>
        <w:rPr>
          <w:rFonts w:ascii="Times New Roman" w:hAnsi="Times New Roman" w:eastAsia="方正仿宋_GBK"/>
          <w:b w:val="0"/>
          <w:sz w:val="24"/>
        </w:rPr>
        <w:t>剩余</w:t>
      </w:r>
      <w:ins w:id="93" w:author="白日梦想家" w:date="2026-10-02T19:07:24Z">
        <w:r>
          <w:rPr>
            <w:rFonts w:hint="eastAsia"/>
            <w:b w:val="0"/>
            <w:sz w:val="24"/>
            <w:lang w:eastAsia="zh"/>
            <w:woUserID w:val="2"/>
          </w:rPr>
          <w:t>主变</w:t>
        </w:r>
      </w:ins>
      <w:r>
        <w:rPr>
          <w:rFonts w:ascii="Times New Roman" w:hAnsi="Times New Roman" w:eastAsia="方正仿宋_GBK"/>
          <w:b w:val="0"/>
          <w:sz w:val="24"/>
        </w:rPr>
        <w:t>容量为原总容量的一半；三台同</w:t>
      </w:r>
      <w:ins w:id="94" w:author="白日梦想家" w:date="2026-10-02T19:07:30Z">
        <w:r>
          <w:rPr>
            <w:rFonts w:hint="eastAsia"/>
            <w:b w:val="0"/>
            <w:sz w:val="24"/>
            <w:lang w:eastAsia="zh"/>
            <w:woUserID w:val="2"/>
          </w:rPr>
          <w:t>容量</w:t>
        </w:r>
      </w:ins>
      <w:del w:id="95" w:author="白日梦想家" w:date="2026-10-02T19:07:29Z">
        <w:r>
          <w:rPr>
            <w:rFonts w:ascii="Times New Roman" w:hAnsi="Times New Roman" w:eastAsia="方正仿宋_GBK"/>
            <w:b w:val="0"/>
            <w:sz w:val="24"/>
          </w:rPr>
          <w:delText>规格</w:delText>
        </w:r>
      </w:del>
      <w:r>
        <w:rPr>
          <w:rFonts w:ascii="Times New Roman" w:hAnsi="Times New Roman" w:eastAsia="方正仿宋_GBK"/>
          <w:b w:val="0"/>
          <w:sz w:val="24"/>
        </w:rPr>
        <w:t>主变</w:t>
      </w:r>
      <w:ins w:id="96" w:author="白日梦想家" w:date="2026-10-02T19:07:34Z">
        <w:r>
          <w:rPr>
            <w:rFonts w:hint="eastAsia"/>
            <w:b w:val="0"/>
            <w:sz w:val="24"/>
            <w:lang w:eastAsia="zh"/>
            <w:woUserID w:val="2"/>
          </w:rPr>
          <w:t>N-</w:t>
        </w:r>
      </w:ins>
      <w:ins w:id="97" w:author="白日梦想家" w:date="2026-10-02T19:07:35Z">
        <w:r>
          <w:rPr>
            <w:rFonts w:hint="eastAsia"/>
            <w:b w:val="0"/>
            <w:sz w:val="24"/>
            <w:lang w:eastAsia="zh"/>
            <w:woUserID w:val="2"/>
          </w:rPr>
          <w:t>1</w:t>
        </w:r>
      </w:ins>
      <w:del w:id="98" w:author="白日梦想家" w:date="2026-10-02T19:07:33Z">
        <w:r>
          <w:rPr>
            <w:rFonts w:ascii="Times New Roman" w:hAnsi="Times New Roman" w:eastAsia="方正仿宋_GBK"/>
            <w:b w:val="0"/>
            <w:sz w:val="24"/>
          </w:rPr>
          <w:delText>退出一台</w:delText>
        </w:r>
      </w:del>
      <w:r>
        <w:rPr>
          <w:rFonts w:ascii="Times New Roman" w:hAnsi="Times New Roman" w:eastAsia="方正仿宋_GBK"/>
          <w:b w:val="0"/>
          <w:sz w:val="24"/>
        </w:rPr>
        <w:t>，剩余比例为三分之二。扩建主变可以同时改变总容量和退出后的剩余容量，其作用需要结合主变规格和供电需求分析。本研究将主变扩建作为独立建设变量，根据预留位置确定扩建条件，并计入相应工程费用。</w:t>
      </w:r>
    </w:p>
    <w:p w14:paraId="58651D17">
      <w:pPr>
        <w:pStyle w:val="2"/>
        <w:widowControl/>
        <w:spacing w:before="0" w:after="0" w:line="300" w:lineRule="auto"/>
        <w:ind w:firstLine="480"/>
        <w:jc w:val="both"/>
      </w:pPr>
      <w:r>
        <w:rPr>
          <w:rFonts w:ascii="Times New Roman" w:hAnsi="Times New Roman" w:eastAsia="方正仿宋_GBK"/>
          <w:b w:val="0"/>
          <w:sz w:val="24"/>
        </w:rPr>
        <w:t>区域容量配置还受主变规格的离散性影响。某站需要增加的有效供电能力可能小于一个推荐规格的容量增量，采购整台设备后出现一定容量储备。随着负荷增加，储备被逐步使用，年度容载比下降。若直接求解连续容量再按最邻近规格取整，取整后的供电安全或费用最优性可能不成立。本项目将可选规格直接纳入整数模型，年度指标从实际规格合计得到。</w:t>
      </w:r>
    </w:p>
    <w:p w14:paraId="5F58F543">
      <w:pPr>
        <w:pStyle w:val="5"/>
        <w:keepNext/>
        <w:numPr>
          <w:ilvl w:val="0"/>
          <w:numId w:val="0"/>
        </w:numPr>
        <w:spacing w:before="160" w:after="120" w:line="360" w:lineRule="auto"/>
        <w:ind w:firstLine="0"/>
      </w:pPr>
      <w:bookmarkStart w:id="54" w:name="中压联络对容量配置的作用"/>
      <w:r>
        <w:rPr>
          <w:rFonts w:ascii="Times New Roman" w:hAnsi="Times New Roman" w:eastAsia="方正仿宋_GBK"/>
          <w:b/>
          <w:sz w:val="26"/>
        </w:rPr>
        <w:t>2.4.2 中压联络对容量配置的作用</w:t>
      </w:r>
      <w:bookmarkEnd w:id="54"/>
    </w:p>
    <w:p w14:paraId="61DE64D6">
      <w:pPr>
        <w:widowControl/>
        <w:spacing w:before="0" w:after="0" w:line="300" w:lineRule="auto"/>
        <w:ind w:firstLine="480"/>
        <w:jc w:val="both"/>
      </w:pPr>
      <w:r>
        <w:rPr>
          <w:rFonts w:ascii="Times New Roman" w:hAnsi="Times New Roman" w:eastAsia="方正仿宋_GBK"/>
          <w:b w:val="0"/>
          <w:sz w:val="24"/>
        </w:rPr>
        <w:t>肖峻等研究指出，变电容载比与下一级中压网络供电能力之间存在量化联系，联络位置和负荷分布影响转带能力[8]。工程上需要分别核实负荷是否可分段、通道是否可用、受端主变是否有余量。可转负荷由通道条件与两端容量共同确定。</w:t>
      </w:r>
    </w:p>
    <w:p w14:paraId="47B47DB1">
      <w:pPr>
        <w:pStyle w:val="2"/>
        <w:widowControl/>
        <w:spacing w:before="0" w:after="0" w:line="300" w:lineRule="auto"/>
        <w:ind w:firstLine="480"/>
        <w:jc w:val="both"/>
      </w:pPr>
      <w:r>
        <w:rPr>
          <w:rFonts w:ascii="Times New Roman" w:hAnsi="Times New Roman" w:eastAsia="方正仿宋_GBK"/>
          <w:b w:val="0"/>
          <w:sz w:val="24"/>
        </w:rPr>
        <w:t>正常负荷转接改变站级供电任务，可以使部分站原有储备承担邻站负荷，减少局部新增容量或储能。对区县整体而言，用户需求保持不变，送出和接收应成对计量。忽略线路损耗时，区域负荷总量守恒；联络容量也不属于主变铭牌容量。本研究在模型中保留两端约束，使联络收益表现为设备配置变化，而非容载比分母的人为下降。</w:t>
      </w:r>
    </w:p>
    <w:p w14:paraId="73BC2405">
      <w:pPr>
        <w:pStyle w:val="2"/>
        <w:widowControl/>
        <w:spacing w:before="0" w:after="0" w:line="300" w:lineRule="auto"/>
        <w:ind w:firstLine="480"/>
        <w:jc w:val="both"/>
      </w:pPr>
      <w:r>
        <w:rPr>
          <w:rFonts w:ascii="Times New Roman" w:hAnsi="Times New Roman" w:eastAsia="方正仿宋_GBK"/>
          <w:b w:val="0"/>
          <w:sz w:val="24"/>
        </w:rPr>
        <w:t>故障转供需要对应故障状态、恢复要求和操作条件。DL/T 5729—2023对供电区域类别及恢复供电提出不同要求，站间转移比例处于相关故障或检修语境[5]。本报告采用市区50%、邳州28.29%的初始能力参数，用于区县内部负荷配置。负荷经正常转接后，</w:t>
      </w:r>
      <w:del w:id="99" w:author="白日梦想家" w:date="2026-10-02T21:42:05Z">
        <w:r>
          <w:rPr>
            <w:rFonts w:ascii="Times New Roman" w:hAnsi="Times New Roman" w:eastAsia="方正仿宋_GBK"/>
            <w:b w:val="0"/>
            <w:sz w:val="24"/>
          </w:rPr>
          <w:delText>单台主变退出</w:delText>
        </w:r>
      </w:del>
      <w:ins w:id="100" w:author="白日梦想家" w:date="2026-10-02T21:42:05Z">
        <w:r>
          <w:rPr>
            <w:rFonts w:hint="eastAsia"/>
            <w:b w:val="0"/>
            <w:sz w:val="24"/>
            <w:lang w:eastAsia="zh"/>
          </w:rPr>
          <w:t>主变N-1</w:t>
        </w:r>
      </w:ins>
      <w:r>
        <w:rPr>
          <w:rFonts w:ascii="Times New Roman" w:hAnsi="Times New Roman" w:eastAsia="方正仿宋_GBK"/>
          <w:b w:val="0"/>
          <w:sz w:val="24"/>
        </w:rPr>
        <w:t>容量按调整后的站级任务校核，校核中采用相应剩余主变容量和储能支撑能力。</w:t>
      </w:r>
    </w:p>
    <w:p w14:paraId="62F825C0">
      <w:pPr>
        <w:pStyle w:val="2"/>
        <w:widowControl/>
        <w:spacing w:before="0" w:after="0" w:line="300" w:lineRule="auto"/>
        <w:ind w:firstLine="480"/>
        <w:jc w:val="both"/>
      </w:pPr>
      <w:r>
        <w:rPr>
          <w:rFonts w:ascii="Times New Roman" w:hAnsi="Times New Roman" w:eastAsia="方正仿宋_GBK"/>
          <w:b w:val="0"/>
          <w:sz w:val="24"/>
        </w:rPr>
        <w:t>本研究分别建立既有与新增转供能力预算。既有能力按初始转供率计取，新建联络按项目提高能力；送端可转负荷、受端容量及反向压力共同限制其使用量。工程费用决定能力不足时采用新建联络、增容或储能的组合。</w:t>
      </w:r>
    </w:p>
    <w:p w14:paraId="7DDB14D3">
      <w:pPr>
        <w:pStyle w:val="5"/>
        <w:keepNext/>
        <w:numPr>
          <w:ilvl w:val="0"/>
          <w:numId w:val="0"/>
        </w:numPr>
        <w:spacing w:before="160" w:after="120" w:line="360" w:lineRule="auto"/>
        <w:ind w:firstLine="0"/>
      </w:pPr>
      <w:bookmarkStart w:id="55" w:name="负荷发展储备的时间特征"/>
      <w:r>
        <w:rPr>
          <w:rFonts w:ascii="Times New Roman" w:hAnsi="Times New Roman" w:eastAsia="方正仿宋_GBK"/>
          <w:b/>
          <w:sz w:val="26"/>
        </w:rPr>
        <w:t>2.4.3 负荷发展储备的时间特征</w:t>
      </w:r>
      <w:bookmarkEnd w:id="55"/>
    </w:p>
    <w:p w14:paraId="455261A5">
      <w:pPr>
        <w:widowControl/>
        <w:spacing w:before="0" w:after="0" w:line="300" w:lineRule="auto"/>
        <w:ind w:firstLine="480"/>
        <w:jc w:val="both"/>
      </w:pPr>
      <w:r>
        <w:rPr>
          <w:rFonts w:ascii="Times New Roman" w:hAnsi="Times New Roman" w:eastAsia="方正仿宋_GBK"/>
          <w:b w:val="0"/>
          <w:sz w:val="24"/>
        </w:rPr>
        <w:t>负荷发展储备与规划年份直接相关。建设一台主变通常不能按年度自由缩减，负荷则可能在不同年份上升或下降。年度规划路径因此需要处理资产持续在役和负荷波动的共同影响。用一个规划末年容量倒推全部年度，会遗漏提前建设费用与中间年份的容量约束。</w:t>
      </w:r>
    </w:p>
    <w:p w14:paraId="164DCACA">
      <w:pPr>
        <w:pStyle w:val="2"/>
        <w:widowControl/>
        <w:spacing w:before="0" w:after="0" w:line="300" w:lineRule="auto"/>
        <w:ind w:firstLine="480"/>
        <w:jc w:val="both"/>
      </w:pPr>
      <w:r>
        <w:rPr>
          <w:rFonts w:ascii="Times New Roman" w:hAnsi="Times New Roman" w:eastAsia="方正仿宋_GBK"/>
          <w:b w:val="0"/>
          <w:sz w:val="24"/>
        </w:rPr>
        <w:t>DL/T 5729—2023按年负荷平均增长水平给出容载比建议档位[5]。对本项目四个同比增长率采用近年权重较高的平均值，可以减弱单一年度作为判断依据的影响，规划预测结合统计范围、气象条件、新增用户、产业计划及负荷兑现情况确定。本研究将年负荷平均增长率用于容载比2.00起点后的四年需求推演，历史年度数据用于现状分析。</w:t>
      </w:r>
    </w:p>
    <w:p w14:paraId="20603ABE">
      <w:pPr>
        <w:pStyle w:val="2"/>
        <w:widowControl/>
        <w:spacing w:before="0" w:after="0" w:line="300" w:lineRule="auto"/>
        <w:ind w:firstLine="480"/>
        <w:jc w:val="both"/>
      </w:pPr>
      <w:r>
        <w:rPr>
          <w:rFonts w:ascii="Times New Roman" w:hAnsi="Times New Roman" w:eastAsia="方正仿宋_GBK"/>
          <w:b w:val="0"/>
          <w:sz w:val="24"/>
        </w:rPr>
        <w:t>增长参数影响供电需求，同时影响容载比分母。在资产非减条件下，较低增长可能使已配置容量对应的容载比较高；较高增长可能触发新的主变或储能建设。离散措施使变化呈台阶形态，推荐矩阵按分档情景归纳容量变化。</w:t>
      </w:r>
    </w:p>
    <w:p w14:paraId="230A4FDC">
      <w:pPr>
        <w:pStyle w:val="4"/>
        <w:keepNext/>
        <w:numPr>
          <w:ilvl w:val="0"/>
          <w:numId w:val="0"/>
        </w:numPr>
        <w:spacing w:before="160" w:after="120" w:line="360" w:lineRule="auto"/>
        <w:ind w:firstLine="0"/>
      </w:pPr>
      <w:bookmarkStart w:id="56" w:name="高渗透率下的源荷特征与容量压力"/>
      <w:bookmarkStart w:id="57" w:name="h162"/>
      <w:r>
        <w:rPr>
          <w:rFonts w:ascii="Times New Roman" w:hAnsi="Times New Roman" w:eastAsia="方正仿宋_GBK"/>
          <w:b/>
          <w:sz w:val="32"/>
        </w:rPr>
        <w:t>2.5 高渗透率下的源荷特征与容量压力</w:t>
      </w:r>
      <w:bookmarkEnd w:id="56"/>
      <w:bookmarkEnd w:id="57"/>
    </w:p>
    <w:p w14:paraId="41873D56">
      <w:pPr>
        <w:pStyle w:val="5"/>
        <w:keepNext/>
        <w:numPr>
          <w:ilvl w:val="0"/>
          <w:numId w:val="0"/>
        </w:numPr>
        <w:spacing w:before="160" w:after="120" w:line="360" w:lineRule="auto"/>
        <w:ind w:firstLine="0"/>
      </w:pPr>
      <w:bookmarkStart w:id="58" w:name="用户负荷网供负荷与净负荷"/>
      <w:r>
        <w:rPr>
          <w:rFonts w:ascii="Times New Roman" w:hAnsi="Times New Roman" w:eastAsia="方正仿宋_GBK"/>
          <w:b/>
          <w:sz w:val="26"/>
        </w:rPr>
        <w:t>2.5.1 用户负荷、网供负荷与净负荷</w:t>
      </w:r>
      <w:bookmarkEnd w:id="58"/>
    </w:p>
    <w:p w14:paraId="27E31B3C">
      <w:pPr>
        <w:widowControl/>
        <w:spacing w:before="0" w:after="0" w:line="300" w:lineRule="auto"/>
        <w:ind w:firstLine="480"/>
        <w:jc w:val="both"/>
      </w:pPr>
      <w:r>
        <w:rPr>
          <w:rFonts w:ascii="Times New Roman" w:hAnsi="Times New Roman" w:eastAsia="方正仿宋_GBK"/>
          <w:b w:val="0"/>
          <w:sz w:val="24"/>
        </w:rPr>
        <w:t>用户负荷表达用户实际用电需求，网供负荷表达电网向用户供电的剩余任务。分布式电源参与本地供电后，二者需要通过同一范围的发电和交换功率对应。在忽略损耗的简化关系中，净负荷为用户用电功率减去本地发电功率。正值表示受电，负值表示反送。源荷平衡按同一时段和统计范围建立。</w:t>
      </w:r>
    </w:p>
    <w:p w14:paraId="505FF641">
      <w:pPr>
        <w:pStyle w:val="2"/>
        <w:widowControl/>
        <w:spacing w:before="0" w:after="0" w:line="300" w:lineRule="auto"/>
        <w:ind w:firstLine="480"/>
        <w:jc w:val="both"/>
      </w:pPr>
      <w:r>
        <w:rPr>
          <w:rFonts w:ascii="Times New Roman" w:hAnsi="Times New Roman" w:eastAsia="方正仿宋_GBK"/>
          <w:b w:val="0"/>
          <w:sz w:val="24"/>
        </w:rPr>
        <w:t>分布式电源装机渗透率的分母是用户最大用电负荷，容载比的分母是年网供最大负荷；前者用于表达装机与用电规模，后者用于表达主变容量与区域供电峰值[5][19]。光伏增长时，两种分母可能发生不同变化。如果把降压负荷直接作为用户最大负荷，日间光伏供电作用可能被重复计入分布式电源装机渗透率，导致不同地区比较失真。</w:t>
      </w:r>
    </w:p>
    <w:p w14:paraId="288A916B">
      <w:pPr>
        <w:pStyle w:val="2"/>
        <w:widowControl/>
        <w:spacing w:before="0" w:after="0" w:line="300" w:lineRule="auto"/>
        <w:ind w:firstLine="480"/>
        <w:jc w:val="both"/>
      </w:pPr>
      <w:r>
        <w:rPr>
          <w:rFonts w:ascii="Times New Roman" w:hAnsi="Times New Roman" w:eastAsia="方正仿宋_GBK"/>
          <w:b w:val="0"/>
          <w:sz w:val="24"/>
        </w:rPr>
        <w:t>分布式电源电量渗透率按分布式电源发电量与用户年用电量构造，具有全年积分含义。净交换年电量按受电与反送的代数积分计算。重建用户用电量时，应将本地发电量加回同范围净交换电量，并核对其他电源、跨层级交换和损耗。第三章明确本项目估计式及其限制。</w:t>
      </w:r>
    </w:p>
    <w:p w14:paraId="1C533072">
      <w:pPr>
        <w:pStyle w:val="5"/>
        <w:keepNext/>
        <w:numPr>
          <w:ilvl w:val="0"/>
          <w:numId w:val="0"/>
        </w:numPr>
        <w:spacing w:before="160" w:after="120" w:line="360" w:lineRule="auto"/>
        <w:ind w:firstLine="0"/>
      </w:pPr>
      <w:bookmarkStart w:id="59" w:name="正反向极值的设备含义"/>
      <w:r>
        <w:rPr>
          <w:rFonts w:ascii="Times New Roman" w:hAnsi="Times New Roman" w:eastAsia="方正仿宋_GBK"/>
          <w:b/>
          <w:sz w:val="26"/>
        </w:rPr>
        <w:t>2.5.2 正反向极值的设备含义</w:t>
      </w:r>
      <w:bookmarkEnd w:id="59"/>
    </w:p>
    <w:p w14:paraId="7DD1A1C5">
      <w:pPr>
        <w:widowControl/>
        <w:spacing w:before="0" w:after="0" w:line="300" w:lineRule="auto"/>
        <w:ind w:firstLine="480"/>
        <w:jc w:val="both"/>
      </w:pPr>
      <w:r>
        <w:rPr>
          <w:rFonts w:ascii="Times New Roman" w:hAnsi="Times New Roman" w:eastAsia="方正仿宋_GBK"/>
          <w:b w:val="0"/>
          <w:sz w:val="24"/>
        </w:rPr>
        <w:t>从额定容量和电流热效应角度，正反向同幅值功率均会占用主变容量。容量压力比较可以取净负荷峰值绝对值，但电流仍取决于无功功率和电压。本研究使用0.95功率因数进行有功与视在容量折算，该值作为统一筛查假定；实际设备负载率应以同一时刻视在功率或电流资料核定[4][5]。</w:t>
      </w:r>
    </w:p>
    <w:p w14:paraId="7C6036DB">
      <w:pPr>
        <w:pStyle w:val="2"/>
        <w:widowControl/>
        <w:spacing w:before="0" w:after="0" w:line="300" w:lineRule="auto"/>
        <w:ind w:firstLine="480"/>
        <w:jc w:val="both"/>
      </w:pPr>
      <w:r>
        <w:rPr>
          <w:rFonts w:ascii="Times New Roman" w:hAnsi="Times New Roman" w:eastAsia="方正仿宋_GBK"/>
          <w:b w:val="0"/>
          <w:sz w:val="24"/>
        </w:rPr>
        <w:t>正向与反向场景的网络和保护条件可能不同。正向供电安全涉及用户恢复供电，反向接入还涉及上级网络、电压和保护配合。把两个方向压缩为绝对峰值后，仍需分别保存方向及对应场景。正反向净负荷分别对应相应技术约束。</w:t>
      </w:r>
    </w:p>
    <w:p w14:paraId="3AABCC05">
      <w:pPr>
        <w:pStyle w:val="2"/>
        <w:widowControl/>
        <w:spacing w:before="0" w:after="0" w:line="300" w:lineRule="auto"/>
        <w:ind w:firstLine="480"/>
        <w:jc w:val="both"/>
      </w:pPr>
      <w:r>
        <w:rPr>
          <w:rFonts w:ascii="Times New Roman" w:hAnsi="Times New Roman" w:eastAsia="方正仿宋_GBK"/>
          <w:b w:val="0"/>
          <w:sz w:val="24"/>
        </w:rPr>
        <w:t>站级各自最大反送功率相加，一般不等于区域同步反送峰值。若不同时刻的站峰相加，结果只能作为上侧压力指标；形成区域峰值时，应先在同一时间轴上逐时汇总，再取极值。本项目站级技术约束和区县容载比分母分开设置，避免将各站独立最大值之和写作区域年最大负荷。</w:t>
      </w:r>
    </w:p>
    <w:p w14:paraId="3D6CE780">
      <w:pPr>
        <w:pStyle w:val="5"/>
        <w:keepNext/>
        <w:numPr>
          <w:ilvl w:val="0"/>
          <w:numId w:val="0"/>
        </w:numPr>
        <w:spacing w:before="160" w:after="120" w:line="360" w:lineRule="auto"/>
        <w:ind w:firstLine="0"/>
      </w:pPr>
      <w:bookmarkStart w:id="60" w:name="峰值持续时间与尖峰能量"/>
      <w:r>
        <w:rPr>
          <w:rFonts w:ascii="Times New Roman" w:hAnsi="Times New Roman" w:eastAsia="方正仿宋_GBK"/>
          <w:b/>
          <w:sz w:val="26"/>
        </w:rPr>
        <w:t>2.5.3 峰值持续时间与尖峰能量</w:t>
      </w:r>
      <w:bookmarkEnd w:id="60"/>
    </w:p>
    <w:p w14:paraId="77D331A0">
      <w:pPr>
        <w:widowControl/>
        <w:spacing w:before="0" w:after="0" w:line="300" w:lineRule="auto"/>
        <w:ind w:firstLine="480"/>
        <w:jc w:val="both"/>
      </w:pPr>
      <w:r>
        <w:rPr>
          <w:rFonts w:ascii="Times New Roman" w:hAnsi="Times New Roman" w:eastAsia="方正仿宋_GBK"/>
          <w:b w:val="0"/>
          <w:sz w:val="24"/>
        </w:rPr>
        <w:t>95%峰值持续时间在本项目中指功率达到相应方向峰值95%以上的连续时段长度。95%是相对幅值门槛，不表示全年功率样本的第95百分位，也不表示95%的保障概率。采用最长连续峰段，可以表达单次尖峰对持续支撑能力的要求；全年达到门槛的累计小时则反映出现频度，两者用途不同。</w:t>
      </w:r>
    </w:p>
    <w:p w14:paraId="1E18434C">
      <w:pPr>
        <w:pStyle w:val="2"/>
        <w:widowControl/>
        <w:spacing w:before="0" w:after="0" w:line="300" w:lineRule="auto"/>
        <w:ind w:firstLine="480"/>
        <w:jc w:val="both"/>
      </w:pPr>
      <w:r>
        <w:rPr>
          <w:rFonts w:ascii="Times New Roman" w:hAnsi="Times New Roman" w:eastAsia="方正仿宋_GBK"/>
          <w:b w:val="0"/>
          <w:sz w:val="24"/>
        </w:rPr>
        <w:t xml:space="preserve">对储能配置，仅有年度峰值幅度还不够。相同的5 MW缺口若持续1 </w:t>
      </w:r>
      <m:oMath>
        <m:r>
          <m:rPr/>
          <m:t>h</m:t>
        </m:r>
      </m:oMath>
      <w:r>
        <w:rPr>
          <w:rFonts w:ascii="Times New Roman" w:hAnsi="Times New Roman" w:eastAsia="方正仿宋_GBK"/>
          <w:b w:val="0"/>
          <w:sz w:val="24"/>
        </w:rPr>
        <w:t xml:space="preserve">，最低理想放电能量为5 MWh；若持续5 </w:t>
      </w:r>
      <m:oMath>
        <m:r>
          <m:rPr/>
          <m:t>h</m:t>
        </m:r>
      </m:oMath>
      <w:r>
        <w:rPr>
          <w:rFonts w:ascii="Times New Roman" w:hAnsi="Times New Roman" w:eastAsia="方正仿宋_GBK"/>
          <w:b w:val="0"/>
          <w:sz w:val="24"/>
        </w:rPr>
        <w:t>，所需能量相应增加。这是功率与能量的直接关系，实际工程还需考虑效率、可用荷电状态及容量衰减[9][10]。本项目静态模型以铭牌功率和峰段可持续能量共同限制储能支撑。</w:t>
      </w:r>
    </w:p>
    <w:p w14:paraId="31DFBA1F">
      <w:pPr>
        <w:pStyle w:val="2"/>
        <w:widowControl/>
        <w:spacing w:before="0" w:after="0" w:line="300" w:lineRule="auto"/>
        <w:ind w:firstLine="480"/>
        <w:jc w:val="both"/>
      </w:pPr>
      <w:r>
        <w:rPr>
          <w:rFonts w:ascii="Times New Roman" w:hAnsi="Times New Roman" w:eastAsia="方正仿宋_GBK"/>
          <w:b w:val="0"/>
          <w:sz w:val="24"/>
        </w:rPr>
        <w:t>峰值持续时间对缺测处理较敏感。缺失小时落在尖峰区间内，可能把同一连续事件拆成两段，也可能因插值而人为连接两个事件。年度时序存在较长缺口时，应保留缺测状态，报告统计的是已观测峰段或有明确补值规则的估计峰段。持续时间分析采用同一缺测处理规则。</w:t>
      </w:r>
    </w:p>
    <w:p w14:paraId="5F36B296">
      <w:pPr>
        <w:pStyle w:val="5"/>
        <w:keepNext/>
        <w:numPr>
          <w:ilvl w:val="0"/>
          <w:numId w:val="0"/>
        </w:numPr>
        <w:spacing w:before="160" w:after="120" w:line="360" w:lineRule="auto"/>
        <w:ind w:firstLine="0"/>
      </w:pPr>
      <w:bookmarkStart w:id="61" w:name="分布式电源电量渗透率与负载率的相关性"/>
      <w:r>
        <w:rPr>
          <w:rFonts w:ascii="Times New Roman" w:hAnsi="Times New Roman" w:eastAsia="方正仿宋_GBK"/>
          <w:b/>
          <w:sz w:val="26"/>
        </w:rPr>
        <w:t>2.5.4 分布式电源电量渗透率与负载率的相关性</w:t>
      </w:r>
      <w:bookmarkEnd w:id="61"/>
    </w:p>
    <w:p w14:paraId="62479D39">
      <w:pPr>
        <w:widowControl/>
        <w:spacing w:before="0" w:after="0" w:line="300" w:lineRule="auto"/>
        <w:ind w:firstLine="480"/>
        <w:jc w:val="both"/>
      </w:pPr>
      <w:r>
        <w:rPr>
          <w:rFonts w:ascii="Times New Roman" w:hAnsi="Times New Roman" w:eastAsia="方正仿宋_GBK"/>
          <w:b w:val="0"/>
          <w:sz w:val="24"/>
        </w:rPr>
        <w:t>光伏增加可能降低部分日间净负荷，而年度设备最大负载率还可能由晚间高峰或局部反送决定。分布式电源电量渗透率提高与最大负载率下降因此不存在无条件对应关系[3][4][59]。容量配置、负荷时段和统计边界都会影响两者的相关方向。</w:t>
      </w:r>
    </w:p>
    <w:p w14:paraId="54412682">
      <w:pPr>
        <w:pStyle w:val="2"/>
        <w:widowControl/>
        <w:spacing w:before="0" w:after="0" w:line="300" w:lineRule="auto"/>
        <w:ind w:firstLine="480"/>
        <w:jc w:val="both"/>
      </w:pPr>
      <w:r>
        <w:rPr>
          <w:rFonts w:ascii="Times New Roman" w:hAnsi="Times New Roman" w:eastAsia="方正仿宋_GBK"/>
          <w:b w:val="0"/>
          <w:sz w:val="24"/>
        </w:rPr>
        <w:t>容量／负荷比与负载率还共享容量和峰值成分。若容载比固定按区域峰值计算，负载率也按同一峰值与总容量构造，二者具有代数反比关系，该相关性源于指标的计算关系。原表逐台主变负载率的中位数与区域容载比范围不同，分别反映设备分布和区域容量储备。</w:t>
      </w:r>
    </w:p>
    <w:p w14:paraId="023AB92E">
      <w:pPr>
        <w:pStyle w:val="2"/>
        <w:widowControl/>
        <w:spacing w:before="0" w:after="0" w:line="300" w:lineRule="auto"/>
        <w:ind w:firstLine="480"/>
        <w:jc w:val="both"/>
      </w:pPr>
      <w:r>
        <w:rPr>
          <w:rFonts w:ascii="Times New Roman" w:hAnsi="Times New Roman" w:eastAsia="方正仿宋_GBK"/>
          <w:b w:val="0"/>
          <w:sz w:val="24"/>
        </w:rPr>
        <w:t>邳州和市区的资料分别反映县域与市区的源荷条件。年度地区指标用于比较相对水平。对具有月度同范围资料的地区，可计算月度关联并说明样本内性质，为后续扩大实际数据样本提供依据。</w:t>
      </w:r>
    </w:p>
    <w:p w14:paraId="3D1064E9">
      <w:pPr>
        <w:pStyle w:val="4"/>
        <w:keepNext/>
        <w:numPr>
          <w:ilvl w:val="0"/>
          <w:numId w:val="0"/>
        </w:numPr>
        <w:spacing w:before="160" w:after="120" w:line="360" w:lineRule="auto"/>
        <w:ind w:firstLine="0"/>
      </w:pPr>
      <w:bookmarkStart w:id="62" w:name="主变联络与储能的经济替代条件"/>
      <w:bookmarkStart w:id="63" w:name="h179"/>
      <w:r>
        <w:rPr>
          <w:rFonts w:ascii="Times New Roman" w:hAnsi="Times New Roman" w:eastAsia="方正仿宋_GBK"/>
          <w:b/>
          <w:sz w:val="32"/>
        </w:rPr>
        <w:t>2.6 主变、联络与储能的经济替代条件</w:t>
      </w:r>
      <w:bookmarkEnd w:id="62"/>
      <w:bookmarkEnd w:id="63"/>
    </w:p>
    <w:p w14:paraId="0FA5A7DB">
      <w:pPr>
        <w:pStyle w:val="5"/>
        <w:keepNext/>
        <w:numPr>
          <w:ilvl w:val="0"/>
          <w:numId w:val="0"/>
        </w:numPr>
        <w:spacing w:before="160" w:after="120" w:line="360" w:lineRule="auto"/>
        <w:ind w:firstLine="0"/>
      </w:pPr>
      <w:bookmarkStart w:id="64" w:name="共同服务能力与费用分母"/>
      <w:r>
        <w:rPr>
          <w:rFonts w:ascii="Times New Roman" w:hAnsi="Times New Roman" w:eastAsia="方正仿宋_GBK"/>
          <w:b/>
          <w:sz w:val="26"/>
        </w:rPr>
        <w:t>2.6.1 共同服务能力与费用分母</w:t>
      </w:r>
      <w:bookmarkEnd w:id="64"/>
    </w:p>
    <w:p w14:paraId="1D6CBF2F">
      <w:pPr>
        <w:widowControl/>
        <w:spacing w:before="0" w:after="0" w:line="300" w:lineRule="auto"/>
        <w:ind w:firstLine="480"/>
        <w:jc w:val="both"/>
      </w:pPr>
      <w:r>
        <w:rPr>
          <w:rFonts w:ascii="Times New Roman" w:hAnsi="Times New Roman" w:eastAsia="方正仿宋_GBK"/>
          <w:b w:val="0"/>
          <w:sz w:val="24"/>
        </w:rPr>
        <w:t>三类措施按场景中的有效服务功率进行比较。主变以MVA标示视在容量，线路以长度和通道热限构造，储能同时具有MW与MWh。构造价格比时，需要先给出相应场景下的有效MW，再分别计算单位服务能力费用。统一单位用于比较单位服务功率投资，技术替代关系由容量、持续时间与转供约束确定。</w:t>
      </w:r>
    </w:p>
    <w:p w14:paraId="5A4AA608">
      <w:pPr>
        <w:pStyle w:val="2"/>
        <w:widowControl/>
        <w:spacing w:before="0" w:after="0" w:line="300" w:lineRule="auto"/>
        <w:ind w:firstLine="480"/>
        <w:jc w:val="both"/>
      </w:pPr>
      <w:r>
        <w:rPr>
          <w:rFonts w:ascii="Times New Roman" w:hAnsi="Times New Roman" w:eastAsia="方正仿宋_GBK"/>
          <w:b w:val="0"/>
          <w:sz w:val="24"/>
        </w:rPr>
        <w:t>主变</w:t>
      </w:r>
      <w:ins w:id="101" w:author="白日梦想家" w:date="2026-10-02T19:10:12Z">
        <w:r>
          <w:rPr>
            <w:rFonts w:hint="eastAsia"/>
            <w:b w:val="0"/>
            <w:sz w:val="24"/>
            <w:lang w:eastAsia="zh"/>
            <w:woUserID w:val="2"/>
          </w:rPr>
          <w:t>增容</w:t>
        </w:r>
      </w:ins>
      <w:del w:id="102" w:author="白日梦想家" w:date="2026-10-02T19:10:11Z">
        <w:r>
          <w:rPr>
            <w:rFonts w:ascii="Times New Roman" w:hAnsi="Times New Roman" w:eastAsia="方正仿宋_GBK"/>
            <w:b w:val="0"/>
            <w:sz w:val="24"/>
          </w:rPr>
          <w:delText>替换</w:delText>
        </w:r>
      </w:del>
      <w:r>
        <w:rPr>
          <w:rFonts w:ascii="Times New Roman" w:hAnsi="Times New Roman" w:eastAsia="方正仿宋_GBK"/>
          <w:b w:val="0"/>
          <w:sz w:val="24"/>
        </w:rPr>
        <w:t>工程</w:t>
      </w:r>
      <w:ins w:id="103" w:author="白日梦想家" w:date="2026-10-02T19:10:48Z">
        <w:r>
          <w:rPr>
            <w:rFonts w:hint="eastAsia"/>
            <w:b w:val="0"/>
            <w:sz w:val="24"/>
            <w:lang w:eastAsia="zh"/>
            <w:woUserID w:val="2"/>
          </w:rPr>
          <w:t>用</w:t>
        </w:r>
      </w:ins>
      <w:del w:id="104" w:author="白日梦想家" w:date="2026-10-02T19:10:15Z">
        <w:r>
          <w:rPr>
            <w:rFonts w:ascii="Times New Roman" w:hAnsi="Times New Roman" w:eastAsia="方正仿宋_GBK"/>
            <w:b w:val="0"/>
            <w:sz w:val="24"/>
          </w:rPr>
          <w:delText>采购</w:delText>
        </w:r>
      </w:del>
      <w:r>
        <w:rPr>
          <w:rFonts w:ascii="Times New Roman" w:hAnsi="Times New Roman" w:eastAsia="方正仿宋_GBK"/>
          <w:b w:val="0"/>
          <w:sz w:val="24"/>
        </w:rPr>
        <w:t>50 MVA</w:t>
      </w:r>
      <w:ins w:id="105" w:author="白日梦想家" w:date="2026-10-02T19:10:21Z">
        <w:r>
          <w:rPr>
            <w:rFonts w:hint="eastAsia"/>
            <w:b w:val="0"/>
            <w:sz w:val="24"/>
            <w:lang w:eastAsia="zh"/>
            <w:woUserID w:val="2"/>
          </w:rPr>
          <w:t>主变</w:t>
        </w:r>
      </w:ins>
      <w:ins w:id="106" w:author="白日梦想家" w:date="2026-10-02T19:10:53Z">
        <w:r>
          <w:rPr>
            <w:rFonts w:hint="eastAsia"/>
            <w:b w:val="0"/>
            <w:sz w:val="24"/>
            <w:lang w:eastAsia="zh"/>
            <w:woUserID w:val="2"/>
          </w:rPr>
          <w:t>替代</w:t>
        </w:r>
      </w:ins>
      <w:del w:id="107" w:author="白日梦想家" w:date="2026-10-02T19:10:51Z">
        <w:r>
          <w:rPr>
            <w:rFonts w:ascii="Times New Roman" w:hAnsi="Times New Roman" w:eastAsia="方正仿宋_GBK"/>
            <w:b w:val="0"/>
            <w:sz w:val="24"/>
          </w:rPr>
          <w:delText>、退出</w:delText>
        </w:r>
      </w:del>
      <w:r>
        <w:rPr>
          <w:rFonts w:ascii="Times New Roman" w:hAnsi="Times New Roman" w:eastAsia="方正仿宋_GBK"/>
          <w:b w:val="0"/>
          <w:sz w:val="24"/>
        </w:rPr>
        <w:t>20 MVA</w:t>
      </w:r>
      <w:ins w:id="108" w:author="白日梦想家" w:date="2026-10-02T19:10:37Z">
        <w:r>
          <w:rPr>
            <w:rFonts w:hint="eastAsia"/>
            <w:b w:val="0"/>
            <w:sz w:val="24"/>
            <w:lang w:eastAsia="zh"/>
            <w:woUserID w:val="2"/>
          </w:rPr>
          <w:t>主变</w:t>
        </w:r>
      </w:ins>
      <w:del w:id="109" w:author="白日梦想家" w:date="2026-10-02T19:10:56Z">
        <w:r>
          <w:rPr>
            <w:rFonts w:ascii="Times New Roman" w:hAnsi="Times New Roman" w:eastAsia="方正仿宋_GBK"/>
            <w:b w:val="0"/>
            <w:sz w:val="24"/>
          </w:rPr>
          <w:delText>时</w:delText>
        </w:r>
      </w:del>
      <w:r>
        <w:rPr>
          <w:rFonts w:ascii="Times New Roman" w:hAnsi="Times New Roman" w:eastAsia="方正仿宋_GBK"/>
          <w:b w:val="0"/>
          <w:sz w:val="24"/>
        </w:rPr>
        <w:t>，新增容量为30 MVA。如果目标函数按新购容量计价，价格比应与新购有效MW对应；若说明工程每净增MW的投资，则需另按30 MVA计算。工程费用按新购容量计算，净增MW费用另用于说明替换项目的增量效果。本报告对这两种用途分别给出算式[7]。</w:t>
      </w:r>
    </w:p>
    <w:p w14:paraId="2BE0E9CA">
      <w:pPr>
        <w:pStyle w:val="2"/>
        <w:widowControl/>
        <w:spacing w:before="0" w:after="0" w:line="300" w:lineRule="auto"/>
        <w:ind w:firstLine="480"/>
        <w:jc w:val="both"/>
      </w:pPr>
      <w:r>
        <w:rPr>
          <w:rFonts w:ascii="Times New Roman" w:hAnsi="Times New Roman" w:eastAsia="方正仿宋_GBK"/>
          <w:b w:val="0"/>
          <w:sz w:val="24"/>
        </w:rPr>
        <w:t>新增联络线的有效支撑量还取决于受端剩余容量。线路热限充足而受端没有容量，通道无法完成所设负荷任务；受端空余充足而负荷不能分段，同样不能按整条线路额定能力计收益。公开线路单位造价能够提供价格参考，实际可转任务需要网络资料支撑[8]。</w:t>
      </w:r>
    </w:p>
    <w:p w14:paraId="545C6611">
      <w:pPr>
        <w:pStyle w:val="2"/>
        <w:widowControl/>
        <w:spacing w:before="0" w:after="0" w:line="300" w:lineRule="auto"/>
        <w:ind w:firstLine="480"/>
        <w:jc w:val="both"/>
      </w:pPr>
      <w:r>
        <w:rPr>
          <w:rFonts w:ascii="Times New Roman" w:hAnsi="Times New Roman" w:eastAsia="方正仿宋_GBK"/>
          <w:b w:val="0"/>
          <w:sz w:val="24"/>
        </w:rPr>
        <w:t xml:space="preserve">储能单位有效MW费用随峰段持续时间增加。将10柜包的投资除以1 MW，只适用于允许额定功率持续输出的时段条件。持续时间为3 </w:t>
      </w:r>
      <m:oMath>
        <m:r>
          <m:rPr/>
          <m:t>h</m:t>
        </m:r>
      </m:oMath>
      <w:r>
        <w:rPr>
          <w:rFonts w:ascii="Times New Roman" w:hAnsi="Times New Roman" w:eastAsia="方正仿宋_GBK"/>
          <w:b w:val="0"/>
          <w:sz w:val="24"/>
        </w:rPr>
        <w:t>时，2.15 MWh能量对应的理想持续功率仅为0.72 MW，单位有效MW费用相应提高。成本比例按各场景持续时间计算[10][85]。</w:t>
      </w:r>
    </w:p>
    <w:p w14:paraId="3DC6CE06">
      <w:pPr>
        <w:pStyle w:val="5"/>
        <w:keepNext/>
        <w:numPr>
          <w:ilvl w:val="0"/>
          <w:numId w:val="0"/>
        </w:numPr>
        <w:spacing w:before="160" w:after="120" w:line="360" w:lineRule="auto"/>
        <w:ind w:firstLine="0"/>
      </w:pPr>
      <w:bookmarkStart w:id="65" w:name="统一评价期与更新费用"/>
      <w:r>
        <w:rPr>
          <w:rFonts w:ascii="Times New Roman" w:hAnsi="Times New Roman" w:eastAsia="方正仿宋_GBK"/>
          <w:b/>
          <w:sz w:val="26"/>
        </w:rPr>
        <w:t>2.6.2 统一评价期与更新费用</w:t>
      </w:r>
      <w:bookmarkEnd w:id="65"/>
    </w:p>
    <w:p w14:paraId="7BAA6465">
      <w:pPr>
        <w:widowControl/>
        <w:spacing w:before="0" w:after="0" w:line="300" w:lineRule="auto"/>
        <w:ind w:firstLine="480"/>
        <w:jc w:val="both"/>
      </w:pPr>
      <w:r>
        <w:rPr>
          <w:rFonts w:ascii="Times New Roman" w:hAnsi="Times New Roman" w:eastAsia="方正仿宋_GBK"/>
          <w:b w:val="0"/>
          <w:sz w:val="24"/>
        </w:rPr>
        <w:t>全寿命费用方法将初始投资、固定运维及寿命更新纳入同一评价基准[10][12][13]。如果储能寿命短于网架设备，评价期内可能出现更新投资。只比较初始造价会遗漏这一差异，并高估储能替代长期容量建设的经济性。相反，延后投运减少早期资金占用，也可能影响费用现值。</w:t>
      </w:r>
    </w:p>
    <w:p w14:paraId="233354D4">
      <w:pPr>
        <w:pStyle w:val="2"/>
        <w:widowControl/>
        <w:spacing w:before="0" w:after="0" w:line="300" w:lineRule="auto"/>
        <w:ind w:firstLine="480"/>
        <w:jc w:val="both"/>
      </w:pPr>
      <w:r>
        <w:rPr>
          <w:rFonts w:ascii="Times New Roman" w:hAnsi="Times New Roman" w:eastAsia="方正仿宋_GBK"/>
          <w:b w:val="0"/>
          <w:sz w:val="24"/>
        </w:rPr>
        <w:t>在跨措施比较中，价格水平和工程范围应统一。徐州主变案例包含配套出线等内容，外地用户侧储能成交项目与电网侧成套工程范围不完全相同，线路价格又来自历史规划资料。模型按案例范围形成参考费用，敏感性分析检验价格变化对选择的影响，实际项目采用核定概算。</w:t>
      </w:r>
    </w:p>
    <w:p w14:paraId="1316EB5B">
      <w:pPr>
        <w:pStyle w:val="2"/>
        <w:widowControl/>
        <w:spacing w:before="0" w:after="0" w:line="300" w:lineRule="auto"/>
        <w:ind w:firstLine="480"/>
        <w:jc w:val="both"/>
      </w:pPr>
      <w:r>
        <w:rPr>
          <w:rFonts w:ascii="Times New Roman" w:hAnsi="Times New Roman" w:eastAsia="方正仿宋_GBK"/>
          <w:b w:val="0"/>
          <w:sz w:val="24"/>
        </w:rPr>
        <w:t>本项目采用固定实价和固定运维比例，未另设价格通胀。折现率与实价口径相匹配，储能更新按相同实价计算。为简化参数分析，价格变化集中于主变／线路和主变／储能两个比例。未来储能价格下降通过储能初始及更新价格共同降低的情景表达，价格情景用于比较措施的相对费用。</w:t>
      </w:r>
    </w:p>
    <w:p w14:paraId="59289AD9">
      <w:pPr>
        <w:pStyle w:val="5"/>
        <w:keepNext/>
        <w:numPr>
          <w:ilvl w:val="0"/>
          <w:numId w:val="0"/>
        </w:numPr>
        <w:spacing w:before="160" w:after="120" w:line="360" w:lineRule="auto"/>
        <w:ind w:firstLine="0"/>
      </w:pPr>
      <w:bookmarkStart w:id="66" w:name="技术约束先于经济优选"/>
      <w:r>
        <w:rPr>
          <w:rFonts w:ascii="Times New Roman" w:hAnsi="Times New Roman" w:eastAsia="方正仿宋_GBK"/>
          <w:b/>
          <w:sz w:val="26"/>
        </w:rPr>
        <w:t>2.6.3 技术约束先于经济优选</w:t>
      </w:r>
      <w:bookmarkEnd w:id="66"/>
    </w:p>
    <w:p w14:paraId="5D7CA12F">
      <w:pPr>
        <w:widowControl/>
        <w:spacing w:before="0" w:after="0" w:line="300" w:lineRule="auto"/>
        <w:ind w:firstLine="480"/>
        <w:jc w:val="both"/>
      </w:pPr>
      <w:r>
        <w:rPr>
          <w:rFonts w:ascii="Times New Roman" w:hAnsi="Times New Roman" w:eastAsia="方正仿宋_GBK"/>
          <w:b w:val="0"/>
          <w:sz w:val="24"/>
        </w:rPr>
        <w:t>经济模型只在技术可行集合内选择措施。供电安全容量不足的方案即使费用较低，也不能与可行方案并列推荐。因而，首先要明确正反向和主变退出容量的计算方法，再比较设备采购和投运年份。</w:t>
      </w:r>
    </w:p>
    <w:p w14:paraId="54C48701">
      <w:pPr>
        <w:pStyle w:val="2"/>
        <w:widowControl/>
        <w:spacing w:before="0" w:after="0" w:line="300" w:lineRule="auto"/>
        <w:ind w:firstLine="480"/>
        <w:jc w:val="both"/>
      </w:pPr>
      <w:r>
        <w:rPr>
          <w:rFonts w:ascii="Times New Roman" w:hAnsi="Times New Roman" w:eastAsia="方正仿宋_GBK"/>
          <w:b w:val="0"/>
          <w:sz w:val="24"/>
        </w:rPr>
        <w:t>多准则评价适于对已通过技术筛查的方案比较实施条件和规划适应性[15][16][17]。本报告以费用最小形成计算推荐，供电安全和设备规格作为硬约束，工程实施条件作为应用前核对项。</w:t>
      </w:r>
    </w:p>
    <w:p w14:paraId="6B40D273">
      <w:pPr>
        <w:pStyle w:val="2"/>
        <w:widowControl/>
        <w:spacing w:before="0" w:after="0" w:line="300" w:lineRule="auto"/>
        <w:ind w:firstLine="480"/>
        <w:jc w:val="both"/>
      </w:pPr>
      <w:r>
        <w:rPr>
          <w:rFonts w:ascii="Times New Roman" w:hAnsi="Times New Roman" w:eastAsia="方正仿宋_GBK"/>
          <w:b w:val="0"/>
          <w:sz w:val="24"/>
        </w:rPr>
        <w:t>在矩阵中，推荐值应与价格比、峰段时间和负荷条件一起给出。同一推荐容载比可对应不同设备布局，费用相同也可能出现多组可行配置。报告保存代表方案的设备规模、建设时点与负荷转接安排，使推荐区间能够对应到所选规划方案。</w:t>
      </w:r>
    </w:p>
    <w:p w14:paraId="0E502DCD">
      <w:pPr>
        <w:pStyle w:val="4"/>
        <w:keepNext/>
        <w:numPr>
          <w:ilvl w:val="0"/>
          <w:numId w:val="0"/>
        </w:numPr>
        <w:spacing w:before="160" w:after="120" w:line="360" w:lineRule="auto"/>
        <w:ind w:firstLine="0"/>
      </w:pPr>
      <w:bookmarkStart w:id="67" w:name="规划寻优方法与本项目选型"/>
      <w:bookmarkStart w:id="68" w:name="h193"/>
      <w:r>
        <w:rPr>
          <w:rFonts w:ascii="Times New Roman" w:hAnsi="Times New Roman" w:eastAsia="方正仿宋_GBK"/>
          <w:b/>
          <w:sz w:val="32"/>
        </w:rPr>
        <w:t>2.7 规划寻优方法与本项目选型</w:t>
      </w:r>
      <w:bookmarkEnd w:id="67"/>
      <w:bookmarkEnd w:id="68"/>
    </w:p>
    <w:p w14:paraId="5DFBAA76">
      <w:pPr>
        <w:pStyle w:val="5"/>
        <w:keepNext/>
        <w:numPr>
          <w:ilvl w:val="0"/>
          <w:numId w:val="0"/>
        </w:numPr>
        <w:spacing w:before="160" w:after="120" w:line="360" w:lineRule="auto"/>
        <w:ind w:firstLine="0"/>
      </w:pPr>
      <w:bookmarkStart w:id="69" w:name="整数规划与离散工程决策"/>
      <w:r>
        <w:rPr>
          <w:rFonts w:ascii="Times New Roman" w:hAnsi="Times New Roman" w:eastAsia="方正仿宋_GBK"/>
          <w:b/>
          <w:sz w:val="26"/>
        </w:rPr>
        <w:t>2.7.1 整数规划与离散工程决策</w:t>
      </w:r>
      <w:bookmarkEnd w:id="69"/>
    </w:p>
    <w:p w14:paraId="23204DE9">
      <w:pPr>
        <w:widowControl/>
        <w:spacing w:before="0" w:after="0" w:line="300" w:lineRule="auto"/>
        <w:ind w:firstLine="480"/>
        <w:jc w:val="both"/>
      </w:pPr>
      <w:r>
        <w:rPr>
          <w:rFonts w:ascii="Times New Roman" w:hAnsi="Times New Roman" w:eastAsia="方正仿宋_GBK"/>
          <w:b w:val="0"/>
          <w:sz w:val="24"/>
        </w:rPr>
        <w:t>主变规格、台数和建设年份属于离散工程决策，储能柜数也受成套采购规格限制。线路投运状态由未建转为已建，不能按连续比例逐年撤销。这类状态和阶段关系适合采用混合整数规划描述。连续变量用于站间转接功率，整数变量用于配置与投运决策。</w:t>
      </w:r>
    </w:p>
    <w:p w14:paraId="1AF97FE0">
      <w:pPr>
        <w:pStyle w:val="2"/>
        <w:widowControl/>
        <w:spacing w:before="0" w:after="0" w:line="300" w:lineRule="auto"/>
        <w:ind w:firstLine="480"/>
        <w:jc w:val="both"/>
      </w:pPr>
      <w:r>
        <w:rPr>
          <w:rFonts w:ascii="Times New Roman" w:hAnsi="Times New Roman" w:eastAsia="方正仿宋_GBK"/>
          <w:b w:val="0"/>
          <w:sz w:val="24"/>
        </w:rPr>
        <w:t>对给定峰值持续时间，储能功率与能量折算为已知系数；主变有功承载力按统一功率因数折算；线路负荷转接保持线性守恒。技术条件因此可以写成线性约束。本研究统一按</w:t>
      </w:r>
      <w:del w:id="110" w:author="白日梦想家" w:date="2026-10-02T19:11:47Z">
        <w:r>
          <w:rPr>
            <w:rFonts w:ascii="Times New Roman" w:hAnsi="Times New Roman" w:eastAsia="方正仿宋_GBK"/>
            <w:b w:val="0"/>
            <w:sz w:val="24"/>
          </w:rPr>
          <w:delText>单台</w:delText>
        </w:r>
      </w:del>
      <w:r>
        <w:rPr>
          <w:rFonts w:ascii="Times New Roman" w:hAnsi="Times New Roman" w:eastAsia="方正仿宋_GBK"/>
          <w:b w:val="0"/>
          <w:sz w:val="24"/>
        </w:rPr>
        <w:t>主变</w:t>
      </w:r>
      <w:ins w:id="111" w:author="白日梦想家" w:date="2026-10-02T19:11:50Z">
        <w:r>
          <w:rPr>
            <w:rFonts w:hint="eastAsia"/>
            <w:b w:val="0"/>
            <w:sz w:val="24"/>
            <w:lang w:eastAsia="zh"/>
            <w:woUserID w:val="2"/>
          </w:rPr>
          <w:t>N-</w:t>
        </w:r>
      </w:ins>
      <w:ins w:id="112" w:author="白日梦想家" w:date="2026-10-02T19:11:51Z">
        <w:r>
          <w:rPr>
            <w:rFonts w:hint="eastAsia"/>
            <w:b w:val="0"/>
            <w:sz w:val="24"/>
            <w:lang w:eastAsia="zh"/>
            <w:woUserID w:val="2"/>
          </w:rPr>
          <w:t>1</w:t>
        </w:r>
      </w:ins>
      <w:del w:id="113" w:author="白日梦想家" w:date="2026-10-02T19:11:49Z">
        <w:r>
          <w:rPr>
            <w:rFonts w:ascii="Times New Roman" w:hAnsi="Times New Roman" w:eastAsia="方正仿宋_GBK"/>
            <w:b w:val="0"/>
            <w:sz w:val="24"/>
          </w:rPr>
          <w:delText>退出</w:delText>
        </w:r>
      </w:del>
      <w:r>
        <w:rPr>
          <w:rFonts w:ascii="Times New Roman" w:hAnsi="Times New Roman" w:eastAsia="方正仿宋_GBK"/>
          <w:b w:val="0"/>
          <w:sz w:val="24"/>
        </w:rPr>
        <w:t>后满足全部转接负荷校核，供电区域类别用于确定候选设备规格和转供能力范围。</w:t>
      </w:r>
    </w:p>
    <w:p w14:paraId="2F0AF4B7">
      <w:pPr>
        <w:pStyle w:val="2"/>
        <w:widowControl/>
        <w:spacing w:before="0" w:after="0" w:line="300" w:lineRule="auto"/>
        <w:ind w:firstLine="480"/>
        <w:jc w:val="both"/>
      </w:pPr>
      <w:r>
        <w:rPr>
          <w:rFonts w:ascii="Times New Roman" w:hAnsi="Times New Roman" w:eastAsia="方正仿宋_GBK"/>
          <w:b w:val="0"/>
          <w:sz w:val="24"/>
        </w:rPr>
        <w:t>整数规划将设备规格与工程数量直接作为决策变量，在正常运行和供电安全约束下比较措施费用。年度设备状态连续衔接，避免容量连续求解后取整造成的配置偏差。</w:t>
      </w:r>
    </w:p>
    <w:p w14:paraId="6FAEEC25">
      <w:pPr>
        <w:pStyle w:val="5"/>
        <w:keepNext/>
        <w:numPr>
          <w:ilvl w:val="0"/>
          <w:numId w:val="0"/>
        </w:numPr>
        <w:spacing w:before="160" w:after="120" w:line="360" w:lineRule="auto"/>
        <w:ind w:firstLine="0"/>
      </w:pPr>
      <w:r>
        <w:rPr>
          <w:rFonts w:ascii="Times New Roman" w:hAnsi="Times New Roman" w:eastAsia="方正仿宋_GBK"/>
          <w:b/>
          <w:sz w:val="26"/>
        </w:rPr>
        <w:t>2.7.2 全寿命费用比选与方案形成</w:t>
      </w:r>
    </w:p>
    <w:p w14:paraId="49CC4A52">
      <w:pPr>
        <w:widowControl/>
        <w:spacing w:before="0" w:after="0" w:line="300" w:lineRule="auto"/>
        <w:ind w:firstLine="480"/>
        <w:jc w:val="both"/>
      </w:pPr>
      <w:r>
        <w:rPr>
          <w:rFonts w:ascii="Times New Roman" w:hAnsi="Times New Roman" w:eastAsia="方正仿宋_GBK"/>
          <w:b w:val="0"/>
          <w:sz w:val="24"/>
        </w:rPr>
        <w:t>全寿命费用比选在满足技术约束的可行配置中进行。主变增容、储能配置和10 kV联络采用同一评价期，建设投资、运维和设备更新按投运年份折现，设备状态与站间负荷转接共同进入规划期优化。</w:t>
      </w:r>
    </w:p>
    <w:p w14:paraId="18D99388">
      <w:pPr>
        <w:widowControl/>
        <w:spacing w:before="0" w:after="0" w:line="300" w:lineRule="auto"/>
        <w:ind w:firstLine="480"/>
        <w:jc w:val="both"/>
      </w:pPr>
      <w:r>
        <w:rPr>
          <w:rFonts w:ascii="Times New Roman" w:hAnsi="Times New Roman" w:eastAsia="方正仿宋_GBK"/>
          <w:b w:val="0"/>
          <w:sz w:val="24"/>
        </w:rPr>
        <w:t>刚性与弹性方案采用相同的初始资产、负荷情景和措施集合，分别满足各自容载比范围。比较结果同时列示设备配置、负荷转接与费用，使推荐容载比能够对应到具体建设方案。</w:t>
      </w:r>
    </w:p>
    <w:p w14:paraId="7EDB3B07">
      <w:pPr>
        <w:widowControl/>
        <w:spacing w:before="0" w:after="0" w:line="300" w:lineRule="auto"/>
        <w:ind w:firstLine="480"/>
        <w:jc w:val="both"/>
      </w:pPr>
      <w:r>
        <w:rPr>
          <w:rFonts w:ascii="Times New Roman" w:hAnsi="Times New Roman" w:eastAsia="方正仿宋_GBK"/>
          <w:b w:val="0"/>
          <w:sz w:val="24"/>
        </w:rPr>
        <w:t>费用相近时可以出现多组可行配置。代表方案的确定兼顾弹性容量储备与负荷转接需求，逐年设备和站级转接记录作为相应规划结果的计算依据。</w:t>
      </w:r>
    </w:p>
    <w:p w14:paraId="3CEBEAD8">
      <w:pPr>
        <w:pStyle w:val="5"/>
        <w:keepNext/>
        <w:numPr>
          <w:ilvl w:val="0"/>
          <w:numId w:val="0"/>
        </w:numPr>
        <w:spacing w:before="160" w:after="120" w:line="360" w:lineRule="auto"/>
        <w:ind w:firstLine="0"/>
      </w:pPr>
      <w:bookmarkStart w:id="70" w:name="参数矩阵的适用范围"/>
      <w:r>
        <w:rPr>
          <w:rFonts w:ascii="Times New Roman" w:hAnsi="Times New Roman" w:eastAsia="方正仿宋_GBK"/>
          <w:b/>
          <w:sz w:val="26"/>
        </w:rPr>
        <w:t>2.7.3 参数矩阵的适用范围</w:t>
      </w:r>
      <w:bookmarkEnd w:id="70"/>
    </w:p>
    <w:p w14:paraId="68568200">
      <w:pPr>
        <w:widowControl/>
        <w:spacing w:before="0" w:after="0" w:line="300" w:lineRule="auto"/>
        <w:ind w:firstLine="480"/>
        <w:jc w:val="both"/>
      </w:pPr>
      <w:r>
        <w:rPr>
          <w:rFonts w:ascii="Times New Roman" w:hAnsi="Times New Roman" w:eastAsia="方正仿宋_GBK"/>
          <w:b w:val="0"/>
          <w:sz w:val="24"/>
        </w:rPr>
        <w:t>连续参数变化与离散设备选择结合后，费用和容载比往往出现台阶。对已求解端点，插值得到中间价格下的费用可作描述；对设备配置和容载比推荐，中间点可能触发新的规格或储能柜数，仍需重新优化。参数外推按完整设备配置归纳推荐范围。</w:t>
      </w:r>
    </w:p>
    <w:p w14:paraId="3DAA5520">
      <w:pPr>
        <w:pStyle w:val="2"/>
        <w:widowControl/>
        <w:spacing w:before="0" w:after="0" w:line="300" w:lineRule="auto"/>
        <w:ind w:firstLine="480"/>
        <w:jc w:val="both"/>
      </w:pPr>
      <w:r>
        <w:rPr>
          <w:rFonts w:ascii="Times New Roman" w:hAnsi="Times New Roman" w:eastAsia="方正仿宋_GBK"/>
          <w:b w:val="0"/>
          <w:sz w:val="24"/>
        </w:rPr>
        <w:t>本项目先以两地区资料分析运行与配置关系，再以两类一般站群在合理参数范围内构造情景。推荐矩阵表达在这些结构和假定下的计算范围。应用于其他片区时，需要核对主变初态、供电类别及负荷分布等关键条件，再以矩阵作为扫描和比选依据。</w:t>
      </w:r>
    </w:p>
    <w:p w14:paraId="5772380B">
      <w:pPr>
        <w:pStyle w:val="2"/>
        <w:widowControl/>
        <w:spacing w:before="0" w:after="0" w:line="300" w:lineRule="auto"/>
        <w:ind w:firstLine="480"/>
        <w:jc w:val="both"/>
      </w:pPr>
      <w:r>
        <w:rPr>
          <w:rFonts w:ascii="Times New Roman" w:hAnsi="Times New Roman" w:eastAsia="方正仿宋_GBK"/>
          <w:b w:val="0"/>
          <w:sz w:val="24"/>
        </w:rPr>
        <w:t>对于反向压力外推，保留电源原站归属，并使用非负用户负荷的典型场景。光伏规模变化后，反送压力相应改变；正向高峰按夜间包络保持。该构造适于压力敏感性，尚不等同于完整年度光伏与负荷共同预测。分布式电源电量渗透率在此类情景中只作为条件标签，不宣称模型已经优化全年消纳电量。</w:t>
      </w:r>
    </w:p>
    <w:p w14:paraId="24674DCF">
      <w:pPr>
        <w:pStyle w:val="4"/>
        <w:keepNext/>
        <w:numPr>
          <w:ilvl w:val="0"/>
          <w:numId w:val="0"/>
        </w:numPr>
        <w:spacing w:before="160" w:after="120" w:line="360" w:lineRule="auto"/>
        <w:ind w:firstLine="0"/>
      </w:pPr>
      <w:bookmarkStart w:id="71" w:name="h206"/>
      <w:bookmarkStart w:id="72" w:name="本项目方法选择与工程衔接"/>
      <w:r>
        <w:rPr>
          <w:rFonts w:ascii="Times New Roman" w:hAnsi="Times New Roman" w:eastAsia="方正仿宋_GBK"/>
          <w:b/>
          <w:sz w:val="32"/>
        </w:rPr>
        <w:t>2.8 本项目方法选择与工程衔接</w:t>
      </w:r>
      <w:bookmarkEnd w:id="71"/>
      <w:bookmarkEnd w:id="72"/>
    </w:p>
    <w:p w14:paraId="15DC1714">
      <w:pPr>
        <w:pStyle w:val="5"/>
        <w:keepNext/>
        <w:numPr>
          <w:ilvl w:val="0"/>
          <w:numId w:val="0"/>
        </w:numPr>
        <w:spacing w:before="160" w:after="120" w:line="360" w:lineRule="auto"/>
        <w:ind w:firstLine="0"/>
      </w:pPr>
      <w:bookmarkStart w:id="73" w:name="运行特征与技术约束"/>
      <w:r>
        <w:rPr>
          <w:rFonts w:ascii="Times New Roman" w:hAnsi="Times New Roman" w:eastAsia="方正仿宋_GBK"/>
          <w:b/>
          <w:sz w:val="26"/>
        </w:rPr>
        <w:t>2.8.1 运行特征与技术约束</w:t>
      </w:r>
      <w:bookmarkEnd w:id="73"/>
    </w:p>
    <w:p w14:paraId="1AE21623">
      <w:pPr>
        <w:widowControl/>
        <w:spacing w:before="0" w:after="0" w:line="300" w:lineRule="auto"/>
        <w:ind w:firstLine="480"/>
        <w:jc w:val="both"/>
      </w:pPr>
      <w:r>
        <w:rPr>
          <w:rFonts w:ascii="Times New Roman" w:hAnsi="Times New Roman" w:eastAsia="方正仿宋_GBK"/>
          <w:b w:val="0"/>
          <w:sz w:val="24"/>
        </w:rPr>
        <w:t>负荷与光伏研究强调日内、季节和空间分布[3][58]；供电能力研究强调主变结构及下级网络互济[8][46]。本项目据此分别提取最大正向、反向净负荷及95%峰值持续时间，构造正常运行和</w:t>
      </w:r>
      <w:del w:id="114" w:author="白日梦想家" w:date="2026-10-02T21:42:05Z">
        <w:r>
          <w:rPr>
            <w:rFonts w:ascii="Times New Roman" w:hAnsi="Times New Roman" w:eastAsia="方正仿宋_GBK"/>
            <w:b w:val="0"/>
            <w:sz w:val="24"/>
          </w:rPr>
          <w:delText>单台主变退出</w:delText>
        </w:r>
      </w:del>
      <w:ins w:id="115" w:author="白日梦想家" w:date="2026-10-02T21:42:05Z">
        <w:r>
          <w:rPr>
            <w:rFonts w:hint="eastAsia"/>
            <w:b w:val="0"/>
            <w:sz w:val="24"/>
            <w:lang w:eastAsia="zh"/>
          </w:rPr>
          <w:t>主变N-1</w:t>
        </w:r>
      </w:ins>
      <w:r>
        <w:rPr>
          <w:rFonts w:ascii="Times New Roman" w:hAnsi="Times New Roman" w:eastAsia="方正仿宋_GBK"/>
          <w:b w:val="0"/>
          <w:sz w:val="24"/>
        </w:rPr>
        <w:t>容量约束。站间转接保持区县负荷总量，原站电源保留归属，转出负荷后的反向压力同步校核。</w:t>
      </w:r>
    </w:p>
    <w:p w14:paraId="7B258F8B">
      <w:pPr>
        <w:pStyle w:val="5"/>
        <w:keepNext/>
        <w:numPr>
          <w:ilvl w:val="0"/>
          <w:numId w:val="0"/>
        </w:numPr>
        <w:spacing w:before="160" w:after="120" w:line="360" w:lineRule="auto"/>
        <w:ind w:firstLine="0"/>
      </w:pPr>
      <w:bookmarkStart w:id="74" w:name="工程配置与费用寻优"/>
      <w:r>
        <w:rPr>
          <w:rFonts w:ascii="Times New Roman" w:hAnsi="Times New Roman" w:eastAsia="方正仿宋_GBK"/>
          <w:b/>
          <w:sz w:val="26"/>
        </w:rPr>
        <w:t>2.8.2 工程配置与费用寻优</w:t>
      </w:r>
      <w:bookmarkEnd w:id="74"/>
    </w:p>
    <w:p w14:paraId="65CE9081">
      <w:pPr>
        <w:widowControl/>
        <w:spacing w:before="0" w:after="0" w:line="300" w:lineRule="auto"/>
        <w:ind w:firstLine="480"/>
        <w:jc w:val="both"/>
      </w:pPr>
      <w:r>
        <w:rPr>
          <w:rFonts w:ascii="Times New Roman" w:hAnsi="Times New Roman" w:eastAsia="方正仿宋_GBK"/>
          <w:b w:val="0"/>
          <w:sz w:val="24"/>
        </w:rPr>
        <w:t>主变规格、主变扩建位置、储能柜数和联络项目属于离散决策，站间转接功率属于连续决策，采用混合整数线性规划共同求解。工程费用按购置事件和投运年份形成现金流，以建设、固定运维与寿命更新的现值之和比较方案[10,12,13][44][45]。同一区县刚性、弹性方案使用相同仿真起点和措施集合，全部配置满足当年技术约束。</w:t>
      </w:r>
    </w:p>
    <w:p w14:paraId="6ECB4949">
      <w:pPr>
        <w:pStyle w:val="5"/>
        <w:keepNext/>
        <w:numPr>
          <w:ilvl w:val="0"/>
          <w:numId w:val="0"/>
        </w:numPr>
        <w:spacing w:before="160" w:after="120" w:line="360" w:lineRule="auto"/>
        <w:ind w:firstLine="0"/>
      </w:pPr>
      <w:bookmarkStart w:id="75" w:name="案例分析与通用矩阵"/>
      <w:r>
        <w:rPr>
          <w:rFonts w:ascii="Times New Roman" w:hAnsi="Times New Roman" w:eastAsia="方正仿宋_GBK"/>
          <w:b/>
          <w:sz w:val="26"/>
        </w:rPr>
        <w:t>2.8.3 案例分析与通用矩阵</w:t>
      </w:r>
      <w:bookmarkEnd w:id="75"/>
    </w:p>
    <w:p w14:paraId="3CAEC468">
      <w:pPr>
        <w:widowControl/>
        <w:spacing w:before="0" w:after="0" w:line="300" w:lineRule="auto"/>
        <w:ind w:firstLine="480"/>
        <w:jc w:val="both"/>
      </w:pPr>
      <w:r>
        <w:rPr>
          <w:rFonts w:ascii="Times New Roman" w:hAnsi="Times New Roman" w:eastAsia="方正仿宋_GBK"/>
          <w:b w:val="0"/>
          <w:sz w:val="24"/>
        </w:rPr>
        <w:t>案例按四年设备状态连续寻优，说明负荷增长、离散增容、峰段支撑及转供能力对容载比和费用的影响。通用矩阵依据这些计算关系设置</w:t>
      </w:r>
      <w:r>
        <w:rPr>
          <w:rFonts w:ascii="Times New Roman" w:hAnsi="Times New Roman" w:eastAsia="方正仿宋_GBK"/>
          <w:b w:val="0"/>
          <w:sz w:val="24"/>
          <w:highlight w:val="yellow"/>
          <w:rPrChange w:id="116" w:author="白日梦想家" w:date="2026-10-02T19:30:48Z">
            <w:rPr>
              <w:rFonts w:ascii="Times New Roman" w:hAnsi="Times New Roman" w:eastAsia="方正仿宋_GBK"/>
              <w:b w:val="0"/>
              <w:sz w:val="24"/>
            </w:rPr>
          </w:rPrChange>
        </w:rPr>
        <w:t>两类一般站群</w:t>
      </w:r>
      <w:r>
        <w:rPr>
          <w:rFonts w:ascii="Times New Roman" w:hAnsi="Times New Roman" w:eastAsia="方正仿宋_GBK"/>
          <w:b w:val="0"/>
          <w:sz w:val="24"/>
        </w:rPr>
        <w:t>，在合理参数范围内进行12600组目标年静态比选。矩阵按源荷特征及工程成本比分档汇总推荐区间。</w:t>
      </w:r>
    </w:p>
    <w:p w14:paraId="283B100F">
      <w:pPr>
        <w:pStyle w:val="4"/>
        <w:keepNext/>
        <w:numPr>
          <w:ilvl w:val="0"/>
          <w:numId w:val="0"/>
        </w:numPr>
        <w:spacing w:before="160" w:after="120" w:line="360" w:lineRule="auto"/>
        <w:ind w:firstLine="0"/>
      </w:pPr>
      <w:bookmarkStart w:id="76" w:name="h213"/>
      <w:bookmarkStart w:id="77" w:name="本章小结"/>
      <w:r>
        <w:rPr>
          <w:rFonts w:ascii="Times New Roman" w:hAnsi="Times New Roman" w:eastAsia="方正仿宋_GBK"/>
          <w:b/>
          <w:sz w:val="32"/>
        </w:rPr>
        <w:t>2.9 本章小结</w:t>
      </w:r>
      <w:bookmarkEnd w:id="76"/>
      <w:bookmarkEnd w:id="77"/>
    </w:p>
    <w:p w14:paraId="7A5EB421">
      <w:pPr>
        <w:widowControl/>
        <w:spacing w:before="0" w:after="0" w:line="300" w:lineRule="auto"/>
        <w:ind w:firstLine="480"/>
        <w:jc w:val="both"/>
      </w:pPr>
      <w:r>
        <w:rPr>
          <w:rFonts w:ascii="Times New Roman" w:hAnsi="Times New Roman" w:eastAsia="方正仿宋_GBK"/>
          <w:b w:val="0"/>
          <w:sz w:val="24"/>
        </w:rPr>
        <w:t>相关研究为高渗透率地区容量规划提供了源荷场景、下级网络供电能力和灵活资源费用比较方法。本研究采用区县容载比与站级容量约束相结合的规划模型，以实际工程和采购案例标定费用，在统一起点后比较增容、储能与10 kV联络方案，并通过一般站群的参数外推形成通用推荐矩阵。</w:t>
      </w:r>
    </w:p>
    <w:p w14:paraId="08E99E8E">
      <w:pPr>
        <w:pStyle w:val="3"/>
        <w:keepNext/>
        <w:pageBreakBefore/>
        <w:numPr>
          <w:ilvl w:val="0"/>
          <w:numId w:val="0"/>
        </w:numPr>
        <w:spacing w:before="0" w:after="120" w:line="360" w:lineRule="auto"/>
        <w:ind w:firstLine="0"/>
      </w:pPr>
      <w:bookmarkStart w:id="78" w:name="第三章-徐州典型地区运行特征分析"/>
      <w:bookmarkStart w:id="79" w:name="h215"/>
      <w:r>
        <w:rPr>
          <w:rFonts w:ascii="Times New Roman" w:hAnsi="Times New Roman" w:eastAsia="方正仿宋_GBK"/>
          <w:b/>
          <w:sz w:val="36"/>
        </w:rPr>
        <w:t>第三章 徐州典型地区运行特征分析</w:t>
      </w:r>
      <w:bookmarkEnd w:id="78"/>
      <w:bookmarkEnd w:id="79"/>
    </w:p>
    <w:p w14:paraId="4E1BC0CA">
      <w:pPr>
        <w:pStyle w:val="4"/>
        <w:keepNext/>
        <w:numPr>
          <w:ilvl w:val="0"/>
          <w:numId w:val="0"/>
        </w:numPr>
        <w:spacing w:before="160" w:after="120" w:line="360" w:lineRule="auto"/>
        <w:ind w:firstLine="0"/>
      </w:pPr>
      <w:bookmarkStart w:id="80" w:name="h216"/>
      <w:bookmarkStart w:id="81" w:name="研究地区与原始资料"/>
      <w:r>
        <w:rPr>
          <w:rFonts w:ascii="Times New Roman" w:hAnsi="Times New Roman" w:eastAsia="方正仿宋_GBK"/>
          <w:b/>
          <w:sz w:val="32"/>
        </w:rPr>
        <w:t>3.1 研究地区与原始资料</w:t>
      </w:r>
      <w:bookmarkEnd w:id="80"/>
      <w:bookmarkEnd w:id="81"/>
    </w:p>
    <w:p w14:paraId="6FFB98AC">
      <w:pPr>
        <w:pStyle w:val="5"/>
        <w:keepNext/>
        <w:numPr>
          <w:ilvl w:val="0"/>
          <w:numId w:val="0"/>
        </w:numPr>
        <w:spacing w:before="160" w:after="120" w:line="360" w:lineRule="auto"/>
        <w:ind w:firstLine="0"/>
      </w:pPr>
      <w:bookmarkStart w:id="82" w:name="地区选择及比较范围"/>
      <w:r>
        <w:rPr>
          <w:rFonts w:ascii="Times New Roman" w:hAnsi="Times New Roman" w:eastAsia="方正仿宋_GBK"/>
          <w:b/>
          <w:sz w:val="26"/>
        </w:rPr>
        <w:t>3.1.1 地区选择及比较范围</w:t>
      </w:r>
      <w:bookmarkEnd w:id="82"/>
    </w:p>
    <w:p w14:paraId="48A18D96">
      <w:pPr>
        <w:widowControl/>
        <w:spacing w:before="0" w:after="0" w:line="300" w:lineRule="auto"/>
        <w:ind w:firstLine="480"/>
        <w:jc w:val="both"/>
      </w:pPr>
      <w:r>
        <w:rPr>
          <w:rFonts w:ascii="Times New Roman" w:hAnsi="Times New Roman" w:eastAsia="方正仿宋_GBK"/>
          <w:b w:val="0"/>
          <w:sz w:val="24"/>
        </w:rPr>
        <w:t>本研究以邳州和市区为规划计算对象。两类规划方案在同一区县使用相同负荷及仿真起点，区县间保留各自设备结构、供电区域类别和负荷分布。</w:t>
      </w:r>
    </w:p>
    <w:p w14:paraId="37E3926A">
      <w:pPr>
        <w:pStyle w:val="2"/>
        <w:widowControl/>
        <w:spacing w:before="0" w:after="0" w:line="300" w:lineRule="auto"/>
        <w:ind w:firstLine="480"/>
        <w:jc w:val="both"/>
      </w:pPr>
      <w:r>
        <w:rPr>
          <w:rFonts w:ascii="Times New Roman" w:hAnsi="Times New Roman" w:eastAsia="方正仿宋_GBK"/>
          <w:b w:val="0"/>
          <w:sz w:val="24"/>
        </w:rPr>
        <w:t>邳州110 kV模型含20座站，市区含29座站级样本。市区样本按区县年度原表负荷标定，其中补充仿真站的设备配置与类别保留估计标记。区域容载比采用同电压等级区县口径，各站独立峰值用于局部容量校核[5]。</w:t>
      </w:r>
    </w:p>
    <w:p w14:paraId="779E1C13">
      <w:pPr>
        <w:pStyle w:val="5"/>
        <w:keepNext/>
        <w:numPr>
          <w:ilvl w:val="0"/>
          <w:numId w:val="0"/>
        </w:numPr>
        <w:spacing w:before="160" w:after="120" w:line="360" w:lineRule="auto"/>
        <w:ind w:firstLine="0"/>
      </w:pPr>
      <w:bookmarkStart w:id="83" w:name="历史分析与规划参数的衔接"/>
      <w:r>
        <w:rPr>
          <w:rFonts w:ascii="Times New Roman" w:hAnsi="Times New Roman" w:eastAsia="方正仿宋_GBK"/>
          <w:b/>
          <w:sz w:val="26"/>
        </w:rPr>
        <w:t>3.1.2 历史分析与规划参数的衔接</w:t>
      </w:r>
      <w:bookmarkEnd w:id="83"/>
    </w:p>
    <w:p w14:paraId="42DE3F56">
      <w:pPr>
        <w:widowControl/>
        <w:spacing w:before="0" w:after="0" w:line="300" w:lineRule="auto"/>
        <w:ind w:firstLine="480"/>
        <w:jc w:val="both"/>
      </w:pPr>
      <w:r>
        <w:rPr>
          <w:rFonts w:ascii="Times New Roman" w:hAnsi="Times New Roman" w:eastAsia="方正仿宋_GBK"/>
          <w:b w:val="0"/>
          <w:sz w:val="24"/>
        </w:rPr>
        <w:t>本章分析历史负荷、光伏及设备结构，并说明规划仿真采用的参数。年度区域负荷统一换算为MW，作为年网供最大负荷估计值。规划站级正向、反向净负荷采用2025年分布，按仿真年度规模缩放。图表中2021—2022年光伏装机采用几何回推，2023—2025年采用月末记录。</w:t>
      </w:r>
    </w:p>
    <w:p w14:paraId="2B6BBEA3">
      <w:pPr>
        <w:pStyle w:val="2"/>
        <w:widowControl/>
        <w:spacing w:before="0" w:after="0" w:line="300" w:lineRule="auto"/>
        <w:ind w:firstLine="480"/>
        <w:jc w:val="both"/>
      </w:pPr>
      <w:r>
        <w:rPr>
          <w:rFonts w:ascii="Times New Roman" w:hAnsi="Times New Roman" w:eastAsia="方正仿宋_GBK"/>
          <w:b w:val="0"/>
          <w:sz w:val="24"/>
        </w:rPr>
        <w:t>历史容量和负荷用于本章现状分析。第五章将两地区分别标定到容载比2.00的共同仿真起点，后续容量由逐年优化确定。设备统计形成允许规格、供电区域类别及主变扩建位置；正常负荷调整使用相同仿真通道。收资文件、原表行列、单位换算和映射记录集中列入独立数据来源说明。正文只保留影响模型含义的处理方式与关键计算依据。</w:t>
      </w:r>
    </w:p>
    <w:p w14:paraId="12875999">
      <w:pPr>
        <w:pStyle w:val="5"/>
        <w:keepNext/>
        <w:numPr>
          <w:ilvl w:val="0"/>
          <w:numId w:val="0"/>
        </w:numPr>
        <w:spacing w:before="160" w:after="120" w:line="360" w:lineRule="auto"/>
        <w:ind w:firstLine="0"/>
      </w:pPr>
      <w:bookmarkStart w:id="84" w:name="时序处理与模型适用范围"/>
      <w:r>
        <w:rPr>
          <w:rFonts w:ascii="Times New Roman" w:hAnsi="Times New Roman" w:eastAsia="方正仿宋_GBK"/>
          <w:b/>
          <w:sz w:val="26"/>
        </w:rPr>
        <w:t>3.1.3 时序处理与模型适用范围</w:t>
      </w:r>
      <w:bookmarkEnd w:id="84"/>
    </w:p>
    <w:p w14:paraId="54D81E35">
      <w:pPr>
        <w:widowControl/>
        <w:spacing w:before="0" w:after="0" w:line="300" w:lineRule="auto"/>
        <w:ind w:firstLine="480"/>
        <w:jc w:val="both"/>
        <w:rPr>
          <w:del w:id="117" w:author="白日梦想家" w:date="2026-10-02T19:34:19Z"/>
        </w:rPr>
      </w:pPr>
      <w:r>
        <w:rPr>
          <w:rFonts w:ascii="Times New Roman" w:hAnsi="Times New Roman" w:eastAsia="方正仿宋_GBK"/>
          <w:b w:val="0"/>
          <w:sz w:val="24"/>
        </w:rPr>
        <w:t>容量、功率、电量分别使用MVA、MW、MWh，净功率受入为正、反送为负。</w:t>
      </w:r>
      <w:del w:id="118" w:author="白日梦想家" w:date="2026-10-02T19:34:19Z">
        <w:r>
          <w:rPr>
            <w:rFonts w:ascii="Times New Roman" w:hAnsi="Times New Roman" w:eastAsia="方正仿宋_GBK"/>
            <w:b w:val="0"/>
            <w:sz w:val="24"/>
          </w:rPr>
          <w:delText>年度电量统一在2025年非闰年8760小时轴上估计。邳州缺失1 h以邻近均值补值，市区代表时序421个补值小时按同周类型处理，二者均保留估计性质。</w:delText>
        </w:r>
      </w:del>
    </w:p>
    <w:p w14:paraId="02A568F8">
      <w:pPr>
        <w:widowControl/>
        <w:spacing w:before="0" w:after="0"/>
        <w:pPrChange w:id="119" w:author="白日梦想家" w:date="2026-10-02T19:34:19Z">
          <w:pPr>
            <w:pStyle w:val="2"/>
            <w:widowControl/>
            <w:spacing w:before="0" w:after="0" w:line="300" w:lineRule="auto"/>
            <w:ind w:firstLine="480"/>
            <w:jc w:val="both"/>
          </w:pPr>
        </w:pPrChange>
      </w:pPr>
      <w:r>
        <w:rPr>
          <w:rFonts w:ascii="Times New Roman" w:hAnsi="Times New Roman" w:eastAsia="方正仿宋_GBK"/>
          <w:b w:val="0"/>
          <w:sz w:val="24"/>
        </w:rPr>
        <w:t>峰段分析采用2025年最长连续峰段模板，用于储能静态容量折算；年度电量估计用于源荷背景分析。各站独立峰值用于局部校核，区域同期负荷用于容载比计算。</w:t>
      </w:r>
    </w:p>
    <w:p w14:paraId="61FDEFE3">
      <w:pPr>
        <w:pStyle w:val="4"/>
        <w:keepNext/>
        <w:numPr>
          <w:ilvl w:val="0"/>
          <w:numId w:val="0"/>
        </w:numPr>
        <w:spacing w:before="160" w:after="120" w:line="360" w:lineRule="auto"/>
        <w:ind w:firstLine="0"/>
      </w:pPr>
      <w:bookmarkStart w:id="85" w:name="年度容量负荷与增长特征"/>
      <w:bookmarkStart w:id="86" w:name="h226"/>
      <w:r>
        <w:rPr>
          <w:rFonts w:ascii="Times New Roman" w:hAnsi="Times New Roman" w:eastAsia="方正仿宋_GBK"/>
          <w:b/>
          <w:sz w:val="32"/>
        </w:rPr>
        <w:t>3.2 年度容量、负荷与增长特征</w:t>
      </w:r>
      <w:bookmarkEnd w:id="85"/>
      <w:bookmarkEnd w:id="86"/>
    </w:p>
    <w:p w14:paraId="0359334E">
      <w:pPr>
        <w:pStyle w:val="5"/>
        <w:keepNext/>
        <w:numPr>
          <w:ilvl w:val="0"/>
          <w:numId w:val="0"/>
        </w:numPr>
        <w:spacing w:before="160" w:after="120" w:line="360" w:lineRule="auto"/>
        <w:ind w:firstLine="0"/>
      </w:pPr>
      <w:bookmarkStart w:id="87" w:name="邳州年度变化"/>
      <w:r>
        <w:rPr>
          <w:rFonts w:ascii="Times New Roman" w:hAnsi="Times New Roman" w:eastAsia="方正仿宋_GBK"/>
          <w:b/>
          <w:sz w:val="26"/>
        </w:rPr>
        <w:t>3.2.1 邳州年度变化</w:t>
      </w:r>
      <w:bookmarkEnd w:id="87"/>
    </w:p>
    <w:p w14:paraId="5C514285">
      <w:pPr>
        <w:widowControl/>
        <w:spacing w:before="0" w:after="0" w:line="300" w:lineRule="auto"/>
        <w:ind w:firstLine="480"/>
        <w:jc w:val="both"/>
      </w:pPr>
      <w:r>
        <w:rPr>
          <w:rFonts w:ascii="Times New Roman" w:hAnsi="Times New Roman" w:eastAsia="方正仿宋_GBK"/>
          <w:b w:val="0"/>
          <w:sz w:val="24"/>
        </w:rPr>
        <w:t>邳州2021年公用主变总容量为2027 MVA，年网供最大负荷按降压负荷估计为731.77 MW。2022—2025年负荷分别为825.00、761.23、862.66和956.45 MW。容量与负荷的年度变化共同影响容载比。</w:t>
      </w:r>
    </w:p>
    <w:p w14:paraId="110578E2">
      <w:pPr>
        <w:pStyle w:val="2"/>
        <w:widowControl/>
        <w:spacing w:before="0" w:after="0" w:line="300" w:lineRule="auto"/>
        <w:ind w:firstLine="480"/>
        <w:jc w:val="both"/>
      </w:pPr>
      <w:r>
        <w:rPr>
          <w:rFonts w:ascii="Times New Roman" w:hAnsi="Times New Roman" w:eastAsia="方正仿宋_GBK"/>
          <w:b w:val="0"/>
          <w:sz w:val="24"/>
        </w:rPr>
        <w:t>历史统计保留原始年度波动，用于计算负荷增长和解释运行特征。仿真规划的基期与后续四年负荷在第五章另行列示。</w:t>
      </w:r>
    </w:p>
    <w:p w14:paraId="08C2F997">
      <w:pPr>
        <w:pStyle w:val="2"/>
        <w:keepNext/>
        <w:spacing w:before="120" w:after="80" w:line="300" w:lineRule="auto"/>
        <w:ind w:firstLine="0"/>
        <w:jc w:val="center"/>
      </w:pPr>
      <w:r>
        <w:rPr>
          <w:rFonts w:ascii="Times New Roman" w:hAnsi="Times New Roman" w:eastAsia="宋体"/>
          <w:b w:val="0"/>
          <w:sz w:val="21"/>
        </w:rPr>
        <w:t>表3-1 邳州和市区年度主变容量与降压负荷</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4828744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3D6CE43E">
            <w:pPr>
              <w:keepNext w:val="0"/>
              <w:spacing w:before="20" w:after="20" w:line="260" w:lineRule="exact"/>
              <w:ind w:firstLine="0" w:firstLineChars="0"/>
              <w:jc w:val="center"/>
            </w:pPr>
            <w:r>
              <w:rPr>
                <w:rFonts w:ascii="Times New Roman" w:hAnsi="Times New Roman" w:eastAsia="宋体"/>
                <w:b/>
                <w:sz w:val="18"/>
              </w:rPr>
              <w:t>地区</w:t>
            </w:r>
          </w:p>
        </w:tc>
        <w:tc>
          <w:tcPr>
            <w:tcW w:w="1662" w:type="dxa"/>
            <w:tcMar>
              <w:left w:w="70" w:type="dxa"/>
              <w:right w:w="70" w:type="dxa"/>
            </w:tcMar>
            <w:vAlign w:val="center"/>
          </w:tcPr>
          <w:p w14:paraId="50EA54B8">
            <w:pPr>
              <w:keepNext w:val="0"/>
              <w:spacing w:before="20" w:after="20" w:line="260" w:lineRule="exact"/>
              <w:ind w:firstLine="0" w:firstLineChars="0"/>
              <w:jc w:val="center"/>
            </w:pPr>
            <w:r>
              <w:rPr>
                <w:rFonts w:ascii="Times New Roman" w:hAnsi="Times New Roman" w:eastAsia="宋体"/>
                <w:b/>
                <w:sz w:val="18"/>
              </w:rPr>
              <w:t>年份</w:t>
            </w:r>
          </w:p>
        </w:tc>
        <w:tc>
          <w:tcPr>
            <w:tcW w:w="1662" w:type="dxa"/>
            <w:tcMar>
              <w:left w:w="70" w:type="dxa"/>
              <w:right w:w="70" w:type="dxa"/>
            </w:tcMar>
            <w:vAlign w:val="center"/>
          </w:tcPr>
          <w:p w14:paraId="5845753F">
            <w:pPr>
              <w:keepNext w:val="0"/>
              <w:spacing w:before="20" w:after="20" w:line="260" w:lineRule="exact"/>
              <w:ind w:firstLine="0" w:firstLineChars="0"/>
              <w:jc w:val="center"/>
            </w:pPr>
            <w:r>
              <w:rPr>
                <w:rFonts w:ascii="Times New Roman" w:hAnsi="Times New Roman" w:eastAsia="宋体"/>
                <w:b/>
                <w:sz w:val="18"/>
              </w:rPr>
              <w:t>容量/MVA</w:t>
            </w:r>
          </w:p>
        </w:tc>
        <w:tc>
          <w:tcPr>
            <w:tcW w:w="1662" w:type="dxa"/>
            <w:tcMar>
              <w:left w:w="70" w:type="dxa"/>
              <w:right w:w="70" w:type="dxa"/>
            </w:tcMar>
            <w:vAlign w:val="center"/>
          </w:tcPr>
          <w:p w14:paraId="039D2F5E">
            <w:pPr>
              <w:keepNext w:val="0"/>
              <w:spacing w:before="20" w:after="20" w:line="260" w:lineRule="exact"/>
              <w:ind w:firstLine="0" w:firstLineChars="0"/>
              <w:jc w:val="center"/>
            </w:pPr>
            <w:r>
              <w:rPr>
                <w:rFonts w:ascii="Times New Roman" w:hAnsi="Times New Roman" w:eastAsia="宋体"/>
                <w:b/>
                <w:sz w:val="18"/>
              </w:rPr>
              <w:t>年网供最大负荷/MW</w:t>
            </w:r>
          </w:p>
        </w:tc>
        <w:tc>
          <w:tcPr>
            <w:tcW w:w="1662" w:type="dxa"/>
            <w:tcMar>
              <w:left w:w="70" w:type="dxa"/>
              <w:right w:w="70" w:type="dxa"/>
            </w:tcMar>
            <w:vAlign w:val="center"/>
          </w:tcPr>
          <w:p w14:paraId="3E1C85D7">
            <w:pPr>
              <w:keepNext w:val="0"/>
              <w:spacing w:before="20" w:after="20" w:line="260" w:lineRule="exact"/>
              <w:ind w:firstLine="0" w:firstLineChars="0"/>
              <w:jc w:val="center"/>
            </w:pPr>
            <w:r>
              <w:rPr>
                <w:rFonts w:ascii="Times New Roman" w:hAnsi="Times New Roman" w:eastAsia="宋体"/>
                <w:b/>
                <w:sz w:val="18"/>
              </w:rPr>
              <w:t>容载比</w:t>
            </w:r>
          </w:p>
        </w:tc>
      </w:tr>
      <w:tr w14:paraId="1FAFF5D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3B5AE1CC">
            <w:pPr>
              <w:keepNext w:val="0"/>
              <w:spacing w:before="20" w:after="20" w:line="260" w:lineRule="exact"/>
              <w:ind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634B7308">
            <w:pPr>
              <w:keepNext w:val="0"/>
              <w:spacing w:before="20" w:after="20" w:line="260" w:lineRule="exact"/>
              <w:ind w:firstLine="0" w:firstLineChars="0"/>
              <w:jc w:val="center"/>
            </w:pPr>
            <w:r>
              <w:rPr>
                <w:rFonts w:ascii="Times New Roman" w:hAnsi="Times New Roman" w:eastAsia="宋体"/>
                <w:b w:val="0"/>
                <w:sz w:val="18"/>
              </w:rPr>
              <w:t>2021</w:t>
            </w:r>
          </w:p>
        </w:tc>
        <w:tc>
          <w:tcPr>
            <w:tcW w:w="1662" w:type="dxa"/>
            <w:tcMar>
              <w:left w:w="70" w:type="dxa"/>
              <w:right w:w="70" w:type="dxa"/>
            </w:tcMar>
            <w:vAlign w:val="center"/>
          </w:tcPr>
          <w:p w14:paraId="0CB9CEC4">
            <w:pPr>
              <w:keepNext w:val="0"/>
              <w:spacing w:before="20" w:after="20" w:line="260" w:lineRule="exact"/>
              <w:ind w:firstLine="0" w:firstLineChars="0"/>
              <w:jc w:val="center"/>
            </w:pPr>
            <w:r>
              <w:rPr>
                <w:rFonts w:ascii="Times New Roman" w:hAnsi="Times New Roman" w:eastAsia="宋体"/>
                <w:b w:val="0"/>
                <w:sz w:val="18"/>
              </w:rPr>
              <w:t>2027.00</w:t>
            </w:r>
          </w:p>
        </w:tc>
        <w:tc>
          <w:tcPr>
            <w:tcW w:w="1662" w:type="dxa"/>
            <w:tcMar>
              <w:left w:w="70" w:type="dxa"/>
              <w:right w:w="70" w:type="dxa"/>
            </w:tcMar>
            <w:vAlign w:val="center"/>
          </w:tcPr>
          <w:p w14:paraId="0B069A06">
            <w:pPr>
              <w:keepNext w:val="0"/>
              <w:spacing w:before="20" w:after="20" w:line="260" w:lineRule="exact"/>
              <w:ind w:firstLine="0" w:firstLineChars="0"/>
              <w:jc w:val="center"/>
            </w:pPr>
            <w:r>
              <w:rPr>
                <w:rFonts w:ascii="Times New Roman" w:hAnsi="Times New Roman" w:eastAsia="宋体"/>
                <w:b w:val="0"/>
                <w:sz w:val="18"/>
              </w:rPr>
              <w:t>731.77</w:t>
            </w:r>
          </w:p>
        </w:tc>
        <w:tc>
          <w:tcPr>
            <w:tcW w:w="1662" w:type="dxa"/>
            <w:tcMar>
              <w:left w:w="70" w:type="dxa"/>
              <w:right w:w="70" w:type="dxa"/>
            </w:tcMar>
            <w:vAlign w:val="center"/>
          </w:tcPr>
          <w:p w14:paraId="1ED2C74C">
            <w:pPr>
              <w:keepNext w:val="0"/>
              <w:spacing w:before="20" w:after="20" w:line="260" w:lineRule="exact"/>
              <w:ind w:firstLine="0" w:firstLineChars="0"/>
              <w:jc w:val="center"/>
            </w:pPr>
            <w:r>
              <w:rPr>
                <w:rFonts w:ascii="Times New Roman" w:hAnsi="Times New Roman" w:eastAsia="宋体"/>
                <w:b w:val="0"/>
                <w:sz w:val="18"/>
              </w:rPr>
              <w:t>2.77</w:t>
            </w:r>
          </w:p>
        </w:tc>
      </w:tr>
      <w:tr w14:paraId="4B46DF9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144759E3">
            <w:pPr>
              <w:keepNext w:val="0"/>
              <w:spacing w:before="20" w:after="20" w:line="260" w:lineRule="exact"/>
              <w:ind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30755924">
            <w:pPr>
              <w:keepNext w:val="0"/>
              <w:spacing w:before="20" w:after="20" w:line="260" w:lineRule="exact"/>
              <w:ind w:firstLine="0" w:firstLineChars="0"/>
              <w:jc w:val="center"/>
            </w:pPr>
            <w:r>
              <w:rPr>
                <w:rFonts w:ascii="Times New Roman" w:hAnsi="Times New Roman" w:eastAsia="宋体"/>
                <w:b w:val="0"/>
                <w:sz w:val="18"/>
              </w:rPr>
              <w:t>2022</w:t>
            </w:r>
          </w:p>
        </w:tc>
        <w:tc>
          <w:tcPr>
            <w:tcW w:w="1662" w:type="dxa"/>
            <w:tcMar>
              <w:left w:w="70" w:type="dxa"/>
              <w:right w:w="70" w:type="dxa"/>
            </w:tcMar>
            <w:vAlign w:val="center"/>
          </w:tcPr>
          <w:p w14:paraId="71636B5D">
            <w:pPr>
              <w:keepNext w:val="0"/>
              <w:spacing w:before="20" w:after="20" w:line="260" w:lineRule="exact"/>
              <w:ind w:firstLine="0" w:firstLineChars="0"/>
              <w:jc w:val="center"/>
            </w:pPr>
            <w:r>
              <w:rPr>
                <w:rFonts w:ascii="Times New Roman" w:hAnsi="Times New Roman" w:eastAsia="宋体"/>
                <w:b w:val="0"/>
                <w:sz w:val="18"/>
              </w:rPr>
              <w:t>2045.50</w:t>
            </w:r>
          </w:p>
        </w:tc>
        <w:tc>
          <w:tcPr>
            <w:tcW w:w="1662" w:type="dxa"/>
            <w:tcMar>
              <w:left w:w="70" w:type="dxa"/>
              <w:right w:w="70" w:type="dxa"/>
            </w:tcMar>
            <w:vAlign w:val="center"/>
          </w:tcPr>
          <w:p w14:paraId="5693C702">
            <w:pPr>
              <w:keepNext w:val="0"/>
              <w:spacing w:before="20" w:after="20" w:line="260" w:lineRule="exact"/>
              <w:ind w:firstLine="0" w:firstLineChars="0"/>
              <w:jc w:val="center"/>
            </w:pPr>
            <w:r>
              <w:rPr>
                <w:rFonts w:ascii="Times New Roman" w:hAnsi="Times New Roman" w:eastAsia="宋体"/>
                <w:b w:val="0"/>
                <w:sz w:val="18"/>
              </w:rPr>
              <w:t>825.00</w:t>
            </w:r>
          </w:p>
        </w:tc>
        <w:tc>
          <w:tcPr>
            <w:tcW w:w="1662" w:type="dxa"/>
            <w:tcMar>
              <w:left w:w="70" w:type="dxa"/>
              <w:right w:w="70" w:type="dxa"/>
            </w:tcMar>
            <w:vAlign w:val="center"/>
          </w:tcPr>
          <w:p w14:paraId="1D0A5BC5">
            <w:pPr>
              <w:keepNext w:val="0"/>
              <w:spacing w:before="20" w:after="20" w:line="260" w:lineRule="exact"/>
              <w:ind w:firstLine="0" w:firstLineChars="0"/>
              <w:jc w:val="center"/>
            </w:pPr>
            <w:r>
              <w:rPr>
                <w:rFonts w:ascii="Times New Roman" w:hAnsi="Times New Roman" w:eastAsia="宋体"/>
                <w:b w:val="0"/>
                <w:sz w:val="18"/>
              </w:rPr>
              <w:t>2.48</w:t>
            </w:r>
          </w:p>
        </w:tc>
      </w:tr>
      <w:tr w14:paraId="3411293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4AA0E1C5">
            <w:pPr>
              <w:keepNext w:val="0"/>
              <w:spacing w:before="20" w:after="20" w:line="260" w:lineRule="exact"/>
              <w:ind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1C7351E7">
            <w:pPr>
              <w:keepNext w:val="0"/>
              <w:spacing w:before="20" w:after="20" w:line="260" w:lineRule="exact"/>
              <w:ind w:firstLine="0" w:firstLineChars="0"/>
              <w:jc w:val="center"/>
            </w:pPr>
            <w:r>
              <w:rPr>
                <w:rFonts w:ascii="Times New Roman" w:hAnsi="Times New Roman" w:eastAsia="宋体"/>
                <w:b w:val="0"/>
                <w:sz w:val="18"/>
              </w:rPr>
              <w:t>2023</w:t>
            </w:r>
          </w:p>
        </w:tc>
        <w:tc>
          <w:tcPr>
            <w:tcW w:w="1662" w:type="dxa"/>
            <w:tcMar>
              <w:left w:w="70" w:type="dxa"/>
              <w:right w:w="70" w:type="dxa"/>
            </w:tcMar>
            <w:vAlign w:val="center"/>
          </w:tcPr>
          <w:p w14:paraId="372AFD79">
            <w:pPr>
              <w:keepNext w:val="0"/>
              <w:spacing w:before="20" w:after="20" w:line="260" w:lineRule="exact"/>
              <w:ind w:firstLine="0" w:firstLineChars="0"/>
              <w:jc w:val="center"/>
            </w:pPr>
            <w:r>
              <w:rPr>
                <w:rFonts w:ascii="Times New Roman" w:hAnsi="Times New Roman" w:eastAsia="宋体"/>
                <w:b w:val="0"/>
                <w:sz w:val="18"/>
              </w:rPr>
              <w:t>2151.00</w:t>
            </w:r>
          </w:p>
        </w:tc>
        <w:tc>
          <w:tcPr>
            <w:tcW w:w="1662" w:type="dxa"/>
            <w:tcMar>
              <w:left w:w="70" w:type="dxa"/>
              <w:right w:w="70" w:type="dxa"/>
            </w:tcMar>
            <w:vAlign w:val="center"/>
          </w:tcPr>
          <w:p w14:paraId="231FA0C9">
            <w:pPr>
              <w:keepNext w:val="0"/>
              <w:spacing w:before="20" w:after="20" w:line="260" w:lineRule="exact"/>
              <w:ind w:firstLine="0" w:firstLineChars="0"/>
              <w:jc w:val="center"/>
            </w:pPr>
            <w:r>
              <w:rPr>
                <w:rFonts w:ascii="Times New Roman" w:hAnsi="Times New Roman" w:eastAsia="宋体"/>
                <w:b w:val="0"/>
                <w:sz w:val="18"/>
              </w:rPr>
              <w:t>761.23</w:t>
            </w:r>
          </w:p>
        </w:tc>
        <w:tc>
          <w:tcPr>
            <w:tcW w:w="1662" w:type="dxa"/>
            <w:tcMar>
              <w:left w:w="70" w:type="dxa"/>
              <w:right w:w="70" w:type="dxa"/>
            </w:tcMar>
            <w:vAlign w:val="center"/>
          </w:tcPr>
          <w:p w14:paraId="6A15C483">
            <w:pPr>
              <w:keepNext w:val="0"/>
              <w:spacing w:before="20" w:after="20" w:line="260" w:lineRule="exact"/>
              <w:ind w:firstLine="0" w:firstLineChars="0"/>
              <w:jc w:val="center"/>
            </w:pPr>
            <w:r>
              <w:rPr>
                <w:rFonts w:ascii="Times New Roman" w:hAnsi="Times New Roman" w:eastAsia="宋体"/>
                <w:b w:val="0"/>
                <w:sz w:val="18"/>
              </w:rPr>
              <w:t>2.83</w:t>
            </w:r>
          </w:p>
        </w:tc>
      </w:tr>
      <w:tr w14:paraId="6928475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0B7DF5B9">
            <w:pPr>
              <w:keepNext w:val="0"/>
              <w:spacing w:before="20" w:after="20" w:line="260" w:lineRule="exact"/>
              <w:ind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6787E1FB">
            <w:pPr>
              <w:keepNext w:val="0"/>
              <w:spacing w:before="20" w:after="20" w:line="260" w:lineRule="exact"/>
              <w:ind w:firstLine="0" w:firstLineChars="0"/>
              <w:jc w:val="center"/>
            </w:pPr>
            <w:r>
              <w:rPr>
                <w:rFonts w:ascii="Times New Roman" w:hAnsi="Times New Roman" w:eastAsia="宋体"/>
                <w:b w:val="0"/>
                <w:sz w:val="18"/>
              </w:rPr>
              <w:t>2024</w:t>
            </w:r>
          </w:p>
        </w:tc>
        <w:tc>
          <w:tcPr>
            <w:tcW w:w="1662" w:type="dxa"/>
            <w:tcMar>
              <w:left w:w="70" w:type="dxa"/>
              <w:right w:w="70" w:type="dxa"/>
            </w:tcMar>
            <w:vAlign w:val="center"/>
          </w:tcPr>
          <w:p w14:paraId="20AAF4B7">
            <w:pPr>
              <w:keepNext w:val="0"/>
              <w:spacing w:before="20" w:after="20" w:line="260" w:lineRule="exact"/>
              <w:ind w:firstLine="0" w:firstLineChars="0"/>
              <w:jc w:val="center"/>
            </w:pPr>
            <w:r>
              <w:rPr>
                <w:rFonts w:ascii="Times New Roman" w:hAnsi="Times New Roman" w:eastAsia="宋体"/>
                <w:b w:val="0"/>
                <w:sz w:val="18"/>
              </w:rPr>
              <w:t>2169.50</w:t>
            </w:r>
          </w:p>
        </w:tc>
        <w:tc>
          <w:tcPr>
            <w:tcW w:w="1662" w:type="dxa"/>
            <w:tcMar>
              <w:left w:w="70" w:type="dxa"/>
              <w:right w:w="70" w:type="dxa"/>
            </w:tcMar>
            <w:vAlign w:val="center"/>
          </w:tcPr>
          <w:p w14:paraId="6037AB88">
            <w:pPr>
              <w:keepNext w:val="0"/>
              <w:spacing w:before="20" w:after="20" w:line="260" w:lineRule="exact"/>
              <w:ind w:firstLine="0" w:firstLineChars="0"/>
              <w:jc w:val="center"/>
            </w:pPr>
            <w:r>
              <w:rPr>
                <w:rFonts w:ascii="Times New Roman" w:hAnsi="Times New Roman" w:eastAsia="宋体"/>
                <w:b w:val="0"/>
                <w:sz w:val="18"/>
              </w:rPr>
              <w:t>862.66</w:t>
            </w:r>
          </w:p>
        </w:tc>
        <w:tc>
          <w:tcPr>
            <w:tcW w:w="1662" w:type="dxa"/>
            <w:tcMar>
              <w:left w:w="70" w:type="dxa"/>
              <w:right w:w="70" w:type="dxa"/>
            </w:tcMar>
            <w:vAlign w:val="center"/>
          </w:tcPr>
          <w:p w14:paraId="54B5977E">
            <w:pPr>
              <w:keepNext w:val="0"/>
              <w:spacing w:before="20" w:after="20" w:line="260" w:lineRule="exact"/>
              <w:ind w:firstLine="0" w:firstLineChars="0"/>
              <w:jc w:val="center"/>
            </w:pPr>
            <w:r>
              <w:rPr>
                <w:rFonts w:ascii="Times New Roman" w:hAnsi="Times New Roman" w:eastAsia="宋体"/>
                <w:b w:val="0"/>
                <w:sz w:val="18"/>
              </w:rPr>
              <w:t>2.51</w:t>
            </w:r>
          </w:p>
        </w:tc>
      </w:tr>
      <w:tr w14:paraId="05C0844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4890D313">
            <w:pPr>
              <w:keepNext w:val="0"/>
              <w:spacing w:before="20" w:after="20" w:line="260" w:lineRule="exact"/>
              <w:ind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645D43B8">
            <w:pPr>
              <w:keepNext w:val="0"/>
              <w:spacing w:before="20" w:after="20" w:line="260" w:lineRule="exact"/>
              <w:ind w:firstLine="0" w:firstLineChars="0"/>
              <w:jc w:val="center"/>
            </w:pPr>
            <w:r>
              <w:rPr>
                <w:rFonts w:ascii="Times New Roman" w:hAnsi="Times New Roman" w:eastAsia="宋体"/>
                <w:b w:val="0"/>
                <w:sz w:val="18"/>
              </w:rPr>
              <w:t>2025</w:t>
            </w:r>
          </w:p>
        </w:tc>
        <w:tc>
          <w:tcPr>
            <w:tcW w:w="1662" w:type="dxa"/>
            <w:tcMar>
              <w:left w:w="70" w:type="dxa"/>
              <w:right w:w="70" w:type="dxa"/>
            </w:tcMar>
            <w:vAlign w:val="center"/>
          </w:tcPr>
          <w:p w14:paraId="27C07F8E">
            <w:pPr>
              <w:keepNext w:val="0"/>
              <w:spacing w:before="20" w:after="20" w:line="260" w:lineRule="exact"/>
              <w:ind w:firstLine="0" w:firstLineChars="0"/>
              <w:jc w:val="center"/>
            </w:pPr>
            <w:r>
              <w:rPr>
                <w:rFonts w:ascii="Times New Roman" w:hAnsi="Times New Roman" w:eastAsia="宋体"/>
                <w:b w:val="0"/>
                <w:sz w:val="18"/>
              </w:rPr>
              <w:t>2139.50</w:t>
            </w:r>
          </w:p>
        </w:tc>
        <w:tc>
          <w:tcPr>
            <w:tcW w:w="1662" w:type="dxa"/>
            <w:tcMar>
              <w:left w:w="70" w:type="dxa"/>
              <w:right w:w="70" w:type="dxa"/>
            </w:tcMar>
            <w:vAlign w:val="center"/>
          </w:tcPr>
          <w:p w14:paraId="511F9EE8">
            <w:pPr>
              <w:keepNext w:val="0"/>
              <w:spacing w:before="20" w:after="20" w:line="260" w:lineRule="exact"/>
              <w:ind w:firstLine="0" w:firstLineChars="0"/>
              <w:jc w:val="center"/>
            </w:pPr>
            <w:r>
              <w:rPr>
                <w:rFonts w:ascii="Times New Roman" w:hAnsi="Times New Roman" w:eastAsia="宋体"/>
                <w:b w:val="0"/>
                <w:sz w:val="18"/>
              </w:rPr>
              <w:t>956.45</w:t>
            </w:r>
          </w:p>
        </w:tc>
        <w:tc>
          <w:tcPr>
            <w:tcW w:w="1662" w:type="dxa"/>
            <w:tcMar>
              <w:left w:w="70" w:type="dxa"/>
              <w:right w:w="70" w:type="dxa"/>
            </w:tcMar>
            <w:vAlign w:val="center"/>
          </w:tcPr>
          <w:p w14:paraId="36CD2441">
            <w:pPr>
              <w:keepNext w:val="0"/>
              <w:spacing w:before="20" w:after="20" w:line="260" w:lineRule="exact"/>
              <w:ind w:firstLine="0" w:firstLineChars="0"/>
              <w:jc w:val="center"/>
            </w:pPr>
            <w:r>
              <w:rPr>
                <w:rFonts w:ascii="Times New Roman" w:hAnsi="Times New Roman" w:eastAsia="宋体"/>
                <w:b w:val="0"/>
                <w:sz w:val="18"/>
              </w:rPr>
              <w:t>2.24</w:t>
            </w:r>
          </w:p>
        </w:tc>
      </w:tr>
      <w:tr w14:paraId="59D0CB3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53E3301">
            <w:pPr>
              <w:keepNext w:val="0"/>
              <w:spacing w:before="20" w:after="20" w:line="260" w:lineRule="exact"/>
              <w:ind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30DE9D50">
            <w:pPr>
              <w:keepNext w:val="0"/>
              <w:spacing w:before="20" w:after="20" w:line="260" w:lineRule="exact"/>
              <w:ind w:firstLine="0" w:firstLineChars="0"/>
              <w:jc w:val="center"/>
            </w:pPr>
            <w:r>
              <w:rPr>
                <w:rFonts w:ascii="Times New Roman" w:hAnsi="Times New Roman" w:eastAsia="宋体"/>
                <w:b w:val="0"/>
                <w:sz w:val="18"/>
              </w:rPr>
              <w:t>2021</w:t>
            </w:r>
          </w:p>
        </w:tc>
        <w:tc>
          <w:tcPr>
            <w:tcW w:w="1662" w:type="dxa"/>
            <w:tcMar>
              <w:left w:w="70" w:type="dxa"/>
              <w:right w:w="70" w:type="dxa"/>
            </w:tcMar>
            <w:vAlign w:val="center"/>
          </w:tcPr>
          <w:p w14:paraId="030873BD">
            <w:pPr>
              <w:keepNext w:val="0"/>
              <w:spacing w:before="20" w:after="20" w:line="260" w:lineRule="exact"/>
              <w:ind w:firstLine="0" w:firstLineChars="0"/>
              <w:jc w:val="center"/>
            </w:pPr>
            <w:r>
              <w:rPr>
                <w:rFonts w:ascii="Times New Roman" w:hAnsi="Times New Roman" w:eastAsia="宋体"/>
                <w:b w:val="0"/>
                <w:sz w:val="18"/>
              </w:rPr>
              <w:t>3113.50</w:t>
            </w:r>
          </w:p>
        </w:tc>
        <w:tc>
          <w:tcPr>
            <w:tcW w:w="1662" w:type="dxa"/>
            <w:tcMar>
              <w:left w:w="70" w:type="dxa"/>
              <w:right w:w="70" w:type="dxa"/>
            </w:tcMar>
            <w:vAlign w:val="center"/>
          </w:tcPr>
          <w:p w14:paraId="0416CAB7">
            <w:pPr>
              <w:keepNext w:val="0"/>
              <w:spacing w:before="20" w:after="20" w:line="260" w:lineRule="exact"/>
              <w:ind w:firstLine="0" w:firstLineChars="0"/>
              <w:jc w:val="center"/>
            </w:pPr>
            <w:r>
              <w:rPr>
                <w:rFonts w:ascii="Times New Roman" w:hAnsi="Times New Roman" w:eastAsia="宋体"/>
                <w:b w:val="0"/>
                <w:sz w:val="18"/>
              </w:rPr>
              <w:t>1449.77</w:t>
            </w:r>
          </w:p>
        </w:tc>
        <w:tc>
          <w:tcPr>
            <w:tcW w:w="1662" w:type="dxa"/>
            <w:tcMar>
              <w:left w:w="70" w:type="dxa"/>
              <w:right w:w="70" w:type="dxa"/>
            </w:tcMar>
            <w:vAlign w:val="center"/>
          </w:tcPr>
          <w:p w14:paraId="24DA02F8">
            <w:pPr>
              <w:keepNext w:val="0"/>
              <w:spacing w:before="20" w:after="20" w:line="260" w:lineRule="exact"/>
              <w:ind w:firstLine="0" w:firstLineChars="0"/>
              <w:jc w:val="center"/>
            </w:pPr>
            <w:r>
              <w:rPr>
                <w:rFonts w:ascii="Times New Roman" w:hAnsi="Times New Roman" w:eastAsia="宋体"/>
                <w:b w:val="0"/>
                <w:sz w:val="18"/>
              </w:rPr>
              <w:t>2.15</w:t>
            </w:r>
          </w:p>
        </w:tc>
      </w:tr>
      <w:tr w14:paraId="48E3ABD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4177B67D">
            <w:pPr>
              <w:keepNext w:val="0"/>
              <w:spacing w:before="20" w:after="20" w:line="260" w:lineRule="exact"/>
              <w:ind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37D584C0">
            <w:pPr>
              <w:keepNext w:val="0"/>
              <w:spacing w:before="20" w:after="20" w:line="260" w:lineRule="exact"/>
              <w:ind w:firstLine="0" w:firstLineChars="0"/>
              <w:jc w:val="center"/>
            </w:pPr>
            <w:r>
              <w:rPr>
                <w:rFonts w:ascii="Times New Roman" w:hAnsi="Times New Roman" w:eastAsia="宋体"/>
                <w:b w:val="0"/>
                <w:sz w:val="18"/>
              </w:rPr>
              <w:t>2022</w:t>
            </w:r>
          </w:p>
        </w:tc>
        <w:tc>
          <w:tcPr>
            <w:tcW w:w="1662" w:type="dxa"/>
            <w:tcMar>
              <w:left w:w="70" w:type="dxa"/>
              <w:right w:w="70" w:type="dxa"/>
            </w:tcMar>
            <w:vAlign w:val="center"/>
          </w:tcPr>
          <w:p w14:paraId="6B21E43E">
            <w:pPr>
              <w:keepNext w:val="0"/>
              <w:spacing w:before="20" w:after="20" w:line="260" w:lineRule="exact"/>
              <w:ind w:firstLine="0" w:firstLineChars="0"/>
              <w:jc w:val="center"/>
            </w:pPr>
            <w:r>
              <w:rPr>
                <w:rFonts w:ascii="Times New Roman" w:hAnsi="Times New Roman" w:eastAsia="宋体"/>
                <w:b w:val="0"/>
                <w:sz w:val="18"/>
              </w:rPr>
              <w:t>3345.00</w:t>
            </w:r>
          </w:p>
        </w:tc>
        <w:tc>
          <w:tcPr>
            <w:tcW w:w="1662" w:type="dxa"/>
            <w:tcMar>
              <w:left w:w="70" w:type="dxa"/>
              <w:right w:w="70" w:type="dxa"/>
            </w:tcMar>
            <w:vAlign w:val="center"/>
          </w:tcPr>
          <w:p w14:paraId="059E6F27">
            <w:pPr>
              <w:keepNext w:val="0"/>
              <w:spacing w:before="20" w:after="20" w:line="260" w:lineRule="exact"/>
              <w:ind w:firstLine="0" w:firstLineChars="0"/>
              <w:jc w:val="center"/>
            </w:pPr>
            <w:r>
              <w:rPr>
                <w:rFonts w:ascii="Times New Roman" w:hAnsi="Times New Roman" w:eastAsia="宋体"/>
                <w:b w:val="0"/>
                <w:sz w:val="18"/>
              </w:rPr>
              <w:t>1432.37</w:t>
            </w:r>
          </w:p>
        </w:tc>
        <w:tc>
          <w:tcPr>
            <w:tcW w:w="1662" w:type="dxa"/>
            <w:tcMar>
              <w:left w:w="70" w:type="dxa"/>
              <w:right w:w="70" w:type="dxa"/>
            </w:tcMar>
            <w:vAlign w:val="center"/>
          </w:tcPr>
          <w:p w14:paraId="60E2B1C3">
            <w:pPr>
              <w:keepNext w:val="0"/>
              <w:spacing w:before="20" w:after="20" w:line="260" w:lineRule="exact"/>
              <w:ind w:firstLine="0" w:firstLineChars="0"/>
              <w:jc w:val="center"/>
            </w:pPr>
            <w:r>
              <w:rPr>
                <w:rFonts w:ascii="Times New Roman" w:hAnsi="Times New Roman" w:eastAsia="宋体"/>
                <w:b w:val="0"/>
                <w:sz w:val="18"/>
              </w:rPr>
              <w:t>2.34</w:t>
            </w:r>
          </w:p>
        </w:tc>
      </w:tr>
      <w:tr w14:paraId="5E9DBF0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47A2BA48">
            <w:pPr>
              <w:keepNext w:val="0"/>
              <w:spacing w:before="20" w:after="20" w:line="260" w:lineRule="exact"/>
              <w:ind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3F6C2EE4">
            <w:pPr>
              <w:keepNext w:val="0"/>
              <w:spacing w:before="20" w:after="20" w:line="260" w:lineRule="exact"/>
              <w:ind w:firstLine="0" w:firstLineChars="0"/>
              <w:jc w:val="center"/>
            </w:pPr>
            <w:r>
              <w:rPr>
                <w:rFonts w:ascii="Times New Roman" w:hAnsi="Times New Roman" w:eastAsia="宋体"/>
                <w:b w:val="0"/>
                <w:sz w:val="18"/>
              </w:rPr>
              <w:t>2023</w:t>
            </w:r>
          </w:p>
        </w:tc>
        <w:tc>
          <w:tcPr>
            <w:tcW w:w="1662" w:type="dxa"/>
            <w:tcMar>
              <w:left w:w="70" w:type="dxa"/>
              <w:right w:w="70" w:type="dxa"/>
            </w:tcMar>
            <w:vAlign w:val="center"/>
          </w:tcPr>
          <w:p w14:paraId="418D5DEF">
            <w:pPr>
              <w:keepNext w:val="0"/>
              <w:spacing w:before="20" w:after="20" w:line="260" w:lineRule="exact"/>
              <w:ind w:firstLine="0" w:firstLineChars="0"/>
              <w:jc w:val="center"/>
            </w:pPr>
            <w:r>
              <w:rPr>
                <w:rFonts w:ascii="Times New Roman" w:hAnsi="Times New Roman" w:eastAsia="宋体"/>
                <w:b w:val="0"/>
                <w:sz w:val="18"/>
              </w:rPr>
              <w:t>3575.00</w:t>
            </w:r>
          </w:p>
        </w:tc>
        <w:tc>
          <w:tcPr>
            <w:tcW w:w="1662" w:type="dxa"/>
            <w:tcMar>
              <w:left w:w="70" w:type="dxa"/>
              <w:right w:w="70" w:type="dxa"/>
            </w:tcMar>
            <w:vAlign w:val="center"/>
          </w:tcPr>
          <w:p w14:paraId="173A6B4C">
            <w:pPr>
              <w:keepNext w:val="0"/>
              <w:spacing w:before="20" w:after="20" w:line="260" w:lineRule="exact"/>
              <w:ind w:firstLine="0" w:firstLineChars="0"/>
              <w:jc w:val="center"/>
            </w:pPr>
            <w:r>
              <w:rPr>
                <w:rFonts w:ascii="Times New Roman" w:hAnsi="Times New Roman" w:eastAsia="宋体"/>
                <w:b w:val="0"/>
                <w:sz w:val="18"/>
              </w:rPr>
              <w:t>1542.22</w:t>
            </w:r>
          </w:p>
        </w:tc>
        <w:tc>
          <w:tcPr>
            <w:tcW w:w="1662" w:type="dxa"/>
            <w:tcMar>
              <w:left w:w="70" w:type="dxa"/>
              <w:right w:w="70" w:type="dxa"/>
            </w:tcMar>
            <w:vAlign w:val="center"/>
          </w:tcPr>
          <w:p w14:paraId="6AF2B832">
            <w:pPr>
              <w:keepNext w:val="0"/>
              <w:spacing w:before="20" w:after="20" w:line="260" w:lineRule="exact"/>
              <w:ind w:firstLine="0" w:firstLineChars="0"/>
              <w:jc w:val="center"/>
            </w:pPr>
            <w:r>
              <w:rPr>
                <w:rFonts w:ascii="Times New Roman" w:hAnsi="Times New Roman" w:eastAsia="宋体"/>
                <w:b w:val="0"/>
                <w:sz w:val="18"/>
              </w:rPr>
              <w:t>2.32</w:t>
            </w:r>
          </w:p>
        </w:tc>
      </w:tr>
      <w:tr w14:paraId="324CE00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063ADBF9">
            <w:pPr>
              <w:keepNext w:val="0"/>
              <w:spacing w:before="20" w:after="20" w:line="260" w:lineRule="exact"/>
              <w:ind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0E7C8F9E">
            <w:pPr>
              <w:keepNext w:val="0"/>
              <w:spacing w:before="20" w:after="20" w:line="260" w:lineRule="exact"/>
              <w:ind w:firstLine="0" w:firstLineChars="0"/>
              <w:jc w:val="center"/>
            </w:pPr>
            <w:r>
              <w:rPr>
                <w:rFonts w:ascii="Times New Roman" w:hAnsi="Times New Roman" w:eastAsia="宋体"/>
                <w:b w:val="0"/>
                <w:sz w:val="18"/>
              </w:rPr>
              <w:t>2024</w:t>
            </w:r>
          </w:p>
        </w:tc>
        <w:tc>
          <w:tcPr>
            <w:tcW w:w="1662" w:type="dxa"/>
            <w:tcMar>
              <w:left w:w="70" w:type="dxa"/>
              <w:right w:w="70" w:type="dxa"/>
            </w:tcMar>
            <w:vAlign w:val="center"/>
          </w:tcPr>
          <w:p w14:paraId="4880EA2D">
            <w:pPr>
              <w:keepNext w:val="0"/>
              <w:spacing w:before="20" w:after="20" w:line="260" w:lineRule="exact"/>
              <w:ind w:firstLine="0" w:firstLineChars="0"/>
              <w:jc w:val="center"/>
            </w:pPr>
            <w:r>
              <w:rPr>
                <w:rFonts w:ascii="Times New Roman" w:hAnsi="Times New Roman" w:eastAsia="宋体"/>
                <w:b w:val="0"/>
                <w:sz w:val="18"/>
              </w:rPr>
              <w:t>3675.00</w:t>
            </w:r>
          </w:p>
        </w:tc>
        <w:tc>
          <w:tcPr>
            <w:tcW w:w="1662" w:type="dxa"/>
            <w:tcMar>
              <w:left w:w="70" w:type="dxa"/>
              <w:right w:w="70" w:type="dxa"/>
            </w:tcMar>
            <w:vAlign w:val="center"/>
          </w:tcPr>
          <w:p w14:paraId="4A2FADF3">
            <w:pPr>
              <w:keepNext w:val="0"/>
              <w:spacing w:before="20" w:after="20" w:line="260" w:lineRule="exact"/>
              <w:ind w:firstLine="0" w:firstLineChars="0"/>
              <w:jc w:val="center"/>
            </w:pPr>
            <w:r>
              <w:rPr>
                <w:rFonts w:ascii="Times New Roman" w:hAnsi="Times New Roman" w:eastAsia="宋体"/>
                <w:b w:val="0"/>
                <w:sz w:val="18"/>
              </w:rPr>
              <w:t>1449.40</w:t>
            </w:r>
          </w:p>
        </w:tc>
        <w:tc>
          <w:tcPr>
            <w:tcW w:w="1662" w:type="dxa"/>
            <w:tcMar>
              <w:left w:w="70" w:type="dxa"/>
              <w:right w:w="70" w:type="dxa"/>
            </w:tcMar>
            <w:vAlign w:val="center"/>
          </w:tcPr>
          <w:p w14:paraId="1849C50E">
            <w:pPr>
              <w:keepNext w:val="0"/>
              <w:spacing w:before="20" w:after="20" w:line="260" w:lineRule="exact"/>
              <w:ind w:firstLine="0" w:firstLineChars="0"/>
              <w:jc w:val="center"/>
            </w:pPr>
            <w:r>
              <w:rPr>
                <w:rFonts w:ascii="Times New Roman" w:hAnsi="Times New Roman" w:eastAsia="宋体"/>
                <w:b w:val="0"/>
                <w:sz w:val="18"/>
              </w:rPr>
              <w:t>2.54</w:t>
            </w:r>
          </w:p>
        </w:tc>
      </w:tr>
      <w:tr w14:paraId="0000BCA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964AE84">
            <w:pPr>
              <w:keepNext w:val="0"/>
              <w:spacing w:before="20" w:after="20" w:line="260" w:lineRule="exact"/>
              <w:ind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39853AD3">
            <w:pPr>
              <w:keepNext w:val="0"/>
              <w:spacing w:before="20" w:after="20" w:line="260" w:lineRule="exact"/>
              <w:ind w:firstLine="0" w:firstLineChars="0"/>
              <w:jc w:val="center"/>
            </w:pPr>
            <w:r>
              <w:rPr>
                <w:rFonts w:ascii="Times New Roman" w:hAnsi="Times New Roman" w:eastAsia="宋体"/>
                <w:b w:val="0"/>
                <w:sz w:val="18"/>
              </w:rPr>
              <w:t>2025</w:t>
            </w:r>
          </w:p>
        </w:tc>
        <w:tc>
          <w:tcPr>
            <w:tcW w:w="1662" w:type="dxa"/>
            <w:tcMar>
              <w:left w:w="70" w:type="dxa"/>
              <w:right w:w="70" w:type="dxa"/>
            </w:tcMar>
            <w:vAlign w:val="center"/>
          </w:tcPr>
          <w:p w14:paraId="3E81784D">
            <w:pPr>
              <w:keepNext w:val="0"/>
              <w:spacing w:before="20" w:after="20" w:line="260" w:lineRule="exact"/>
              <w:ind w:firstLine="0" w:firstLineChars="0"/>
              <w:jc w:val="center"/>
            </w:pPr>
            <w:r>
              <w:rPr>
                <w:rFonts w:ascii="Times New Roman" w:hAnsi="Times New Roman" w:eastAsia="宋体"/>
                <w:b w:val="0"/>
                <w:sz w:val="18"/>
              </w:rPr>
              <w:t>3701.00</w:t>
            </w:r>
          </w:p>
        </w:tc>
        <w:tc>
          <w:tcPr>
            <w:tcW w:w="1662" w:type="dxa"/>
            <w:tcMar>
              <w:left w:w="70" w:type="dxa"/>
              <w:right w:w="70" w:type="dxa"/>
            </w:tcMar>
            <w:vAlign w:val="center"/>
          </w:tcPr>
          <w:p w14:paraId="769346B3">
            <w:pPr>
              <w:keepNext w:val="0"/>
              <w:spacing w:before="20" w:after="20" w:line="260" w:lineRule="exact"/>
              <w:ind w:firstLine="0" w:firstLineChars="0"/>
              <w:jc w:val="center"/>
            </w:pPr>
            <w:r>
              <w:rPr>
                <w:rFonts w:ascii="Times New Roman" w:hAnsi="Times New Roman" w:eastAsia="宋体"/>
                <w:b w:val="0"/>
                <w:sz w:val="18"/>
              </w:rPr>
              <w:t>1528.82</w:t>
            </w:r>
          </w:p>
        </w:tc>
        <w:tc>
          <w:tcPr>
            <w:tcW w:w="1662" w:type="dxa"/>
            <w:tcMar>
              <w:left w:w="70" w:type="dxa"/>
              <w:right w:w="70" w:type="dxa"/>
            </w:tcMar>
            <w:vAlign w:val="center"/>
          </w:tcPr>
          <w:p w14:paraId="66251ED8">
            <w:pPr>
              <w:keepNext w:val="0"/>
              <w:spacing w:before="20" w:after="20" w:line="260" w:lineRule="exact"/>
              <w:ind w:firstLine="0" w:firstLineChars="0"/>
              <w:jc w:val="center"/>
            </w:pPr>
            <w:r>
              <w:rPr>
                <w:rFonts w:ascii="Times New Roman" w:hAnsi="Times New Roman" w:eastAsia="宋体"/>
                <w:b w:val="0"/>
                <w:sz w:val="18"/>
              </w:rPr>
              <w:t>2.42</w:t>
            </w:r>
          </w:p>
        </w:tc>
      </w:tr>
    </w:tbl>
    <w:p w14:paraId="158775B1">
      <w:pPr>
        <w:pStyle w:val="5"/>
        <w:keepNext/>
        <w:numPr>
          <w:ilvl w:val="0"/>
          <w:numId w:val="0"/>
        </w:numPr>
        <w:spacing w:before="160" w:after="120" w:line="360" w:lineRule="auto"/>
        <w:ind w:firstLine="0"/>
      </w:pPr>
      <w:bookmarkStart w:id="88" w:name="市区年度变化"/>
      <w:r>
        <w:rPr>
          <w:rFonts w:ascii="Times New Roman" w:hAnsi="Times New Roman" w:eastAsia="方正仿宋_GBK"/>
          <w:b/>
          <w:sz w:val="26"/>
        </w:rPr>
        <w:t>3.2.2 市区年度变化</w:t>
      </w:r>
      <w:bookmarkEnd w:id="88"/>
    </w:p>
    <w:p w14:paraId="4E961DA0">
      <w:pPr>
        <w:widowControl/>
        <w:spacing w:before="0" w:after="0" w:line="300" w:lineRule="auto"/>
        <w:ind w:firstLine="480"/>
        <w:jc w:val="both"/>
      </w:pPr>
      <w:r>
        <w:rPr>
          <w:rFonts w:ascii="Times New Roman" w:hAnsi="Times New Roman" w:eastAsia="方正仿宋_GBK"/>
          <w:b w:val="0"/>
          <w:sz w:val="24"/>
        </w:rPr>
        <w:t>市区2021年公用主变总容量为3113.50 MVA，年网供最大负荷估计为1449.77 MW。2022—2025年负荷分别为1432.37、1542.22、1449.40和1528.82 MW。该序列在2022年和2024年出现回落，体现了年际波动。</w:t>
      </w:r>
    </w:p>
    <w:p w14:paraId="52C9D17B">
      <w:pPr>
        <w:pStyle w:val="2"/>
        <w:widowControl/>
        <w:spacing w:before="0" w:after="0" w:line="300" w:lineRule="auto"/>
        <w:ind w:firstLine="480"/>
        <w:jc w:val="both"/>
      </w:pPr>
      <w:r>
        <w:rPr>
          <w:rFonts w:ascii="Times New Roman" w:hAnsi="Times New Roman" w:eastAsia="方正仿宋_GBK"/>
          <w:b w:val="0"/>
          <w:sz w:val="24"/>
        </w:rPr>
        <w:t>市区29座仿真站保留样本负荷的空间分布，供电区域按A类规划。第五章以统一起点和平均增长情景进行方案比较。</w:t>
      </w:r>
    </w:p>
    <w:p w14:paraId="7BFC90DB">
      <w:pPr>
        <w:pStyle w:val="2"/>
        <w:keepNext/>
        <w:spacing w:before="120" w:after="0" w:line="240" w:lineRule="auto"/>
        <w:ind w:firstLine="0"/>
        <w:jc w:val="center"/>
      </w:pPr>
      <w:r>
        <w:drawing>
          <wp:inline distT="0" distB="0" distL="114300" distR="114300">
            <wp:extent cx="5120640" cy="2790825"/>
            <wp:effectExtent l="0" t="0" r="0" b="0"/>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pic:cNvPicPr>
                      <a:picLocks noChangeAspect="1" noChangeArrowheads="1"/>
                    </pic:cNvPicPr>
                  </pic:nvPicPr>
                  <pic:blipFill>
                    <a:blip r:embed="rId13"/>
                    <a:stretch>
                      <a:fillRect/>
                    </a:stretch>
                  </pic:blipFill>
                  <pic:spPr>
                    <a:xfrm>
                      <a:off x="0" y="0"/>
                      <a:ext cx="5120640" cy="2790882"/>
                    </a:xfrm>
                    <a:prstGeom prst="rect">
                      <a:avLst/>
                    </a:prstGeom>
                    <a:noFill/>
                    <a:ln w="9525">
                      <a:noFill/>
                    </a:ln>
                  </pic:spPr>
                </pic:pic>
              </a:graphicData>
            </a:graphic>
          </wp:inline>
        </w:drawing>
      </w:r>
    </w:p>
    <w:p w14:paraId="630C33D2">
      <w:pPr>
        <w:pStyle w:val="2"/>
        <w:spacing w:before="60" w:after="120" w:line="300" w:lineRule="auto"/>
        <w:ind w:firstLine="0"/>
        <w:jc w:val="center"/>
      </w:pPr>
      <w:r>
        <w:rPr>
          <w:rFonts w:ascii="Times New Roman" w:hAnsi="Times New Roman" w:eastAsia="宋体"/>
          <w:b w:val="0"/>
          <w:sz w:val="21"/>
        </w:rPr>
        <w:t>图3-1 邳州和市区年网供最大负荷</w:t>
      </w:r>
    </w:p>
    <w:p w14:paraId="6905E669">
      <w:pPr>
        <w:pStyle w:val="5"/>
        <w:keepNext/>
        <w:numPr>
          <w:ilvl w:val="0"/>
          <w:numId w:val="0"/>
        </w:numPr>
        <w:spacing w:before="160" w:after="120" w:line="360" w:lineRule="auto"/>
        <w:ind w:firstLine="0"/>
      </w:pPr>
      <w:bookmarkStart w:id="89" w:name="年负荷平均增长率"/>
      <w:r>
        <w:rPr>
          <w:rFonts w:ascii="Times New Roman" w:hAnsi="Times New Roman" w:eastAsia="方正仿宋_GBK"/>
          <w:b/>
          <w:sz w:val="26"/>
        </w:rPr>
        <w:t>3.2.3 年负荷平均增长率</w:t>
      </w:r>
      <w:bookmarkEnd w:id="89"/>
    </w:p>
    <w:p w14:paraId="41C4FE03">
      <w:pPr>
        <w:widowControl/>
        <w:spacing w:before="0" w:after="0" w:line="300" w:lineRule="auto"/>
        <w:ind w:firstLine="480"/>
        <w:jc w:val="both"/>
      </w:pPr>
      <w:r>
        <w:rPr>
          <w:rFonts w:ascii="Times New Roman" w:hAnsi="Times New Roman" w:eastAsia="方正仿宋_GBK"/>
          <w:b w:val="0"/>
          <w:sz w:val="24"/>
        </w:rPr>
        <w:t>年度增长率按相邻年度原表负荷计算。对2022—2025年赋予1、2、3、4的权重，得到本研究平滑参数。式（3-1）为项目采用的统计方法；导则规定的年负荷平均增长率分档见表6.3.4，未规定上述权重[5]。</w:t>
      </w:r>
    </w:p>
    <w:tbl>
      <w:tblPr>
        <w:tblStyle w:val="25"/>
        <w:tblW w:w="83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
        <w:gridCol w:w="6838"/>
        <w:gridCol w:w="737"/>
      </w:tblGrid>
      <w:tr w14:paraId="19E340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37" w:type="dxa"/>
            <w:tcMar>
              <w:left w:w="0" w:type="dxa"/>
              <w:right w:w="0" w:type="dxa"/>
            </w:tcMar>
            <w:vAlign w:val="center"/>
          </w:tcPr>
          <w:p w14:paraId="3535720B">
            <w:pPr>
              <w:spacing w:before="0" w:after="0"/>
              <w:ind w:firstLine="0" w:firstLineChars="0"/>
            </w:pPr>
          </w:p>
        </w:tc>
        <w:tc>
          <w:tcPr>
            <w:tcW w:w="6838" w:type="dxa"/>
            <w:tcMar>
              <w:left w:w="0" w:type="dxa"/>
              <w:right w:w="0" w:type="dxa"/>
            </w:tcMar>
            <w:vAlign w:val="center"/>
          </w:tcPr>
          <w:p w14:paraId="4BCBCFBD">
            <w:pPr>
              <w:pStyle w:val="2"/>
              <w:keepNext/>
              <w:spacing w:before="100" w:after="100" w:line="276" w:lineRule="auto"/>
              <w:ind w:firstLine="0" w:firstLineChars="0"/>
              <w:jc w:val="center"/>
            </w:pPr>
            <m:oMathPara>
              <m:oMathParaPr>
                <m:jc m:val="center"/>
              </m:oMathParaPr>
              <m:oMath>
                <m:sSub>
                  <m:sSubPr/>
                  <m:e>
                    <m:r>
                      <m:rPr/>
                      <m:t>g</m:t>
                    </m:r>
                  </m:e>
                  <m:sub>
                    <m:r>
                      <m:rPr/>
                      <m:t>y</m:t>
                    </m:r>
                  </m:sub>
                </m:sSub>
                <m:r>
                  <m:rPr/>
                  <m:t>=</m:t>
                </m:r>
                <m:sSub>
                  <m:sSubPr/>
                  <m:e>
                    <m:r>
                      <m:rPr/>
                      <m:t>P</m:t>
                    </m:r>
                  </m:e>
                  <m:sub>
                    <m:r>
                      <m:rPr/>
                      <m:t>y</m:t>
                    </m:r>
                  </m:sub>
                </m:sSub>
                <m:r>
                  <m:rPr/>
                  <m:t>/</m:t>
                </m:r>
                <m:sSub>
                  <m:sSubPr/>
                  <m:e>
                    <m:r>
                      <m:rPr/>
                      <m:t>P</m:t>
                    </m:r>
                  </m:e>
                  <m:sub>
                    <m:r>
                      <m:rPr/>
                      <m:t>y−1</m:t>
                    </m:r>
                  </m:sub>
                </m:sSub>
                <m:r>
                  <m:rPr/>
                  <m:t>−1,  </m:t>
                </m:r>
                <m:acc>
                  <m:accPr>
                    <m:chr m:val="‾"/>
                  </m:accPr>
                  <m:e>
                    <m:r>
                      <m:rPr/>
                      <m:t>g</m:t>
                    </m:r>
                  </m:e>
                </m:acc>
                <m:r>
                  <m:rPr/>
                  <m:t>=</m:t>
                </m:r>
                <m:f>
                  <m:fPr/>
                  <m:num>
                    <m:sSub>
                      <m:sSubPr/>
                      <m:e>
                        <m:r>
                          <m:rPr/>
                          <m:t>g</m:t>
                        </m:r>
                      </m:e>
                      <m:sub>
                        <m:r>
                          <m:rPr/>
                          <m:t>2022</m:t>
                        </m:r>
                      </m:sub>
                    </m:sSub>
                    <m:r>
                      <m:rPr/>
                      <m:t>+2</m:t>
                    </m:r>
                    <m:sSub>
                      <m:sSubPr/>
                      <m:e>
                        <m:r>
                          <m:rPr/>
                          <m:t>g</m:t>
                        </m:r>
                      </m:e>
                      <m:sub>
                        <m:r>
                          <m:rPr/>
                          <m:t>2023</m:t>
                        </m:r>
                      </m:sub>
                    </m:sSub>
                    <m:r>
                      <m:rPr/>
                      <m:t>+3</m:t>
                    </m:r>
                    <m:sSub>
                      <m:sSubPr/>
                      <m:e>
                        <m:r>
                          <m:rPr/>
                          <m:t>g</m:t>
                        </m:r>
                      </m:e>
                      <m:sub>
                        <m:r>
                          <m:rPr/>
                          <m:t>2024</m:t>
                        </m:r>
                      </m:sub>
                    </m:sSub>
                    <m:r>
                      <m:rPr/>
                      <m:t>+4</m:t>
                    </m:r>
                    <m:sSub>
                      <m:sSubPr/>
                      <m:e>
                        <m:r>
                          <m:rPr/>
                          <m:t>g</m:t>
                        </m:r>
                      </m:e>
                      <m:sub>
                        <m:r>
                          <m:rPr/>
                          <m:t>2025</m:t>
                        </m:r>
                      </m:sub>
                    </m:sSub>
                  </m:num>
                  <m:den>
                    <m:r>
                      <m:rPr/>
                      <m:t>10</m:t>
                    </m:r>
                  </m:den>
                </m:f>
                <m:r>
                  <m:rPr/>
                  <m:t>.</m:t>
                </m:r>
              </m:oMath>
            </m:oMathPara>
          </w:p>
        </w:tc>
        <w:tc>
          <w:tcPr>
            <w:tcW w:w="737" w:type="dxa"/>
            <w:tcMar>
              <w:left w:w="0" w:type="dxa"/>
              <w:right w:w="0" w:type="dxa"/>
            </w:tcMar>
            <w:vAlign w:val="center"/>
          </w:tcPr>
          <w:p w14:paraId="10225809">
            <w:pPr>
              <w:spacing w:before="0" w:after="0"/>
              <w:ind w:firstLine="0" w:firstLineChars="0"/>
              <w:jc w:val="right"/>
            </w:pPr>
            <w:r>
              <w:rPr>
                <w:rFonts w:ascii="Times New Roman" w:hAnsi="Times New Roman" w:eastAsia="方正仿宋_GBK"/>
                <w:b w:val="0"/>
                <w:sz w:val="18"/>
              </w:rPr>
              <w:t>（3-1）</w:t>
            </w:r>
          </w:p>
        </w:tc>
      </w:tr>
    </w:tbl>
    <w:p w14:paraId="6769C383">
      <w:pPr>
        <w:widowControl/>
        <w:spacing w:before="0" w:after="0" w:line="300" w:lineRule="auto"/>
        <w:ind w:firstLine="480"/>
        <w:jc w:val="both"/>
      </w:pPr>
      <w:r>
        <w:rPr>
          <w:rFonts w:ascii="Times New Roman" w:hAnsi="Times New Roman" w:eastAsia="方正仿宋_GBK"/>
          <w:b w:val="0"/>
          <w:sz w:val="24"/>
        </w:rPr>
        <w:t>式中，</w:t>
      </w:r>
      <m:oMath>
        <m:sSub>
          <m:sSubPr/>
          <m:e>
            <m:r>
              <m:rPr/>
              <m:t>P</m:t>
            </m:r>
          </m:e>
          <m:sub>
            <m:r>
              <m:rPr/>
              <m:t>y</m:t>
            </m:r>
          </m:sub>
        </m:sSub>
      </m:oMath>
      <w:r>
        <w:rPr>
          <w:rFonts w:ascii="Times New Roman" w:hAnsi="Times New Roman" w:eastAsia="方正仿宋_GBK"/>
          <w:b w:val="0"/>
          <w:sz w:val="24"/>
        </w:rPr>
        <w:t>为第</w:t>
      </w:r>
      <m:oMath>
        <m:r>
          <m:rPr/>
          <m:t>y</m:t>
        </m:r>
      </m:oMath>
      <w:r>
        <w:rPr>
          <w:rFonts w:ascii="Times New Roman" w:hAnsi="Times New Roman" w:eastAsia="方正仿宋_GBK"/>
          <w:b w:val="0"/>
          <w:sz w:val="24"/>
        </w:rPr>
        <w:t>年网供最大负荷，单位MW，采用降压负荷估计；</w:t>
      </w:r>
      <m:oMath>
        <m:sSub>
          <m:sSubPr/>
          <m:e>
            <m:r>
              <m:rPr/>
              <m:t>g</m:t>
            </m:r>
          </m:e>
          <m:sub>
            <m:r>
              <m:rPr/>
              <m:t>y</m:t>
            </m:r>
          </m:sub>
        </m:sSub>
      </m:oMath>
      <w:r>
        <w:rPr>
          <w:rFonts w:ascii="Times New Roman" w:hAnsi="Times New Roman" w:eastAsia="方正仿宋_GBK"/>
          <w:b w:val="0"/>
          <w:sz w:val="24"/>
        </w:rPr>
        <w:t>为该年同比增长率，</w:t>
      </w:r>
      <m:oMath>
        <m:acc>
          <m:accPr>
            <m:chr m:val="‾"/>
          </m:accPr>
          <m:e>
            <m:r>
              <m:rPr/>
              <m:t>g</m:t>
            </m:r>
          </m:e>
        </m:acc>
      </m:oMath>
      <w:r>
        <w:rPr>
          <w:rFonts w:ascii="Times New Roman" w:hAnsi="Times New Roman" w:eastAsia="方正仿宋_GBK"/>
          <w:b w:val="0"/>
          <w:sz w:val="24"/>
        </w:rPr>
        <w:t>为年负荷平均增长率，均为无量纲量。本研究采用递增权重估计该参数。邳州加权平均为8.07%，市区为1.80%。按导则建议分档，邳州对应1.80～2.00，市区对应1.50～1.70。该分档用于解释一般规划参考值，本研究刚性统一上限2.00仍为项目方案设定。</w:t>
      </w:r>
    </w:p>
    <w:p w14:paraId="27A3CB13">
      <w:pPr>
        <w:pStyle w:val="2"/>
        <w:keepNext/>
        <w:spacing w:before="120" w:after="80" w:line="300" w:lineRule="auto"/>
        <w:ind w:firstLine="0"/>
        <w:jc w:val="center"/>
      </w:pPr>
      <w:r>
        <w:rPr>
          <w:rFonts w:ascii="Times New Roman" w:hAnsi="Times New Roman" w:eastAsia="宋体"/>
          <w:b w:val="0"/>
          <w:sz w:val="21"/>
        </w:rPr>
        <w:t>表3-2 年负荷平均增长率计算（式3-1）</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078"/>
        <w:gridCol w:w="2078"/>
        <w:gridCol w:w="2078"/>
        <w:gridCol w:w="2078"/>
      </w:tblGrid>
      <w:tr w14:paraId="39EB74A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078" w:type="dxa"/>
            <w:tcMar>
              <w:left w:w="70" w:type="dxa"/>
              <w:right w:w="70" w:type="dxa"/>
            </w:tcMar>
            <w:vAlign w:val="center"/>
          </w:tcPr>
          <w:p w14:paraId="7C350B25">
            <w:pPr>
              <w:keepNext w:val="0"/>
              <w:spacing w:before="20" w:after="20" w:line="260" w:lineRule="exact"/>
              <w:ind w:firstLine="0" w:firstLineChars="0"/>
              <w:jc w:val="center"/>
            </w:pPr>
            <w:r>
              <w:rPr>
                <w:rFonts w:ascii="Times New Roman" w:hAnsi="Times New Roman" w:eastAsia="宋体"/>
                <w:b/>
                <w:sz w:val="18"/>
              </w:rPr>
              <w:t>地区</w:t>
            </w:r>
          </w:p>
        </w:tc>
        <w:tc>
          <w:tcPr>
            <w:tcW w:w="2078" w:type="dxa"/>
            <w:tcMar>
              <w:left w:w="70" w:type="dxa"/>
              <w:right w:w="70" w:type="dxa"/>
            </w:tcMar>
            <w:vAlign w:val="center"/>
          </w:tcPr>
          <w:p w14:paraId="3E08447F">
            <w:pPr>
              <w:keepNext w:val="0"/>
              <w:spacing w:before="20" w:after="20" w:line="260" w:lineRule="exact"/>
              <w:ind w:firstLine="0" w:firstLineChars="0"/>
              <w:jc w:val="center"/>
            </w:pPr>
            <w:r>
              <w:rPr>
                <w:rFonts w:ascii="Times New Roman" w:hAnsi="Times New Roman" w:eastAsia="宋体"/>
                <w:b/>
                <w:sz w:val="18"/>
              </w:rPr>
              <w:t>年份</w:t>
            </w:r>
          </w:p>
        </w:tc>
        <w:tc>
          <w:tcPr>
            <w:tcW w:w="2078" w:type="dxa"/>
            <w:tcMar>
              <w:left w:w="70" w:type="dxa"/>
              <w:right w:w="70" w:type="dxa"/>
            </w:tcMar>
            <w:vAlign w:val="center"/>
          </w:tcPr>
          <w:p w14:paraId="29885F77">
            <w:pPr>
              <w:keepNext w:val="0"/>
              <w:spacing w:before="20" w:after="20" w:line="260" w:lineRule="exact"/>
              <w:ind w:firstLine="0" w:firstLineChars="0"/>
              <w:jc w:val="center"/>
            </w:pPr>
            <w:r>
              <w:rPr>
                <w:rFonts w:ascii="Times New Roman" w:hAnsi="Times New Roman" w:eastAsia="宋体"/>
                <w:b/>
                <w:sz w:val="18"/>
              </w:rPr>
              <w:t>同比增长率</w:t>
            </w:r>
          </w:p>
        </w:tc>
        <w:tc>
          <w:tcPr>
            <w:tcW w:w="2078" w:type="dxa"/>
            <w:tcMar>
              <w:left w:w="70" w:type="dxa"/>
              <w:right w:w="70" w:type="dxa"/>
            </w:tcMar>
            <w:vAlign w:val="center"/>
          </w:tcPr>
          <w:p w14:paraId="172F3B06">
            <w:pPr>
              <w:keepNext w:val="0"/>
              <w:spacing w:before="20" w:after="20" w:line="260" w:lineRule="exact"/>
              <w:ind w:firstLine="0" w:firstLineChars="0"/>
              <w:jc w:val="center"/>
            </w:pPr>
            <w:r>
              <w:rPr>
                <w:rFonts w:ascii="Times New Roman" w:hAnsi="Times New Roman" w:eastAsia="宋体"/>
                <w:b/>
                <w:sz w:val="18"/>
              </w:rPr>
              <w:t>权重</w:t>
            </w:r>
          </w:p>
        </w:tc>
      </w:tr>
      <w:tr w14:paraId="66DED3E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4CA652E3">
            <w:pPr>
              <w:keepNext w:val="0"/>
              <w:spacing w:before="20" w:after="20" w:line="260" w:lineRule="exact"/>
              <w:ind w:firstLine="0" w:firstLineChars="0"/>
              <w:jc w:val="center"/>
            </w:pPr>
            <w:r>
              <w:rPr>
                <w:rFonts w:ascii="Times New Roman" w:hAnsi="Times New Roman" w:eastAsia="宋体"/>
                <w:b w:val="0"/>
                <w:sz w:val="18"/>
              </w:rPr>
              <w:t>邳州</w:t>
            </w:r>
          </w:p>
        </w:tc>
        <w:tc>
          <w:tcPr>
            <w:tcW w:w="2078" w:type="dxa"/>
            <w:tcMar>
              <w:left w:w="70" w:type="dxa"/>
              <w:right w:w="70" w:type="dxa"/>
            </w:tcMar>
            <w:vAlign w:val="center"/>
          </w:tcPr>
          <w:p w14:paraId="6DF6FBC6">
            <w:pPr>
              <w:keepNext w:val="0"/>
              <w:spacing w:before="20" w:after="20" w:line="260" w:lineRule="exact"/>
              <w:ind w:firstLine="0" w:firstLineChars="0"/>
              <w:jc w:val="center"/>
            </w:pPr>
            <w:r>
              <w:rPr>
                <w:rFonts w:ascii="Times New Roman" w:hAnsi="Times New Roman" w:eastAsia="宋体"/>
                <w:b w:val="0"/>
                <w:sz w:val="18"/>
              </w:rPr>
              <w:t>2022</w:t>
            </w:r>
          </w:p>
        </w:tc>
        <w:tc>
          <w:tcPr>
            <w:tcW w:w="2078" w:type="dxa"/>
            <w:tcMar>
              <w:left w:w="70" w:type="dxa"/>
              <w:right w:w="70" w:type="dxa"/>
            </w:tcMar>
            <w:vAlign w:val="center"/>
          </w:tcPr>
          <w:p w14:paraId="08A5DF85">
            <w:pPr>
              <w:keepNext w:val="0"/>
              <w:spacing w:before="20" w:after="20" w:line="260" w:lineRule="exact"/>
              <w:ind w:firstLine="0" w:firstLineChars="0"/>
              <w:jc w:val="center"/>
            </w:pPr>
            <w:r>
              <w:rPr>
                <w:rFonts w:ascii="Times New Roman" w:hAnsi="Times New Roman" w:eastAsia="宋体"/>
                <w:b w:val="0"/>
                <w:sz w:val="18"/>
              </w:rPr>
              <w:t>12.74%</w:t>
            </w:r>
          </w:p>
        </w:tc>
        <w:tc>
          <w:tcPr>
            <w:tcW w:w="2078" w:type="dxa"/>
            <w:tcMar>
              <w:left w:w="70" w:type="dxa"/>
              <w:right w:w="70" w:type="dxa"/>
            </w:tcMar>
            <w:vAlign w:val="center"/>
          </w:tcPr>
          <w:p w14:paraId="598C370B">
            <w:pPr>
              <w:keepNext w:val="0"/>
              <w:spacing w:before="20" w:after="20" w:line="260" w:lineRule="exact"/>
              <w:ind w:firstLine="0" w:firstLineChars="0"/>
              <w:jc w:val="center"/>
            </w:pPr>
            <w:r>
              <w:rPr>
                <w:rFonts w:ascii="Times New Roman" w:hAnsi="Times New Roman" w:eastAsia="宋体"/>
                <w:b w:val="0"/>
                <w:sz w:val="18"/>
              </w:rPr>
              <w:t>1</w:t>
            </w:r>
          </w:p>
        </w:tc>
      </w:tr>
      <w:tr w14:paraId="3C7D719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745C8A1D">
            <w:pPr>
              <w:keepNext w:val="0"/>
              <w:spacing w:before="20" w:after="20" w:line="260" w:lineRule="exact"/>
              <w:ind w:firstLine="0" w:firstLineChars="0"/>
              <w:jc w:val="center"/>
            </w:pPr>
            <w:r>
              <w:rPr>
                <w:rFonts w:ascii="Times New Roman" w:hAnsi="Times New Roman" w:eastAsia="宋体"/>
                <w:b w:val="0"/>
                <w:sz w:val="18"/>
              </w:rPr>
              <w:t>邳州</w:t>
            </w:r>
          </w:p>
        </w:tc>
        <w:tc>
          <w:tcPr>
            <w:tcW w:w="2078" w:type="dxa"/>
            <w:tcMar>
              <w:left w:w="70" w:type="dxa"/>
              <w:right w:w="70" w:type="dxa"/>
            </w:tcMar>
            <w:vAlign w:val="center"/>
          </w:tcPr>
          <w:p w14:paraId="39C5E780">
            <w:pPr>
              <w:keepNext w:val="0"/>
              <w:spacing w:before="20" w:after="20" w:line="260" w:lineRule="exact"/>
              <w:ind w:firstLine="0" w:firstLineChars="0"/>
              <w:jc w:val="center"/>
            </w:pPr>
            <w:r>
              <w:rPr>
                <w:rFonts w:ascii="Times New Roman" w:hAnsi="Times New Roman" w:eastAsia="宋体"/>
                <w:b w:val="0"/>
                <w:sz w:val="18"/>
              </w:rPr>
              <w:t>2023</w:t>
            </w:r>
          </w:p>
        </w:tc>
        <w:tc>
          <w:tcPr>
            <w:tcW w:w="2078" w:type="dxa"/>
            <w:tcMar>
              <w:left w:w="70" w:type="dxa"/>
              <w:right w:w="70" w:type="dxa"/>
            </w:tcMar>
            <w:vAlign w:val="center"/>
          </w:tcPr>
          <w:p w14:paraId="01E7364F">
            <w:pPr>
              <w:keepNext w:val="0"/>
              <w:spacing w:before="20" w:after="20" w:line="260" w:lineRule="exact"/>
              <w:ind w:firstLine="0" w:firstLineChars="0"/>
              <w:jc w:val="center"/>
            </w:pPr>
            <w:r>
              <w:rPr>
                <w:rFonts w:ascii="Times New Roman" w:hAnsi="Times New Roman" w:eastAsia="宋体"/>
                <w:b w:val="0"/>
                <w:sz w:val="18"/>
              </w:rPr>
              <w:t>-7.73%</w:t>
            </w:r>
          </w:p>
        </w:tc>
        <w:tc>
          <w:tcPr>
            <w:tcW w:w="2078" w:type="dxa"/>
            <w:tcMar>
              <w:left w:w="70" w:type="dxa"/>
              <w:right w:w="70" w:type="dxa"/>
            </w:tcMar>
            <w:vAlign w:val="center"/>
          </w:tcPr>
          <w:p w14:paraId="28FB51AE">
            <w:pPr>
              <w:keepNext w:val="0"/>
              <w:spacing w:before="20" w:after="20" w:line="260" w:lineRule="exact"/>
              <w:ind w:firstLine="0" w:firstLineChars="0"/>
              <w:jc w:val="center"/>
            </w:pPr>
            <w:r>
              <w:rPr>
                <w:rFonts w:ascii="Times New Roman" w:hAnsi="Times New Roman" w:eastAsia="宋体"/>
                <w:b w:val="0"/>
                <w:sz w:val="18"/>
              </w:rPr>
              <w:t>2</w:t>
            </w:r>
          </w:p>
        </w:tc>
      </w:tr>
      <w:tr w14:paraId="28D4F20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3420C811">
            <w:pPr>
              <w:keepNext w:val="0"/>
              <w:spacing w:before="20" w:after="20" w:line="260" w:lineRule="exact"/>
              <w:ind w:firstLine="0" w:firstLineChars="0"/>
              <w:jc w:val="center"/>
            </w:pPr>
            <w:r>
              <w:rPr>
                <w:rFonts w:ascii="Times New Roman" w:hAnsi="Times New Roman" w:eastAsia="宋体"/>
                <w:b w:val="0"/>
                <w:sz w:val="18"/>
              </w:rPr>
              <w:t>邳州</w:t>
            </w:r>
          </w:p>
        </w:tc>
        <w:tc>
          <w:tcPr>
            <w:tcW w:w="2078" w:type="dxa"/>
            <w:tcMar>
              <w:left w:w="70" w:type="dxa"/>
              <w:right w:w="70" w:type="dxa"/>
            </w:tcMar>
            <w:vAlign w:val="center"/>
          </w:tcPr>
          <w:p w14:paraId="0DF8BB7C">
            <w:pPr>
              <w:keepNext w:val="0"/>
              <w:spacing w:before="20" w:after="20" w:line="260" w:lineRule="exact"/>
              <w:ind w:firstLine="0" w:firstLineChars="0"/>
              <w:jc w:val="center"/>
            </w:pPr>
            <w:r>
              <w:rPr>
                <w:rFonts w:ascii="Times New Roman" w:hAnsi="Times New Roman" w:eastAsia="宋体"/>
                <w:b w:val="0"/>
                <w:sz w:val="18"/>
              </w:rPr>
              <w:t>2024</w:t>
            </w:r>
          </w:p>
        </w:tc>
        <w:tc>
          <w:tcPr>
            <w:tcW w:w="2078" w:type="dxa"/>
            <w:tcMar>
              <w:left w:w="70" w:type="dxa"/>
              <w:right w:w="70" w:type="dxa"/>
            </w:tcMar>
            <w:vAlign w:val="center"/>
          </w:tcPr>
          <w:p w14:paraId="7F4D8E3C">
            <w:pPr>
              <w:keepNext w:val="0"/>
              <w:spacing w:before="20" w:after="20" w:line="260" w:lineRule="exact"/>
              <w:ind w:firstLine="0" w:firstLineChars="0"/>
              <w:jc w:val="center"/>
            </w:pPr>
            <w:r>
              <w:rPr>
                <w:rFonts w:ascii="Times New Roman" w:hAnsi="Times New Roman" w:eastAsia="宋体"/>
                <w:b w:val="0"/>
                <w:sz w:val="18"/>
              </w:rPr>
              <w:t>13.32%</w:t>
            </w:r>
          </w:p>
        </w:tc>
        <w:tc>
          <w:tcPr>
            <w:tcW w:w="2078" w:type="dxa"/>
            <w:tcMar>
              <w:left w:w="70" w:type="dxa"/>
              <w:right w:w="70" w:type="dxa"/>
            </w:tcMar>
            <w:vAlign w:val="center"/>
          </w:tcPr>
          <w:p w14:paraId="7F0A1444">
            <w:pPr>
              <w:keepNext w:val="0"/>
              <w:spacing w:before="20" w:after="20" w:line="260" w:lineRule="exact"/>
              <w:ind w:firstLine="0" w:firstLineChars="0"/>
              <w:jc w:val="center"/>
            </w:pPr>
            <w:r>
              <w:rPr>
                <w:rFonts w:ascii="Times New Roman" w:hAnsi="Times New Roman" w:eastAsia="宋体"/>
                <w:b w:val="0"/>
                <w:sz w:val="18"/>
              </w:rPr>
              <w:t>3</w:t>
            </w:r>
          </w:p>
        </w:tc>
      </w:tr>
      <w:tr w14:paraId="1274630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05449395">
            <w:pPr>
              <w:keepNext w:val="0"/>
              <w:spacing w:before="20" w:after="20" w:line="260" w:lineRule="exact"/>
              <w:ind w:firstLine="0" w:firstLineChars="0"/>
              <w:jc w:val="center"/>
            </w:pPr>
            <w:r>
              <w:rPr>
                <w:rFonts w:ascii="Times New Roman" w:hAnsi="Times New Roman" w:eastAsia="宋体"/>
                <w:b w:val="0"/>
                <w:sz w:val="18"/>
              </w:rPr>
              <w:t>邳州</w:t>
            </w:r>
          </w:p>
        </w:tc>
        <w:tc>
          <w:tcPr>
            <w:tcW w:w="2078" w:type="dxa"/>
            <w:tcMar>
              <w:left w:w="70" w:type="dxa"/>
              <w:right w:w="70" w:type="dxa"/>
            </w:tcMar>
            <w:vAlign w:val="center"/>
          </w:tcPr>
          <w:p w14:paraId="7DC67BD6">
            <w:pPr>
              <w:keepNext w:val="0"/>
              <w:spacing w:before="20" w:after="20" w:line="260" w:lineRule="exact"/>
              <w:ind w:firstLine="0" w:firstLineChars="0"/>
              <w:jc w:val="center"/>
            </w:pPr>
            <w:r>
              <w:rPr>
                <w:rFonts w:ascii="Times New Roman" w:hAnsi="Times New Roman" w:eastAsia="宋体"/>
                <w:b w:val="0"/>
                <w:sz w:val="18"/>
              </w:rPr>
              <w:t>2025</w:t>
            </w:r>
          </w:p>
        </w:tc>
        <w:tc>
          <w:tcPr>
            <w:tcW w:w="2078" w:type="dxa"/>
            <w:tcMar>
              <w:left w:w="70" w:type="dxa"/>
              <w:right w:w="70" w:type="dxa"/>
            </w:tcMar>
            <w:vAlign w:val="center"/>
          </w:tcPr>
          <w:p w14:paraId="129E2D1A">
            <w:pPr>
              <w:keepNext w:val="0"/>
              <w:spacing w:before="20" w:after="20" w:line="260" w:lineRule="exact"/>
              <w:ind w:firstLine="0" w:firstLineChars="0"/>
              <w:jc w:val="center"/>
            </w:pPr>
            <w:r>
              <w:rPr>
                <w:rFonts w:ascii="Times New Roman" w:hAnsi="Times New Roman" w:eastAsia="宋体"/>
                <w:b w:val="0"/>
                <w:sz w:val="18"/>
              </w:rPr>
              <w:t>10.87%</w:t>
            </w:r>
          </w:p>
        </w:tc>
        <w:tc>
          <w:tcPr>
            <w:tcW w:w="2078" w:type="dxa"/>
            <w:tcMar>
              <w:left w:w="70" w:type="dxa"/>
              <w:right w:w="70" w:type="dxa"/>
            </w:tcMar>
            <w:vAlign w:val="center"/>
          </w:tcPr>
          <w:p w14:paraId="61EB19C7">
            <w:pPr>
              <w:keepNext w:val="0"/>
              <w:spacing w:before="20" w:after="20" w:line="260" w:lineRule="exact"/>
              <w:ind w:firstLine="0" w:firstLineChars="0"/>
              <w:jc w:val="center"/>
            </w:pPr>
            <w:r>
              <w:rPr>
                <w:rFonts w:ascii="Times New Roman" w:hAnsi="Times New Roman" w:eastAsia="宋体"/>
                <w:b w:val="0"/>
                <w:sz w:val="18"/>
              </w:rPr>
              <w:t>4</w:t>
            </w:r>
          </w:p>
        </w:tc>
      </w:tr>
      <w:tr w14:paraId="77D3F96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33EC08C6">
            <w:pPr>
              <w:keepNext w:val="0"/>
              <w:spacing w:before="20" w:after="20" w:line="260" w:lineRule="exact"/>
              <w:ind w:firstLine="0" w:firstLineChars="0"/>
              <w:jc w:val="center"/>
            </w:pPr>
            <w:r>
              <w:rPr>
                <w:rFonts w:ascii="Times New Roman" w:hAnsi="Times New Roman" w:eastAsia="宋体"/>
                <w:b w:val="0"/>
                <w:sz w:val="18"/>
              </w:rPr>
              <w:t>邳州</w:t>
            </w:r>
          </w:p>
        </w:tc>
        <w:tc>
          <w:tcPr>
            <w:tcW w:w="2078" w:type="dxa"/>
            <w:tcMar>
              <w:left w:w="70" w:type="dxa"/>
              <w:right w:w="70" w:type="dxa"/>
            </w:tcMar>
            <w:vAlign w:val="center"/>
          </w:tcPr>
          <w:p w14:paraId="65F79040">
            <w:pPr>
              <w:keepNext w:val="0"/>
              <w:spacing w:before="20" w:after="20" w:line="260" w:lineRule="exact"/>
              <w:ind w:firstLine="0" w:firstLineChars="0"/>
              <w:jc w:val="center"/>
            </w:pPr>
            <w:r>
              <w:rPr>
                <w:rFonts w:ascii="Times New Roman" w:hAnsi="Times New Roman" w:eastAsia="宋体"/>
                <w:b w:val="0"/>
                <w:sz w:val="18"/>
              </w:rPr>
              <w:t>年负荷平均增长率</w:t>
            </w:r>
          </w:p>
        </w:tc>
        <w:tc>
          <w:tcPr>
            <w:tcW w:w="2078" w:type="dxa"/>
            <w:tcMar>
              <w:left w:w="70" w:type="dxa"/>
              <w:right w:w="70" w:type="dxa"/>
            </w:tcMar>
            <w:vAlign w:val="center"/>
          </w:tcPr>
          <w:p w14:paraId="1D8A40BC">
            <w:pPr>
              <w:keepNext w:val="0"/>
              <w:spacing w:before="20" w:after="20" w:line="260" w:lineRule="exact"/>
              <w:ind w:firstLine="0" w:firstLineChars="0"/>
              <w:jc w:val="center"/>
            </w:pPr>
            <w:r>
              <w:rPr>
                <w:rFonts w:ascii="Times New Roman" w:hAnsi="Times New Roman" w:eastAsia="宋体"/>
                <w:b w:val="0"/>
                <w:sz w:val="18"/>
              </w:rPr>
              <w:t>8.07%</w:t>
            </w:r>
          </w:p>
        </w:tc>
        <w:tc>
          <w:tcPr>
            <w:tcW w:w="2078" w:type="dxa"/>
            <w:tcMar>
              <w:left w:w="70" w:type="dxa"/>
              <w:right w:w="70" w:type="dxa"/>
            </w:tcMar>
            <w:vAlign w:val="center"/>
          </w:tcPr>
          <w:p w14:paraId="0915435B">
            <w:pPr>
              <w:keepNext w:val="0"/>
              <w:spacing w:before="20" w:after="20" w:line="260" w:lineRule="exact"/>
              <w:ind w:firstLine="0" w:firstLineChars="0"/>
              <w:jc w:val="center"/>
            </w:pPr>
            <w:r>
              <w:rPr>
                <w:rFonts w:ascii="Times New Roman" w:hAnsi="Times New Roman" w:eastAsia="宋体"/>
                <w:b w:val="0"/>
                <w:sz w:val="18"/>
              </w:rPr>
              <w:t>Σ权重=10</w:t>
            </w:r>
          </w:p>
        </w:tc>
      </w:tr>
      <w:tr w14:paraId="417CF29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4E3F7652">
            <w:pPr>
              <w:keepNext w:val="0"/>
              <w:spacing w:before="20" w:after="20" w:line="260" w:lineRule="exact"/>
              <w:ind w:firstLine="0" w:firstLineChars="0"/>
              <w:jc w:val="center"/>
            </w:pPr>
            <w:r>
              <w:rPr>
                <w:rFonts w:ascii="Times New Roman" w:hAnsi="Times New Roman" w:eastAsia="宋体"/>
                <w:b w:val="0"/>
                <w:sz w:val="18"/>
              </w:rPr>
              <w:t>市区</w:t>
            </w:r>
          </w:p>
        </w:tc>
        <w:tc>
          <w:tcPr>
            <w:tcW w:w="2078" w:type="dxa"/>
            <w:tcMar>
              <w:left w:w="70" w:type="dxa"/>
              <w:right w:w="70" w:type="dxa"/>
            </w:tcMar>
            <w:vAlign w:val="center"/>
          </w:tcPr>
          <w:p w14:paraId="724B6035">
            <w:pPr>
              <w:keepNext w:val="0"/>
              <w:spacing w:before="20" w:after="20" w:line="260" w:lineRule="exact"/>
              <w:ind w:firstLine="0" w:firstLineChars="0"/>
              <w:jc w:val="center"/>
            </w:pPr>
            <w:r>
              <w:rPr>
                <w:rFonts w:ascii="Times New Roman" w:hAnsi="Times New Roman" w:eastAsia="宋体"/>
                <w:b w:val="0"/>
                <w:sz w:val="18"/>
              </w:rPr>
              <w:t>2022</w:t>
            </w:r>
          </w:p>
        </w:tc>
        <w:tc>
          <w:tcPr>
            <w:tcW w:w="2078" w:type="dxa"/>
            <w:tcMar>
              <w:left w:w="70" w:type="dxa"/>
              <w:right w:w="70" w:type="dxa"/>
            </w:tcMar>
            <w:vAlign w:val="center"/>
          </w:tcPr>
          <w:p w14:paraId="13AD62EA">
            <w:pPr>
              <w:keepNext w:val="0"/>
              <w:spacing w:before="20" w:after="20" w:line="260" w:lineRule="exact"/>
              <w:ind w:firstLine="0" w:firstLineChars="0"/>
              <w:jc w:val="center"/>
            </w:pPr>
            <w:r>
              <w:rPr>
                <w:rFonts w:ascii="Times New Roman" w:hAnsi="Times New Roman" w:eastAsia="宋体"/>
                <w:b w:val="0"/>
                <w:sz w:val="18"/>
              </w:rPr>
              <w:t>-1.20%</w:t>
            </w:r>
          </w:p>
        </w:tc>
        <w:tc>
          <w:tcPr>
            <w:tcW w:w="2078" w:type="dxa"/>
            <w:tcMar>
              <w:left w:w="70" w:type="dxa"/>
              <w:right w:w="70" w:type="dxa"/>
            </w:tcMar>
            <w:vAlign w:val="center"/>
          </w:tcPr>
          <w:p w14:paraId="43FC6FE1">
            <w:pPr>
              <w:keepNext w:val="0"/>
              <w:spacing w:before="20" w:after="20" w:line="260" w:lineRule="exact"/>
              <w:ind w:firstLine="0" w:firstLineChars="0"/>
              <w:jc w:val="center"/>
            </w:pPr>
            <w:r>
              <w:rPr>
                <w:rFonts w:ascii="Times New Roman" w:hAnsi="Times New Roman" w:eastAsia="宋体"/>
                <w:b w:val="0"/>
                <w:sz w:val="18"/>
              </w:rPr>
              <w:t>1</w:t>
            </w:r>
          </w:p>
        </w:tc>
      </w:tr>
      <w:tr w14:paraId="06BBE22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25B63744">
            <w:pPr>
              <w:keepNext w:val="0"/>
              <w:spacing w:before="20" w:after="20" w:line="260" w:lineRule="exact"/>
              <w:ind w:firstLine="0" w:firstLineChars="0"/>
              <w:jc w:val="center"/>
            </w:pPr>
            <w:r>
              <w:rPr>
                <w:rFonts w:ascii="Times New Roman" w:hAnsi="Times New Roman" w:eastAsia="宋体"/>
                <w:b w:val="0"/>
                <w:sz w:val="18"/>
              </w:rPr>
              <w:t>市区</w:t>
            </w:r>
          </w:p>
        </w:tc>
        <w:tc>
          <w:tcPr>
            <w:tcW w:w="2078" w:type="dxa"/>
            <w:tcMar>
              <w:left w:w="70" w:type="dxa"/>
              <w:right w:w="70" w:type="dxa"/>
            </w:tcMar>
            <w:vAlign w:val="center"/>
          </w:tcPr>
          <w:p w14:paraId="6AE523F2">
            <w:pPr>
              <w:keepNext w:val="0"/>
              <w:spacing w:before="20" w:after="20" w:line="260" w:lineRule="exact"/>
              <w:ind w:firstLine="0" w:firstLineChars="0"/>
              <w:jc w:val="center"/>
            </w:pPr>
            <w:r>
              <w:rPr>
                <w:rFonts w:ascii="Times New Roman" w:hAnsi="Times New Roman" w:eastAsia="宋体"/>
                <w:b w:val="0"/>
                <w:sz w:val="18"/>
              </w:rPr>
              <w:t>2023</w:t>
            </w:r>
          </w:p>
        </w:tc>
        <w:tc>
          <w:tcPr>
            <w:tcW w:w="2078" w:type="dxa"/>
            <w:tcMar>
              <w:left w:w="70" w:type="dxa"/>
              <w:right w:w="70" w:type="dxa"/>
            </w:tcMar>
            <w:vAlign w:val="center"/>
          </w:tcPr>
          <w:p w14:paraId="5FCB9DB8">
            <w:pPr>
              <w:keepNext w:val="0"/>
              <w:spacing w:before="20" w:after="20" w:line="260" w:lineRule="exact"/>
              <w:ind w:firstLine="0" w:firstLineChars="0"/>
              <w:jc w:val="center"/>
            </w:pPr>
            <w:r>
              <w:rPr>
                <w:rFonts w:ascii="Times New Roman" w:hAnsi="Times New Roman" w:eastAsia="宋体"/>
                <w:b w:val="0"/>
                <w:sz w:val="18"/>
              </w:rPr>
              <w:t>7.67%</w:t>
            </w:r>
          </w:p>
        </w:tc>
        <w:tc>
          <w:tcPr>
            <w:tcW w:w="2078" w:type="dxa"/>
            <w:tcMar>
              <w:left w:w="70" w:type="dxa"/>
              <w:right w:w="70" w:type="dxa"/>
            </w:tcMar>
            <w:vAlign w:val="center"/>
          </w:tcPr>
          <w:p w14:paraId="5C94D1C6">
            <w:pPr>
              <w:keepNext w:val="0"/>
              <w:spacing w:before="20" w:after="20" w:line="260" w:lineRule="exact"/>
              <w:ind w:firstLine="0" w:firstLineChars="0"/>
              <w:jc w:val="center"/>
            </w:pPr>
            <w:r>
              <w:rPr>
                <w:rFonts w:ascii="Times New Roman" w:hAnsi="Times New Roman" w:eastAsia="宋体"/>
                <w:b w:val="0"/>
                <w:sz w:val="18"/>
              </w:rPr>
              <w:t>2</w:t>
            </w:r>
          </w:p>
        </w:tc>
      </w:tr>
      <w:tr w14:paraId="22FAFEA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68981E1B">
            <w:pPr>
              <w:keepNext w:val="0"/>
              <w:spacing w:before="20" w:after="20" w:line="260" w:lineRule="exact"/>
              <w:ind w:firstLine="0" w:firstLineChars="0"/>
              <w:jc w:val="center"/>
            </w:pPr>
            <w:r>
              <w:rPr>
                <w:rFonts w:ascii="Times New Roman" w:hAnsi="Times New Roman" w:eastAsia="宋体"/>
                <w:b w:val="0"/>
                <w:sz w:val="18"/>
              </w:rPr>
              <w:t>市区</w:t>
            </w:r>
          </w:p>
        </w:tc>
        <w:tc>
          <w:tcPr>
            <w:tcW w:w="2078" w:type="dxa"/>
            <w:tcMar>
              <w:left w:w="70" w:type="dxa"/>
              <w:right w:w="70" w:type="dxa"/>
            </w:tcMar>
            <w:vAlign w:val="center"/>
          </w:tcPr>
          <w:p w14:paraId="0ECBBE59">
            <w:pPr>
              <w:keepNext w:val="0"/>
              <w:spacing w:before="20" w:after="20" w:line="260" w:lineRule="exact"/>
              <w:ind w:firstLine="0" w:firstLineChars="0"/>
              <w:jc w:val="center"/>
            </w:pPr>
            <w:r>
              <w:rPr>
                <w:rFonts w:ascii="Times New Roman" w:hAnsi="Times New Roman" w:eastAsia="宋体"/>
                <w:b w:val="0"/>
                <w:sz w:val="18"/>
              </w:rPr>
              <w:t>2024</w:t>
            </w:r>
          </w:p>
        </w:tc>
        <w:tc>
          <w:tcPr>
            <w:tcW w:w="2078" w:type="dxa"/>
            <w:tcMar>
              <w:left w:w="70" w:type="dxa"/>
              <w:right w:w="70" w:type="dxa"/>
            </w:tcMar>
            <w:vAlign w:val="center"/>
          </w:tcPr>
          <w:p w14:paraId="44FE8642">
            <w:pPr>
              <w:keepNext w:val="0"/>
              <w:spacing w:before="20" w:after="20" w:line="260" w:lineRule="exact"/>
              <w:ind w:firstLine="0" w:firstLineChars="0"/>
              <w:jc w:val="center"/>
            </w:pPr>
            <w:r>
              <w:rPr>
                <w:rFonts w:ascii="Times New Roman" w:hAnsi="Times New Roman" w:eastAsia="宋体"/>
                <w:b w:val="0"/>
                <w:sz w:val="18"/>
              </w:rPr>
              <w:t>-6.02%</w:t>
            </w:r>
          </w:p>
        </w:tc>
        <w:tc>
          <w:tcPr>
            <w:tcW w:w="2078" w:type="dxa"/>
            <w:tcMar>
              <w:left w:w="70" w:type="dxa"/>
              <w:right w:w="70" w:type="dxa"/>
            </w:tcMar>
            <w:vAlign w:val="center"/>
          </w:tcPr>
          <w:p w14:paraId="3E779F57">
            <w:pPr>
              <w:keepNext w:val="0"/>
              <w:spacing w:before="20" w:after="20" w:line="260" w:lineRule="exact"/>
              <w:ind w:firstLine="0" w:firstLineChars="0"/>
              <w:jc w:val="center"/>
            </w:pPr>
            <w:r>
              <w:rPr>
                <w:rFonts w:ascii="Times New Roman" w:hAnsi="Times New Roman" w:eastAsia="宋体"/>
                <w:b w:val="0"/>
                <w:sz w:val="18"/>
              </w:rPr>
              <w:t>3</w:t>
            </w:r>
          </w:p>
        </w:tc>
      </w:tr>
      <w:tr w14:paraId="03EAA02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4EC57D50">
            <w:pPr>
              <w:keepNext w:val="0"/>
              <w:spacing w:before="20" w:after="20" w:line="260" w:lineRule="exact"/>
              <w:ind w:firstLine="0" w:firstLineChars="0"/>
              <w:jc w:val="center"/>
            </w:pPr>
            <w:r>
              <w:rPr>
                <w:rFonts w:ascii="Times New Roman" w:hAnsi="Times New Roman" w:eastAsia="宋体"/>
                <w:b w:val="0"/>
                <w:sz w:val="18"/>
              </w:rPr>
              <w:t>市区</w:t>
            </w:r>
          </w:p>
        </w:tc>
        <w:tc>
          <w:tcPr>
            <w:tcW w:w="2078" w:type="dxa"/>
            <w:tcMar>
              <w:left w:w="70" w:type="dxa"/>
              <w:right w:w="70" w:type="dxa"/>
            </w:tcMar>
            <w:vAlign w:val="center"/>
          </w:tcPr>
          <w:p w14:paraId="4B9CF0D3">
            <w:pPr>
              <w:keepNext w:val="0"/>
              <w:spacing w:before="20" w:after="20" w:line="260" w:lineRule="exact"/>
              <w:ind w:firstLine="0" w:firstLineChars="0"/>
              <w:jc w:val="center"/>
            </w:pPr>
            <w:r>
              <w:rPr>
                <w:rFonts w:ascii="Times New Roman" w:hAnsi="Times New Roman" w:eastAsia="宋体"/>
                <w:b w:val="0"/>
                <w:sz w:val="18"/>
              </w:rPr>
              <w:t>2025</w:t>
            </w:r>
          </w:p>
        </w:tc>
        <w:tc>
          <w:tcPr>
            <w:tcW w:w="2078" w:type="dxa"/>
            <w:tcMar>
              <w:left w:w="70" w:type="dxa"/>
              <w:right w:w="70" w:type="dxa"/>
            </w:tcMar>
            <w:vAlign w:val="center"/>
          </w:tcPr>
          <w:p w14:paraId="10D3B88C">
            <w:pPr>
              <w:keepNext w:val="0"/>
              <w:spacing w:before="20" w:after="20" w:line="260" w:lineRule="exact"/>
              <w:ind w:firstLine="0" w:firstLineChars="0"/>
              <w:jc w:val="center"/>
            </w:pPr>
            <w:r>
              <w:rPr>
                <w:rFonts w:ascii="Times New Roman" w:hAnsi="Times New Roman" w:eastAsia="宋体"/>
                <w:b w:val="0"/>
                <w:sz w:val="18"/>
              </w:rPr>
              <w:t>5.48%</w:t>
            </w:r>
          </w:p>
        </w:tc>
        <w:tc>
          <w:tcPr>
            <w:tcW w:w="2078" w:type="dxa"/>
            <w:tcMar>
              <w:left w:w="70" w:type="dxa"/>
              <w:right w:w="70" w:type="dxa"/>
            </w:tcMar>
            <w:vAlign w:val="center"/>
          </w:tcPr>
          <w:p w14:paraId="0DE33DF5">
            <w:pPr>
              <w:keepNext w:val="0"/>
              <w:spacing w:before="20" w:after="20" w:line="260" w:lineRule="exact"/>
              <w:ind w:firstLine="0" w:firstLineChars="0"/>
              <w:jc w:val="center"/>
            </w:pPr>
            <w:r>
              <w:rPr>
                <w:rFonts w:ascii="Times New Roman" w:hAnsi="Times New Roman" w:eastAsia="宋体"/>
                <w:b w:val="0"/>
                <w:sz w:val="18"/>
              </w:rPr>
              <w:t>4</w:t>
            </w:r>
          </w:p>
        </w:tc>
      </w:tr>
      <w:tr w14:paraId="45BD1FA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15D2B12F">
            <w:pPr>
              <w:keepNext w:val="0"/>
              <w:spacing w:before="20" w:after="20" w:line="260" w:lineRule="exact"/>
              <w:ind w:firstLine="0" w:firstLineChars="0"/>
              <w:jc w:val="center"/>
            </w:pPr>
            <w:r>
              <w:rPr>
                <w:rFonts w:ascii="Times New Roman" w:hAnsi="Times New Roman" w:eastAsia="宋体"/>
                <w:b w:val="0"/>
                <w:sz w:val="18"/>
              </w:rPr>
              <w:t>市区</w:t>
            </w:r>
          </w:p>
        </w:tc>
        <w:tc>
          <w:tcPr>
            <w:tcW w:w="2078" w:type="dxa"/>
            <w:tcMar>
              <w:left w:w="70" w:type="dxa"/>
              <w:right w:w="70" w:type="dxa"/>
            </w:tcMar>
            <w:vAlign w:val="center"/>
          </w:tcPr>
          <w:p w14:paraId="612E694E">
            <w:pPr>
              <w:keepNext w:val="0"/>
              <w:spacing w:before="20" w:after="20" w:line="260" w:lineRule="exact"/>
              <w:ind w:firstLine="0" w:firstLineChars="0"/>
              <w:jc w:val="center"/>
            </w:pPr>
            <w:r>
              <w:rPr>
                <w:rFonts w:ascii="Times New Roman" w:hAnsi="Times New Roman" w:eastAsia="宋体"/>
                <w:b w:val="0"/>
                <w:sz w:val="18"/>
              </w:rPr>
              <w:t>年负荷平均增长率</w:t>
            </w:r>
          </w:p>
        </w:tc>
        <w:tc>
          <w:tcPr>
            <w:tcW w:w="2078" w:type="dxa"/>
            <w:tcMar>
              <w:left w:w="70" w:type="dxa"/>
              <w:right w:w="70" w:type="dxa"/>
            </w:tcMar>
            <w:vAlign w:val="center"/>
          </w:tcPr>
          <w:p w14:paraId="44C960EE">
            <w:pPr>
              <w:keepNext w:val="0"/>
              <w:spacing w:before="20" w:after="20" w:line="260" w:lineRule="exact"/>
              <w:ind w:firstLine="0" w:firstLineChars="0"/>
              <w:jc w:val="center"/>
            </w:pPr>
            <w:r>
              <w:rPr>
                <w:rFonts w:ascii="Times New Roman" w:hAnsi="Times New Roman" w:eastAsia="宋体"/>
                <w:b w:val="0"/>
                <w:sz w:val="18"/>
              </w:rPr>
              <w:t>1.80%</w:t>
            </w:r>
          </w:p>
        </w:tc>
        <w:tc>
          <w:tcPr>
            <w:tcW w:w="2078" w:type="dxa"/>
            <w:tcMar>
              <w:left w:w="70" w:type="dxa"/>
              <w:right w:w="70" w:type="dxa"/>
            </w:tcMar>
            <w:vAlign w:val="center"/>
          </w:tcPr>
          <w:p w14:paraId="16EC78F0">
            <w:pPr>
              <w:keepNext w:val="0"/>
              <w:spacing w:before="20" w:after="20" w:line="260" w:lineRule="exact"/>
              <w:ind w:firstLine="0" w:firstLineChars="0"/>
              <w:jc w:val="center"/>
            </w:pPr>
            <w:r>
              <w:rPr>
                <w:rFonts w:ascii="Times New Roman" w:hAnsi="Times New Roman" w:eastAsia="宋体"/>
                <w:b w:val="0"/>
                <w:sz w:val="18"/>
              </w:rPr>
              <w:t>Σ权重=10</w:t>
            </w:r>
          </w:p>
        </w:tc>
      </w:tr>
    </w:tbl>
    <w:p w14:paraId="6B40AB07">
      <w:pPr>
        <w:pStyle w:val="2"/>
        <w:widowControl/>
        <w:spacing w:before="0" w:after="0" w:line="300" w:lineRule="auto"/>
        <w:ind w:firstLine="480"/>
        <w:jc w:val="both"/>
      </w:pPr>
      <w:commentRangeStart w:id="10"/>
      <w:r>
        <w:rPr>
          <w:rFonts w:ascii="Times New Roman" w:hAnsi="Times New Roman" w:eastAsia="方正仿宋_GBK"/>
          <w:b w:val="0"/>
          <w:sz w:val="24"/>
        </w:rPr>
        <w:t>四年加权参数依据全部历史信息形成，用于仿真起点后的条件规划。未来应用可按相同方法使用最近4至5个同比率，权重采用递增序列并固定计算窗口；原始峰值存在统计范围变化时，应先统一范围再计算增长率。</w:t>
      </w:r>
      <w:commentRangeEnd w:id="10"/>
      <w:r>
        <w:rPr>
          <w:woUserID w:val="2"/>
        </w:rPr>
        <w:commentReference w:id="10"/>
      </w:r>
    </w:p>
    <w:p w14:paraId="2087B6E3">
      <w:pPr>
        <w:pStyle w:val="5"/>
        <w:keepNext/>
        <w:numPr>
          <w:ilvl w:val="0"/>
          <w:numId w:val="0"/>
        </w:numPr>
        <w:spacing w:before="160" w:after="120" w:line="360" w:lineRule="auto"/>
        <w:ind w:firstLine="0"/>
      </w:pPr>
      <w:bookmarkStart w:id="90" w:name="历史统计与规划仿真的衔接"/>
      <w:r>
        <w:rPr>
          <w:rFonts w:ascii="Times New Roman" w:hAnsi="Times New Roman" w:eastAsia="方正仿宋_GBK"/>
          <w:b/>
          <w:sz w:val="26"/>
        </w:rPr>
        <w:t>3.2.4 历史统计与规划仿真的衔接</w:t>
      </w:r>
      <w:bookmarkEnd w:id="90"/>
    </w:p>
    <w:p w14:paraId="1C947EE8">
      <w:pPr>
        <w:widowControl/>
        <w:spacing w:before="0" w:after="0" w:line="300" w:lineRule="auto"/>
        <w:ind w:firstLine="480"/>
        <w:jc w:val="both"/>
      </w:pPr>
      <w:r>
        <w:rPr>
          <w:rFonts w:ascii="Times New Roman" w:hAnsi="Times New Roman" w:eastAsia="方正仿宋_GBK"/>
          <w:b w:val="0"/>
          <w:sz w:val="24"/>
        </w:rPr>
        <w:t>2021—2025年实际容量和负荷用于描述年度变化、估计年负荷平均增长率。规划仿真保留两地区各自的离散设备结构，将</w:t>
      </w:r>
      <w:ins w:id="120" w:author="白日梦想家" w:date="2026-10-02T20:00:59Z">
        <w:r>
          <w:rPr>
            <w:rFonts w:hint="eastAsia"/>
            <w:b w:val="0"/>
            <w:sz w:val="24"/>
            <w:lang w:eastAsia="zh"/>
            <w:woUserID w:val="2"/>
          </w:rPr>
          <w:t>起始</w:t>
        </w:r>
      </w:ins>
      <w:del w:id="121" w:author="白日梦想家" w:date="2026-10-02T20:00:56Z">
        <w:r>
          <w:rPr>
            <w:rFonts w:ascii="Times New Roman" w:hAnsi="Times New Roman" w:eastAsia="方正仿宋_GBK"/>
            <w:b w:val="0"/>
            <w:sz w:val="24"/>
          </w:rPr>
          <w:delText>基期</w:delText>
        </w:r>
      </w:del>
      <w:r>
        <w:rPr>
          <w:rFonts w:ascii="Times New Roman" w:hAnsi="Times New Roman" w:eastAsia="方正仿宋_GBK"/>
          <w:b w:val="0"/>
          <w:sz w:val="24"/>
        </w:rPr>
        <w:t>年</w:t>
      </w:r>
      <w:ins w:id="122" w:author="白日梦想家" w:date="2026-10-02T20:00:33Z">
        <w:r>
          <w:rPr>
            <w:rFonts w:hint="eastAsia"/>
            <w:b w:val="0"/>
            <w:sz w:val="24"/>
            <w:lang w:eastAsia="zh"/>
            <w:woUserID w:val="2"/>
          </w:rPr>
          <w:t>容</w:t>
        </w:r>
      </w:ins>
      <w:ins w:id="123" w:author="白日梦想家" w:date="2026-10-02T20:00:35Z">
        <w:r>
          <w:rPr>
            <w:rFonts w:hint="eastAsia"/>
            <w:b w:val="0"/>
            <w:sz w:val="24"/>
            <w:lang w:eastAsia="zh"/>
            <w:woUserID w:val="2"/>
          </w:rPr>
          <w:t>载</w:t>
        </w:r>
      </w:ins>
      <w:ins w:id="124" w:author="白日梦想家" w:date="2026-10-02T20:00:36Z">
        <w:r>
          <w:rPr>
            <w:rFonts w:hint="eastAsia"/>
            <w:b w:val="0"/>
            <w:sz w:val="24"/>
            <w:lang w:eastAsia="zh"/>
            <w:woUserID w:val="2"/>
          </w:rPr>
          <w:t>比</w:t>
        </w:r>
      </w:ins>
      <w:ins w:id="125" w:author="白日梦想家" w:date="2026-10-02T20:00:39Z">
        <w:r>
          <w:rPr>
            <w:rFonts w:hint="eastAsia"/>
            <w:b w:val="0"/>
            <w:sz w:val="24"/>
            <w:lang w:eastAsia="zh"/>
            <w:woUserID w:val="2"/>
          </w:rPr>
          <w:t>定为</w:t>
        </w:r>
      </w:ins>
      <w:ins w:id="126" w:author="白日梦想家" w:date="2026-10-02T20:00:41Z">
        <w:r>
          <w:rPr>
            <w:rFonts w:hint="eastAsia"/>
            <w:b w:val="0"/>
            <w:sz w:val="24"/>
            <w:lang w:eastAsia="zh"/>
            <w:woUserID w:val="2"/>
          </w:rPr>
          <w:t>2.0</w:t>
        </w:r>
      </w:ins>
      <w:del w:id="127" w:author="白日梦想家" w:date="2026-10-02T20:00:31Z">
        <w:r>
          <w:rPr>
            <w:rFonts w:ascii="Times New Roman" w:hAnsi="Times New Roman" w:eastAsia="方正仿宋_GBK"/>
            <w:b w:val="0"/>
            <w:sz w:val="24"/>
          </w:rPr>
          <w:delText>网供最大负荷标定为主变总容量的二分之一</w:delText>
        </w:r>
      </w:del>
      <w:r>
        <w:rPr>
          <w:rFonts w:ascii="Times New Roman" w:hAnsi="Times New Roman" w:eastAsia="方正仿宋_GBK"/>
          <w:b w:val="0"/>
          <w:sz w:val="24"/>
        </w:rPr>
        <w:t>，再按平均增长率推演后续四年需求。站级正向、反向净负荷采用2025年空间分布同步缩放，峰段持续时间采用2025年模板。第五章列出仿真起点及年度负荷，便于将历史分析与规划结果对应。</w:t>
      </w:r>
    </w:p>
    <w:p w14:paraId="67E372DE">
      <w:pPr>
        <w:pStyle w:val="4"/>
        <w:keepNext/>
        <w:numPr>
          <w:ilvl w:val="0"/>
          <w:numId w:val="0"/>
        </w:numPr>
        <w:spacing w:before="160" w:after="120" w:line="360" w:lineRule="auto"/>
        <w:ind w:firstLine="0"/>
      </w:pPr>
      <w:bookmarkStart w:id="91" w:name="h243"/>
      <w:bookmarkStart w:id="92" w:name="分布式光伏装机与电量"/>
      <w:r>
        <w:rPr>
          <w:rFonts w:ascii="Times New Roman" w:hAnsi="Times New Roman" w:eastAsia="方正仿宋_GBK"/>
          <w:b/>
          <w:sz w:val="32"/>
        </w:rPr>
        <w:t>3.3 分布式光伏装机与电量</w:t>
      </w:r>
      <w:bookmarkEnd w:id="91"/>
      <w:bookmarkEnd w:id="92"/>
    </w:p>
    <w:p w14:paraId="3046DD30">
      <w:pPr>
        <w:pStyle w:val="5"/>
        <w:keepNext/>
        <w:numPr>
          <w:ilvl w:val="0"/>
          <w:numId w:val="0"/>
        </w:numPr>
        <w:spacing w:before="160" w:after="120" w:line="360" w:lineRule="auto"/>
        <w:ind w:firstLine="0"/>
      </w:pPr>
      <w:bookmarkStart w:id="93" w:name="装机规模与月度变化"/>
      <w:r>
        <w:rPr>
          <w:rFonts w:ascii="Times New Roman" w:hAnsi="Times New Roman" w:eastAsia="方正仿宋_GBK"/>
          <w:b/>
          <w:sz w:val="26"/>
        </w:rPr>
        <w:t>3.3.1 装机规模与月度变化</w:t>
      </w:r>
      <w:bookmarkEnd w:id="93"/>
    </w:p>
    <w:p w14:paraId="6DE78208">
      <w:pPr>
        <w:widowControl/>
        <w:spacing w:before="0" w:after="0" w:line="300" w:lineRule="auto"/>
        <w:ind w:firstLine="480"/>
        <w:jc w:val="both"/>
        <w:rPr>
          <w:del w:id="128" w:author="白日梦想家" w:date="2026-10-02T20:01:46Z"/>
        </w:rPr>
      </w:pPr>
      <w:r>
        <w:rPr>
          <w:rFonts w:ascii="Times New Roman" w:hAnsi="Times New Roman" w:eastAsia="方正仿宋_GBK"/>
          <w:b w:val="0"/>
          <w:sz w:val="24"/>
        </w:rPr>
        <w:t>按项目统一单位口径，邳州年末分布式光伏装机容量由2023年564.70 MW增加到2024年1126.58 MW、2025年1559.64 MW；市区同期为253.68、362.44和491.18 MW。</w:t>
      </w:r>
      <w:del w:id="129" w:author="白日梦想家" w:date="2026-10-02T20:01:24Z">
        <w:r>
          <w:rPr>
            <w:rFonts w:ascii="Times New Roman" w:hAnsi="Times New Roman" w:eastAsia="方正仿宋_GBK"/>
            <w:b w:val="0"/>
            <w:sz w:val="24"/>
          </w:rPr>
          <w:delText>光伏原表未注明数值单位，本研究采用原值乘10换算为MW的建模假定</w:delText>
        </w:r>
      </w:del>
      <w:del w:id="130" w:author="白日梦想家" w:date="2026-10-02T20:01:26Z">
        <w:r>
          <w:rPr>
            <w:rFonts w:ascii="Times New Roman" w:hAnsi="Times New Roman" w:eastAsia="方正仿宋_GBK"/>
            <w:b w:val="0"/>
            <w:sz w:val="24"/>
          </w:rPr>
          <w:delText>；</w:delText>
        </w:r>
      </w:del>
      <w:del w:id="131" w:author="白日梦想家" w:date="2026-10-02T20:01:31Z">
        <w:r>
          <w:rPr>
            <w:rFonts w:ascii="Times New Roman" w:hAnsi="Times New Roman" w:eastAsia="方正仿宋_GBK"/>
            <w:b w:val="0"/>
            <w:sz w:val="24"/>
          </w:rPr>
          <w:delText>原格定位与单位核定事项见独立数据来源说明。</w:delText>
        </w:r>
      </w:del>
      <w:del w:id="132" w:author="白日梦想家" w:date="2026-10-02T20:01:38Z">
        <w:r>
          <w:rPr>
            <w:rFonts w:ascii="Times New Roman" w:hAnsi="Times New Roman" w:eastAsia="方正仿宋_GBK"/>
            <w:b w:val="0"/>
            <w:sz w:val="24"/>
          </w:rPr>
          <w:delText>月度原表从2023年开始，2021—2022年没有相同来源装机记录，图中前两年保留回推标记。</w:delText>
        </w:r>
      </w:del>
    </w:p>
    <w:p w14:paraId="072E8B07">
      <w:pPr>
        <w:widowControl/>
        <w:spacing w:before="0" w:after="0"/>
        <w:pPrChange w:id="133" w:author="白日梦想家" w:date="2026-10-02T20:01:46Z">
          <w:pPr>
            <w:pStyle w:val="2"/>
            <w:widowControl/>
            <w:spacing w:before="0" w:after="0" w:line="300" w:lineRule="auto"/>
            <w:ind w:firstLine="480"/>
            <w:jc w:val="both"/>
          </w:pPr>
        </w:pPrChange>
      </w:pPr>
      <w:r>
        <w:rPr>
          <w:rFonts w:ascii="Times New Roman" w:hAnsi="Times New Roman" w:eastAsia="方正仿宋_GBK"/>
          <w:b w:val="0"/>
          <w:sz w:val="24"/>
        </w:rPr>
        <w:t>年度发电量采用相邻月末容量的平均值乘逐时出力系数累加，计入年内容量投运变化。</w:t>
      </w:r>
    </w:p>
    <w:p w14:paraId="378D7F89">
      <w:pPr>
        <w:pStyle w:val="2"/>
        <w:widowControl/>
        <w:spacing w:before="0" w:after="0" w:line="300" w:lineRule="auto"/>
        <w:ind w:firstLine="480"/>
        <w:jc w:val="both"/>
      </w:pPr>
      <w:r>
        <w:rPr>
          <w:rFonts w:ascii="Times New Roman" w:hAnsi="Times New Roman" w:eastAsia="方正仿宋_GBK"/>
          <w:b w:val="0"/>
          <w:sz w:val="24"/>
        </w:rPr>
        <w:t>2021—2022年没有同口径月末装机记录，模型按同月2023、2024年的规模关系几何回推。先固定月份，再沿年份回推，可以保留年内季节性投运差异。月末装机回推按式（3-2）计算，结果用于分析装机发展条件。</w:t>
      </w:r>
    </w:p>
    <w:tbl>
      <w:tblPr>
        <w:tblStyle w:val="25"/>
        <w:tblW w:w="83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
        <w:gridCol w:w="6838"/>
        <w:gridCol w:w="737"/>
      </w:tblGrid>
      <w:tr w14:paraId="4F4732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37" w:type="dxa"/>
            <w:tcMar>
              <w:left w:w="0" w:type="dxa"/>
              <w:right w:w="0" w:type="dxa"/>
            </w:tcMar>
            <w:vAlign w:val="center"/>
          </w:tcPr>
          <w:p w14:paraId="5DF756D8">
            <w:pPr>
              <w:spacing w:before="0" w:after="0"/>
              <w:ind w:firstLine="0" w:firstLineChars="0"/>
            </w:pPr>
          </w:p>
        </w:tc>
        <w:tc>
          <w:tcPr>
            <w:tcW w:w="6838" w:type="dxa"/>
            <w:tcMar>
              <w:left w:w="0" w:type="dxa"/>
              <w:right w:w="0" w:type="dxa"/>
            </w:tcMar>
            <w:vAlign w:val="center"/>
          </w:tcPr>
          <w:p w14:paraId="2E84EC42">
            <w:pPr>
              <w:pStyle w:val="2"/>
              <w:keepNext/>
              <w:spacing w:before="100" w:after="100" w:line="276" w:lineRule="auto"/>
              <w:ind w:firstLine="0" w:firstLineChars="0"/>
              <w:jc w:val="center"/>
            </w:pPr>
            <m:oMathPara>
              <m:oMathParaPr>
                <m:jc m:val="center"/>
              </m:oMathParaPr>
              <m:oMath>
                <m:m>
                  <m:mPr>
                    <m:mcs>
                      <m:mc>
                        <m:mcPr>
                          <m:count m:val="1"/>
                          <m:mcJc m:val="right"/>
                        </m:mcPr>
                      </m:mc>
                      <m:mc>
                        <m:mcPr>
                          <m:count m:val="1"/>
                          <m:mcJc m:val="left"/>
                        </m:mcPr>
                      </m:mc>
                    </m:mcs>
                    <m:plcHide m:val="1"/>
                  </m:mPr>
                  <m:mr>
                    <m:e>
                      <m:sSub>
                        <m:sSubPr/>
                        <m:e>
                          <m:acc>
                            <m:accPr/>
                            <m:e>
                              <m:r>
                                <m:rPr/>
                                <m:t>C</m:t>
                              </m:r>
                            </m:e>
                          </m:acc>
                        </m:e>
                        <m:sub>
                          <m:r>
                            <m:rPr/>
                            <m:t>y,m</m:t>
                          </m:r>
                        </m:sub>
                      </m:sSub>
                    </m:e>
                    <m:e>
                      <m:r>
                        <m:rPr/>
                        <m:t>=</m:t>
                      </m:r>
                      <m:sSub>
                        <m:sSubPr/>
                        <m:e>
                          <m:r>
                            <m:rPr/>
                            <m:t>C</m:t>
                          </m:r>
                        </m:e>
                        <m:sub>
                          <m:r>
                            <m:rPr/>
                            <m:t>2023,m</m:t>
                          </m:r>
                        </m:sub>
                      </m:sSub>
                      <m:sSup>
                        <m:sSupPr/>
                        <m:e>
                          <m:d>
                            <m:dPr/>
                            <m:e>
                              <m:f>
                                <m:fPr/>
                                <m:num>
                                  <m:sSub>
                                    <m:sSubPr/>
                                    <m:e>
                                      <m:r>
                                        <m:rPr/>
                                        <m:t>C</m:t>
                                      </m:r>
                                    </m:e>
                                    <m:sub>
                                      <m:r>
                                        <m:rPr/>
                                        <m:t>2023,m</m:t>
                                      </m:r>
                                    </m:sub>
                                  </m:sSub>
                                </m:num>
                                <m:den>
                                  <m:sSub>
                                    <m:sSubPr/>
                                    <m:e>
                                      <m:r>
                                        <m:rPr/>
                                        <m:t>C</m:t>
                                      </m:r>
                                    </m:e>
                                    <m:sub>
                                      <m:r>
                                        <m:rPr/>
                                        <m:t>2024,m</m:t>
                                      </m:r>
                                    </m:sub>
                                  </m:sSub>
                                </m:den>
                              </m:f>
                            </m:e>
                          </m:d>
                        </m:e>
                        <m:sup>
                          <m:r>
                            <m:rPr/>
                            <m:t>2023−y</m:t>
                          </m:r>
                        </m:sup>
                      </m:sSup>
                    </m:e>
                  </m:mr>
                  <m:mr>
                    <m:e>
                      <m:r>
                        <m:rPr/>
                        <m:t>y</m:t>
                      </m:r>
                    </m:e>
                    <m:e>
                      <m:r>
                        <m:rPr/>
                        <m:t>=2021,2022.</m:t>
                      </m:r>
                    </m:e>
                  </m:mr>
                </m:m>
              </m:oMath>
            </m:oMathPara>
          </w:p>
        </w:tc>
        <w:tc>
          <w:tcPr>
            <w:tcW w:w="737" w:type="dxa"/>
            <w:tcMar>
              <w:left w:w="0" w:type="dxa"/>
              <w:right w:w="0" w:type="dxa"/>
            </w:tcMar>
            <w:vAlign w:val="center"/>
          </w:tcPr>
          <w:p w14:paraId="47895695">
            <w:pPr>
              <w:spacing w:before="0" w:after="0"/>
              <w:ind w:firstLine="0" w:firstLineChars="0"/>
              <w:jc w:val="right"/>
            </w:pPr>
            <w:r>
              <w:rPr>
                <w:rFonts w:ascii="Times New Roman" w:hAnsi="Times New Roman" w:eastAsia="方正仿宋_GBK"/>
                <w:b w:val="0"/>
                <w:sz w:val="18"/>
              </w:rPr>
              <w:t>（3-2）</w:t>
            </w:r>
          </w:p>
        </w:tc>
      </w:tr>
    </w:tbl>
    <w:p w14:paraId="50AF64F1">
      <w:pPr>
        <w:widowControl/>
        <w:spacing w:before="0" w:after="0" w:line="300" w:lineRule="auto"/>
        <w:ind w:firstLine="480"/>
        <w:jc w:val="both"/>
      </w:pPr>
      <w:r>
        <w:rPr>
          <w:rFonts w:ascii="Times New Roman" w:hAnsi="Times New Roman" w:eastAsia="方正仿宋_GBK"/>
          <w:b w:val="0"/>
          <w:sz w:val="24"/>
        </w:rPr>
        <w:t>式中，</w:t>
      </w:r>
      <m:oMath>
        <m:sSub>
          <m:sSubPr/>
          <m:e>
            <m:acc>
              <m:accPr/>
              <m:e>
                <m:r>
                  <m:rPr/>
                  <m:t>C</m:t>
                </m:r>
              </m:e>
            </m:acc>
          </m:e>
          <m:sub>
            <m:r>
              <m:rPr/>
              <m:t>y,m</m:t>
            </m:r>
          </m:sub>
        </m:sSub>
      </m:oMath>
      <w:r>
        <w:rPr>
          <w:rFonts w:ascii="Times New Roman" w:hAnsi="Times New Roman" w:eastAsia="方正仿宋_GBK"/>
          <w:b w:val="0"/>
          <w:sz w:val="24"/>
        </w:rPr>
        <w:t>为第</w:t>
      </w:r>
      <m:oMath>
        <m:r>
          <m:rPr/>
          <m:t>y</m:t>
        </m:r>
      </m:oMath>
      <w:r>
        <w:rPr>
          <w:rFonts w:ascii="Times New Roman" w:hAnsi="Times New Roman" w:eastAsia="方正仿宋_GBK"/>
          <w:b w:val="0"/>
          <w:sz w:val="24"/>
        </w:rPr>
        <w:t>年第</w:t>
      </w:r>
      <m:oMath>
        <m:r>
          <m:rPr/>
          <m:t>m</m:t>
        </m:r>
      </m:oMath>
      <w:r>
        <w:rPr>
          <w:rFonts w:ascii="Times New Roman" w:hAnsi="Times New Roman" w:eastAsia="方正仿宋_GBK"/>
          <w:b w:val="0"/>
          <w:sz w:val="24"/>
        </w:rPr>
        <w:t>月末光伏装机容量估计值，</w:t>
      </w:r>
      <m:oMath>
        <m:sSub>
          <m:sSubPr/>
          <m:e>
            <m:r>
              <m:rPr/>
              <m:t>C</m:t>
            </m:r>
          </m:e>
          <m:sub>
            <m:r>
              <m:rPr/>
              <m:t>2023,m</m:t>
            </m:r>
          </m:sub>
        </m:sSub>
      </m:oMath>
      <w:r>
        <w:rPr>
          <w:rFonts w:ascii="Times New Roman" w:hAnsi="Times New Roman" w:eastAsia="方正仿宋_GBK"/>
          <w:b w:val="0"/>
          <w:sz w:val="24"/>
        </w:rPr>
        <w:t>、</w:t>
      </w:r>
      <m:oMath>
        <m:sSub>
          <m:sSubPr/>
          <m:e>
            <m:r>
              <m:rPr/>
              <m:t>C</m:t>
            </m:r>
          </m:e>
          <m:sub>
            <m:r>
              <m:rPr/>
              <m:t>2024,m</m:t>
            </m:r>
          </m:sub>
        </m:sSub>
      </m:oMath>
      <w:r>
        <w:rPr>
          <w:rFonts w:ascii="Times New Roman" w:hAnsi="Times New Roman" w:eastAsia="方正仿宋_GBK"/>
          <w:b w:val="0"/>
          <w:sz w:val="24"/>
        </w:rPr>
        <w:t>为对应月份记录，单位MW；</w:t>
      </w:r>
      <m:oMath>
        <m:r>
          <m:rPr/>
          <m:t>y</m:t>
        </m:r>
      </m:oMath>
      <w:r>
        <w:rPr>
          <w:rFonts w:ascii="Times New Roman" w:hAnsi="Times New Roman" w:eastAsia="方正仿宋_GBK"/>
          <w:b w:val="0"/>
          <w:sz w:val="24"/>
        </w:rPr>
        <w:t>为年份，</w:t>
      </w:r>
      <m:oMath>
        <m:r>
          <m:rPr/>
          <m:t>m</m:t>
        </m:r>
      </m:oMath>
      <w:r>
        <w:rPr>
          <w:rFonts w:ascii="Times New Roman" w:hAnsi="Times New Roman" w:eastAsia="方正仿宋_GBK"/>
          <w:b w:val="0"/>
          <w:sz w:val="24"/>
        </w:rPr>
        <w:t>为月份。</w:t>
      </w:r>
    </w:p>
    <w:p w14:paraId="759F3A5F">
      <w:pPr>
        <w:pStyle w:val="2"/>
        <w:keepNext/>
        <w:spacing w:before="120" w:after="80" w:line="300" w:lineRule="auto"/>
        <w:ind w:firstLine="0"/>
        <w:jc w:val="center"/>
      </w:pPr>
      <w:r>
        <w:rPr>
          <w:rFonts w:ascii="Times New Roman" w:hAnsi="Times New Roman" w:eastAsia="宋体"/>
          <w:b w:val="0"/>
          <w:sz w:val="21"/>
        </w:rPr>
        <w:t>表3-3 年末分布式光伏装机容量</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1741C42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0716C999">
            <w:pPr>
              <w:keepNext w:val="0"/>
              <w:spacing w:before="20" w:after="20" w:line="260" w:lineRule="exact"/>
              <w:ind w:firstLine="0" w:firstLineChars="0"/>
              <w:jc w:val="center"/>
            </w:pPr>
            <w:r>
              <w:rPr>
                <w:rFonts w:ascii="Times New Roman" w:hAnsi="Times New Roman" w:eastAsia="宋体"/>
                <w:b/>
                <w:sz w:val="18"/>
              </w:rPr>
              <w:t>地区</w:t>
            </w:r>
          </w:p>
        </w:tc>
        <w:tc>
          <w:tcPr>
            <w:tcW w:w="1385" w:type="dxa"/>
            <w:tcMar>
              <w:left w:w="70" w:type="dxa"/>
              <w:right w:w="70" w:type="dxa"/>
            </w:tcMar>
            <w:vAlign w:val="center"/>
          </w:tcPr>
          <w:p w14:paraId="4CF8AA8B">
            <w:pPr>
              <w:keepNext w:val="0"/>
              <w:spacing w:before="20" w:after="20" w:line="260" w:lineRule="exact"/>
              <w:ind w:firstLine="0" w:firstLineChars="0"/>
              <w:jc w:val="center"/>
            </w:pPr>
            <w:r>
              <w:rPr>
                <w:rFonts w:ascii="Times New Roman" w:hAnsi="Times New Roman" w:eastAsia="宋体"/>
                <w:b/>
                <w:sz w:val="18"/>
              </w:rPr>
              <w:t>2021年/MW</w:t>
            </w:r>
          </w:p>
        </w:tc>
        <w:tc>
          <w:tcPr>
            <w:tcW w:w="1385" w:type="dxa"/>
            <w:tcMar>
              <w:left w:w="70" w:type="dxa"/>
              <w:right w:w="70" w:type="dxa"/>
            </w:tcMar>
            <w:vAlign w:val="center"/>
          </w:tcPr>
          <w:p w14:paraId="0F6B854B">
            <w:pPr>
              <w:keepNext w:val="0"/>
              <w:spacing w:before="20" w:after="20" w:line="260" w:lineRule="exact"/>
              <w:ind w:firstLine="0" w:firstLineChars="0"/>
              <w:jc w:val="center"/>
            </w:pPr>
            <w:r>
              <w:rPr>
                <w:rFonts w:ascii="Times New Roman" w:hAnsi="Times New Roman" w:eastAsia="宋体"/>
                <w:b/>
                <w:sz w:val="18"/>
              </w:rPr>
              <w:t>2022年/MW</w:t>
            </w:r>
          </w:p>
        </w:tc>
        <w:tc>
          <w:tcPr>
            <w:tcW w:w="1385" w:type="dxa"/>
            <w:tcMar>
              <w:left w:w="70" w:type="dxa"/>
              <w:right w:w="70" w:type="dxa"/>
            </w:tcMar>
            <w:vAlign w:val="center"/>
          </w:tcPr>
          <w:p w14:paraId="5168F195">
            <w:pPr>
              <w:keepNext w:val="0"/>
              <w:spacing w:before="20" w:after="20" w:line="260" w:lineRule="exact"/>
              <w:ind w:firstLine="0" w:firstLineChars="0"/>
              <w:jc w:val="center"/>
            </w:pPr>
            <w:r>
              <w:rPr>
                <w:rFonts w:ascii="Times New Roman" w:hAnsi="Times New Roman" w:eastAsia="宋体"/>
                <w:b/>
                <w:sz w:val="18"/>
              </w:rPr>
              <w:t>2023年/MW</w:t>
            </w:r>
          </w:p>
        </w:tc>
        <w:tc>
          <w:tcPr>
            <w:tcW w:w="1385" w:type="dxa"/>
            <w:tcMar>
              <w:left w:w="70" w:type="dxa"/>
              <w:right w:w="70" w:type="dxa"/>
            </w:tcMar>
            <w:vAlign w:val="center"/>
          </w:tcPr>
          <w:p w14:paraId="2395BA15">
            <w:pPr>
              <w:keepNext w:val="0"/>
              <w:spacing w:before="20" w:after="20" w:line="260" w:lineRule="exact"/>
              <w:ind w:firstLine="0" w:firstLineChars="0"/>
              <w:jc w:val="center"/>
            </w:pPr>
            <w:r>
              <w:rPr>
                <w:rFonts w:ascii="Times New Roman" w:hAnsi="Times New Roman" w:eastAsia="宋体"/>
                <w:b/>
                <w:sz w:val="18"/>
              </w:rPr>
              <w:t>2024年/MW</w:t>
            </w:r>
          </w:p>
        </w:tc>
        <w:tc>
          <w:tcPr>
            <w:tcW w:w="1385" w:type="dxa"/>
            <w:tcMar>
              <w:left w:w="70" w:type="dxa"/>
              <w:right w:w="70" w:type="dxa"/>
            </w:tcMar>
            <w:vAlign w:val="center"/>
          </w:tcPr>
          <w:p w14:paraId="72E570BD">
            <w:pPr>
              <w:keepNext w:val="0"/>
              <w:spacing w:before="20" w:after="20" w:line="260" w:lineRule="exact"/>
              <w:ind w:firstLine="0" w:firstLineChars="0"/>
              <w:jc w:val="center"/>
            </w:pPr>
            <w:r>
              <w:rPr>
                <w:rFonts w:ascii="Times New Roman" w:hAnsi="Times New Roman" w:eastAsia="宋体"/>
                <w:b/>
                <w:sz w:val="18"/>
              </w:rPr>
              <w:t>2025年/MW</w:t>
            </w:r>
          </w:p>
        </w:tc>
      </w:tr>
      <w:tr w14:paraId="1F82F47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88A059B">
            <w:pPr>
              <w:keepNext w:val="0"/>
              <w:spacing w:before="20" w:after="20" w:line="260" w:lineRule="exact"/>
              <w:ind w:firstLine="0" w:firstLineChars="0"/>
              <w:jc w:val="center"/>
            </w:pPr>
            <w:r>
              <w:rPr>
                <w:rFonts w:ascii="Times New Roman" w:hAnsi="Times New Roman" w:eastAsia="宋体"/>
                <w:b w:val="0"/>
                <w:sz w:val="18"/>
              </w:rPr>
              <w:t>邳州</w:t>
            </w:r>
          </w:p>
        </w:tc>
        <w:tc>
          <w:tcPr>
            <w:tcW w:w="1385" w:type="dxa"/>
            <w:tcMar>
              <w:left w:w="70" w:type="dxa"/>
              <w:right w:w="70" w:type="dxa"/>
            </w:tcMar>
            <w:vAlign w:val="center"/>
          </w:tcPr>
          <w:p w14:paraId="1ADFDD67">
            <w:pPr>
              <w:keepNext w:val="0"/>
              <w:spacing w:before="20" w:after="20" w:line="260" w:lineRule="exact"/>
              <w:ind w:firstLine="0" w:firstLineChars="0"/>
              <w:jc w:val="center"/>
            </w:pPr>
            <w:r>
              <w:rPr>
                <w:rFonts w:ascii="Times New Roman" w:hAnsi="Times New Roman" w:eastAsia="宋体"/>
                <w:b w:val="0"/>
                <w:sz w:val="18"/>
              </w:rPr>
              <w:t>141.89</w:t>
            </w:r>
          </w:p>
        </w:tc>
        <w:tc>
          <w:tcPr>
            <w:tcW w:w="1385" w:type="dxa"/>
            <w:tcMar>
              <w:left w:w="70" w:type="dxa"/>
              <w:right w:w="70" w:type="dxa"/>
            </w:tcMar>
            <w:vAlign w:val="center"/>
          </w:tcPr>
          <w:p w14:paraId="1499A8AE">
            <w:pPr>
              <w:keepNext w:val="0"/>
              <w:spacing w:before="20" w:after="20" w:line="260" w:lineRule="exact"/>
              <w:ind w:firstLine="0" w:firstLineChars="0"/>
              <w:jc w:val="center"/>
            </w:pPr>
            <w:r>
              <w:rPr>
                <w:rFonts w:ascii="Times New Roman" w:hAnsi="Times New Roman" w:eastAsia="宋体"/>
                <w:b w:val="0"/>
                <w:sz w:val="18"/>
              </w:rPr>
              <w:t>283.06</w:t>
            </w:r>
          </w:p>
        </w:tc>
        <w:tc>
          <w:tcPr>
            <w:tcW w:w="1385" w:type="dxa"/>
            <w:tcMar>
              <w:left w:w="70" w:type="dxa"/>
              <w:right w:w="70" w:type="dxa"/>
            </w:tcMar>
            <w:vAlign w:val="center"/>
          </w:tcPr>
          <w:p w14:paraId="3D163BCE">
            <w:pPr>
              <w:keepNext w:val="0"/>
              <w:spacing w:before="20" w:after="20" w:line="260" w:lineRule="exact"/>
              <w:ind w:firstLine="0" w:firstLineChars="0"/>
              <w:jc w:val="center"/>
            </w:pPr>
            <w:r>
              <w:rPr>
                <w:rFonts w:ascii="Times New Roman" w:hAnsi="Times New Roman" w:eastAsia="宋体"/>
                <w:b w:val="0"/>
                <w:sz w:val="18"/>
              </w:rPr>
              <w:t>564.70</w:t>
            </w:r>
          </w:p>
        </w:tc>
        <w:tc>
          <w:tcPr>
            <w:tcW w:w="1385" w:type="dxa"/>
            <w:tcMar>
              <w:left w:w="70" w:type="dxa"/>
              <w:right w:w="70" w:type="dxa"/>
            </w:tcMar>
            <w:vAlign w:val="center"/>
          </w:tcPr>
          <w:p w14:paraId="4B529D4C">
            <w:pPr>
              <w:keepNext w:val="0"/>
              <w:spacing w:before="20" w:after="20" w:line="260" w:lineRule="exact"/>
              <w:ind w:firstLine="0" w:firstLineChars="0"/>
              <w:jc w:val="center"/>
            </w:pPr>
            <w:r>
              <w:rPr>
                <w:rFonts w:ascii="Times New Roman" w:hAnsi="Times New Roman" w:eastAsia="宋体"/>
                <w:b w:val="0"/>
                <w:sz w:val="18"/>
              </w:rPr>
              <w:t>1126.58</w:t>
            </w:r>
          </w:p>
        </w:tc>
        <w:tc>
          <w:tcPr>
            <w:tcW w:w="1385" w:type="dxa"/>
            <w:tcMar>
              <w:left w:w="70" w:type="dxa"/>
              <w:right w:w="70" w:type="dxa"/>
            </w:tcMar>
            <w:vAlign w:val="center"/>
          </w:tcPr>
          <w:p w14:paraId="207BA7CF">
            <w:pPr>
              <w:keepNext w:val="0"/>
              <w:spacing w:before="20" w:after="20" w:line="260" w:lineRule="exact"/>
              <w:ind w:firstLine="0" w:firstLineChars="0"/>
              <w:jc w:val="center"/>
            </w:pPr>
            <w:r>
              <w:rPr>
                <w:rFonts w:ascii="Times New Roman" w:hAnsi="Times New Roman" w:eastAsia="宋体"/>
                <w:b w:val="0"/>
                <w:sz w:val="18"/>
              </w:rPr>
              <w:t>1559.64</w:t>
            </w:r>
          </w:p>
        </w:tc>
      </w:tr>
      <w:tr w14:paraId="1663D0D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94E8FFC">
            <w:pPr>
              <w:keepNext w:val="0"/>
              <w:spacing w:before="20" w:after="20" w:line="260" w:lineRule="exact"/>
              <w:ind w:firstLine="0" w:firstLineChars="0"/>
              <w:jc w:val="center"/>
            </w:pPr>
            <w:r>
              <w:rPr>
                <w:rFonts w:ascii="Times New Roman" w:hAnsi="Times New Roman" w:eastAsia="宋体"/>
                <w:b w:val="0"/>
                <w:sz w:val="18"/>
              </w:rPr>
              <w:t>市区</w:t>
            </w:r>
          </w:p>
        </w:tc>
        <w:tc>
          <w:tcPr>
            <w:tcW w:w="1385" w:type="dxa"/>
            <w:tcMar>
              <w:left w:w="70" w:type="dxa"/>
              <w:right w:w="70" w:type="dxa"/>
            </w:tcMar>
            <w:vAlign w:val="center"/>
          </w:tcPr>
          <w:p w14:paraId="5B2CA300">
            <w:pPr>
              <w:keepNext w:val="0"/>
              <w:spacing w:before="20" w:after="20" w:line="260" w:lineRule="exact"/>
              <w:ind w:firstLine="0" w:firstLineChars="0"/>
              <w:jc w:val="center"/>
            </w:pPr>
            <w:r>
              <w:rPr>
                <w:rFonts w:ascii="Times New Roman" w:hAnsi="Times New Roman" w:eastAsia="宋体"/>
                <w:b w:val="0"/>
                <w:sz w:val="18"/>
              </w:rPr>
              <w:t>124.28</w:t>
            </w:r>
          </w:p>
        </w:tc>
        <w:tc>
          <w:tcPr>
            <w:tcW w:w="1385" w:type="dxa"/>
            <w:tcMar>
              <w:left w:w="70" w:type="dxa"/>
              <w:right w:w="70" w:type="dxa"/>
            </w:tcMar>
            <w:vAlign w:val="center"/>
          </w:tcPr>
          <w:p w14:paraId="687D6E98">
            <w:pPr>
              <w:keepNext w:val="0"/>
              <w:spacing w:before="20" w:after="20" w:line="260" w:lineRule="exact"/>
              <w:ind w:firstLine="0" w:firstLineChars="0"/>
              <w:jc w:val="center"/>
            </w:pPr>
            <w:r>
              <w:rPr>
                <w:rFonts w:ascii="Times New Roman" w:hAnsi="Times New Roman" w:eastAsia="宋体"/>
                <w:b w:val="0"/>
                <w:sz w:val="18"/>
              </w:rPr>
              <w:t>177.56</w:t>
            </w:r>
          </w:p>
        </w:tc>
        <w:tc>
          <w:tcPr>
            <w:tcW w:w="1385" w:type="dxa"/>
            <w:tcMar>
              <w:left w:w="70" w:type="dxa"/>
              <w:right w:w="70" w:type="dxa"/>
            </w:tcMar>
            <w:vAlign w:val="center"/>
          </w:tcPr>
          <w:p w14:paraId="154D4E7E">
            <w:pPr>
              <w:keepNext w:val="0"/>
              <w:spacing w:before="20" w:after="20" w:line="260" w:lineRule="exact"/>
              <w:ind w:firstLine="0" w:firstLineChars="0"/>
              <w:jc w:val="center"/>
            </w:pPr>
            <w:r>
              <w:rPr>
                <w:rFonts w:ascii="Times New Roman" w:hAnsi="Times New Roman" w:eastAsia="宋体"/>
                <w:b w:val="0"/>
                <w:sz w:val="18"/>
              </w:rPr>
              <w:t>253.68</w:t>
            </w:r>
          </w:p>
        </w:tc>
        <w:tc>
          <w:tcPr>
            <w:tcW w:w="1385" w:type="dxa"/>
            <w:tcMar>
              <w:left w:w="70" w:type="dxa"/>
              <w:right w:w="70" w:type="dxa"/>
            </w:tcMar>
            <w:vAlign w:val="center"/>
          </w:tcPr>
          <w:p w14:paraId="5F1123EB">
            <w:pPr>
              <w:keepNext w:val="0"/>
              <w:spacing w:before="20" w:after="20" w:line="260" w:lineRule="exact"/>
              <w:ind w:firstLine="0" w:firstLineChars="0"/>
              <w:jc w:val="center"/>
            </w:pPr>
            <w:r>
              <w:rPr>
                <w:rFonts w:ascii="Times New Roman" w:hAnsi="Times New Roman" w:eastAsia="宋体"/>
                <w:b w:val="0"/>
                <w:sz w:val="18"/>
              </w:rPr>
              <w:t>362.44</w:t>
            </w:r>
          </w:p>
        </w:tc>
        <w:tc>
          <w:tcPr>
            <w:tcW w:w="1385" w:type="dxa"/>
            <w:tcMar>
              <w:left w:w="70" w:type="dxa"/>
              <w:right w:w="70" w:type="dxa"/>
            </w:tcMar>
            <w:vAlign w:val="center"/>
          </w:tcPr>
          <w:p w14:paraId="509FFE87">
            <w:pPr>
              <w:keepNext w:val="0"/>
              <w:spacing w:before="20" w:after="20" w:line="260" w:lineRule="exact"/>
              <w:ind w:firstLine="0" w:firstLineChars="0"/>
              <w:jc w:val="center"/>
            </w:pPr>
            <w:r>
              <w:rPr>
                <w:rFonts w:ascii="Times New Roman" w:hAnsi="Times New Roman" w:eastAsia="宋体"/>
                <w:b w:val="0"/>
                <w:sz w:val="18"/>
              </w:rPr>
              <w:t>491.18</w:t>
            </w:r>
          </w:p>
        </w:tc>
      </w:tr>
    </w:tbl>
    <w:p w14:paraId="353800C4">
      <w:pPr>
        <w:pStyle w:val="2"/>
        <w:keepNext/>
        <w:spacing w:before="120" w:after="0" w:line="240" w:lineRule="auto"/>
        <w:ind w:firstLine="0"/>
        <w:jc w:val="center"/>
      </w:pPr>
      <w:r>
        <w:drawing>
          <wp:inline distT="0" distB="0" distL="114300" distR="114300">
            <wp:extent cx="5120640" cy="3648075"/>
            <wp:effectExtent l="0" t="0" r="0" b="0"/>
            <wp:docPr id="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pic:cNvPicPr>
                      <a:picLocks noChangeAspect="1" noChangeArrowheads="1"/>
                    </pic:cNvPicPr>
                  </pic:nvPicPr>
                  <pic:blipFill>
                    <a:blip r:embed="rId14"/>
                    <a:stretch>
                      <a:fillRect/>
                    </a:stretch>
                  </pic:blipFill>
                  <pic:spPr>
                    <a:xfrm>
                      <a:off x="0" y="0"/>
                      <a:ext cx="5120640" cy="3648293"/>
                    </a:xfrm>
                    <a:prstGeom prst="rect">
                      <a:avLst/>
                    </a:prstGeom>
                    <a:noFill/>
                    <a:ln w="9525">
                      <a:noFill/>
                    </a:ln>
                  </pic:spPr>
                </pic:pic>
              </a:graphicData>
            </a:graphic>
          </wp:inline>
        </w:drawing>
      </w:r>
    </w:p>
    <w:p w14:paraId="7D0FA716">
      <w:pPr>
        <w:pStyle w:val="2"/>
        <w:spacing w:before="60" w:after="120" w:line="300" w:lineRule="auto"/>
        <w:ind w:firstLine="0"/>
        <w:jc w:val="center"/>
      </w:pPr>
      <w:r>
        <w:rPr>
          <w:rFonts w:ascii="Times New Roman" w:hAnsi="Times New Roman" w:eastAsia="宋体"/>
          <w:b w:val="0"/>
          <w:sz w:val="21"/>
        </w:rPr>
        <w:t>图3-2 2021—2025年月末分布式光伏装机容量</w:t>
      </w:r>
    </w:p>
    <w:p w14:paraId="0FD4D40B">
      <w:pPr>
        <w:pStyle w:val="5"/>
        <w:keepNext/>
        <w:numPr>
          <w:ilvl w:val="0"/>
          <w:numId w:val="0"/>
        </w:numPr>
        <w:spacing w:before="160" w:after="120" w:line="360" w:lineRule="auto"/>
        <w:ind w:firstLine="0"/>
      </w:pPr>
      <w:bookmarkStart w:id="94" w:name="年发电量估计方法"/>
      <w:r>
        <w:rPr>
          <w:rFonts w:ascii="Times New Roman" w:hAnsi="Times New Roman" w:eastAsia="方正仿宋_GBK"/>
          <w:b/>
          <w:sz w:val="26"/>
        </w:rPr>
        <w:t>3.3.2 年发电量估计方法</w:t>
      </w:r>
      <w:bookmarkEnd w:id="94"/>
    </w:p>
    <w:p w14:paraId="1CEEDB38">
      <w:pPr>
        <w:widowControl/>
        <w:spacing w:before="0" w:after="0" w:line="300" w:lineRule="auto"/>
        <w:ind w:firstLine="480"/>
        <w:jc w:val="both"/>
      </w:pPr>
      <w:r>
        <w:rPr>
          <w:rFonts w:ascii="Times New Roman" w:hAnsi="Times New Roman" w:eastAsia="方正仿宋_GBK"/>
          <w:b w:val="0"/>
          <w:sz w:val="24"/>
        </w:rPr>
        <w:t>光伏发电量由月度装机与统一典型出力曲线估计。对月份</w:t>
      </w:r>
      <m:oMath>
        <m:r>
          <m:rPr/>
          <m:t>m</m:t>
        </m:r>
      </m:oMath>
      <w:r>
        <w:rPr>
          <w:rFonts w:ascii="Times New Roman" w:hAnsi="Times New Roman" w:eastAsia="方正仿宋_GBK"/>
          <w:b w:val="0"/>
          <w:sz w:val="24"/>
        </w:rPr>
        <w:t>，使用本月末和前月末容量均值</w:t>
      </w:r>
      <w:del w:id="134" w:author="白日梦想家" w:date="2026-10-02T20:07:18Z">
        <w:r>
          <w:rPr>
            <w:rFonts w:ascii="Times New Roman" w:hAnsi="Times New Roman" w:eastAsia="方正仿宋_GBK"/>
            <w:b w:val="0"/>
            <w:sz w:val="24"/>
          </w:rPr>
          <w:delText>；1月前月取2024年12月</w:delText>
        </w:r>
      </w:del>
      <w:r>
        <w:rPr>
          <w:rFonts w:ascii="Times New Roman" w:hAnsi="Times New Roman" w:eastAsia="方正仿宋_GBK"/>
          <w:b w:val="0"/>
          <w:sz w:val="24"/>
        </w:rPr>
        <w:t>。式（3-3）为本研究积分估计方法，典型出力系数来自原始光伏曲线。</w:t>
      </w:r>
    </w:p>
    <w:tbl>
      <w:tblPr>
        <w:tblStyle w:val="25"/>
        <w:tblW w:w="83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
        <w:gridCol w:w="6838"/>
        <w:gridCol w:w="737"/>
      </w:tblGrid>
      <w:tr w14:paraId="2F3554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37" w:type="dxa"/>
            <w:tcMar>
              <w:left w:w="0" w:type="dxa"/>
              <w:right w:w="0" w:type="dxa"/>
            </w:tcMar>
            <w:vAlign w:val="center"/>
          </w:tcPr>
          <w:p w14:paraId="41B18276">
            <w:pPr>
              <w:spacing w:before="0" w:after="0"/>
              <w:ind w:firstLine="0" w:firstLineChars="0"/>
            </w:pPr>
          </w:p>
        </w:tc>
        <w:tc>
          <w:tcPr>
            <w:tcW w:w="6838" w:type="dxa"/>
            <w:tcMar>
              <w:left w:w="0" w:type="dxa"/>
              <w:right w:w="0" w:type="dxa"/>
            </w:tcMar>
            <w:vAlign w:val="center"/>
          </w:tcPr>
          <w:p w14:paraId="7150E7CE">
            <w:pPr>
              <w:pStyle w:val="2"/>
              <w:keepNext/>
              <w:spacing w:before="100" w:after="100" w:line="276" w:lineRule="auto"/>
              <w:ind w:firstLine="0" w:firstLineChars="0"/>
              <w:jc w:val="center"/>
            </w:pPr>
            <m:oMathPara>
              <m:oMathParaPr>
                <m:jc m:val="center"/>
              </m:oMathParaPr>
              <m:oMath>
                <m:sSub>
                  <m:sSubPr/>
                  <m:e>
                    <m:acc>
                      <m:accPr/>
                      <m:e>
                        <m:r>
                          <m:rPr/>
                          <m:t>E</m:t>
                        </m:r>
                      </m:e>
                    </m:acc>
                  </m:e>
                  <m:sub>
                    <m:r>
                      <m:rPr>
                        <m:sty m:val="p"/>
                      </m:rPr>
                      <m:t>PV</m:t>
                    </m:r>
                  </m:sub>
                </m:sSub>
                <m:r>
                  <m:rPr/>
                  <m:t>=</m:t>
                </m:r>
                <m:nary>
                  <m:naryPr>
                    <m:chr m:val="∑"/>
                    <m:limLoc m:val="undOvr"/>
                  </m:naryPr>
                  <m:sub>
                    <m:r>
                      <m:rPr/>
                      <m:t>m=1</m:t>
                    </m:r>
                  </m:sub>
                  <m:sup>
                    <m:r>
                      <m:rPr/>
                      <m:t>12</m:t>
                    </m:r>
                  </m:sup>
                  <m:e>
                    <m:nary>
                      <m:naryPr>
                        <m:chr m:val="∑"/>
                        <m:limLoc m:val="undOvr"/>
                        <m:supHide m:val="1"/>
                      </m:naryPr>
                      <m:sub>
                        <m:r>
                          <m:rPr/>
                          <m:t>t∈m</m:t>
                        </m:r>
                      </m:sub>
                      <m:sup>
                        <m:r>
                          <m:rPr/>
                          <m:t>​</m:t>
                        </m:r>
                      </m:sup>
                      <m:e>
                        <m:sSub>
                          <m:sSubPr/>
                          <m:e>
                            <m:r>
                              <m:rPr/>
                              <m:t>ϕ</m:t>
                            </m:r>
                          </m:e>
                          <m:sub>
                            <m:r>
                              <m:rPr/>
                              <m:t>t</m:t>
                            </m:r>
                          </m:sub>
                        </m:sSub>
                      </m:e>
                    </m:nary>
                  </m:e>
                </m:nary>
                <m:f>
                  <m:fPr/>
                  <m:num>
                    <m:sSub>
                      <m:sSubPr/>
                      <m:e>
                        <m:r>
                          <m:rPr/>
                          <m:t>C</m:t>
                        </m:r>
                      </m:e>
                      <m:sub>
                        <m:r>
                          <m:rPr/>
                          <m:t>m</m:t>
                        </m:r>
                      </m:sub>
                    </m:sSub>
                    <m:r>
                      <m:rPr/>
                      <m:t>+</m:t>
                    </m:r>
                    <m:sSub>
                      <m:sSubPr/>
                      <m:e>
                        <m:r>
                          <m:rPr/>
                          <m:t>C</m:t>
                        </m:r>
                      </m:e>
                      <m:sub>
                        <m:r>
                          <m:rPr/>
                          <m:t>m−1</m:t>
                        </m:r>
                      </m:sub>
                    </m:sSub>
                  </m:num>
                  <m:den>
                    <m:r>
                      <m:rPr/>
                      <m:t>2</m:t>
                    </m:r>
                  </m:den>
                </m:f>
                <m:r>
                  <m:rPr/>
                  <m:t>Δt.</m:t>
                </m:r>
              </m:oMath>
            </m:oMathPara>
          </w:p>
        </w:tc>
        <w:tc>
          <w:tcPr>
            <w:tcW w:w="737" w:type="dxa"/>
            <w:tcMar>
              <w:left w:w="0" w:type="dxa"/>
              <w:right w:w="0" w:type="dxa"/>
            </w:tcMar>
            <w:vAlign w:val="center"/>
          </w:tcPr>
          <w:p w14:paraId="65AA089E">
            <w:pPr>
              <w:spacing w:before="0" w:after="0"/>
              <w:ind w:firstLine="0" w:firstLineChars="0"/>
              <w:jc w:val="right"/>
            </w:pPr>
            <w:r>
              <w:rPr>
                <w:rFonts w:ascii="Times New Roman" w:hAnsi="Times New Roman" w:eastAsia="方正仿宋_GBK"/>
                <w:b w:val="0"/>
                <w:sz w:val="18"/>
              </w:rPr>
              <w:t>（3-3）</w:t>
            </w:r>
          </w:p>
        </w:tc>
      </w:tr>
    </w:tbl>
    <w:p w14:paraId="72484E3C">
      <w:pPr>
        <w:widowControl/>
        <w:spacing w:before="0" w:after="0" w:line="300" w:lineRule="auto"/>
        <w:ind w:firstLine="480"/>
        <w:jc w:val="both"/>
      </w:pPr>
      <w:r>
        <w:rPr>
          <w:rFonts w:ascii="Times New Roman" w:hAnsi="Times New Roman" w:eastAsia="方正仿宋_GBK"/>
          <w:b w:val="0"/>
          <w:sz w:val="24"/>
        </w:rPr>
        <w:t>式中，</w:t>
      </w:r>
      <m:oMath>
        <m:sSub>
          <m:sSubPr/>
          <m:e>
            <m:acc>
              <m:accPr/>
              <m:e>
                <m:r>
                  <m:rPr/>
                  <m:t>E</m:t>
                </m:r>
              </m:e>
            </m:acc>
          </m:e>
          <m:sub>
            <m:r>
              <m:rPr>
                <m:sty m:val="p"/>
              </m:rPr>
              <m:t>PV</m:t>
            </m:r>
          </m:sub>
        </m:sSub>
      </m:oMath>
      <w:r>
        <w:rPr>
          <w:rFonts w:ascii="Times New Roman" w:hAnsi="Times New Roman" w:eastAsia="方正仿宋_GBK"/>
          <w:b w:val="0"/>
          <w:sz w:val="24"/>
        </w:rPr>
        <w:t>为估计光伏年发电量，单位MWh；</w:t>
      </w:r>
      <m:oMath>
        <m:sSub>
          <m:sSubPr/>
          <m:e>
            <m:r>
              <m:rPr/>
              <m:t>C</m:t>
            </m:r>
          </m:e>
          <m:sub>
            <m:r>
              <m:rPr/>
              <m:t>m</m:t>
            </m:r>
          </m:sub>
        </m:sSub>
      </m:oMath>
      <w:r>
        <w:rPr>
          <w:rFonts w:ascii="Times New Roman" w:hAnsi="Times New Roman" w:eastAsia="方正仿宋_GBK"/>
          <w:b w:val="0"/>
          <w:sz w:val="24"/>
        </w:rPr>
        <w:t>和</w:t>
      </w:r>
      <m:oMath>
        <m:sSub>
          <m:sSubPr/>
          <m:e>
            <m:r>
              <m:rPr/>
              <m:t>C</m:t>
            </m:r>
          </m:e>
          <m:sub>
            <m:r>
              <m:rPr/>
              <m:t>m−1</m:t>
            </m:r>
          </m:sub>
        </m:sSub>
      </m:oMath>
      <w:r>
        <w:rPr>
          <w:rFonts w:ascii="Times New Roman" w:hAnsi="Times New Roman" w:eastAsia="方正仿宋_GBK"/>
          <w:b w:val="0"/>
          <w:sz w:val="24"/>
        </w:rPr>
        <w:t>分别为本月及前月末光伏装机，单位MW；</w:t>
      </w:r>
      <m:oMath>
        <m:sSub>
          <m:sSubPr/>
          <m:e>
            <m:r>
              <m:rPr/>
              <m:t>ϕ</m:t>
            </m:r>
          </m:e>
          <m:sub>
            <m:r>
              <m:rPr/>
              <m:t>t</m:t>
            </m:r>
          </m:sub>
        </m:sSub>
      </m:oMath>
      <w:r>
        <w:rPr>
          <w:rFonts w:ascii="Times New Roman" w:hAnsi="Times New Roman" w:eastAsia="方正仿宋_GBK"/>
          <w:b w:val="0"/>
          <w:sz w:val="24"/>
        </w:rPr>
        <w:t>为时刻</w:t>
      </w:r>
      <m:oMath>
        <m:r>
          <m:rPr/>
          <m:t>t</m:t>
        </m:r>
      </m:oMath>
      <w:r>
        <w:rPr>
          <w:rFonts w:ascii="Times New Roman" w:hAnsi="Times New Roman" w:eastAsia="方正仿宋_GBK"/>
          <w:b w:val="0"/>
          <w:sz w:val="24"/>
        </w:rPr>
        <w:t>的典型光伏出力系数，</w:t>
      </w:r>
      <m:oMath>
        <m:r>
          <m:rPr/>
          <m:t>Δt</m:t>
        </m:r>
      </m:oMath>
      <w:r>
        <w:rPr>
          <w:rFonts w:ascii="Times New Roman" w:hAnsi="Times New Roman" w:eastAsia="方正仿宋_GBK"/>
          <w:b w:val="0"/>
          <w:sz w:val="24"/>
        </w:rPr>
        <w:t xml:space="preserve">为1 </w:t>
      </w:r>
      <m:oMath>
        <m:r>
          <m:rPr/>
          <m:t>h</m:t>
        </m:r>
      </m:oMath>
      <w:r>
        <w:rPr>
          <w:rFonts w:ascii="Times New Roman" w:hAnsi="Times New Roman" w:eastAsia="方正仿宋_GBK"/>
          <w:b w:val="0"/>
          <w:sz w:val="24"/>
        </w:rPr>
        <w:t>，</w:t>
      </w:r>
      <m:oMath>
        <m:r>
          <m:rPr/>
          <m:t>m</m:t>
        </m:r>
      </m:oMath>
      <w:r>
        <w:rPr>
          <w:rFonts w:ascii="Times New Roman" w:hAnsi="Times New Roman" w:eastAsia="方正仿宋_GBK"/>
          <w:b w:val="0"/>
          <w:sz w:val="24"/>
        </w:rPr>
        <w:t>为月份。典型出力曲线采用项目系统光伏资料，计算值用于区县光伏电量估计。</w:t>
      </w:r>
    </w:p>
    <w:p w14:paraId="1F70718E">
      <w:pPr>
        <w:pStyle w:val="2"/>
        <w:widowControl/>
        <w:spacing w:before="0" w:after="0" w:line="300" w:lineRule="auto"/>
        <w:ind w:firstLine="480"/>
        <w:jc w:val="both"/>
      </w:pPr>
      <w:r>
        <w:rPr>
          <w:rFonts w:ascii="Times New Roman" w:hAnsi="Times New Roman" w:eastAsia="方正仿宋_GBK"/>
          <w:b w:val="0"/>
          <w:sz w:val="24"/>
        </w:rPr>
        <w:t>按该方法，邳州2025年发电量估计为1698270.73 MWh，市区为590451.12 MWh。数值的小数位用于复算，规划文字采用适当精度。不同地区的年内投运速度和月末装机差异均进入计算，未把年末规模直接应用于全年。</w:t>
      </w:r>
    </w:p>
    <w:p w14:paraId="17EB536E">
      <w:pPr>
        <w:pStyle w:val="5"/>
        <w:keepNext/>
        <w:numPr>
          <w:ilvl w:val="0"/>
          <w:numId w:val="0"/>
        </w:numPr>
        <w:spacing w:before="160" w:after="120" w:line="360" w:lineRule="auto"/>
        <w:ind w:firstLine="0"/>
      </w:pPr>
      <w:bookmarkStart w:id="95" w:name="用户最大负荷与分布式电源装机渗透率"/>
      <w:r>
        <w:rPr>
          <w:rFonts w:ascii="Times New Roman" w:hAnsi="Times New Roman" w:eastAsia="方正仿宋_GBK"/>
          <w:b/>
          <w:sz w:val="26"/>
        </w:rPr>
        <w:t>3.3.3 用户最大负荷与分布式电源装机渗透率</w:t>
      </w:r>
      <w:bookmarkEnd w:id="95"/>
    </w:p>
    <w:p w14:paraId="4F5E4438">
      <w:pPr>
        <w:widowControl/>
        <w:spacing w:before="0" w:after="0" w:line="300" w:lineRule="auto"/>
        <w:ind w:firstLine="480"/>
        <w:jc w:val="both"/>
      </w:pPr>
      <w:r>
        <w:rPr>
          <w:rFonts w:ascii="Times New Roman" w:hAnsi="Times New Roman" w:eastAsia="方正仿宋_GBK"/>
          <w:b w:val="0"/>
          <w:sz w:val="24"/>
        </w:rPr>
        <w:t>分布式电源装机渗透率采用《配电网规划设计技术导则</w:t>
      </w:r>
      <w:del w:id="135" w:author="白日梦想家" w:date="2026-10-02T20:07:32Z">
        <w:r>
          <w:rPr>
            <w:rFonts w:ascii="Times New Roman" w:hAnsi="Times New Roman" w:eastAsia="方正仿宋_GBK"/>
            <w:b w:val="0"/>
            <w:sz w:val="24"/>
          </w:rPr>
          <w:delText>（</w:delText>
        </w:r>
      </w:del>
      <w:del w:id="136" w:author="白日梦想家" w:date="2026-10-02T20:07:31Z">
        <w:r>
          <w:rPr>
            <w:rFonts w:ascii="Times New Roman" w:hAnsi="Times New Roman" w:eastAsia="方正仿宋_GBK"/>
            <w:b w:val="0"/>
            <w:sz w:val="24"/>
          </w:rPr>
          <w:delText>修订稿，2025年4月</w:delText>
        </w:r>
      </w:del>
      <w:del w:id="137" w:author="白日梦想家" w:date="2026-10-02T20:07:34Z">
        <w:r>
          <w:rPr>
            <w:rFonts w:ascii="Times New Roman" w:hAnsi="Times New Roman" w:eastAsia="方正仿宋_GBK"/>
            <w:b w:val="0"/>
            <w:sz w:val="24"/>
          </w:rPr>
          <w:delText>）</w:delText>
        </w:r>
      </w:del>
      <w:r>
        <w:rPr>
          <w:rFonts w:ascii="Times New Roman" w:hAnsi="Times New Roman" w:eastAsia="方正仿宋_GBK"/>
          <w:b w:val="0"/>
          <w:sz w:val="24"/>
        </w:rPr>
        <w:t>》的指标定义，作为描述源荷条件的研究参数[19]。</w:t>
      </w:r>
    </w:p>
    <w:tbl>
      <w:tblPr>
        <w:tblStyle w:val="25"/>
        <w:tblW w:w="83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
        <w:gridCol w:w="6838"/>
        <w:gridCol w:w="737"/>
      </w:tblGrid>
      <w:tr w14:paraId="161A89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37" w:type="dxa"/>
            <w:tcMar>
              <w:left w:w="0" w:type="dxa"/>
              <w:right w:w="0" w:type="dxa"/>
            </w:tcMar>
            <w:vAlign w:val="center"/>
          </w:tcPr>
          <w:p w14:paraId="249E53CB">
            <w:pPr>
              <w:spacing w:before="0" w:after="0"/>
              <w:ind w:firstLine="0" w:firstLineChars="0"/>
            </w:pPr>
          </w:p>
        </w:tc>
        <w:tc>
          <w:tcPr>
            <w:tcW w:w="6838" w:type="dxa"/>
            <w:tcMar>
              <w:left w:w="0" w:type="dxa"/>
              <w:right w:w="0" w:type="dxa"/>
            </w:tcMar>
            <w:vAlign w:val="center"/>
          </w:tcPr>
          <w:p w14:paraId="30F16BDF">
            <w:pPr>
              <w:pStyle w:val="2"/>
              <w:keepNext/>
              <w:spacing w:before="100" w:after="100" w:line="276" w:lineRule="auto"/>
              <w:ind w:firstLine="0" w:firstLineChars="0"/>
              <w:jc w:val="center"/>
            </w:pPr>
            <m:oMathPara>
              <m:oMathParaPr>
                <m:jc m:val="center"/>
              </m:oMathParaPr>
              <m:oMath>
                <m:sSub>
                  <m:sSubPr/>
                  <m:e>
                    <m:r>
                      <m:rPr/>
                      <m:t>η</m:t>
                    </m:r>
                  </m:e>
                  <m:sub>
                    <m:r>
                      <m:rPr/>
                      <m:t>C</m:t>
                    </m:r>
                  </m:sub>
                </m:sSub>
                <m:r>
                  <m:rPr/>
                  <m:t>=</m:t>
                </m:r>
                <m:f>
                  <m:fPr/>
                  <m:num>
                    <m:sSub>
                      <m:sSubPr/>
                      <m:e>
                        <m:r>
                          <m:rPr/>
                          <m:t>C</m:t>
                        </m:r>
                      </m:e>
                      <m:sub>
                        <m:r>
                          <m:rPr>
                            <m:sty m:val="p"/>
                          </m:rPr>
                          <m:t>DG</m:t>
                        </m:r>
                      </m:sub>
                    </m:sSub>
                  </m:num>
                  <m:den>
                    <m:sSub>
                      <m:sSubPr/>
                      <m:e>
                        <m:r>
                          <m:rPr/>
                          <m:t>P</m:t>
                        </m:r>
                      </m:e>
                      <m:sub>
                        <m:r>
                          <m:rPr>
                            <m:sty m:val="p"/>
                          </m:rPr>
                          <m:t>user,max</m:t>
                        </m:r>
                      </m:sub>
                    </m:sSub>
                  </m:den>
                </m:f>
                <m:r>
                  <m:rPr/>
                  <m:t>.</m:t>
                </m:r>
              </m:oMath>
            </m:oMathPara>
          </w:p>
        </w:tc>
        <w:tc>
          <w:tcPr>
            <w:tcW w:w="737" w:type="dxa"/>
            <w:tcMar>
              <w:left w:w="0" w:type="dxa"/>
              <w:right w:w="0" w:type="dxa"/>
            </w:tcMar>
            <w:vAlign w:val="center"/>
          </w:tcPr>
          <w:p w14:paraId="36DC87CA">
            <w:pPr>
              <w:spacing w:before="0" w:after="0"/>
              <w:ind w:firstLine="0" w:firstLineChars="0"/>
              <w:jc w:val="right"/>
            </w:pPr>
            <w:r>
              <w:rPr>
                <w:rFonts w:ascii="Times New Roman" w:hAnsi="Times New Roman" w:eastAsia="方正仿宋_GBK"/>
                <w:b w:val="0"/>
                <w:sz w:val="18"/>
              </w:rPr>
              <w:t>（3-4）</w:t>
            </w:r>
          </w:p>
        </w:tc>
      </w:tr>
    </w:tbl>
    <w:p w14:paraId="1D295C75">
      <w:pPr>
        <w:widowControl/>
        <w:spacing w:before="0" w:after="0" w:line="300" w:lineRule="auto"/>
        <w:ind w:firstLine="480"/>
        <w:jc w:val="both"/>
      </w:pPr>
      <w:r>
        <w:rPr>
          <w:rFonts w:ascii="Times New Roman" w:hAnsi="Times New Roman" w:eastAsia="方正仿宋_GBK"/>
          <w:b w:val="0"/>
          <w:sz w:val="24"/>
        </w:rPr>
        <w:t>式中，</w:t>
      </w:r>
      <m:oMath>
        <m:sSub>
          <m:sSubPr/>
          <m:e>
            <m:r>
              <m:rPr/>
              <m:t>η</m:t>
            </m:r>
          </m:e>
          <m:sub>
            <m:r>
              <m:rPr/>
              <m:t>C</m:t>
            </m:r>
          </m:sub>
        </m:sSub>
      </m:oMath>
      <w:r>
        <w:rPr>
          <w:rFonts w:ascii="Times New Roman" w:hAnsi="Times New Roman" w:eastAsia="方正仿宋_GBK"/>
          <w:b w:val="0"/>
          <w:sz w:val="24"/>
        </w:rPr>
        <w:t>为分布式电源装机渗透率，无量纲；</w:t>
      </w:r>
      <m:oMath>
        <m:sSub>
          <m:sSubPr/>
          <m:e>
            <m:r>
              <m:rPr/>
              <m:t>C</m:t>
            </m:r>
          </m:e>
          <m:sub>
            <m:r>
              <m:rPr>
                <m:sty m:val="p"/>
              </m:rPr>
              <m:t>DG</m:t>
            </m:r>
          </m:sub>
        </m:sSub>
      </m:oMath>
      <w:r>
        <w:rPr>
          <w:rFonts w:ascii="Times New Roman" w:hAnsi="Times New Roman" w:eastAsia="方正仿宋_GBK"/>
          <w:b w:val="0"/>
          <w:sz w:val="24"/>
        </w:rPr>
        <w:t>为同范围分布式电源并网装机容量，单位MW；</w:t>
      </w:r>
      <m:oMath>
        <m:sSub>
          <m:sSubPr/>
          <m:e>
            <m:r>
              <m:rPr/>
              <m:t>P</m:t>
            </m:r>
          </m:e>
          <m:sub>
            <m:r>
              <m:rPr>
                <m:sty m:val="p"/>
              </m:rPr>
              <m:t>user,max</m:t>
            </m:r>
          </m:sub>
        </m:sSub>
      </m:oMath>
      <w:r>
        <w:rPr>
          <w:rFonts w:ascii="Times New Roman" w:hAnsi="Times New Roman" w:eastAsia="方正仿宋_GBK"/>
          <w:b w:val="0"/>
          <w:sz w:val="24"/>
        </w:rPr>
        <w:t>为用户最大用电负荷，单位MW。DG为分布式电源的英文缩写[19]。用户日间负荷由设备典型时刻净功率加回相应光伏出力估计，夜间候选负荷由设备夜间统计得到，再取两者较大值。该候选法未检索全年全部用户负荷时刻，其分母仍为典型场景估计。</w:t>
      </w:r>
    </w:p>
    <w:p w14:paraId="2E52474D">
      <w:pPr>
        <w:pStyle w:val="2"/>
        <w:widowControl/>
        <w:spacing w:before="0" w:after="0" w:line="300" w:lineRule="auto"/>
        <w:ind w:firstLine="480"/>
        <w:jc w:val="both"/>
      </w:pPr>
      <w:r>
        <w:rPr>
          <w:rFonts w:ascii="Times New Roman" w:hAnsi="Times New Roman" w:eastAsia="方正仿宋_GBK"/>
          <w:b w:val="0"/>
          <w:sz w:val="24"/>
        </w:rPr>
        <w:t>邳州估计用户最大负荷为956.45 MW，分布式电源装机渗透率为1.63；市区估计用户最大负荷为1545.20 MW，分布式电源装机渗透率为0.32。</w:t>
      </w:r>
    </w:p>
    <w:p w14:paraId="16002375">
      <w:pPr>
        <w:pStyle w:val="5"/>
        <w:keepNext/>
        <w:numPr>
          <w:ilvl w:val="0"/>
          <w:numId w:val="0"/>
        </w:numPr>
        <w:spacing w:before="160" w:after="120" w:line="360" w:lineRule="auto"/>
        <w:ind w:firstLine="0"/>
      </w:pPr>
      <w:bookmarkStart w:id="96" w:name="用户电量与分布式电源电量渗透率"/>
      <w:r>
        <w:rPr>
          <w:rFonts w:ascii="Times New Roman" w:hAnsi="Times New Roman" w:eastAsia="方正仿宋_GBK"/>
          <w:b/>
          <w:sz w:val="26"/>
        </w:rPr>
        <w:t>3.3.4 用户电量与分布式电源电量渗透率</w:t>
      </w:r>
      <w:bookmarkEnd w:id="96"/>
    </w:p>
    <w:p w14:paraId="4F17D710">
      <w:pPr>
        <w:widowControl/>
        <w:spacing w:before="0" w:after="0" w:line="300" w:lineRule="auto"/>
        <w:ind w:firstLine="480"/>
        <w:jc w:val="both"/>
      </w:pPr>
      <w:r>
        <w:rPr>
          <w:rFonts w:ascii="Times New Roman" w:hAnsi="Times New Roman" w:eastAsia="方正仿宋_GBK"/>
          <w:b w:val="0"/>
          <w:sz w:val="24"/>
        </w:rPr>
        <w:t>在同范围、忽略损耗且其他电源已单独处理的条件下，用户电量可由净交换电量加本地发电量重建。现有样本站级净电量先按区县覆盖系数外推，再加光伏年发电量。用户电量按式（3-5）估计。</w:t>
      </w:r>
    </w:p>
    <w:tbl>
      <w:tblPr>
        <w:tblStyle w:val="25"/>
        <w:tblW w:w="83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
        <w:gridCol w:w="6838"/>
        <w:gridCol w:w="737"/>
      </w:tblGrid>
      <w:tr w14:paraId="1D921D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37" w:type="dxa"/>
            <w:tcMar>
              <w:left w:w="0" w:type="dxa"/>
              <w:right w:w="0" w:type="dxa"/>
            </w:tcMar>
            <w:vAlign w:val="center"/>
          </w:tcPr>
          <w:p w14:paraId="6B6B0120">
            <w:pPr>
              <w:spacing w:before="0" w:after="0"/>
              <w:ind w:firstLine="0" w:firstLineChars="0"/>
            </w:pPr>
          </w:p>
        </w:tc>
        <w:tc>
          <w:tcPr>
            <w:tcW w:w="6838" w:type="dxa"/>
            <w:tcMar>
              <w:left w:w="0" w:type="dxa"/>
              <w:right w:w="0" w:type="dxa"/>
            </w:tcMar>
            <w:vAlign w:val="center"/>
          </w:tcPr>
          <w:p w14:paraId="38FC349A">
            <w:pPr>
              <w:pStyle w:val="2"/>
              <w:keepNext/>
              <w:spacing w:before="100" w:after="100" w:line="276" w:lineRule="auto"/>
              <w:ind w:firstLine="0" w:firstLineChars="0"/>
              <w:jc w:val="center"/>
            </w:pPr>
            <m:oMathPara>
              <m:oMathParaPr>
                <m:jc m:val="center"/>
              </m:oMathParaPr>
              <m:oMath>
                <m:m>
                  <m:mPr>
                    <m:mcs>
                      <m:mc>
                        <m:mcPr>
                          <m:count m:val="1"/>
                          <m:mcJc m:val="right"/>
                        </m:mcPr>
                      </m:mc>
                      <m:mc>
                        <m:mcPr>
                          <m:count m:val="1"/>
                          <m:mcJc m:val="left"/>
                        </m:mcPr>
                      </m:mc>
                    </m:mcs>
                    <m:plcHide m:val="1"/>
                  </m:mPr>
                  <m:mr>
                    <m:e>
                      <m:sSub>
                        <m:sSubPr/>
                        <m:e>
                          <m:acc>
                            <m:accPr/>
                            <m:e>
                              <m:r>
                                <m:rPr/>
                                <m:t>E</m:t>
                              </m:r>
                            </m:e>
                          </m:acc>
                        </m:e>
                        <m:sub>
                          <m:r>
                            <m:rPr>
                              <m:sty m:val="p"/>
                            </m:rPr>
                            <m:t>user</m:t>
                          </m:r>
                        </m:sub>
                      </m:sSub>
                    </m:e>
                    <m:e>
                      <m:r>
                        <m:rPr/>
                        <m:t>=a</m:t>
                      </m:r>
                      <m:nary>
                        <m:naryPr>
                          <m:chr m:val="∑"/>
                          <m:limLoc m:val="undOvr"/>
                          <m:supHide m:val="1"/>
                        </m:naryPr>
                        <m:sub>
                          <m:r>
                            <m:rPr/>
                            <m:t>t</m:t>
                          </m:r>
                        </m:sub>
                        <m:sup>
                          <m:r>
                            <m:rPr/>
                            <m:t>​</m:t>
                          </m:r>
                        </m:sup>
                        <m:e>
                          <m:sSub>
                            <m:sSubPr/>
                            <m:e>
                              <m:r>
                                <m:rPr/>
                                <m:t>P</m:t>
                              </m:r>
                            </m:e>
                            <m:sub>
                              <m:r>
                                <m:rPr>
                                  <m:sty m:val="p"/>
                                </m:rPr>
                                <m:t>net</m:t>
                              </m:r>
                              <m:r>
                                <m:rPr/>
                                <m:t>,t</m:t>
                              </m:r>
                            </m:sub>
                          </m:sSub>
                        </m:e>
                      </m:nary>
                      <m:r>
                        <m:rPr/>
                        <m:t>Δt+</m:t>
                      </m:r>
                      <m:sSub>
                        <m:sSubPr/>
                        <m:e>
                          <m:acc>
                            <m:accPr/>
                            <m:e>
                              <m:r>
                                <m:rPr/>
                                <m:t>E</m:t>
                              </m:r>
                            </m:e>
                          </m:acc>
                        </m:e>
                        <m:sub>
                          <m:r>
                            <m:rPr>
                              <m:sty m:val="p"/>
                            </m:rPr>
                            <m:t>PV</m:t>
                          </m:r>
                        </m:sub>
                      </m:sSub>
                    </m:e>
                  </m:mr>
                  <m:mr>
                    <m:e>
                      <m:sSub>
                        <m:sSubPr/>
                        <m:e>
                          <m:r>
                            <m:rPr/>
                            <m:t>η</m:t>
                          </m:r>
                        </m:e>
                        <m:sub>
                          <m:r>
                            <m:rPr/>
                            <m:t>E</m:t>
                          </m:r>
                        </m:sub>
                      </m:sSub>
                    </m:e>
                    <m:e>
                      <m:r>
                        <m:rPr/>
                        <m:t>=</m:t>
                      </m:r>
                      <m:f>
                        <m:fPr/>
                        <m:num>
                          <m:sSub>
                            <m:sSubPr/>
                            <m:e>
                              <m:acc>
                                <m:accPr/>
                                <m:e>
                                  <m:r>
                                    <m:rPr/>
                                    <m:t>E</m:t>
                                  </m:r>
                                </m:e>
                              </m:acc>
                            </m:e>
                            <m:sub>
                              <m:r>
                                <m:rPr>
                                  <m:sty m:val="p"/>
                                </m:rPr>
                                <m:t>PV</m:t>
                              </m:r>
                            </m:sub>
                          </m:sSub>
                        </m:num>
                        <m:den>
                          <m:sSub>
                            <m:sSubPr/>
                            <m:e>
                              <m:acc>
                                <m:accPr/>
                                <m:e>
                                  <m:r>
                                    <m:rPr/>
                                    <m:t>E</m:t>
                                  </m:r>
                                </m:e>
                              </m:acc>
                            </m:e>
                            <m:sub>
                              <m:r>
                                <m:rPr>
                                  <m:sty m:val="p"/>
                                </m:rPr>
                                <m:t>user</m:t>
                              </m:r>
                            </m:sub>
                          </m:sSub>
                        </m:den>
                      </m:f>
                      <m:r>
                        <m:rPr/>
                        <m:t>.</m:t>
                      </m:r>
                    </m:e>
                  </m:mr>
                </m:m>
              </m:oMath>
            </m:oMathPara>
          </w:p>
        </w:tc>
        <w:tc>
          <w:tcPr>
            <w:tcW w:w="737" w:type="dxa"/>
            <w:tcMar>
              <w:left w:w="0" w:type="dxa"/>
              <w:right w:w="0" w:type="dxa"/>
            </w:tcMar>
            <w:vAlign w:val="center"/>
          </w:tcPr>
          <w:p w14:paraId="6B4C980B">
            <w:pPr>
              <w:spacing w:before="0" w:after="0"/>
              <w:ind w:firstLine="0" w:firstLineChars="0"/>
              <w:jc w:val="right"/>
            </w:pPr>
            <w:r>
              <w:rPr>
                <w:rFonts w:ascii="Times New Roman" w:hAnsi="Times New Roman" w:eastAsia="方正仿宋_GBK"/>
                <w:b w:val="0"/>
                <w:sz w:val="18"/>
              </w:rPr>
              <w:t>（3-5）</w:t>
            </w:r>
          </w:p>
        </w:tc>
      </w:tr>
    </w:tbl>
    <w:p w14:paraId="5AC3F4E3">
      <w:pPr>
        <w:widowControl/>
        <w:spacing w:before="0" w:after="0" w:line="300" w:lineRule="auto"/>
        <w:ind w:firstLine="480"/>
        <w:jc w:val="both"/>
      </w:pPr>
      <w:r>
        <w:rPr>
          <w:rFonts w:ascii="Times New Roman" w:hAnsi="Times New Roman" w:eastAsia="方正仿宋_GBK"/>
          <w:b w:val="0"/>
          <w:sz w:val="24"/>
        </w:rPr>
        <w:t>式中，</w:t>
      </w:r>
      <m:oMath>
        <m:sSub>
          <m:sSubPr/>
          <m:e>
            <m:acc>
              <m:accPr/>
              <m:e>
                <m:r>
                  <m:rPr/>
                  <m:t>E</m:t>
                </m:r>
              </m:e>
            </m:acc>
          </m:e>
          <m:sub>
            <m:r>
              <m:rPr>
                <m:sty m:val="p"/>
              </m:rPr>
              <m:t>user</m:t>
            </m:r>
          </m:sub>
        </m:sSub>
      </m:oMath>
      <w:r>
        <w:rPr>
          <w:rFonts w:ascii="Times New Roman" w:hAnsi="Times New Roman" w:eastAsia="方正仿宋_GBK"/>
          <w:b w:val="0"/>
          <w:sz w:val="24"/>
        </w:rPr>
        <w:t>为用户年用电量估计值，</w:t>
      </w:r>
      <m:oMath>
        <m:sSub>
          <m:sSubPr/>
          <m:e>
            <m:acc>
              <m:accPr/>
              <m:e>
                <m:r>
                  <m:rPr/>
                  <m:t>E</m:t>
                </m:r>
              </m:e>
            </m:acc>
          </m:e>
          <m:sub>
            <m:r>
              <m:rPr>
                <m:sty m:val="p"/>
              </m:rPr>
              <m:t>PV</m:t>
            </m:r>
          </m:sub>
        </m:sSub>
      </m:oMath>
      <w:r>
        <w:rPr>
          <w:rFonts w:ascii="Times New Roman" w:hAnsi="Times New Roman" w:eastAsia="方正仿宋_GBK"/>
          <w:b w:val="0"/>
          <w:sz w:val="24"/>
        </w:rPr>
        <w:t>为光伏年发电量估计值，单位MWh；</w:t>
      </w:r>
      <m:oMath>
        <m:sSub>
          <m:sSubPr/>
          <m:e>
            <m:r>
              <m:rPr/>
              <m:t>η</m:t>
            </m:r>
          </m:e>
          <m:sub>
            <m:r>
              <m:rPr/>
              <m:t>E</m:t>
            </m:r>
          </m:sub>
        </m:sSub>
      </m:oMath>
      <w:r>
        <w:rPr>
          <w:rFonts w:ascii="Times New Roman" w:hAnsi="Times New Roman" w:eastAsia="方正仿宋_GBK"/>
          <w:b w:val="0"/>
          <w:sz w:val="24"/>
        </w:rPr>
        <w:t>为分布式电源电量渗透率；</w:t>
      </w:r>
      <m:oMath>
        <m:sSub>
          <m:sSubPr/>
          <m:e>
            <m:r>
              <m:rPr/>
              <m:t>P</m:t>
            </m:r>
          </m:e>
          <m:sub>
            <m:r>
              <m:rPr>
                <m:sty m:val="p"/>
              </m:rPr>
              <m:t>net</m:t>
            </m:r>
            <m:r>
              <m:rPr/>
              <m:t>,t</m:t>
            </m:r>
          </m:sub>
        </m:sSub>
      </m:oMath>
      <w:r>
        <w:rPr>
          <w:rFonts w:ascii="Times New Roman" w:hAnsi="Times New Roman" w:eastAsia="方正仿宋_GBK"/>
          <w:b w:val="0"/>
          <w:sz w:val="24"/>
        </w:rPr>
        <w:t>为时刻</w:t>
      </w:r>
      <m:oMath>
        <m:r>
          <m:rPr/>
          <m:t>t</m:t>
        </m:r>
      </m:oMath>
      <w:r>
        <w:rPr>
          <w:rFonts w:ascii="Times New Roman" w:hAnsi="Times New Roman" w:eastAsia="方正仿宋_GBK"/>
          <w:b w:val="0"/>
          <w:sz w:val="24"/>
        </w:rPr>
        <w:t>的样本净交换功率，单位MW，</w:t>
      </w:r>
      <m:oMath>
        <m:r>
          <m:rPr/>
          <m:t>Δt</m:t>
        </m:r>
      </m:oMath>
      <w:r>
        <w:rPr>
          <w:rFonts w:ascii="Times New Roman" w:hAnsi="Times New Roman" w:eastAsia="方正仿宋_GBK"/>
          <w:b w:val="0"/>
          <w:sz w:val="24"/>
        </w:rPr>
        <w:t>为1 h。</w:t>
      </w:r>
      <m:oMath>
        <m:r>
          <m:rPr/>
          <m:t>a</m:t>
        </m:r>
      </m:oMath>
      <w:r>
        <w:rPr>
          <w:rFonts w:ascii="Times New Roman" w:hAnsi="Times New Roman" w:eastAsia="方正仿宋_GBK"/>
          <w:b w:val="0"/>
          <w:sz w:val="24"/>
        </w:rPr>
        <w:t>为按设备典型夜间负荷与样本最大净负荷构造的覆盖外推系数，邳州为1.01、市区为1.17。该参数按区县分布式光伏装机与110 kV样本净负荷估计。</w:t>
      </w:r>
    </w:p>
    <w:p w14:paraId="624E5DEB">
      <w:pPr>
        <w:pStyle w:val="2"/>
        <w:widowControl/>
        <w:spacing w:before="0" w:after="0" w:line="300" w:lineRule="auto"/>
        <w:ind w:firstLine="480"/>
        <w:jc w:val="both"/>
      </w:pPr>
      <w:r>
        <w:rPr>
          <w:rFonts w:ascii="Times New Roman" w:hAnsi="Times New Roman" w:eastAsia="方正仿宋_GBK"/>
          <w:b w:val="0"/>
          <w:sz w:val="24"/>
        </w:rPr>
        <w:t>邳州估计用户年电量为4216392.40 MWh，分布式电源电量渗透率为40.28%；市区为6791485.10 MWh和8.69%。上述估计值用于源荷背景分析，费用目标采用第四章规定的新增措施支出。</w:t>
      </w:r>
    </w:p>
    <w:p w14:paraId="2C49ED3C">
      <w:pPr>
        <w:pStyle w:val="4"/>
        <w:keepNext/>
        <w:numPr>
          <w:ilvl w:val="0"/>
          <w:numId w:val="0"/>
        </w:numPr>
        <w:spacing w:before="160" w:after="120" w:line="360" w:lineRule="auto"/>
        <w:ind w:firstLine="0"/>
      </w:pPr>
      <w:bookmarkStart w:id="97" w:name="主变负载率与双向净负荷"/>
      <w:bookmarkStart w:id="98" w:name="h264"/>
      <w:r>
        <w:rPr>
          <w:rFonts w:ascii="Times New Roman" w:hAnsi="Times New Roman" w:eastAsia="方正仿宋_GBK"/>
          <w:b/>
          <w:sz w:val="32"/>
        </w:rPr>
        <w:t>3.4 主变负载率与双向净负荷</w:t>
      </w:r>
      <w:bookmarkEnd w:id="97"/>
      <w:bookmarkEnd w:id="98"/>
    </w:p>
    <w:p w14:paraId="007B0E68">
      <w:pPr>
        <w:pStyle w:val="5"/>
        <w:keepNext/>
        <w:numPr>
          <w:ilvl w:val="0"/>
          <w:numId w:val="0"/>
        </w:numPr>
        <w:spacing w:before="160" w:after="120" w:line="360" w:lineRule="auto"/>
        <w:ind w:firstLine="0"/>
      </w:pPr>
      <w:bookmarkStart w:id="99" w:name="原表负载率统计"/>
      <w:r>
        <w:rPr>
          <w:rFonts w:ascii="Times New Roman" w:hAnsi="Times New Roman" w:eastAsia="方正仿宋_GBK"/>
          <w:b/>
          <w:sz w:val="26"/>
        </w:rPr>
        <w:t>3.4.1 原表负载率统计</w:t>
      </w:r>
      <w:bookmarkEnd w:id="99"/>
    </w:p>
    <w:p w14:paraId="1E4B5DEE">
      <w:pPr>
        <w:widowControl/>
        <w:spacing w:before="0" w:after="0" w:line="300" w:lineRule="auto"/>
        <w:ind w:firstLine="480"/>
        <w:jc w:val="both"/>
      </w:pPr>
      <w:r>
        <w:rPr>
          <w:rFonts w:ascii="Times New Roman" w:hAnsi="Times New Roman" w:eastAsia="方正仿宋_GBK"/>
          <w:b w:val="0"/>
          <w:sz w:val="24"/>
        </w:rPr>
        <w:t>设备统计表P列记录逐台主变年最大负载率。按110 kV及区县筛选，计算样本均值、中位数及较高负载设备数量。分布统计采用各台设备的年度极值，各自最大时刻可能不同。</w:t>
      </w:r>
    </w:p>
    <w:p w14:paraId="576808BC">
      <w:pPr>
        <w:pStyle w:val="2"/>
        <w:keepNext/>
        <w:spacing w:before="120" w:after="80" w:line="300" w:lineRule="auto"/>
        <w:ind w:firstLine="0"/>
        <w:jc w:val="center"/>
      </w:pPr>
      <w:r>
        <w:rPr>
          <w:rFonts w:ascii="Times New Roman" w:hAnsi="Times New Roman" w:eastAsia="宋体"/>
          <w:b w:val="0"/>
          <w:sz w:val="21"/>
        </w:rPr>
        <w:t>表3-4 逐台110 kV主变年最大负载率统计</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3D13E30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3DCAA818">
            <w:pPr>
              <w:keepNext w:val="0"/>
              <w:spacing w:before="20" w:after="20" w:line="260" w:lineRule="exact"/>
              <w:ind w:firstLine="0" w:firstLineChars="0"/>
              <w:jc w:val="center"/>
            </w:pPr>
            <w:r>
              <w:rPr>
                <w:rFonts w:ascii="Times New Roman" w:hAnsi="Times New Roman" w:eastAsia="宋体"/>
                <w:b/>
                <w:sz w:val="18"/>
              </w:rPr>
              <w:t>地区</w:t>
            </w:r>
          </w:p>
        </w:tc>
        <w:tc>
          <w:tcPr>
            <w:tcW w:w="1385" w:type="dxa"/>
            <w:tcMar>
              <w:left w:w="70" w:type="dxa"/>
              <w:right w:w="70" w:type="dxa"/>
            </w:tcMar>
            <w:vAlign w:val="center"/>
          </w:tcPr>
          <w:p w14:paraId="6171D600">
            <w:pPr>
              <w:keepNext w:val="0"/>
              <w:spacing w:before="20" w:after="20" w:line="260" w:lineRule="exact"/>
              <w:ind w:firstLine="0" w:firstLineChars="0"/>
              <w:jc w:val="center"/>
            </w:pPr>
            <w:r>
              <w:rPr>
                <w:rFonts w:ascii="Times New Roman" w:hAnsi="Times New Roman" w:eastAsia="宋体"/>
                <w:b/>
                <w:sz w:val="18"/>
              </w:rPr>
              <w:t>样本台数</w:t>
            </w:r>
          </w:p>
        </w:tc>
        <w:tc>
          <w:tcPr>
            <w:tcW w:w="1385" w:type="dxa"/>
            <w:tcMar>
              <w:left w:w="70" w:type="dxa"/>
              <w:right w:w="70" w:type="dxa"/>
            </w:tcMar>
            <w:vAlign w:val="center"/>
          </w:tcPr>
          <w:p w14:paraId="27DE0679">
            <w:pPr>
              <w:keepNext w:val="0"/>
              <w:spacing w:before="20" w:after="20" w:line="260" w:lineRule="exact"/>
              <w:ind w:firstLine="0" w:firstLineChars="0"/>
              <w:jc w:val="center"/>
            </w:pPr>
            <w:r>
              <w:rPr>
                <w:rFonts w:ascii="Times New Roman" w:hAnsi="Times New Roman" w:eastAsia="宋体"/>
                <w:b/>
                <w:sz w:val="18"/>
              </w:rPr>
              <w:t>均值/%</w:t>
            </w:r>
          </w:p>
        </w:tc>
        <w:tc>
          <w:tcPr>
            <w:tcW w:w="1385" w:type="dxa"/>
            <w:tcMar>
              <w:left w:w="70" w:type="dxa"/>
              <w:right w:w="70" w:type="dxa"/>
            </w:tcMar>
            <w:vAlign w:val="center"/>
          </w:tcPr>
          <w:p w14:paraId="6D0A25B8">
            <w:pPr>
              <w:keepNext w:val="0"/>
              <w:spacing w:before="20" w:after="20" w:line="260" w:lineRule="exact"/>
              <w:ind w:firstLine="0" w:firstLineChars="0"/>
              <w:jc w:val="center"/>
            </w:pPr>
            <w:r>
              <w:rPr>
                <w:rFonts w:ascii="Times New Roman" w:hAnsi="Times New Roman" w:eastAsia="宋体"/>
                <w:b/>
                <w:sz w:val="18"/>
              </w:rPr>
              <w:t>中位数/%</w:t>
            </w:r>
          </w:p>
        </w:tc>
        <w:tc>
          <w:tcPr>
            <w:tcW w:w="1385" w:type="dxa"/>
            <w:tcMar>
              <w:left w:w="70" w:type="dxa"/>
              <w:right w:w="70" w:type="dxa"/>
            </w:tcMar>
            <w:vAlign w:val="center"/>
          </w:tcPr>
          <w:p w14:paraId="5AE0C726">
            <w:pPr>
              <w:keepNext w:val="0"/>
              <w:spacing w:before="20" w:after="20" w:line="260" w:lineRule="exact"/>
              <w:ind w:firstLine="0" w:firstLineChars="0"/>
              <w:jc w:val="center"/>
            </w:pPr>
            <w:r>
              <w:rPr>
                <w:rFonts w:ascii="Times New Roman" w:hAnsi="Times New Roman" w:eastAsia="宋体"/>
                <w:b/>
                <w:sz w:val="18"/>
              </w:rPr>
              <w:t>≥80%台数</w:t>
            </w:r>
          </w:p>
        </w:tc>
        <w:tc>
          <w:tcPr>
            <w:tcW w:w="1385" w:type="dxa"/>
            <w:tcMar>
              <w:left w:w="70" w:type="dxa"/>
              <w:right w:w="70" w:type="dxa"/>
            </w:tcMar>
            <w:vAlign w:val="center"/>
          </w:tcPr>
          <w:p w14:paraId="3FA6E465">
            <w:pPr>
              <w:keepNext w:val="0"/>
              <w:spacing w:before="20" w:after="20" w:line="260" w:lineRule="exact"/>
              <w:ind w:firstLine="0" w:firstLineChars="0"/>
              <w:jc w:val="center"/>
            </w:pPr>
            <w:r>
              <w:rPr>
                <w:rFonts w:ascii="Times New Roman" w:hAnsi="Times New Roman" w:eastAsia="宋体"/>
                <w:b/>
                <w:sz w:val="18"/>
              </w:rPr>
              <w:t>最大值/%</w:t>
            </w:r>
          </w:p>
        </w:tc>
      </w:tr>
      <w:tr w14:paraId="7D5B1DC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8BCE9A3">
            <w:pPr>
              <w:keepNext w:val="0"/>
              <w:spacing w:before="20" w:after="20" w:line="260" w:lineRule="exact"/>
              <w:ind w:firstLine="0" w:firstLineChars="0"/>
              <w:jc w:val="center"/>
            </w:pPr>
            <w:r>
              <w:rPr>
                <w:rFonts w:ascii="Times New Roman" w:hAnsi="Times New Roman" w:eastAsia="宋体"/>
                <w:b w:val="0"/>
                <w:sz w:val="18"/>
              </w:rPr>
              <w:t>邳州</w:t>
            </w:r>
          </w:p>
        </w:tc>
        <w:tc>
          <w:tcPr>
            <w:tcW w:w="1385" w:type="dxa"/>
            <w:tcMar>
              <w:left w:w="70" w:type="dxa"/>
              <w:right w:w="70" w:type="dxa"/>
            </w:tcMar>
            <w:vAlign w:val="center"/>
          </w:tcPr>
          <w:p w14:paraId="41EE0284">
            <w:pPr>
              <w:keepNext w:val="0"/>
              <w:spacing w:before="20" w:after="20" w:line="260" w:lineRule="exact"/>
              <w:ind w:firstLine="0" w:firstLineChars="0"/>
              <w:jc w:val="center"/>
            </w:pPr>
            <w:r>
              <w:rPr>
                <w:rFonts w:ascii="Times New Roman" w:hAnsi="Times New Roman" w:eastAsia="宋体"/>
                <w:b w:val="0"/>
                <w:sz w:val="18"/>
              </w:rPr>
              <w:t>40</w:t>
            </w:r>
          </w:p>
        </w:tc>
        <w:tc>
          <w:tcPr>
            <w:tcW w:w="1385" w:type="dxa"/>
            <w:tcMar>
              <w:left w:w="70" w:type="dxa"/>
              <w:right w:w="70" w:type="dxa"/>
            </w:tcMar>
            <w:vAlign w:val="center"/>
          </w:tcPr>
          <w:p w14:paraId="33351A20">
            <w:pPr>
              <w:keepNext w:val="0"/>
              <w:spacing w:before="20" w:after="20" w:line="260" w:lineRule="exact"/>
              <w:ind w:firstLine="0" w:firstLineChars="0"/>
              <w:jc w:val="center"/>
            </w:pPr>
            <w:r>
              <w:rPr>
                <w:rFonts w:ascii="Times New Roman" w:hAnsi="Times New Roman" w:eastAsia="宋体"/>
                <w:b w:val="0"/>
                <w:sz w:val="18"/>
              </w:rPr>
              <w:t>54.82</w:t>
            </w:r>
          </w:p>
        </w:tc>
        <w:tc>
          <w:tcPr>
            <w:tcW w:w="1385" w:type="dxa"/>
            <w:tcMar>
              <w:left w:w="70" w:type="dxa"/>
              <w:right w:w="70" w:type="dxa"/>
            </w:tcMar>
            <w:vAlign w:val="center"/>
          </w:tcPr>
          <w:p w14:paraId="3EBB726C">
            <w:pPr>
              <w:keepNext w:val="0"/>
              <w:spacing w:before="20" w:after="20" w:line="260" w:lineRule="exact"/>
              <w:ind w:firstLine="0" w:firstLineChars="0"/>
              <w:jc w:val="center"/>
            </w:pPr>
            <w:r>
              <w:rPr>
                <w:rFonts w:ascii="Times New Roman" w:hAnsi="Times New Roman" w:eastAsia="宋体"/>
                <w:b w:val="0"/>
                <w:sz w:val="18"/>
              </w:rPr>
              <w:t>52.55</w:t>
            </w:r>
          </w:p>
        </w:tc>
        <w:tc>
          <w:tcPr>
            <w:tcW w:w="1385" w:type="dxa"/>
            <w:tcMar>
              <w:left w:w="70" w:type="dxa"/>
              <w:right w:w="70" w:type="dxa"/>
            </w:tcMar>
            <w:vAlign w:val="center"/>
          </w:tcPr>
          <w:p w14:paraId="6901AAF8">
            <w:pPr>
              <w:keepNext w:val="0"/>
              <w:spacing w:before="20" w:after="20" w:line="260" w:lineRule="exact"/>
              <w:ind w:firstLine="0" w:firstLineChars="0"/>
              <w:jc w:val="center"/>
            </w:pPr>
            <w:r>
              <w:rPr>
                <w:rFonts w:ascii="Times New Roman" w:hAnsi="Times New Roman" w:eastAsia="宋体"/>
                <w:b w:val="0"/>
                <w:sz w:val="18"/>
              </w:rPr>
              <w:t>7</w:t>
            </w:r>
          </w:p>
        </w:tc>
        <w:tc>
          <w:tcPr>
            <w:tcW w:w="1385" w:type="dxa"/>
            <w:tcMar>
              <w:left w:w="70" w:type="dxa"/>
              <w:right w:w="70" w:type="dxa"/>
            </w:tcMar>
            <w:vAlign w:val="center"/>
          </w:tcPr>
          <w:p w14:paraId="67A9C520">
            <w:pPr>
              <w:keepNext w:val="0"/>
              <w:spacing w:before="20" w:after="20" w:line="260" w:lineRule="exact"/>
              <w:ind w:firstLine="0" w:firstLineChars="0"/>
              <w:jc w:val="center"/>
            </w:pPr>
            <w:r>
              <w:rPr>
                <w:rFonts w:ascii="Times New Roman" w:hAnsi="Times New Roman" w:eastAsia="宋体"/>
                <w:b w:val="0"/>
                <w:sz w:val="18"/>
              </w:rPr>
              <w:t>92.40</w:t>
            </w:r>
          </w:p>
        </w:tc>
      </w:tr>
      <w:tr w14:paraId="7720DEA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633ACC2">
            <w:pPr>
              <w:keepNext w:val="0"/>
              <w:spacing w:before="20" w:after="20" w:line="260" w:lineRule="exact"/>
              <w:ind w:firstLine="0" w:firstLineChars="0"/>
              <w:jc w:val="center"/>
            </w:pPr>
            <w:r>
              <w:rPr>
                <w:rFonts w:ascii="Times New Roman" w:hAnsi="Times New Roman" w:eastAsia="宋体"/>
                <w:b w:val="0"/>
                <w:sz w:val="18"/>
              </w:rPr>
              <w:t>市区</w:t>
            </w:r>
          </w:p>
        </w:tc>
        <w:tc>
          <w:tcPr>
            <w:tcW w:w="1385" w:type="dxa"/>
            <w:tcMar>
              <w:left w:w="70" w:type="dxa"/>
              <w:right w:w="70" w:type="dxa"/>
            </w:tcMar>
            <w:vAlign w:val="center"/>
          </w:tcPr>
          <w:p w14:paraId="5E43A609">
            <w:pPr>
              <w:keepNext w:val="0"/>
              <w:spacing w:before="20" w:after="20" w:line="260" w:lineRule="exact"/>
              <w:ind w:firstLine="0" w:firstLineChars="0"/>
              <w:jc w:val="center"/>
            </w:pPr>
            <w:r>
              <w:rPr>
                <w:rFonts w:ascii="Times New Roman" w:hAnsi="Times New Roman" w:eastAsia="宋体"/>
                <w:b w:val="0"/>
                <w:sz w:val="18"/>
              </w:rPr>
              <w:t>61</w:t>
            </w:r>
          </w:p>
        </w:tc>
        <w:tc>
          <w:tcPr>
            <w:tcW w:w="1385" w:type="dxa"/>
            <w:tcMar>
              <w:left w:w="70" w:type="dxa"/>
              <w:right w:w="70" w:type="dxa"/>
            </w:tcMar>
            <w:vAlign w:val="center"/>
          </w:tcPr>
          <w:p w14:paraId="2FD2B8B4">
            <w:pPr>
              <w:keepNext w:val="0"/>
              <w:spacing w:before="20" w:after="20" w:line="260" w:lineRule="exact"/>
              <w:ind w:firstLine="0" w:firstLineChars="0"/>
              <w:jc w:val="center"/>
            </w:pPr>
            <w:r>
              <w:rPr>
                <w:rFonts w:ascii="Times New Roman" w:hAnsi="Times New Roman" w:eastAsia="宋体"/>
                <w:b w:val="0"/>
                <w:sz w:val="18"/>
              </w:rPr>
              <w:t>52.68</w:t>
            </w:r>
          </w:p>
        </w:tc>
        <w:tc>
          <w:tcPr>
            <w:tcW w:w="1385" w:type="dxa"/>
            <w:tcMar>
              <w:left w:w="70" w:type="dxa"/>
              <w:right w:w="70" w:type="dxa"/>
            </w:tcMar>
            <w:vAlign w:val="center"/>
          </w:tcPr>
          <w:p w14:paraId="1AE58AE5">
            <w:pPr>
              <w:keepNext w:val="0"/>
              <w:spacing w:before="20" w:after="20" w:line="260" w:lineRule="exact"/>
              <w:ind w:firstLine="0" w:firstLineChars="0"/>
              <w:jc w:val="center"/>
            </w:pPr>
            <w:r>
              <w:rPr>
                <w:rFonts w:ascii="Times New Roman" w:hAnsi="Times New Roman" w:eastAsia="宋体"/>
                <w:b w:val="0"/>
                <w:sz w:val="18"/>
              </w:rPr>
              <w:t>54.62</w:t>
            </w:r>
          </w:p>
        </w:tc>
        <w:tc>
          <w:tcPr>
            <w:tcW w:w="1385" w:type="dxa"/>
            <w:tcMar>
              <w:left w:w="70" w:type="dxa"/>
              <w:right w:w="70" w:type="dxa"/>
            </w:tcMar>
            <w:vAlign w:val="center"/>
          </w:tcPr>
          <w:p w14:paraId="3930FC5D">
            <w:pPr>
              <w:keepNext w:val="0"/>
              <w:spacing w:before="20" w:after="20" w:line="260" w:lineRule="exact"/>
              <w:ind w:firstLine="0" w:firstLineChars="0"/>
              <w:jc w:val="center"/>
            </w:pPr>
            <w:r>
              <w:rPr>
                <w:rFonts w:ascii="Times New Roman" w:hAnsi="Times New Roman" w:eastAsia="宋体"/>
                <w:b w:val="0"/>
                <w:sz w:val="18"/>
              </w:rPr>
              <w:t>7</w:t>
            </w:r>
          </w:p>
        </w:tc>
        <w:tc>
          <w:tcPr>
            <w:tcW w:w="1385" w:type="dxa"/>
            <w:tcMar>
              <w:left w:w="70" w:type="dxa"/>
              <w:right w:w="70" w:type="dxa"/>
            </w:tcMar>
            <w:vAlign w:val="center"/>
          </w:tcPr>
          <w:p w14:paraId="1527D0F6">
            <w:pPr>
              <w:keepNext w:val="0"/>
              <w:spacing w:before="20" w:after="20" w:line="260" w:lineRule="exact"/>
              <w:ind w:firstLine="0" w:firstLineChars="0"/>
              <w:jc w:val="center"/>
            </w:pPr>
            <w:r>
              <w:rPr>
                <w:rFonts w:ascii="Times New Roman" w:hAnsi="Times New Roman" w:eastAsia="宋体"/>
                <w:b w:val="0"/>
                <w:sz w:val="18"/>
              </w:rPr>
              <w:t>97.44</w:t>
            </w:r>
          </w:p>
        </w:tc>
      </w:tr>
    </w:tbl>
    <w:p w14:paraId="3E1E2416">
      <w:pPr>
        <w:pStyle w:val="2"/>
        <w:widowControl/>
        <w:spacing w:before="0" w:after="0" w:line="300" w:lineRule="auto"/>
        <w:ind w:firstLine="480"/>
        <w:jc w:val="both"/>
      </w:pPr>
      <w:r>
        <w:rPr>
          <w:rFonts w:ascii="Times New Roman" w:hAnsi="Times New Roman" w:eastAsia="方正仿宋_GBK"/>
          <w:b w:val="0"/>
          <w:sz w:val="24"/>
        </w:rPr>
        <w:t>邳州逐台主变年最大负载率中位数为52.55%，市区为54.62%。均值与中位数的差异说明设备分布需要单独观察。区域比值较高仍可能同时存在个别设备较高负载，建设措施应落实到站级。</w:t>
      </w:r>
    </w:p>
    <w:p w14:paraId="1830A639">
      <w:pPr>
        <w:pStyle w:val="2"/>
        <w:keepNext/>
        <w:spacing w:before="120" w:after="0" w:line="240" w:lineRule="auto"/>
        <w:ind w:firstLine="0"/>
        <w:jc w:val="center"/>
      </w:pPr>
      <w:r>
        <w:drawing>
          <wp:inline distT="0" distB="0" distL="114300" distR="114300">
            <wp:extent cx="5120640" cy="3028315"/>
            <wp:effectExtent l="0" t="0" r="0" b="0"/>
            <wp:docPr id="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pic:cNvPicPr>
                      <a:picLocks noChangeAspect="1" noChangeArrowheads="1"/>
                    </pic:cNvPicPr>
                  </pic:nvPicPr>
                  <pic:blipFill>
                    <a:blip r:embed="rId15"/>
                    <a:stretch>
                      <a:fillRect/>
                    </a:stretch>
                  </pic:blipFill>
                  <pic:spPr>
                    <a:xfrm>
                      <a:off x="0" y="0"/>
                      <a:ext cx="5120640" cy="3028742"/>
                    </a:xfrm>
                    <a:prstGeom prst="rect">
                      <a:avLst/>
                    </a:prstGeom>
                    <a:noFill/>
                    <a:ln w="9525">
                      <a:noFill/>
                    </a:ln>
                  </pic:spPr>
                </pic:pic>
              </a:graphicData>
            </a:graphic>
          </wp:inline>
        </w:drawing>
      </w:r>
    </w:p>
    <w:p w14:paraId="0F48F897">
      <w:pPr>
        <w:pStyle w:val="2"/>
        <w:spacing w:before="60" w:after="120" w:line="300" w:lineRule="auto"/>
        <w:ind w:firstLine="0"/>
        <w:jc w:val="center"/>
      </w:pPr>
      <w:r>
        <w:rPr>
          <w:rFonts w:ascii="Times New Roman" w:hAnsi="Times New Roman" w:eastAsia="宋体"/>
          <w:b w:val="0"/>
          <w:sz w:val="21"/>
        </w:rPr>
        <w:t>图3-3 邳州和市区逐台主变最大负载率分布</w:t>
      </w:r>
    </w:p>
    <w:p w14:paraId="3CEF0025">
      <w:pPr>
        <w:pStyle w:val="5"/>
        <w:keepNext/>
        <w:numPr>
          <w:ilvl w:val="0"/>
          <w:numId w:val="0"/>
        </w:numPr>
        <w:spacing w:before="160" w:after="120" w:line="360" w:lineRule="auto"/>
        <w:ind w:firstLine="0"/>
      </w:pPr>
      <w:bookmarkStart w:id="100" w:name="最大正向反向净负荷"/>
      <w:r>
        <w:rPr>
          <w:rFonts w:ascii="Times New Roman" w:hAnsi="Times New Roman" w:eastAsia="方正仿宋_GBK"/>
          <w:b/>
          <w:sz w:val="26"/>
        </w:rPr>
        <w:t>3.4.2 最大正向、反向净负荷</w:t>
      </w:r>
      <w:bookmarkEnd w:id="100"/>
    </w:p>
    <w:p w14:paraId="3683EDD4">
      <w:pPr>
        <w:widowControl/>
        <w:spacing w:before="0" w:after="0" w:line="300" w:lineRule="auto"/>
        <w:ind w:firstLine="480"/>
        <w:jc w:val="both"/>
      </w:pPr>
      <w:r>
        <w:rPr>
          <w:rFonts w:ascii="Times New Roman" w:hAnsi="Times New Roman" w:eastAsia="方正仿宋_GBK"/>
          <w:b w:val="0"/>
          <w:sz w:val="24"/>
        </w:rPr>
        <w:t>净负荷序列以受电为正、反送为负。容量压力采用最大绝对值，同时保存正向和反向极值用于容量校核。由带符号序列分别提取方向峰值：</w:t>
      </w:r>
    </w:p>
    <w:tbl>
      <w:tblPr>
        <w:tblStyle w:val="25"/>
        <w:tblW w:w="83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
        <w:gridCol w:w="6838"/>
        <w:gridCol w:w="737"/>
      </w:tblGrid>
      <w:tr w14:paraId="035D88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37" w:type="dxa"/>
            <w:tcMar>
              <w:left w:w="0" w:type="dxa"/>
              <w:right w:w="0" w:type="dxa"/>
            </w:tcMar>
            <w:vAlign w:val="center"/>
          </w:tcPr>
          <w:p w14:paraId="763C6746">
            <w:pPr>
              <w:spacing w:before="0" w:after="0"/>
              <w:ind w:firstLine="0" w:firstLineChars="0"/>
            </w:pPr>
          </w:p>
        </w:tc>
        <w:tc>
          <w:tcPr>
            <w:tcW w:w="6838" w:type="dxa"/>
            <w:tcMar>
              <w:left w:w="0" w:type="dxa"/>
              <w:right w:w="0" w:type="dxa"/>
            </w:tcMar>
            <w:vAlign w:val="center"/>
          </w:tcPr>
          <w:p w14:paraId="31576DC0">
            <w:pPr>
              <w:pStyle w:val="2"/>
              <w:keepNext/>
              <w:spacing w:before="100" w:after="100" w:line="276" w:lineRule="auto"/>
              <w:ind w:firstLine="0" w:firstLineChars="0"/>
              <w:jc w:val="center"/>
            </w:pPr>
            <m:oMathPara>
              <m:oMathParaPr>
                <m:jc m:val="center"/>
              </m:oMathParaPr>
              <m:oMath>
                <m:sSup>
                  <m:sSupPr/>
                  <m:e>
                    <m:r>
                      <m:rPr/>
                      <m:t>P</m:t>
                    </m:r>
                  </m:e>
                  <m:sup>
                    <m:r>
                      <m:rPr/>
                      <m:t>+</m:t>
                    </m:r>
                  </m:sup>
                </m:sSup>
                <m:r>
                  <m:rPr/>
                  <m:t>=</m:t>
                </m:r>
                <m:limLow>
                  <m:limLowPr/>
                  <m:e>
                    <m:r>
                      <m:rPr>
                        <m:nor/>
                        <m:sty m:val="p"/>
                      </m:rPr>
                      <w:rPr>
                        <w:b w:val="0"/>
                        <w:i w:val="0"/>
                      </w:rPr>
                      <m:t>max</m:t>
                    </m:r>
                  </m:e>
                  <m:lim>
                    <m:r>
                      <m:rPr/>
                      <m:t>t</m:t>
                    </m:r>
                  </m:lim>
                </m:limLow>
                <m:r>
                  <m:rPr/>
                  <m:t>(</m:t>
                </m:r>
                <m:sSub>
                  <m:sSubPr/>
                  <m:e>
                    <m:r>
                      <m:rPr/>
                      <m:t>P</m:t>
                    </m:r>
                  </m:e>
                  <m:sub>
                    <m:r>
                      <m:rPr/>
                      <m:t>t</m:t>
                    </m:r>
                  </m:sub>
                </m:sSub>
                <m:r>
                  <m:rPr/>
                  <m:t>,0), </m:t>
                </m:r>
                <m:sSup>
                  <m:sSupPr/>
                  <m:e>
                    <m:r>
                      <m:rPr/>
                      <m:t>P</m:t>
                    </m:r>
                  </m:e>
                  <m:sup>
                    <m:r>
                      <m:rPr/>
                      <m:t>−</m:t>
                    </m:r>
                  </m:sup>
                </m:sSup>
                <m:r>
                  <m:rPr/>
                  <m:t>=</m:t>
                </m:r>
                <m:limLow>
                  <m:limLowPr/>
                  <m:e>
                    <m:r>
                      <m:rPr>
                        <m:nor/>
                        <m:sty m:val="p"/>
                      </m:rPr>
                      <w:rPr>
                        <w:b w:val="0"/>
                        <w:i w:val="0"/>
                      </w:rPr>
                      <m:t>max</m:t>
                    </m:r>
                  </m:e>
                  <m:lim>
                    <m:r>
                      <m:rPr/>
                      <m:t>t</m:t>
                    </m:r>
                  </m:lim>
                </m:limLow>
                <m:r>
                  <m:rPr/>
                  <m:t>(−</m:t>
                </m:r>
                <m:sSub>
                  <m:sSubPr/>
                  <m:e>
                    <m:r>
                      <m:rPr/>
                      <m:t>P</m:t>
                    </m:r>
                  </m:e>
                  <m:sub>
                    <m:r>
                      <m:rPr/>
                      <m:t>t</m:t>
                    </m:r>
                  </m:sub>
                </m:sSub>
                <m:r>
                  <m:rPr/>
                  <m:t>,0), </m:t>
                </m:r>
                <m:sSup>
                  <m:sSupPr/>
                  <m:e>
                    <m:r>
                      <m:rPr/>
                      <m:t>P</m:t>
                    </m:r>
                  </m:e>
                  <m:sup>
                    <m:r>
                      <m:rPr>
                        <m:sty m:val="p"/>
                      </m:rPr>
                      <m:t>abs</m:t>
                    </m:r>
                  </m:sup>
                </m:sSup>
                <m:r>
                  <m:rPr/>
                  <m:t>=</m:t>
                </m:r>
                <m:r>
                  <m:rPr>
                    <m:nor/>
                    <m:sty m:val="p"/>
                  </m:rPr>
                  <w:rPr>
                    <w:b w:val="0"/>
                    <w:i w:val="0"/>
                  </w:rPr>
                  <m:t>max</m:t>
                </m:r>
                <m:r>
                  <m:rPr/>
                  <m:t>(</m:t>
                </m:r>
                <m:sSup>
                  <m:sSupPr/>
                  <m:e>
                    <m:r>
                      <m:rPr/>
                      <m:t>P</m:t>
                    </m:r>
                  </m:e>
                  <m:sup>
                    <m:r>
                      <m:rPr/>
                      <m:t>+</m:t>
                    </m:r>
                  </m:sup>
                </m:sSup>
                <m:r>
                  <m:rPr/>
                  <m:t>,</m:t>
                </m:r>
                <m:sSup>
                  <m:sSupPr/>
                  <m:e>
                    <m:r>
                      <m:rPr/>
                      <m:t>P</m:t>
                    </m:r>
                  </m:e>
                  <m:sup>
                    <m:r>
                      <m:rPr/>
                      <m:t>−</m:t>
                    </m:r>
                  </m:sup>
                </m:sSup>
                <m:r>
                  <m:rPr/>
                  <m:t>).</m:t>
                </m:r>
              </m:oMath>
            </m:oMathPara>
          </w:p>
        </w:tc>
        <w:tc>
          <w:tcPr>
            <w:tcW w:w="737" w:type="dxa"/>
            <w:tcMar>
              <w:left w:w="0" w:type="dxa"/>
              <w:right w:w="0" w:type="dxa"/>
            </w:tcMar>
            <w:vAlign w:val="center"/>
          </w:tcPr>
          <w:p w14:paraId="6A94E30D">
            <w:pPr>
              <w:spacing w:before="0" w:after="0"/>
              <w:ind w:firstLine="0" w:firstLineChars="0"/>
              <w:jc w:val="right"/>
            </w:pPr>
            <w:r>
              <w:rPr>
                <w:rFonts w:ascii="Times New Roman" w:hAnsi="Times New Roman" w:eastAsia="方正仿宋_GBK"/>
                <w:b w:val="0"/>
                <w:sz w:val="18"/>
              </w:rPr>
              <w:t>（3-6）</w:t>
            </w:r>
          </w:p>
        </w:tc>
      </w:tr>
    </w:tbl>
    <w:p w14:paraId="32BC424A">
      <w:pPr>
        <w:widowControl/>
        <w:spacing w:before="0" w:after="0" w:line="300" w:lineRule="auto"/>
        <w:ind w:firstLine="480"/>
        <w:jc w:val="both"/>
      </w:pPr>
      <w:r>
        <w:rPr>
          <w:rFonts w:ascii="Times New Roman" w:hAnsi="Times New Roman" w:eastAsia="方正仿宋_GBK"/>
          <w:b w:val="0"/>
          <w:sz w:val="24"/>
        </w:rPr>
        <w:t>式中，</w:t>
      </w:r>
      <m:oMath>
        <m:sSub>
          <m:sSubPr/>
          <m:e>
            <m:r>
              <m:rPr/>
              <m:t>P</m:t>
            </m:r>
          </m:e>
          <m:sub>
            <m:r>
              <m:rPr/>
              <m:t>t</m:t>
            </m:r>
          </m:sub>
        </m:sSub>
      </m:oMath>
      <w:r>
        <w:rPr>
          <w:rFonts w:ascii="Times New Roman" w:hAnsi="Times New Roman" w:eastAsia="方正仿宋_GBK"/>
          <w:b w:val="0"/>
          <w:sz w:val="24"/>
        </w:rPr>
        <w:t>为时刻</w:t>
      </w:r>
      <m:oMath>
        <m:r>
          <m:rPr/>
          <m:t>t</m:t>
        </m:r>
      </m:oMath>
      <w:r>
        <w:rPr>
          <w:rFonts w:ascii="Times New Roman" w:hAnsi="Times New Roman" w:eastAsia="方正仿宋_GBK"/>
          <w:b w:val="0"/>
          <w:sz w:val="24"/>
        </w:rPr>
        <w:t>的净负荷，受电为正、反送为负；</w:t>
      </w:r>
      <m:oMath>
        <m:sSup>
          <m:sSupPr/>
          <m:e>
            <m:r>
              <m:rPr/>
              <m:t>P</m:t>
            </m:r>
          </m:e>
          <m:sup>
            <m:r>
              <m:rPr/>
              <m:t>+</m:t>
            </m:r>
          </m:sup>
        </m:sSup>
      </m:oMath>
      <w:r>
        <w:rPr>
          <w:rFonts w:ascii="Times New Roman" w:hAnsi="Times New Roman" w:eastAsia="方正仿宋_GBK"/>
          <w:b w:val="0"/>
          <w:sz w:val="24"/>
        </w:rPr>
        <w:t>和</w:t>
      </w:r>
      <m:oMath>
        <m:sSup>
          <m:sSupPr/>
          <m:e>
            <m:r>
              <m:rPr/>
              <m:t>P</m:t>
            </m:r>
          </m:e>
          <m:sup>
            <m:r>
              <m:rPr/>
              <m:t>−</m:t>
            </m:r>
          </m:sup>
        </m:sSup>
      </m:oMath>
      <w:r>
        <w:rPr>
          <w:rFonts w:ascii="Times New Roman" w:hAnsi="Times New Roman" w:eastAsia="方正仿宋_GBK"/>
          <w:b w:val="0"/>
          <w:sz w:val="24"/>
        </w:rPr>
        <w:t>分别为最大正向、反向净负荷，</w:t>
      </w:r>
      <m:oMath>
        <m:sSup>
          <m:sSupPr/>
          <m:e>
            <m:r>
              <m:rPr/>
              <m:t>P</m:t>
            </m:r>
          </m:e>
          <m:sup>
            <m:r>
              <m:rPr>
                <m:sty m:val="p"/>
              </m:rPr>
              <m:t>abs</m:t>
            </m:r>
          </m:sup>
        </m:sSup>
      </m:oMath>
      <w:r>
        <w:rPr>
          <w:rFonts w:ascii="Times New Roman" w:hAnsi="Times New Roman" w:eastAsia="方正仿宋_GBK"/>
          <w:b w:val="0"/>
          <w:sz w:val="24"/>
        </w:rPr>
        <w:t>为净负荷最大绝对值，单位均为MW。净负荷最大绝对值反映有功压力量级。与主变MVA比较时按功率因数折算，若要得到实际设备负载率，应使用同一时刻无功或电流资料。正反向压力相近时，主变容量需求相近，网络接入、电压和保护条件分别校核[4][5]。</w:t>
      </w:r>
    </w:p>
    <w:p w14:paraId="2C4BFF9B">
      <w:pPr>
        <w:pStyle w:val="2"/>
        <w:keepNext/>
        <w:spacing w:before="120" w:after="80" w:line="300" w:lineRule="auto"/>
        <w:ind w:firstLine="0"/>
        <w:jc w:val="center"/>
      </w:pPr>
      <w:r>
        <w:rPr>
          <w:rFonts w:ascii="Times New Roman" w:hAnsi="Times New Roman" w:eastAsia="宋体"/>
          <w:b w:val="0"/>
          <w:sz w:val="21"/>
        </w:rPr>
        <w:t>表3-5 2025年站级正反向净负荷与持续时间</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14:paraId="2B79F5E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187" w:type="dxa"/>
            <w:tcMar>
              <w:left w:w="70" w:type="dxa"/>
              <w:right w:w="70" w:type="dxa"/>
            </w:tcMar>
            <w:vAlign w:val="center"/>
          </w:tcPr>
          <w:p w14:paraId="79815FF0">
            <w:pPr>
              <w:keepNext w:val="0"/>
              <w:spacing w:before="20" w:after="20" w:line="260" w:lineRule="exact"/>
              <w:ind w:firstLine="0" w:firstLineChars="0"/>
              <w:jc w:val="center"/>
            </w:pPr>
            <w:r>
              <w:rPr>
                <w:rFonts w:ascii="Times New Roman" w:hAnsi="Times New Roman" w:eastAsia="宋体"/>
                <w:b/>
                <w:sz w:val="18"/>
              </w:rPr>
              <w:t>地区</w:t>
            </w:r>
          </w:p>
        </w:tc>
        <w:tc>
          <w:tcPr>
            <w:tcW w:w="1187" w:type="dxa"/>
            <w:tcMar>
              <w:left w:w="70" w:type="dxa"/>
              <w:right w:w="70" w:type="dxa"/>
            </w:tcMar>
            <w:vAlign w:val="center"/>
          </w:tcPr>
          <w:p w14:paraId="27E872F7">
            <w:pPr>
              <w:keepNext w:val="0"/>
              <w:spacing w:before="20" w:after="20" w:line="260" w:lineRule="exact"/>
              <w:ind w:firstLine="0" w:firstLineChars="0"/>
              <w:jc w:val="center"/>
            </w:pPr>
            <w:r>
              <w:rPr>
                <w:rFonts w:ascii="Times New Roman" w:hAnsi="Times New Roman" w:eastAsia="宋体"/>
                <w:b/>
                <w:sz w:val="18"/>
              </w:rPr>
              <w:t>变电站编号</w:t>
            </w:r>
          </w:p>
        </w:tc>
        <w:tc>
          <w:tcPr>
            <w:tcW w:w="1187" w:type="dxa"/>
            <w:tcMar>
              <w:left w:w="70" w:type="dxa"/>
              <w:right w:w="70" w:type="dxa"/>
            </w:tcMar>
            <w:vAlign w:val="center"/>
          </w:tcPr>
          <w:p w14:paraId="53B4A785">
            <w:pPr>
              <w:keepNext w:val="0"/>
              <w:spacing w:before="20" w:after="20" w:line="260" w:lineRule="exact"/>
              <w:ind w:firstLine="0" w:firstLineChars="0"/>
              <w:jc w:val="center"/>
            </w:pPr>
            <w:r>
              <w:rPr>
                <w:rFonts w:ascii="Times New Roman" w:hAnsi="Times New Roman" w:eastAsia="宋体"/>
                <w:b/>
                <w:sz w:val="18"/>
              </w:rPr>
              <w:t>正向/MW</w:t>
            </w:r>
          </w:p>
        </w:tc>
        <w:tc>
          <w:tcPr>
            <w:tcW w:w="1187" w:type="dxa"/>
            <w:tcMar>
              <w:left w:w="70" w:type="dxa"/>
              <w:right w:w="70" w:type="dxa"/>
            </w:tcMar>
            <w:vAlign w:val="center"/>
          </w:tcPr>
          <w:p w14:paraId="7C5B580A">
            <w:pPr>
              <w:keepNext w:val="0"/>
              <w:spacing w:before="20" w:after="20" w:line="260" w:lineRule="exact"/>
              <w:ind w:firstLine="0" w:firstLineChars="0"/>
              <w:jc w:val="center"/>
            </w:pPr>
            <w:r>
              <w:rPr>
                <w:rFonts w:ascii="Times New Roman" w:hAnsi="Times New Roman" w:eastAsia="宋体"/>
                <w:b/>
                <w:sz w:val="18"/>
              </w:rPr>
              <w:t>反向/MW</w:t>
            </w:r>
          </w:p>
        </w:tc>
        <w:tc>
          <w:tcPr>
            <w:tcW w:w="1187" w:type="dxa"/>
            <w:tcMar>
              <w:left w:w="70" w:type="dxa"/>
              <w:right w:w="70" w:type="dxa"/>
            </w:tcMar>
            <w:vAlign w:val="center"/>
          </w:tcPr>
          <w:p w14:paraId="3267912B">
            <w:pPr>
              <w:keepNext w:val="0"/>
              <w:spacing w:before="20" w:after="20" w:line="260" w:lineRule="exact"/>
              <w:ind w:firstLine="0" w:firstLineChars="0"/>
              <w:jc w:val="center"/>
            </w:pPr>
            <w:r>
              <w:rPr>
                <w:rFonts w:ascii="Times New Roman" w:hAnsi="Times New Roman" w:eastAsia="宋体"/>
                <w:b/>
                <w:sz w:val="18"/>
              </w:rPr>
              <w:t>净负荷最大绝对值/MW</w:t>
            </w:r>
          </w:p>
        </w:tc>
        <w:tc>
          <w:tcPr>
            <w:tcW w:w="1187" w:type="dxa"/>
            <w:tcMar>
              <w:left w:w="70" w:type="dxa"/>
              <w:right w:w="70" w:type="dxa"/>
            </w:tcMar>
            <w:vAlign w:val="center"/>
          </w:tcPr>
          <w:p w14:paraId="43E4DC07">
            <w:pPr>
              <w:keepNext w:val="0"/>
              <w:spacing w:before="20" w:after="20" w:line="260" w:lineRule="exact"/>
              <w:ind w:firstLine="0" w:firstLineChars="0"/>
              <w:jc w:val="center"/>
            </w:pPr>
            <w:r>
              <w:rPr>
                <w:rFonts w:ascii="Times New Roman" w:hAnsi="Times New Roman" w:eastAsia="宋体"/>
                <w:b/>
                <w:sz w:val="18"/>
              </w:rPr>
              <w:t>正向H95/h</w:t>
            </w:r>
          </w:p>
        </w:tc>
        <w:tc>
          <w:tcPr>
            <w:tcW w:w="1187" w:type="dxa"/>
            <w:tcMar>
              <w:left w:w="70" w:type="dxa"/>
              <w:right w:w="70" w:type="dxa"/>
            </w:tcMar>
            <w:vAlign w:val="center"/>
          </w:tcPr>
          <w:p w14:paraId="42FA4CD8">
            <w:pPr>
              <w:keepNext w:val="0"/>
              <w:spacing w:before="20" w:after="20" w:line="260" w:lineRule="exact"/>
              <w:ind w:firstLine="0" w:firstLineChars="0"/>
              <w:jc w:val="center"/>
            </w:pPr>
            <w:r>
              <w:rPr>
                <w:rFonts w:ascii="Times New Roman" w:hAnsi="Times New Roman" w:eastAsia="宋体"/>
                <w:b/>
                <w:sz w:val="18"/>
              </w:rPr>
              <w:t>反向H95/h</w:t>
            </w:r>
          </w:p>
        </w:tc>
      </w:tr>
      <w:tr w14:paraId="7ED621D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0981C278">
            <w:pPr>
              <w:keepNext w:val="0"/>
              <w:spacing w:before="20" w:after="20" w:line="260" w:lineRule="exact"/>
              <w:ind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436BCB5F">
            <w:pPr>
              <w:keepNext w:val="0"/>
              <w:spacing w:before="20" w:after="20" w:line="260" w:lineRule="exact"/>
              <w:ind w:firstLine="0" w:firstLineChars="0"/>
              <w:jc w:val="center"/>
            </w:pPr>
            <w:r>
              <w:rPr>
                <w:rFonts w:ascii="Times New Roman" w:hAnsi="Times New Roman" w:eastAsia="宋体"/>
                <w:b w:val="0"/>
                <w:sz w:val="18"/>
              </w:rPr>
              <w:t>BDZ-00005</w:t>
            </w:r>
          </w:p>
        </w:tc>
        <w:tc>
          <w:tcPr>
            <w:tcW w:w="1187" w:type="dxa"/>
            <w:tcMar>
              <w:left w:w="70" w:type="dxa"/>
              <w:right w:w="70" w:type="dxa"/>
            </w:tcMar>
            <w:vAlign w:val="center"/>
          </w:tcPr>
          <w:p w14:paraId="79AD7ACF">
            <w:pPr>
              <w:keepNext w:val="0"/>
              <w:spacing w:before="20" w:after="20" w:line="260" w:lineRule="exact"/>
              <w:ind w:firstLine="0" w:firstLineChars="0"/>
              <w:jc w:val="center"/>
            </w:pPr>
            <w:r>
              <w:rPr>
                <w:rFonts w:ascii="Times New Roman" w:hAnsi="Times New Roman" w:eastAsia="宋体"/>
                <w:b w:val="0"/>
                <w:sz w:val="18"/>
              </w:rPr>
              <w:t>37.23</w:t>
            </w:r>
          </w:p>
        </w:tc>
        <w:tc>
          <w:tcPr>
            <w:tcW w:w="1187" w:type="dxa"/>
            <w:tcMar>
              <w:left w:w="70" w:type="dxa"/>
              <w:right w:w="70" w:type="dxa"/>
            </w:tcMar>
            <w:vAlign w:val="center"/>
          </w:tcPr>
          <w:p w14:paraId="66272F76">
            <w:pPr>
              <w:keepNext w:val="0"/>
              <w:spacing w:before="20" w:after="20" w:line="260" w:lineRule="exact"/>
              <w:ind w:firstLine="0" w:firstLineChars="0"/>
              <w:jc w:val="center"/>
            </w:pPr>
            <w:r>
              <w:rPr>
                <w:rFonts w:ascii="Times New Roman" w:hAnsi="Times New Roman" w:eastAsia="宋体"/>
                <w:b w:val="0"/>
                <w:sz w:val="18"/>
              </w:rPr>
              <w:t>19.02</w:t>
            </w:r>
          </w:p>
        </w:tc>
        <w:tc>
          <w:tcPr>
            <w:tcW w:w="1187" w:type="dxa"/>
            <w:tcMar>
              <w:left w:w="70" w:type="dxa"/>
              <w:right w:w="70" w:type="dxa"/>
            </w:tcMar>
            <w:vAlign w:val="center"/>
          </w:tcPr>
          <w:p w14:paraId="0803D433">
            <w:pPr>
              <w:keepNext w:val="0"/>
              <w:spacing w:before="20" w:after="20" w:line="260" w:lineRule="exact"/>
              <w:ind w:firstLine="0" w:firstLineChars="0"/>
              <w:jc w:val="center"/>
            </w:pPr>
            <w:r>
              <w:rPr>
                <w:rFonts w:ascii="Times New Roman" w:hAnsi="Times New Roman" w:eastAsia="宋体"/>
                <w:b w:val="0"/>
                <w:sz w:val="18"/>
              </w:rPr>
              <w:t>37.23</w:t>
            </w:r>
          </w:p>
        </w:tc>
        <w:tc>
          <w:tcPr>
            <w:tcW w:w="1187" w:type="dxa"/>
            <w:tcMar>
              <w:left w:w="70" w:type="dxa"/>
              <w:right w:w="70" w:type="dxa"/>
            </w:tcMar>
            <w:vAlign w:val="center"/>
          </w:tcPr>
          <w:p w14:paraId="3AA45B03">
            <w:pPr>
              <w:keepNext w:val="0"/>
              <w:spacing w:before="20" w:after="20" w:line="260" w:lineRule="exact"/>
              <w:ind w:firstLine="0" w:firstLineChars="0"/>
              <w:jc w:val="center"/>
            </w:pPr>
            <w:r>
              <w:rPr>
                <w:rFonts w:ascii="Times New Roman" w:hAnsi="Times New Roman" w:eastAsia="宋体"/>
                <w:b w:val="0"/>
                <w:sz w:val="18"/>
              </w:rPr>
              <w:t>2</w:t>
            </w:r>
          </w:p>
        </w:tc>
        <w:tc>
          <w:tcPr>
            <w:tcW w:w="1187" w:type="dxa"/>
            <w:tcMar>
              <w:left w:w="70" w:type="dxa"/>
              <w:right w:w="70" w:type="dxa"/>
            </w:tcMar>
            <w:vAlign w:val="center"/>
          </w:tcPr>
          <w:p w14:paraId="5FA427EA">
            <w:pPr>
              <w:keepNext w:val="0"/>
              <w:spacing w:before="20" w:after="20" w:line="260" w:lineRule="exact"/>
              <w:ind w:firstLine="0" w:firstLineChars="0"/>
              <w:jc w:val="center"/>
            </w:pPr>
            <w:r>
              <w:rPr>
                <w:rFonts w:ascii="Times New Roman" w:hAnsi="Times New Roman" w:eastAsia="宋体"/>
                <w:b w:val="0"/>
                <w:sz w:val="18"/>
              </w:rPr>
              <w:t>1</w:t>
            </w:r>
          </w:p>
        </w:tc>
      </w:tr>
      <w:tr w14:paraId="39C33A3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7BEDAE46">
            <w:pPr>
              <w:keepNext w:val="0"/>
              <w:spacing w:before="20" w:after="20" w:line="260" w:lineRule="exact"/>
              <w:ind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54EE1194">
            <w:pPr>
              <w:keepNext w:val="0"/>
              <w:spacing w:before="20" w:after="20" w:line="260" w:lineRule="exact"/>
              <w:ind w:firstLine="0" w:firstLineChars="0"/>
              <w:jc w:val="center"/>
            </w:pPr>
            <w:r>
              <w:rPr>
                <w:rFonts w:ascii="Times New Roman" w:hAnsi="Times New Roman" w:eastAsia="宋体"/>
                <w:b w:val="0"/>
                <w:sz w:val="18"/>
              </w:rPr>
              <w:t>BDZ-00016</w:t>
            </w:r>
          </w:p>
        </w:tc>
        <w:tc>
          <w:tcPr>
            <w:tcW w:w="1187" w:type="dxa"/>
            <w:tcMar>
              <w:left w:w="70" w:type="dxa"/>
              <w:right w:w="70" w:type="dxa"/>
            </w:tcMar>
            <w:vAlign w:val="center"/>
          </w:tcPr>
          <w:p w14:paraId="0F4E771C">
            <w:pPr>
              <w:keepNext w:val="0"/>
              <w:spacing w:before="20" w:after="20" w:line="260" w:lineRule="exact"/>
              <w:ind w:firstLine="0" w:firstLineChars="0"/>
              <w:jc w:val="center"/>
            </w:pPr>
            <w:r>
              <w:rPr>
                <w:rFonts w:ascii="Times New Roman" w:hAnsi="Times New Roman" w:eastAsia="宋体"/>
                <w:b w:val="0"/>
                <w:sz w:val="18"/>
              </w:rPr>
              <w:t>69.44</w:t>
            </w:r>
          </w:p>
        </w:tc>
        <w:tc>
          <w:tcPr>
            <w:tcW w:w="1187" w:type="dxa"/>
            <w:tcMar>
              <w:left w:w="70" w:type="dxa"/>
              <w:right w:w="70" w:type="dxa"/>
            </w:tcMar>
            <w:vAlign w:val="center"/>
          </w:tcPr>
          <w:p w14:paraId="1AEB187D">
            <w:pPr>
              <w:keepNext w:val="0"/>
              <w:spacing w:before="20" w:after="20" w:line="260" w:lineRule="exact"/>
              <w:ind w:firstLine="0" w:firstLineChars="0"/>
              <w:jc w:val="center"/>
            </w:pPr>
            <w:r>
              <w:rPr>
                <w:rFonts w:ascii="Times New Roman" w:hAnsi="Times New Roman" w:eastAsia="宋体"/>
                <w:b w:val="0"/>
                <w:sz w:val="18"/>
              </w:rPr>
              <w:t>31.61</w:t>
            </w:r>
          </w:p>
        </w:tc>
        <w:tc>
          <w:tcPr>
            <w:tcW w:w="1187" w:type="dxa"/>
            <w:tcMar>
              <w:left w:w="70" w:type="dxa"/>
              <w:right w:w="70" w:type="dxa"/>
            </w:tcMar>
            <w:vAlign w:val="center"/>
          </w:tcPr>
          <w:p w14:paraId="1CB01FF4">
            <w:pPr>
              <w:keepNext w:val="0"/>
              <w:spacing w:before="20" w:after="20" w:line="260" w:lineRule="exact"/>
              <w:ind w:firstLine="0" w:firstLineChars="0"/>
              <w:jc w:val="center"/>
            </w:pPr>
            <w:r>
              <w:rPr>
                <w:rFonts w:ascii="Times New Roman" w:hAnsi="Times New Roman" w:eastAsia="宋体"/>
                <w:b w:val="0"/>
                <w:sz w:val="18"/>
              </w:rPr>
              <w:t>69.44</w:t>
            </w:r>
          </w:p>
        </w:tc>
        <w:tc>
          <w:tcPr>
            <w:tcW w:w="1187" w:type="dxa"/>
            <w:tcMar>
              <w:left w:w="70" w:type="dxa"/>
              <w:right w:w="70" w:type="dxa"/>
            </w:tcMar>
            <w:vAlign w:val="center"/>
          </w:tcPr>
          <w:p w14:paraId="4384D384">
            <w:pPr>
              <w:keepNext w:val="0"/>
              <w:spacing w:before="20" w:after="20" w:line="260" w:lineRule="exact"/>
              <w:ind w:firstLine="0" w:firstLineChars="0"/>
              <w:jc w:val="center"/>
            </w:pPr>
            <w:r>
              <w:rPr>
                <w:rFonts w:ascii="Times New Roman" w:hAnsi="Times New Roman" w:eastAsia="宋体"/>
                <w:b w:val="0"/>
                <w:sz w:val="18"/>
              </w:rPr>
              <w:t>3</w:t>
            </w:r>
          </w:p>
        </w:tc>
        <w:tc>
          <w:tcPr>
            <w:tcW w:w="1187" w:type="dxa"/>
            <w:tcMar>
              <w:left w:w="70" w:type="dxa"/>
              <w:right w:w="70" w:type="dxa"/>
            </w:tcMar>
            <w:vAlign w:val="center"/>
          </w:tcPr>
          <w:p w14:paraId="7D23BC05">
            <w:pPr>
              <w:keepNext w:val="0"/>
              <w:spacing w:before="20" w:after="20" w:line="260" w:lineRule="exact"/>
              <w:ind w:firstLine="0" w:firstLineChars="0"/>
              <w:jc w:val="center"/>
            </w:pPr>
            <w:r>
              <w:rPr>
                <w:rFonts w:ascii="Times New Roman" w:hAnsi="Times New Roman" w:eastAsia="宋体"/>
                <w:b w:val="0"/>
                <w:sz w:val="18"/>
              </w:rPr>
              <w:t>2</w:t>
            </w:r>
          </w:p>
        </w:tc>
      </w:tr>
      <w:tr w14:paraId="456C576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6CF165E2">
            <w:pPr>
              <w:keepNext w:val="0"/>
              <w:spacing w:before="20" w:after="20" w:line="260" w:lineRule="exact"/>
              <w:ind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542ADAC4">
            <w:pPr>
              <w:keepNext w:val="0"/>
              <w:spacing w:before="20" w:after="20" w:line="260" w:lineRule="exact"/>
              <w:ind w:firstLine="0" w:firstLineChars="0"/>
              <w:jc w:val="center"/>
            </w:pPr>
            <w:r>
              <w:rPr>
                <w:rFonts w:ascii="Times New Roman" w:hAnsi="Times New Roman" w:eastAsia="宋体"/>
                <w:b w:val="0"/>
                <w:sz w:val="18"/>
              </w:rPr>
              <w:t>BDZ-00021</w:t>
            </w:r>
          </w:p>
        </w:tc>
        <w:tc>
          <w:tcPr>
            <w:tcW w:w="1187" w:type="dxa"/>
            <w:tcMar>
              <w:left w:w="70" w:type="dxa"/>
              <w:right w:w="70" w:type="dxa"/>
            </w:tcMar>
            <w:vAlign w:val="center"/>
          </w:tcPr>
          <w:p w14:paraId="4BA28768">
            <w:pPr>
              <w:keepNext w:val="0"/>
              <w:spacing w:before="20" w:after="20" w:line="260" w:lineRule="exact"/>
              <w:ind w:firstLine="0" w:firstLineChars="0"/>
              <w:jc w:val="center"/>
            </w:pPr>
            <w:r>
              <w:rPr>
                <w:rFonts w:ascii="Times New Roman" w:hAnsi="Times New Roman" w:eastAsia="宋体"/>
                <w:b w:val="0"/>
                <w:sz w:val="18"/>
              </w:rPr>
              <w:t>30.30</w:t>
            </w:r>
          </w:p>
        </w:tc>
        <w:tc>
          <w:tcPr>
            <w:tcW w:w="1187" w:type="dxa"/>
            <w:tcMar>
              <w:left w:w="70" w:type="dxa"/>
              <w:right w:w="70" w:type="dxa"/>
            </w:tcMar>
            <w:vAlign w:val="center"/>
          </w:tcPr>
          <w:p w14:paraId="34439DBA">
            <w:pPr>
              <w:keepNext w:val="0"/>
              <w:spacing w:before="20" w:after="20" w:line="260" w:lineRule="exact"/>
              <w:ind w:firstLine="0" w:firstLineChars="0"/>
              <w:jc w:val="center"/>
            </w:pPr>
            <w:r>
              <w:rPr>
                <w:rFonts w:ascii="Times New Roman" w:hAnsi="Times New Roman" w:eastAsia="宋体"/>
                <w:b w:val="0"/>
                <w:sz w:val="18"/>
              </w:rPr>
              <w:t>24.34</w:t>
            </w:r>
          </w:p>
        </w:tc>
        <w:tc>
          <w:tcPr>
            <w:tcW w:w="1187" w:type="dxa"/>
            <w:tcMar>
              <w:left w:w="70" w:type="dxa"/>
              <w:right w:w="70" w:type="dxa"/>
            </w:tcMar>
            <w:vAlign w:val="center"/>
          </w:tcPr>
          <w:p w14:paraId="6D4731FA">
            <w:pPr>
              <w:keepNext w:val="0"/>
              <w:spacing w:before="20" w:after="20" w:line="260" w:lineRule="exact"/>
              <w:ind w:firstLine="0" w:firstLineChars="0"/>
              <w:jc w:val="center"/>
            </w:pPr>
            <w:r>
              <w:rPr>
                <w:rFonts w:ascii="Times New Roman" w:hAnsi="Times New Roman" w:eastAsia="宋体"/>
                <w:b w:val="0"/>
                <w:sz w:val="18"/>
              </w:rPr>
              <w:t>30.30</w:t>
            </w:r>
          </w:p>
        </w:tc>
        <w:tc>
          <w:tcPr>
            <w:tcW w:w="1187" w:type="dxa"/>
            <w:tcMar>
              <w:left w:w="70" w:type="dxa"/>
              <w:right w:w="70" w:type="dxa"/>
            </w:tcMar>
            <w:vAlign w:val="center"/>
          </w:tcPr>
          <w:p w14:paraId="462B0649">
            <w:pPr>
              <w:keepNext w:val="0"/>
              <w:spacing w:before="20" w:after="20" w:line="260" w:lineRule="exact"/>
              <w:ind w:firstLine="0" w:firstLineChars="0"/>
              <w:jc w:val="center"/>
            </w:pPr>
            <w:r>
              <w:rPr>
                <w:rFonts w:ascii="Times New Roman" w:hAnsi="Times New Roman" w:eastAsia="宋体"/>
                <w:b w:val="0"/>
                <w:sz w:val="18"/>
              </w:rPr>
              <w:t>4</w:t>
            </w:r>
          </w:p>
        </w:tc>
        <w:tc>
          <w:tcPr>
            <w:tcW w:w="1187" w:type="dxa"/>
            <w:tcMar>
              <w:left w:w="70" w:type="dxa"/>
              <w:right w:w="70" w:type="dxa"/>
            </w:tcMar>
            <w:vAlign w:val="center"/>
          </w:tcPr>
          <w:p w14:paraId="12C64C4A">
            <w:pPr>
              <w:keepNext w:val="0"/>
              <w:spacing w:before="20" w:after="20" w:line="260" w:lineRule="exact"/>
              <w:ind w:firstLine="0" w:firstLineChars="0"/>
              <w:jc w:val="center"/>
            </w:pPr>
            <w:r>
              <w:rPr>
                <w:rFonts w:ascii="Times New Roman" w:hAnsi="Times New Roman" w:eastAsia="宋体"/>
                <w:b w:val="0"/>
                <w:sz w:val="18"/>
              </w:rPr>
              <w:t>1</w:t>
            </w:r>
          </w:p>
        </w:tc>
      </w:tr>
      <w:tr w14:paraId="406C0CA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6440C77D">
            <w:pPr>
              <w:keepNext w:val="0"/>
              <w:spacing w:before="20" w:after="20" w:line="260" w:lineRule="exact"/>
              <w:ind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52E5B024">
            <w:pPr>
              <w:keepNext w:val="0"/>
              <w:spacing w:before="20" w:after="20" w:line="260" w:lineRule="exact"/>
              <w:ind w:firstLine="0" w:firstLineChars="0"/>
              <w:jc w:val="center"/>
            </w:pPr>
            <w:r>
              <w:rPr>
                <w:rFonts w:ascii="Times New Roman" w:hAnsi="Times New Roman" w:eastAsia="宋体"/>
                <w:b w:val="0"/>
                <w:sz w:val="18"/>
              </w:rPr>
              <w:t>BDZ-00022</w:t>
            </w:r>
          </w:p>
        </w:tc>
        <w:tc>
          <w:tcPr>
            <w:tcW w:w="1187" w:type="dxa"/>
            <w:tcMar>
              <w:left w:w="70" w:type="dxa"/>
              <w:right w:w="70" w:type="dxa"/>
            </w:tcMar>
            <w:vAlign w:val="center"/>
          </w:tcPr>
          <w:p w14:paraId="608BA78A">
            <w:pPr>
              <w:keepNext w:val="0"/>
              <w:spacing w:before="20" w:after="20" w:line="260" w:lineRule="exact"/>
              <w:ind w:firstLine="0" w:firstLineChars="0"/>
              <w:jc w:val="center"/>
            </w:pPr>
            <w:r>
              <w:rPr>
                <w:rFonts w:ascii="Times New Roman" w:hAnsi="Times New Roman" w:eastAsia="宋体"/>
                <w:b w:val="0"/>
                <w:sz w:val="18"/>
              </w:rPr>
              <w:t>30.59</w:t>
            </w:r>
          </w:p>
        </w:tc>
        <w:tc>
          <w:tcPr>
            <w:tcW w:w="1187" w:type="dxa"/>
            <w:tcMar>
              <w:left w:w="70" w:type="dxa"/>
              <w:right w:w="70" w:type="dxa"/>
            </w:tcMar>
            <w:vAlign w:val="center"/>
          </w:tcPr>
          <w:p w14:paraId="2A564B01">
            <w:pPr>
              <w:keepNext w:val="0"/>
              <w:spacing w:before="20" w:after="20" w:line="260" w:lineRule="exact"/>
              <w:ind w:firstLine="0" w:firstLineChars="0"/>
              <w:jc w:val="center"/>
            </w:pPr>
            <w:r>
              <w:rPr>
                <w:rFonts w:ascii="Times New Roman" w:hAnsi="Times New Roman" w:eastAsia="宋体"/>
                <w:b w:val="0"/>
                <w:sz w:val="18"/>
              </w:rPr>
              <w:t>47.23</w:t>
            </w:r>
          </w:p>
        </w:tc>
        <w:tc>
          <w:tcPr>
            <w:tcW w:w="1187" w:type="dxa"/>
            <w:tcMar>
              <w:left w:w="70" w:type="dxa"/>
              <w:right w:w="70" w:type="dxa"/>
            </w:tcMar>
            <w:vAlign w:val="center"/>
          </w:tcPr>
          <w:p w14:paraId="352FA4FF">
            <w:pPr>
              <w:keepNext w:val="0"/>
              <w:spacing w:before="20" w:after="20" w:line="260" w:lineRule="exact"/>
              <w:ind w:firstLine="0" w:firstLineChars="0"/>
              <w:jc w:val="center"/>
            </w:pPr>
            <w:r>
              <w:rPr>
                <w:rFonts w:ascii="Times New Roman" w:hAnsi="Times New Roman" w:eastAsia="宋体"/>
                <w:b w:val="0"/>
                <w:sz w:val="18"/>
              </w:rPr>
              <w:t>47.23</w:t>
            </w:r>
          </w:p>
        </w:tc>
        <w:tc>
          <w:tcPr>
            <w:tcW w:w="1187" w:type="dxa"/>
            <w:tcMar>
              <w:left w:w="70" w:type="dxa"/>
              <w:right w:w="70" w:type="dxa"/>
            </w:tcMar>
            <w:vAlign w:val="center"/>
          </w:tcPr>
          <w:p w14:paraId="0E91372D">
            <w:pPr>
              <w:keepNext w:val="0"/>
              <w:spacing w:before="20" w:after="20" w:line="260" w:lineRule="exact"/>
              <w:ind w:firstLine="0" w:firstLineChars="0"/>
              <w:jc w:val="center"/>
            </w:pPr>
            <w:r>
              <w:rPr>
                <w:rFonts w:ascii="Times New Roman" w:hAnsi="Times New Roman" w:eastAsia="宋体"/>
                <w:b w:val="0"/>
                <w:sz w:val="18"/>
              </w:rPr>
              <w:t>2</w:t>
            </w:r>
          </w:p>
        </w:tc>
        <w:tc>
          <w:tcPr>
            <w:tcW w:w="1187" w:type="dxa"/>
            <w:tcMar>
              <w:left w:w="70" w:type="dxa"/>
              <w:right w:w="70" w:type="dxa"/>
            </w:tcMar>
            <w:vAlign w:val="center"/>
          </w:tcPr>
          <w:p w14:paraId="0A7FFBDC">
            <w:pPr>
              <w:keepNext w:val="0"/>
              <w:spacing w:before="20" w:after="20" w:line="260" w:lineRule="exact"/>
              <w:ind w:firstLine="0" w:firstLineChars="0"/>
              <w:jc w:val="center"/>
            </w:pPr>
            <w:r>
              <w:rPr>
                <w:rFonts w:ascii="Times New Roman" w:hAnsi="Times New Roman" w:eastAsia="宋体"/>
                <w:b w:val="0"/>
                <w:sz w:val="18"/>
              </w:rPr>
              <w:t>1</w:t>
            </w:r>
          </w:p>
        </w:tc>
      </w:tr>
      <w:tr w14:paraId="1DAE354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0E79D165">
            <w:pPr>
              <w:keepNext w:val="0"/>
              <w:spacing w:before="20" w:after="20" w:line="260" w:lineRule="exact"/>
              <w:ind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4966CA33">
            <w:pPr>
              <w:keepNext w:val="0"/>
              <w:spacing w:before="20" w:after="20" w:line="260" w:lineRule="exact"/>
              <w:ind w:firstLine="0" w:firstLineChars="0"/>
              <w:jc w:val="center"/>
            </w:pPr>
            <w:r>
              <w:rPr>
                <w:rFonts w:ascii="Times New Roman" w:hAnsi="Times New Roman" w:eastAsia="宋体"/>
                <w:b w:val="0"/>
                <w:sz w:val="18"/>
              </w:rPr>
              <w:t>BDZ-00026</w:t>
            </w:r>
          </w:p>
        </w:tc>
        <w:tc>
          <w:tcPr>
            <w:tcW w:w="1187" w:type="dxa"/>
            <w:tcMar>
              <w:left w:w="70" w:type="dxa"/>
              <w:right w:w="70" w:type="dxa"/>
            </w:tcMar>
            <w:vAlign w:val="center"/>
          </w:tcPr>
          <w:p w14:paraId="3AB59EF3">
            <w:pPr>
              <w:keepNext w:val="0"/>
              <w:spacing w:before="20" w:after="20" w:line="260" w:lineRule="exact"/>
              <w:ind w:firstLine="0" w:firstLineChars="0"/>
              <w:jc w:val="center"/>
            </w:pPr>
            <w:r>
              <w:rPr>
                <w:rFonts w:ascii="Times New Roman" w:hAnsi="Times New Roman" w:eastAsia="宋体"/>
                <w:b w:val="0"/>
                <w:sz w:val="18"/>
              </w:rPr>
              <w:t>92.06</w:t>
            </w:r>
          </w:p>
        </w:tc>
        <w:tc>
          <w:tcPr>
            <w:tcW w:w="1187" w:type="dxa"/>
            <w:tcMar>
              <w:left w:w="70" w:type="dxa"/>
              <w:right w:w="70" w:type="dxa"/>
            </w:tcMar>
            <w:vAlign w:val="center"/>
          </w:tcPr>
          <w:p w14:paraId="286AC4A3">
            <w:pPr>
              <w:keepNext w:val="0"/>
              <w:spacing w:before="20" w:after="20" w:line="260" w:lineRule="exact"/>
              <w:ind w:firstLine="0" w:firstLineChars="0"/>
              <w:jc w:val="center"/>
            </w:pPr>
            <w:r>
              <w:rPr>
                <w:rFonts w:ascii="Times New Roman" w:hAnsi="Times New Roman" w:eastAsia="宋体"/>
                <w:b w:val="0"/>
                <w:sz w:val="18"/>
              </w:rPr>
              <w:t>18.04</w:t>
            </w:r>
          </w:p>
        </w:tc>
        <w:tc>
          <w:tcPr>
            <w:tcW w:w="1187" w:type="dxa"/>
            <w:tcMar>
              <w:left w:w="70" w:type="dxa"/>
              <w:right w:w="70" w:type="dxa"/>
            </w:tcMar>
            <w:vAlign w:val="center"/>
          </w:tcPr>
          <w:p w14:paraId="72534C97">
            <w:pPr>
              <w:keepNext w:val="0"/>
              <w:spacing w:before="20" w:after="20" w:line="260" w:lineRule="exact"/>
              <w:ind w:firstLine="0" w:firstLineChars="0"/>
              <w:jc w:val="center"/>
            </w:pPr>
            <w:r>
              <w:rPr>
                <w:rFonts w:ascii="Times New Roman" w:hAnsi="Times New Roman" w:eastAsia="宋体"/>
                <w:b w:val="0"/>
                <w:sz w:val="18"/>
              </w:rPr>
              <w:t>92.06</w:t>
            </w:r>
          </w:p>
        </w:tc>
        <w:tc>
          <w:tcPr>
            <w:tcW w:w="1187" w:type="dxa"/>
            <w:tcMar>
              <w:left w:w="70" w:type="dxa"/>
              <w:right w:w="70" w:type="dxa"/>
            </w:tcMar>
            <w:vAlign w:val="center"/>
          </w:tcPr>
          <w:p w14:paraId="0896E1E2">
            <w:pPr>
              <w:keepNext w:val="0"/>
              <w:spacing w:before="20" w:after="20" w:line="260" w:lineRule="exact"/>
              <w:ind w:firstLine="0" w:firstLineChars="0"/>
              <w:jc w:val="center"/>
            </w:pPr>
            <w:r>
              <w:rPr>
                <w:rFonts w:ascii="Times New Roman" w:hAnsi="Times New Roman" w:eastAsia="宋体"/>
                <w:b w:val="0"/>
                <w:sz w:val="18"/>
              </w:rPr>
              <w:t>3</w:t>
            </w:r>
          </w:p>
        </w:tc>
        <w:tc>
          <w:tcPr>
            <w:tcW w:w="1187" w:type="dxa"/>
            <w:tcMar>
              <w:left w:w="70" w:type="dxa"/>
              <w:right w:w="70" w:type="dxa"/>
            </w:tcMar>
            <w:vAlign w:val="center"/>
          </w:tcPr>
          <w:p w14:paraId="703DC0E9">
            <w:pPr>
              <w:keepNext w:val="0"/>
              <w:spacing w:before="20" w:after="20" w:line="260" w:lineRule="exact"/>
              <w:ind w:firstLine="0" w:firstLineChars="0"/>
              <w:jc w:val="center"/>
            </w:pPr>
            <w:r>
              <w:rPr>
                <w:rFonts w:ascii="Times New Roman" w:hAnsi="Times New Roman" w:eastAsia="宋体"/>
                <w:b w:val="0"/>
                <w:sz w:val="18"/>
              </w:rPr>
              <w:t>1</w:t>
            </w:r>
          </w:p>
        </w:tc>
      </w:tr>
      <w:tr w14:paraId="0F483E8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596EFFB9">
            <w:pPr>
              <w:keepNext w:val="0"/>
              <w:spacing w:before="20" w:after="20" w:line="260" w:lineRule="exact"/>
              <w:ind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0EB6A6A9">
            <w:pPr>
              <w:keepNext w:val="0"/>
              <w:spacing w:before="20" w:after="20" w:line="260" w:lineRule="exact"/>
              <w:ind w:firstLine="0" w:firstLineChars="0"/>
              <w:jc w:val="center"/>
            </w:pPr>
            <w:r>
              <w:rPr>
                <w:rFonts w:ascii="Times New Roman" w:hAnsi="Times New Roman" w:eastAsia="宋体"/>
                <w:b w:val="0"/>
                <w:sz w:val="18"/>
              </w:rPr>
              <w:t>BDZ-00027</w:t>
            </w:r>
          </w:p>
        </w:tc>
        <w:tc>
          <w:tcPr>
            <w:tcW w:w="1187" w:type="dxa"/>
            <w:tcMar>
              <w:left w:w="70" w:type="dxa"/>
              <w:right w:w="70" w:type="dxa"/>
            </w:tcMar>
            <w:vAlign w:val="center"/>
          </w:tcPr>
          <w:p w14:paraId="77ED4075">
            <w:pPr>
              <w:keepNext w:val="0"/>
              <w:spacing w:before="20" w:after="20" w:line="260" w:lineRule="exact"/>
              <w:ind w:firstLine="0" w:firstLineChars="0"/>
              <w:jc w:val="center"/>
            </w:pPr>
            <w:r>
              <w:rPr>
                <w:rFonts w:ascii="Times New Roman" w:hAnsi="Times New Roman" w:eastAsia="宋体"/>
                <w:b w:val="0"/>
                <w:sz w:val="18"/>
              </w:rPr>
              <w:t>59.52</w:t>
            </w:r>
          </w:p>
        </w:tc>
        <w:tc>
          <w:tcPr>
            <w:tcW w:w="1187" w:type="dxa"/>
            <w:tcMar>
              <w:left w:w="70" w:type="dxa"/>
              <w:right w:w="70" w:type="dxa"/>
            </w:tcMar>
            <w:vAlign w:val="center"/>
          </w:tcPr>
          <w:p w14:paraId="2F95B206">
            <w:pPr>
              <w:keepNext w:val="0"/>
              <w:spacing w:before="20" w:after="20" w:line="260" w:lineRule="exact"/>
              <w:ind w:firstLine="0" w:firstLineChars="0"/>
              <w:jc w:val="center"/>
            </w:pPr>
            <w:r>
              <w:rPr>
                <w:rFonts w:ascii="Times New Roman" w:hAnsi="Times New Roman" w:eastAsia="宋体"/>
                <w:b w:val="0"/>
                <w:sz w:val="18"/>
              </w:rPr>
              <w:t>35.27</w:t>
            </w:r>
          </w:p>
        </w:tc>
        <w:tc>
          <w:tcPr>
            <w:tcW w:w="1187" w:type="dxa"/>
            <w:tcMar>
              <w:left w:w="70" w:type="dxa"/>
              <w:right w:w="70" w:type="dxa"/>
            </w:tcMar>
            <w:vAlign w:val="center"/>
          </w:tcPr>
          <w:p w14:paraId="1AB56F84">
            <w:pPr>
              <w:keepNext w:val="0"/>
              <w:spacing w:before="20" w:after="20" w:line="260" w:lineRule="exact"/>
              <w:ind w:firstLine="0" w:firstLineChars="0"/>
              <w:jc w:val="center"/>
            </w:pPr>
            <w:r>
              <w:rPr>
                <w:rFonts w:ascii="Times New Roman" w:hAnsi="Times New Roman" w:eastAsia="宋体"/>
                <w:b w:val="0"/>
                <w:sz w:val="18"/>
              </w:rPr>
              <w:t>59.52</w:t>
            </w:r>
          </w:p>
        </w:tc>
        <w:tc>
          <w:tcPr>
            <w:tcW w:w="1187" w:type="dxa"/>
            <w:tcMar>
              <w:left w:w="70" w:type="dxa"/>
              <w:right w:w="70" w:type="dxa"/>
            </w:tcMar>
            <w:vAlign w:val="center"/>
          </w:tcPr>
          <w:p w14:paraId="11000D5F">
            <w:pPr>
              <w:keepNext w:val="0"/>
              <w:spacing w:before="20" w:after="20" w:line="260" w:lineRule="exact"/>
              <w:ind w:firstLine="0" w:firstLineChars="0"/>
              <w:jc w:val="center"/>
            </w:pPr>
            <w:r>
              <w:rPr>
                <w:rFonts w:ascii="Times New Roman" w:hAnsi="Times New Roman" w:eastAsia="宋体"/>
                <w:b w:val="0"/>
                <w:sz w:val="18"/>
              </w:rPr>
              <w:t>2</w:t>
            </w:r>
          </w:p>
        </w:tc>
        <w:tc>
          <w:tcPr>
            <w:tcW w:w="1187" w:type="dxa"/>
            <w:tcMar>
              <w:left w:w="70" w:type="dxa"/>
              <w:right w:w="70" w:type="dxa"/>
            </w:tcMar>
            <w:vAlign w:val="center"/>
          </w:tcPr>
          <w:p w14:paraId="29607368">
            <w:pPr>
              <w:keepNext w:val="0"/>
              <w:spacing w:before="20" w:after="20" w:line="260" w:lineRule="exact"/>
              <w:ind w:firstLine="0" w:firstLineChars="0"/>
              <w:jc w:val="center"/>
            </w:pPr>
            <w:r>
              <w:rPr>
                <w:rFonts w:ascii="Times New Roman" w:hAnsi="Times New Roman" w:eastAsia="宋体"/>
                <w:b w:val="0"/>
                <w:sz w:val="18"/>
              </w:rPr>
              <w:t>1</w:t>
            </w:r>
          </w:p>
        </w:tc>
      </w:tr>
      <w:tr w14:paraId="7222F0F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1BF93F57">
            <w:pPr>
              <w:keepNext w:val="0"/>
              <w:spacing w:before="20" w:after="20" w:line="260" w:lineRule="exact"/>
              <w:ind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4DA75CF2">
            <w:pPr>
              <w:keepNext w:val="0"/>
              <w:spacing w:before="20" w:after="20" w:line="260" w:lineRule="exact"/>
              <w:ind w:firstLine="0" w:firstLineChars="0"/>
              <w:jc w:val="center"/>
            </w:pPr>
            <w:r>
              <w:rPr>
                <w:rFonts w:ascii="Times New Roman" w:hAnsi="Times New Roman" w:eastAsia="宋体"/>
                <w:b w:val="0"/>
                <w:sz w:val="18"/>
              </w:rPr>
              <w:t>BDZ-00028</w:t>
            </w:r>
          </w:p>
        </w:tc>
        <w:tc>
          <w:tcPr>
            <w:tcW w:w="1187" w:type="dxa"/>
            <w:tcMar>
              <w:left w:w="70" w:type="dxa"/>
              <w:right w:w="70" w:type="dxa"/>
            </w:tcMar>
            <w:vAlign w:val="center"/>
          </w:tcPr>
          <w:p w14:paraId="0749A94F">
            <w:pPr>
              <w:keepNext w:val="0"/>
              <w:spacing w:before="20" w:after="20" w:line="260" w:lineRule="exact"/>
              <w:ind w:firstLine="0" w:firstLineChars="0"/>
              <w:jc w:val="center"/>
            </w:pPr>
            <w:r>
              <w:rPr>
                <w:rFonts w:ascii="Times New Roman" w:hAnsi="Times New Roman" w:eastAsia="宋体"/>
                <w:b w:val="0"/>
                <w:sz w:val="18"/>
              </w:rPr>
              <w:t>103.56</w:t>
            </w:r>
          </w:p>
        </w:tc>
        <w:tc>
          <w:tcPr>
            <w:tcW w:w="1187" w:type="dxa"/>
            <w:tcMar>
              <w:left w:w="70" w:type="dxa"/>
              <w:right w:w="70" w:type="dxa"/>
            </w:tcMar>
            <w:vAlign w:val="center"/>
          </w:tcPr>
          <w:p w14:paraId="4AD8E25D">
            <w:pPr>
              <w:keepNext w:val="0"/>
              <w:spacing w:before="20" w:after="20" w:line="260" w:lineRule="exact"/>
              <w:ind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3965DE05">
            <w:pPr>
              <w:keepNext w:val="0"/>
              <w:spacing w:before="20" w:after="20" w:line="260" w:lineRule="exact"/>
              <w:ind w:firstLine="0" w:firstLineChars="0"/>
              <w:jc w:val="center"/>
            </w:pPr>
            <w:r>
              <w:rPr>
                <w:rFonts w:ascii="Times New Roman" w:hAnsi="Times New Roman" w:eastAsia="宋体"/>
                <w:b w:val="0"/>
                <w:sz w:val="18"/>
              </w:rPr>
              <w:t>103.56</w:t>
            </w:r>
          </w:p>
        </w:tc>
        <w:tc>
          <w:tcPr>
            <w:tcW w:w="1187" w:type="dxa"/>
            <w:tcMar>
              <w:left w:w="70" w:type="dxa"/>
              <w:right w:w="70" w:type="dxa"/>
            </w:tcMar>
            <w:vAlign w:val="center"/>
          </w:tcPr>
          <w:p w14:paraId="6374CEA5">
            <w:pPr>
              <w:keepNext w:val="0"/>
              <w:spacing w:before="20" w:after="20" w:line="260" w:lineRule="exact"/>
              <w:ind w:firstLine="0" w:firstLineChars="0"/>
              <w:jc w:val="center"/>
            </w:pPr>
            <w:r>
              <w:rPr>
                <w:rFonts w:ascii="Times New Roman" w:hAnsi="Times New Roman" w:eastAsia="宋体"/>
                <w:b w:val="0"/>
                <w:sz w:val="18"/>
              </w:rPr>
              <w:t>3</w:t>
            </w:r>
          </w:p>
        </w:tc>
        <w:tc>
          <w:tcPr>
            <w:tcW w:w="1187" w:type="dxa"/>
            <w:tcMar>
              <w:left w:w="70" w:type="dxa"/>
              <w:right w:w="70" w:type="dxa"/>
            </w:tcMar>
            <w:vAlign w:val="center"/>
          </w:tcPr>
          <w:p w14:paraId="403BF6E2">
            <w:pPr>
              <w:keepNext w:val="0"/>
              <w:spacing w:before="20" w:after="20" w:line="260" w:lineRule="exact"/>
              <w:ind w:firstLine="0" w:firstLineChars="0"/>
              <w:jc w:val="center"/>
            </w:pPr>
            <w:r>
              <w:rPr>
                <w:rFonts w:ascii="Times New Roman" w:hAnsi="Times New Roman" w:eastAsia="宋体"/>
                <w:b w:val="0"/>
                <w:sz w:val="18"/>
              </w:rPr>
              <w:t>0</w:t>
            </w:r>
          </w:p>
        </w:tc>
      </w:tr>
      <w:tr w14:paraId="6392413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05EDA933">
            <w:pPr>
              <w:keepNext w:val="0"/>
              <w:spacing w:before="20" w:after="20" w:line="260" w:lineRule="exact"/>
              <w:ind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2A0545E0">
            <w:pPr>
              <w:keepNext w:val="0"/>
              <w:spacing w:before="20" w:after="20" w:line="260" w:lineRule="exact"/>
              <w:ind w:firstLine="0" w:firstLineChars="0"/>
              <w:jc w:val="center"/>
            </w:pPr>
            <w:r>
              <w:rPr>
                <w:rFonts w:ascii="Times New Roman" w:hAnsi="Times New Roman" w:eastAsia="宋体"/>
                <w:b w:val="0"/>
                <w:sz w:val="18"/>
              </w:rPr>
              <w:t>BDZ-00031</w:t>
            </w:r>
          </w:p>
        </w:tc>
        <w:tc>
          <w:tcPr>
            <w:tcW w:w="1187" w:type="dxa"/>
            <w:tcMar>
              <w:left w:w="70" w:type="dxa"/>
              <w:right w:w="70" w:type="dxa"/>
            </w:tcMar>
            <w:vAlign w:val="center"/>
          </w:tcPr>
          <w:p w14:paraId="1F16C02C">
            <w:pPr>
              <w:keepNext w:val="0"/>
              <w:spacing w:before="20" w:after="20" w:line="260" w:lineRule="exact"/>
              <w:ind w:firstLine="0" w:firstLineChars="0"/>
              <w:jc w:val="center"/>
            </w:pPr>
            <w:r>
              <w:rPr>
                <w:rFonts w:ascii="Times New Roman" w:hAnsi="Times New Roman" w:eastAsia="宋体"/>
                <w:b w:val="0"/>
                <w:sz w:val="18"/>
              </w:rPr>
              <w:t>39.89</w:t>
            </w:r>
          </w:p>
        </w:tc>
        <w:tc>
          <w:tcPr>
            <w:tcW w:w="1187" w:type="dxa"/>
            <w:tcMar>
              <w:left w:w="70" w:type="dxa"/>
              <w:right w:w="70" w:type="dxa"/>
            </w:tcMar>
            <w:vAlign w:val="center"/>
          </w:tcPr>
          <w:p w14:paraId="1BCA32D1">
            <w:pPr>
              <w:keepNext w:val="0"/>
              <w:spacing w:before="20" w:after="20" w:line="260" w:lineRule="exact"/>
              <w:ind w:firstLine="0" w:firstLineChars="0"/>
              <w:jc w:val="center"/>
            </w:pPr>
            <w:r>
              <w:rPr>
                <w:rFonts w:ascii="Times New Roman" w:hAnsi="Times New Roman" w:eastAsia="宋体"/>
                <w:b w:val="0"/>
                <w:sz w:val="18"/>
              </w:rPr>
              <w:t>29.53</w:t>
            </w:r>
          </w:p>
        </w:tc>
        <w:tc>
          <w:tcPr>
            <w:tcW w:w="1187" w:type="dxa"/>
            <w:tcMar>
              <w:left w:w="70" w:type="dxa"/>
              <w:right w:w="70" w:type="dxa"/>
            </w:tcMar>
            <w:vAlign w:val="center"/>
          </w:tcPr>
          <w:p w14:paraId="65C522EE">
            <w:pPr>
              <w:keepNext w:val="0"/>
              <w:spacing w:before="20" w:after="20" w:line="260" w:lineRule="exact"/>
              <w:ind w:firstLine="0" w:firstLineChars="0"/>
              <w:jc w:val="center"/>
            </w:pPr>
            <w:r>
              <w:rPr>
                <w:rFonts w:ascii="Times New Roman" w:hAnsi="Times New Roman" w:eastAsia="宋体"/>
                <w:b w:val="0"/>
                <w:sz w:val="18"/>
              </w:rPr>
              <w:t>39.89</w:t>
            </w:r>
          </w:p>
        </w:tc>
        <w:tc>
          <w:tcPr>
            <w:tcW w:w="1187" w:type="dxa"/>
            <w:tcMar>
              <w:left w:w="70" w:type="dxa"/>
              <w:right w:w="70" w:type="dxa"/>
            </w:tcMar>
            <w:vAlign w:val="center"/>
          </w:tcPr>
          <w:p w14:paraId="76DB06B6">
            <w:pPr>
              <w:keepNext w:val="0"/>
              <w:spacing w:before="20" w:after="20" w:line="260" w:lineRule="exact"/>
              <w:ind w:firstLine="0" w:firstLineChars="0"/>
              <w:jc w:val="center"/>
            </w:pPr>
            <w:r>
              <w:rPr>
                <w:rFonts w:ascii="Times New Roman" w:hAnsi="Times New Roman" w:eastAsia="宋体"/>
                <w:b w:val="0"/>
                <w:sz w:val="18"/>
              </w:rPr>
              <w:t>3</w:t>
            </w:r>
          </w:p>
        </w:tc>
        <w:tc>
          <w:tcPr>
            <w:tcW w:w="1187" w:type="dxa"/>
            <w:tcMar>
              <w:left w:w="70" w:type="dxa"/>
              <w:right w:w="70" w:type="dxa"/>
            </w:tcMar>
            <w:vAlign w:val="center"/>
          </w:tcPr>
          <w:p w14:paraId="61583A6A">
            <w:pPr>
              <w:keepNext w:val="0"/>
              <w:spacing w:before="20" w:after="20" w:line="260" w:lineRule="exact"/>
              <w:ind w:firstLine="0" w:firstLineChars="0"/>
              <w:jc w:val="center"/>
            </w:pPr>
            <w:r>
              <w:rPr>
                <w:rFonts w:ascii="Times New Roman" w:hAnsi="Times New Roman" w:eastAsia="宋体"/>
                <w:b w:val="0"/>
                <w:sz w:val="18"/>
              </w:rPr>
              <w:t>2</w:t>
            </w:r>
          </w:p>
        </w:tc>
      </w:tr>
      <w:tr w14:paraId="0446444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070FD47D">
            <w:pPr>
              <w:keepNext w:val="0"/>
              <w:spacing w:before="20" w:after="20" w:line="260" w:lineRule="exact"/>
              <w:ind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377BF8D7">
            <w:pPr>
              <w:keepNext w:val="0"/>
              <w:spacing w:before="20" w:after="20" w:line="260" w:lineRule="exact"/>
              <w:ind w:firstLine="0" w:firstLineChars="0"/>
              <w:jc w:val="center"/>
            </w:pPr>
            <w:r>
              <w:rPr>
                <w:rFonts w:ascii="Times New Roman" w:hAnsi="Times New Roman" w:eastAsia="宋体"/>
                <w:b w:val="0"/>
                <w:sz w:val="18"/>
              </w:rPr>
              <w:t>BDZ-00037</w:t>
            </w:r>
          </w:p>
        </w:tc>
        <w:tc>
          <w:tcPr>
            <w:tcW w:w="1187" w:type="dxa"/>
            <w:tcMar>
              <w:left w:w="70" w:type="dxa"/>
              <w:right w:w="70" w:type="dxa"/>
            </w:tcMar>
            <w:vAlign w:val="center"/>
          </w:tcPr>
          <w:p w14:paraId="1B32177A">
            <w:pPr>
              <w:keepNext w:val="0"/>
              <w:spacing w:before="20" w:after="20" w:line="260" w:lineRule="exact"/>
              <w:ind w:firstLine="0" w:firstLineChars="0"/>
              <w:jc w:val="center"/>
            </w:pPr>
            <w:r>
              <w:rPr>
                <w:rFonts w:ascii="Times New Roman" w:hAnsi="Times New Roman" w:eastAsia="宋体"/>
                <w:b w:val="0"/>
                <w:sz w:val="18"/>
              </w:rPr>
              <w:t>27.54</w:t>
            </w:r>
          </w:p>
        </w:tc>
        <w:tc>
          <w:tcPr>
            <w:tcW w:w="1187" w:type="dxa"/>
            <w:tcMar>
              <w:left w:w="70" w:type="dxa"/>
              <w:right w:w="70" w:type="dxa"/>
            </w:tcMar>
            <w:vAlign w:val="center"/>
          </w:tcPr>
          <w:p w14:paraId="70A9595F">
            <w:pPr>
              <w:keepNext w:val="0"/>
              <w:spacing w:before="20" w:after="20" w:line="260" w:lineRule="exact"/>
              <w:ind w:firstLine="0" w:firstLineChars="0"/>
              <w:jc w:val="center"/>
            </w:pPr>
            <w:r>
              <w:rPr>
                <w:rFonts w:ascii="Times New Roman" w:hAnsi="Times New Roman" w:eastAsia="宋体"/>
                <w:b w:val="0"/>
                <w:sz w:val="18"/>
              </w:rPr>
              <w:t>26.86</w:t>
            </w:r>
          </w:p>
        </w:tc>
        <w:tc>
          <w:tcPr>
            <w:tcW w:w="1187" w:type="dxa"/>
            <w:tcMar>
              <w:left w:w="70" w:type="dxa"/>
              <w:right w:w="70" w:type="dxa"/>
            </w:tcMar>
            <w:vAlign w:val="center"/>
          </w:tcPr>
          <w:p w14:paraId="757BDF81">
            <w:pPr>
              <w:keepNext w:val="0"/>
              <w:spacing w:before="20" w:after="20" w:line="260" w:lineRule="exact"/>
              <w:ind w:firstLine="0" w:firstLineChars="0"/>
              <w:jc w:val="center"/>
            </w:pPr>
            <w:r>
              <w:rPr>
                <w:rFonts w:ascii="Times New Roman" w:hAnsi="Times New Roman" w:eastAsia="宋体"/>
                <w:b w:val="0"/>
                <w:sz w:val="18"/>
              </w:rPr>
              <w:t>27.54</w:t>
            </w:r>
          </w:p>
        </w:tc>
        <w:tc>
          <w:tcPr>
            <w:tcW w:w="1187" w:type="dxa"/>
            <w:tcMar>
              <w:left w:w="70" w:type="dxa"/>
              <w:right w:w="70" w:type="dxa"/>
            </w:tcMar>
            <w:vAlign w:val="center"/>
          </w:tcPr>
          <w:p w14:paraId="3EF51E3B">
            <w:pPr>
              <w:keepNext w:val="0"/>
              <w:spacing w:before="20" w:after="20" w:line="260" w:lineRule="exact"/>
              <w:ind w:firstLine="0" w:firstLineChars="0"/>
              <w:jc w:val="center"/>
            </w:pPr>
            <w:r>
              <w:rPr>
                <w:rFonts w:ascii="Times New Roman" w:hAnsi="Times New Roman" w:eastAsia="宋体"/>
                <w:b w:val="0"/>
                <w:sz w:val="18"/>
              </w:rPr>
              <w:t>2</w:t>
            </w:r>
          </w:p>
        </w:tc>
        <w:tc>
          <w:tcPr>
            <w:tcW w:w="1187" w:type="dxa"/>
            <w:tcMar>
              <w:left w:w="70" w:type="dxa"/>
              <w:right w:w="70" w:type="dxa"/>
            </w:tcMar>
            <w:vAlign w:val="center"/>
          </w:tcPr>
          <w:p w14:paraId="07152EB2">
            <w:pPr>
              <w:keepNext w:val="0"/>
              <w:spacing w:before="20" w:after="20" w:line="260" w:lineRule="exact"/>
              <w:ind w:firstLine="0" w:firstLineChars="0"/>
              <w:jc w:val="center"/>
            </w:pPr>
            <w:r>
              <w:rPr>
                <w:rFonts w:ascii="Times New Roman" w:hAnsi="Times New Roman" w:eastAsia="宋体"/>
                <w:b w:val="0"/>
                <w:sz w:val="18"/>
              </w:rPr>
              <w:t>3</w:t>
            </w:r>
          </w:p>
        </w:tc>
      </w:tr>
      <w:tr w14:paraId="5EE3A96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128B5980">
            <w:pPr>
              <w:keepNext w:val="0"/>
              <w:spacing w:before="20" w:after="20" w:line="260" w:lineRule="exact"/>
              <w:ind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2E78E70D">
            <w:pPr>
              <w:keepNext w:val="0"/>
              <w:spacing w:before="20" w:after="20" w:line="260" w:lineRule="exact"/>
              <w:ind w:firstLine="0" w:firstLineChars="0"/>
              <w:jc w:val="center"/>
            </w:pPr>
            <w:r>
              <w:rPr>
                <w:rFonts w:ascii="Times New Roman" w:hAnsi="Times New Roman" w:eastAsia="宋体"/>
                <w:b w:val="0"/>
                <w:sz w:val="18"/>
              </w:rPr>
              <w:t>BDZ-00048</w:t>
            </w:r>
          </w:p>
        </w:tc>
        <w:tc>
          <w:tcPr>
            <w:tcW w:w="1187" w:type="dxa"/>
            <w:tcMar>
              <w:left w:w="70" w:type="dxa"/>
              <w:right w:w="70" w:type="dxa"/>
            </w:tcMar>
            <w:vAlign w:val="center"/>
          </w:tcPr>
          <w:p w14:paraId="594A9E6F">
            <w:pPr>
              <w:keepNext w:val="0"/>
              <w:spacing w:before="20" w:after="20" w:line="260" w:lineRule="exact"/>
              <w:ind w:firstLine="0" w:firstLineChars="0"/>
              <w:jc w:val="center"/>
            </w:pPr>
            <w:r>
              <w:rPr>
                <w:rFonts w:ascii="Times New Roman" w:hAnsi="Times New Roman" w:eastAsia="宋体"/>
                <w:b w:val="0"/>
                <w:sz w:val="18"/>
              </w:rPr>
              <w:t>73.11</w:t>
            </w:r>
          </w:p>
        </w:tc>
        <w:tc>
          <w:tcPr>
            <w:tcW w:w="1187" w:type="dxa"/>
            <w:tcMar>
              <w:left w:w="70" w:type="dxa"/>
              <w:right w:w="70" w:type="dxa"/>
            </w:tcMar>
            <w:vAlign w:val="center"/>
          </w:tcPr>
          <w:p w14:paraId="3CCFBE39">
            <w:pPr>
              <w:keepNext w:val="0"/>
              <w:spacing w:before="20" w:after="20" w:line="260" w:lineRule="exact"/>
              <w:ind w:firstLine="0" w:firstLineChars="0"/>
              <w:jc w:val="center"/>
            </w:pPr>
            <w:r>
              <w:rPr>
                <w:rFonts w:ascii="Times New Roman" w:hAnsi="Times New Roman" w:eastAsia="宋体"/>
                <w:b w:val="0"/>
                <w:sz w:val="18"/>
              </w:rPr>
              <w:t>4.56</w:t>
            </w:r>
          </w:p>
        </w:tc>
        <w:tc>
          <w:tcPr>
            <w:tcW w:w="1187" w:type="dxa"/>
            <w:tcMar>
              <w:left w:w="70" w:type="dxa"/>
              <w:right w:w="70" w:type="dxa"/>
            </w:tcMar>
            <w:vAlign w:val="center"/>
          </w:tcPr>
          <w:p w14:paraId="04A35D5F">
            <w:pPr>
              <w:keepNext w:val="0"/>
              <w:spacing w:before="20" w:after="20" w:line="260" w:lineRule="exact"/>
              <w:ind w:firstLine="0" w:firstLineChars="0"/>
              <w:jc w:val="center"/>
            </w:pPr>
            <w:r>
              <w:rPr>
                <w:rFonts w:ascii="Times New Roman" w:hAnsi="Times New Roman" w:eastAsia="宋体"/>
                <w:b w:val="0"/>
                <w:sz w:val="18"/>
              </w:rPr>
              <w:t>73.11</w:t>
            </w:r>
          </w:p>
        </w:tc>
        <w:tc>
          <w:tcPr>
            <w:tcW w:w="1187" w:type="dxa"/>
            <w:tcMar>
              <w:left w:w="70" w:type="dxa"/>
              <w:right w:w="70" w:type="dxa"/>
            </w:tcMar>
            <w:vAlign w:val="center"/>
          </w:tcPr>
          <w:p w14:paraId="3F46AC4C">
            <w:pPr>
              <w:keepNext w:val="0"/>
              <w:spacing w:before="20" w:after="20" w:line="260" w:lineRule="exact"/>
              <w:ind w:firstLine="0" w:firstLineChars="0"/>
              <w:jc w:val="center"/>
            </w:pPr>
            <w:r>
              <w:rPr>
                <w:rFonts w:ascii="Times New Roman" w:hAnsi="Times New Roman" w:eastAsia="宋体"/>
                <w:b w:val="0"/>
                <w:sz w:val="18"/>
              </w:rPr>
              <w:t>3</w:t>
            </w:r>
          </w:p>
        </w:tc>
        <w:tc>
          <w:tcPr>
            <w:tcW w:w="1187" w:type="dxa"/>
            <w:tcMar>
              <w:left w:w="70" w:type="dxa"/>
              <w:right w:w="70" w:type="dxa"/>
            </w:tcMar>
            <w:vAlign w:val="center"/>
          </w:tcPr>
          <w:p w14:paraId="499D84A2">
            <w:pPr>
              <w:keepNext w:val="0"/>
              <w:spacing w:before="20" w:after="20" w:line="260" w:lineRule="exact"/>
              <w:ind w:firstLine="0" w:firstLineChars="0"/>
              <w:jc w:val="center"/>
            </w:pPr>
            <w:r>
              <w:rPr>
                <w:rFonts w:ascii="Times New Roman" w:hAnsi="Times New Roman" w:eastAsia="宋体"/>
                <w:b w:val="0"/>
                <w:sz w:val="18"/>
              </w:rPr>
              <w:t>1</w:t>
            </w:r>
          </w:p>
        </w:tc>
      </w:tr>
      <w:tr w14:paraId="133C19B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50A5845C">
            <w:pPr>
              <w:keepNext w:val="0"/>
              <w:spacing w:before="20" w:after="20" w:line="260" w:lineRule="exact"/>
              <w:ind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31482EC2">
            <w:pPr>
              <w:keepNext w:val="0"/>
              <w:spacing w:before="20" w:after="20" w:line="260" w:lineRule="exact"/>
              <w:ind w:firstLine="0" w:firstLineChars="0"/>
              <w:jc w:val="center"/>
            </w:pPr>
            <w:r>
              <w:rPr>
                <w:rFonts w:ascii="Times New Roman" w:hAnsi="Times New Roman" w:eastAsia="宋体"/>
                <w:b w:val="0"/>
                <w:sz w:val="18"/>
              </w:rPr>
              <w:t>BDZ-00095</w:t>
            </w:r>
          </w:p>
        </w:tc>
        <w:tc>
          <w:tcPr>
            <w:tcW w:w="1187" w:type="dxa"/>
            <w:tcMar>
              <w:left w:w="70" w:type="dxa"/>
              <w:right w:w="70" w:type="dxa"/>
            </w:tcMar>
            <w:vAlign w:val="center"/>
          </w:tcPr>
          <w:p w14:paraId="79C65A40">
            <w:pPr>
              <w:keepNext w:val="0"/>
              <w:spacing w:before="20" w:after="20" w:line="260" w:lineRule="exact"/>
              <w:ind w:firstLine="0" w:firstLineChars="0"/>
              <w:jc w:val="center"/>
            </w:pPr>
            <w:r>
              <w:rPr>
                <w:rFonts w:ascii="Times New Roman" w:hAnsi="Times New Roman" w:eastAsia="宋体"/>
                <w:b w:val="0"/>
                <w:sz w:val="18"/>
              </w:rPr>
              <w:t>22.91</w:t>
            </w:r>
          </w:p>
        </w:tc>
        <w:tc>
          <w:tcPr>
            <w:tcW w:w="1187" w:type="dxa"/>
            <w:tcMar>
              <w:left w:w="70" w:type="dxa"/>
              <w:right w:w="70" w:type="dxa"/>
            </w:tcMar>
            <w:vAlign w:val="center"/>
          </w:tcPr>
          <w:p w14:paraId="0BC616E6">
            <w:pPr>
              <w:keepNext w:val="0"/>
              <w:spacing w:before="20" w:after="20" w:line="260" w:lineRule="exact"/>
              <w:ind w:firstLine="0" w:firstLineChars="0"/>
              <w:jc w:val="center"/>
            </w:pPr>
            <w:r>
              <w:rPr>
                <w:rFonts w:ascii="Times New Roman" w:hAnsi="Times New Roman" w:eastAsia="宋体"/>
                <w:b w:val="0"/>
                <w:sz w:val="18"/>
              </w:rPr>
              <w:t>30.81</w:t>
            </w:r>
          </w:p>
        </w:tc>
        <w:tc>
          <w:tcPr>
            <w:tcW w:w="1187" w:type="dxa"/>
            <w:tcMar>
              <w:left w:w="70" w:type="dxa"/>
              <w:right w:w="70" w:type="dxa"/>
            </w:tcMar>
            <w:vAlign w:val="center"/>
          </w:tcPr>
          <w:p w14:paraId="3E9C55F1">
            <w:pPr>
              <w:keepNext w:val="0"/>
              <w:spacing w:before="20" w:after="20" w:line="260" w:lineRule="exact"/>
              <w:ind w:firstLine="0" w:firstLineChars="0"/>
              <w:jc w:val="center"/>
            </w:pPr>
            <w:r>
              <w:rPr>
                <w:rFonts w:ascii="Times New Roman" w:hAnsi="Times New Roman" w:eastAsia="宋体"/>
                <w:b w:val="0"/>
                <w:sz w:val="18"/>
              </w:rPr>
              <w:t>30.81</w:t>
            </w:r>
          </w:p>
        </w:tc>
        <w:tc>
          <w:tcPr>
            <w:tcW w:w="1187" w:type="dxa"/>
            <w:tcMar>
              <w:left w:w="70" w:type="dxa"/>
              <w:right w:w="70" w:type="dxa"/>
            </w:tcMar>
            <w:vAlign w:val="center"/>
          </w:tcPr>
          <w:p w14:paraId="7C40D060">
            <w:pPr>
              <w:keepNext w:val="0"/>
              <w:spacing w:before="20" w:after="20" w:line="260" w:lineRule="exact"/>
              <w:ind w:firstLine="0" w:firstLineChars="0"/>
              <w:jc w:val="center"/>
            </w:pPr>
            <w:r>
              <w:rPr>
                <w:rFonts w:ascii="Times New Roman" w:hAnsi="Times New Roman" w:eastAsia="宋体"/>
                <w:b w:val="0"/>
                <w:sz w:val="18"/>
              </w:rPr>
              <w:t>2</w:t>
            </w:r>
          </w:p>
        </w:tc>
        <w:tc>
          <w:tcPr>
            <w:tcW w:w="1187" w:type="dxa"/>
            <w:tcMar>
              <w:left w:w="70" w:type="dxa"/>
              <w:right w:w="70" w:type="dxa"/>
            </w:tcMar>
            <w:vAlign w:val="center"/>
          </w:tcPr>
          <w:p w14:paraId="2162392E">
            <w:pPr>
              <w:keepNext w:val="0"/>
              <w:spacing w:before="20" w:after="20" w:line="260" w:lineRule="exact"/>
              <w:ind w:firstLine="0" w:firstLineChars="0"/>
              <w:jc w:val="center"/>
            </w:pPr>
            <w:r>
              <w:rPr>
                <w:rFonts w:ascii="Times New Roman" w:hAnsi="Times New Roman" w:eastAsia="宋体"/>
                <w:b w:val="0"/>
                <w:sz w:val="18"/>
              </w:rPr>
              <w:t>1</w:t>
            </w:r>
          </w:p>
        </w:tc>
      </w:tr>
      <w:tr w14:paraId="793F3FF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08659CD5">
            <w:pPr>
              <w:keepNext w:val="0"/>
              <w:spacing w:before="20" w:after="20" w:line="260" w:lineRule="exact"/>
              <w:ind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3AE678B6">
            <w:pPr>
              <w:keepNext w:val="0"/>
              <w:spacing w:before="20" w:after="20" w:line="260" w:lineRule="exact"/>
              <w:ind w:firstLine="0" w:firstLineChars="0"/>
              <w:jc w:val="center"/>
            </w:pPr>
            <w:r>
              <w:rPr>
                <w:rFonts w:ascii="Times New Roman" w:hAnsi="Times New Roman" w:eastAsia="宋体"/>
                <w:b w:val="0"/>
                <w:sz w:val="18"/>
              </w:rPr>
              <w:t>BDZ-00096</w:t>
            </w:r>
          </w:p>
        </w:tc>
        <w:tc>
          <w:tcPr>
            <w:tcW w:w="1187" w:type="dxa"/>
            <w:tcMar>
              <w:left w:w="70" w:type="dxa"/>
              <w:right w:w="70" w:type="dxa"/>
            </w:tcMar>
            <w:vAlign w:val="center"/>
          </w:tcPr>
          <w:p w14:paraId="3894B4EA">
            <w:pPr>
              <w:keepNext w:val="0"/>
              <w:spacing w:before="20" w:after="20" w:line="260" w:lineRule="exact"/>
              <w:ind w:firstLine="0" w:firstLineChars="0"/>
              <w:jc w:val="center"/>
            </w:pPr>
            <w:r>
              <w:rPr>
                <w:rFonts w:ascii="Times New Roman" w:hAnsi="Times New Roman" w:eastAsia="宋体"/>
                <w:b w:val="0"/>
                <w:sz w:val="18"/>
              </w:rPr>
              <w:t>69.39</w:t>
            </w:r>
          </w:p>
        </w:tc>
        <w:tc>
          <w:tcPr>
            <w:tcW w:w="1187" w:type="dxa"/>
            <w:tcMar>
              <w:left w:w="70" w:type="dxa"/>
              <w:right w:w="70" w:type="dxa"/>
            </w:tcMar>
            <w:vAlign w:val="center"/>
          </w:tcPr>
          <w:p w14:paraId="7903A19E">
            <w:pPr>
              <w:keepNext w:val="0"/>
              <w:spacing w:before="20" w:after="20" w:line="260" w:lineRule="exact"/>
              <w:ind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08A27C59">
            <w:pPr>
              <w:keepNext w:val="0"/>
              <w:spacing w:before="20" w:after="20" w:line="260" w:lineRule="exact"/>
              <w:ind w:firstLine="0" w:firstLineChars="0"/>
              <w:jc w:val="center"/>
            </w:pPr>
            <w:r>
              <w:rPr>
                <w:rFonts w:ascii="Times New Roman" w:hAnsi="Times New Roman" w:eastAsia="宋体"/>
                <w:b w:val="0"/>
                <w:sz w:val="18"/>
              </w:rPr>
              <w:t>69.39</w:t>
            </w:r>
          </w:p>
        </w:tc>
        <w:tc>
          <w:tcPr>
            <w:tcW w:w="1187" w:type="dxa"/>
            <w:tcMar>
              <w:left w:w="70" w:type="dxa"/>
              <w:right w:w="70" w:type="dxa"/>
            </w:tcMar>
            <w:vAlign w:val="center"/>
          </w:tcPr>
          <w:p w14:paraId="5F1BDCD1">
            <w:pPr>
              <w:keepNext w:val="0"/>
              <w:spacing w:before="20" w:after="20" w:line="260" w:lineRule="exact"/>
              <w:ind w:firstLine="0" w:firstLineChars="0"/>
              <w:jc w:val="center"/>
            </w:pPr>
            <w:r>
              <w:rPr>
                <w:rFonts w:ascii="Times New Roman" w:hAnsi="Times New Roman" w:eastAsia="宋体"/>
                <w:b w:val="0"/>
                <w:sz w:val="18"/>
              </w:rPr>
              <w:t>3</w:t>
            </w:r>
          </w:p>
        </w:tc>
        <w:tc>
          <w:tcPr>
            <w:tcW w:w="1187" w:type="dxa"/>
            <w:tcMar>
              <w:left w:w="70" w:type="dxa"/>
              <w:right w:w="70" w:type="dxa"/>
            </w:tcMar>
            <w:vAlign w:val="center"/>
          </w:tcPr>
          <w:p w14:paraId="07CF0460">
            <w:pPr>
              <w:keepNext w:val="0"/>
              <w:spacing w:before="20" w:after="20" w:line="260" w:lineRule="exact"/>
              <w:ind w:firstLine="0" w:firstLineChars="0"/>
              <w:jc w:val="center"/>
            </w:pPr>
            <w:r>
              <w:rPr>
                <w:rFonts w:ascii="Times New Roman" w:hAnsi="Times New Roman" w:eastAsia="宋体"/>
                <w:b w:val="0"/>
                <w:sz w:val="18"/>
              </w:rPr>
              <w:t>0</w:t>
            </w:r>
          </w:p>
        </w:tc>
      </w:tr>
      <w:tr w14:paraId="65807BD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037C8615">
            <w:pPr>
              <w:keepNext w:val="0"/>
              <w:spacing w:before="20" w:after="20" w:line="260" w:lineRule="exact"/>
              <w:ind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08D091FC">
            <w:pPr>
              <w:keepNext w:val="0"/>
              <w:spacing w:before="20" w:after="20" w:line="260" w:lineRule="exact"/>
              <w:ind w:firstLine="0" w:firstLineChars="0"/>
              <w:jc w:val="center"/>
            </w:pPr>
            <w:r>
              <w:rPr>
                <w:rFonts w:ascii="Times New Roman" w:hAnsi="Times New Roman" w:eastAsia="宋体"/>
                <w:b w:val="0"/>
                <w:sz w:val="18"/>
              </w:rPr>
              <w:t>BDZ-00124</w:t>
            </w:r>
          </w:p>
        </w:tc>
        <w:tc>
          <w:tcPr>
            <w:tcW w:w="1187" w:type="dxa"/>
            <w:tcMar>
              <w:left w:w="70" w:type="dxa"/>
              <w:right w:w="70" w:type="dxa"/>
            </w:tcMar>
            <w:vAlign w:val="center"/>
          </w:tcPr>
          <w:p w14:paraId="247B23F2">
            <w:pPr>
              <w:keepNext w:val="0"/>
              <w:spacing w:before="20" w:after="20" w:line="260" w:lineRule="exact"/>
              <w:ind w:firstLine="0" w:firstLineChars="0"/>
              <w:jc w:val="center"/>
            </w:pPr>
            <w:r>
              <w:rPr>
                <w:rFonts w:ascii="Times New Roman" w:hAnsi="Times New Roman" w:eastAsia="宋体"/>
                <w:b w:val="0"/>
                <w:sz w:val="18"/>
              </w:rPr>
              <w:t>61.43</w:t>
            </w:r>
          </w:p>
        </w:tc>
        <w:tc>
          <w:tcPr>
            <w:tcW w:w="1187" w:type="dxa"/>
            <w:tcMar>
              <w:left w:w="70" w:type="dxa"/>
              <w:right w:w="70" w:type="dxa"/>
            </w:tcMar>
            <w:vAlign w:val="center"/>
          </w:tcPr>
          <w:p w14:paraId="0AD96121">
            <w:pPr>
              <w:keepNext w:val="0"/>
              <w:spacing w:before="20" w:after="20" w:line="260" w:lineRule="exact"/>
              <w:ind w:firstLine="0" w:firstLineChars="0"/>
              <w:jc w:val="center"/>
            </w:pPr>
            <w:r>
              <w:rPr>
                <w:rFonts w:ascii="Times New Roman" w:hAnsi="Times New Roman" w:eastAsia="宋体"/>
                <w:b w:val="0"/>
                <w:sz w:val="18"/>
              </w:rPr>
              <w:t>30.65</w:t>
            </w:r>
          </w:p>
        </w:tc>
        <w:tc>
          <w:tcPr>
            <w:tcW w:w="1187" w:type="dxa"/>
            <w:tcMar>
              <w:left w:w="70" w:type="dxa"/>
              <w:right w:w="70" w:type="dxa"/>
            </w:tcMar>
            <w:vAlign w:val="center"/>
          </w:tcPr>
          <w:p w14:paraId="73193FD5">
            <w:pPr>
              <w:keepNext w:val="0"/>
              <w:spacing w:before="20" w:after="20" w:line="260" w:lineRule="exact"/>
              <w:ind w:firstLine="0" w:firstLineChars="0"/>
              <w:jc w:val="center"/>
            </w:pPr>
            <w:r>
              <w:rPr>
                <w:rFonts w:ascii="Times New Roman" w:hAnsi="Times New Roman" w:eastAsia="宋体"/>
                <w:b w:val="0"/>
                <w:sz w:val="18"/>
              </w:rPr>
              <w:t>61.43</w:t>
            </w:r>
          </w:p>
        </w:tc>
        <w:tc>
          <w:tcPr>
            <w:tcW w:w="1187" w:type="dxa"/>
            <w:tcMar>
              <w:left w:w="70" w:type="dxa"/>
              <w:right w:w="70" w:type="dxa"/>
            </w:tcMar>
            <w:vAlign w:val="center"/>
          </w:tcPr>
          <w:p w14:paraId="1C96F101">
            <w:pPr>
              <w:keepNext w:val="0"/>
              <w:spacing w:before="20" w:after="20" w:line="260" w:lineRule="exact"/>
              <w:ind w:firstLine="0" w:firstLineChars="0"/>
              <w:jc w:val="center"/>
            </w:pPr>
            <w:r>
              <w:rPr>
                <w:rFonts w:ascii="Times New Roman" w:hAnsi="Times New Roman" w:eastAsia="宋体"/>
                <w:b w:val="0"/>
                <w:sz w:val="18"/>
              </w:rPr>
              <w:t>3</w:t>
            </w:r>
          </w:p>
        </w:tc>
        <w:tc>
          <w:tcPr>
            <w:tcW w:w="1187" w:type="dxa"/>
            <w:tcMar>
              <w:left w:w="70" w:type="dxa"/>
              <w:right w:w="70" w:type="dxa"/>
            </w:tcMar>
            <w:vAlign w:val="center"/>
          </w:tcPr>
          <w:p w14:paraId="38A543D5">
            <w:pPr>
              <w:keepNext w:val="0"/>
              <w:spacing w:before="20" w:after="20" w:line="260" w:lineRule="exact"/>
              <w:ind w:firstLine="0" w:firstLineChars="0"/>
              <w:jc w:val="center"/>
            </w:pPr>
            <w:r>
              <w:rPr>
                <w:rFonts w:ascii="Times New Roman" w:hAnsi="Times New Roman" w:eastAsia="宋体"/>
                <w:b w:val="0"/>
                <w:sz w:val="18"/>
              </w:rPr>
              <w:t>2</w:t>
            </w:r>
          </w:p>
        </w:tc>
      </w:tr>
      <w:tr w14:paraId="0F45EFA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6F3FDDE3">
            <w:pPr>
              <w:keepNext w:val="0"/>
              <w:spacing w:before="20" w:after="20" w:line="260" w:lineRule="exact"/>
              <w:ind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44B330DE">
            <w:pPr>
              <w:keepNext w:val="0"/>
              <w:spacing w:before="20" w:after="20" w:line="260" w:lineRule="exact"/>
              <w:ind w:firstLine="0" w:firstLineChars="0"/>
              <w:jc w:val="center"/>
            </w:pPr>
            <w:r>
              <w:rPr>
                <w:rFonts w:ascii="Times New Roman" w:hAnsi="Times New Roman" w:eastAsia="宋体"/>
                <w:b w:val="0"/>
                <w:sz w:val="18"/>
              </w:rPr>
              <w:t>BDZ-00135</w:t>
            </w:r>
          </w:p>
        </w:tc>
        <w:tc>
          <w:tcPr>
            <w:tcW w:w="1187" w:type="dxa"/>
            <w:tcMar>
              <w:left w:w="70" w:type="dxa"/>
              <w:right w:w="70" w:type="dxa"/>
            </w:tcMar>
            <w:vAlign w:val="center"/>
          </w:tcPr>
          <w:p w14:paraId="793C55E4">
            <w:pPr>
              <w:keepNext w:val="0"/>
              <w:spacing w:before="20" w:after="20" w:line="260" w:lineRule="exact"/>
              <w:ind w:firstLine="0" w:firstLineChars="0"/>
              <w:jc w:val="center"/>
            </w:pPr>
            <w:r>
              <w:rPr>
                <w:rFonts w:ascii="Times New Roman" w:hAnsi="Times New Roman" w:eastAsia="宋体"/>
                <w:b w:val="0"/>
                <w:sz w:val="18"/>
              </w:rPr>
              <w:t>84.83</w:t>
            </w:r>
          </w:p>
        </w:tc>
        <w:tc>
          <w:tcPr>
            <w:tcW w:w="1187" w:type="dxa"/>
            <w:tcMar>
              <w:left w:w="70" w:type="dxa"/>
              <w:right w:w="70" w:type="dxa"/>
            </w:tcMar>
            <w:vAlign w:val="center"/>
          </w:tcPr>
          <w:p w14:paraId="27EEA3F7">
            <w:pPr>
              <w:keepNext w:val="0"/>
              <w:spacing w:before="20" w:after="20" w:line="260" w:lineRule="exact"/>
              <w:ind w:firstLine="0" w:firstLineChars="0"/>
              <w:jc w:val="center"/>
            </w:pPr>
            <w:r>
              <w:rPr>
                <w:rFonts w:ascii="Times New Roman" w:hAnsi="Times New Roman" w:eastAsia="宋体"/>
                <w:b w:val="0"/>
                <w:sz w:val="18"/>
              </w:rPr>
              <w:t>56.92</w:t>
            </w:r>
          </w:p>
        </w:tc>
        <w:tc>
          <w:tcPr>
            <w:tcW w:w="1187" w:type="dxa"/>
            <w:tcMar>
              <w:left w:w="70" w:type="dxa"/>
              <w:right w:w="70" w:type="dxa"/>
            </w:tcMar>
            <w:vAlign w:val="center"/>
          </w:tcPr>
          <w:p w14:paraId="5AA1A410">
            <w:pPr>
              <w:keepNext w:val="0"/>
              <w:spacing w:before="20" w:after="20" w:line="260" w:lineRule="exact"/>
              <w:ind w:firstLine="0" w:firstLineChars="0"/>
              <w:jc w:val="center"/>
            </w:pPr>
            <w:r>
              <w:rPr>
                <w:rFonts w:ascii="Times New Roman" w:hAnsi="Times New Roman" w:eastAsia="宋体"/>
                <w:b w:val="0"/>
                <w:sz w:val="18"/>
              </w:rPr>
              <w:t>84.83</w:t>
            </w:r>
          </w:p>
        </w:tc>
        <w:tc>
          <w:tcPr>
            <w:tcW w:w="1187" w:type="dxa"/>
            <w:tcMar>
              <w:left w:w="70" w:type="dxa"/>
              <w:right w:w="70" w:type="dxa"/>
            </w:tcMar>
            <w:vAlign w:val="center"/>
          </w:tcPr>
          <w:p w14:paraId="69D96251">
            <w:pPr>
              <w:keepNext w:val="0"/>
              <w:spacing w:before="20" w:after="20" w:line="260" w:lineRule="exact"/>
              <w:ind w:firstLine="0" w:firstLineChars="0"/>
              <w:jc w:val="center"/>
            </w:pPr>
            <w:r>
              <w:rPr>
                <w:rFonts w:ascii="Times New Roman" w:hAnsi="Times New Roman" w:eastAsia="宋体"/>
                <w:b w:val="0"/>
                <w:sz w:val="18"/>
              </w:rPr>
              <w:t>1</w:t>
            </w:r>
          </w:p>
        </w:tc>
        <w:tc>
          <w:tcPr>
            <w:tcW w:w="1187" w:type="dxa"/>
            <w:tcMar>
              <w:left w:w="70" w:type="dxa"/>
              <w:right w:w="70" w:type="dxa"/>
            </w:tcMar>
            <w:vAlign w:val="center"/>
          </w:tcPr>
          <w:p w14:paraId="04F71991">
            <w:pPr>
              <w:keepNext w:val="0"/>
              <w:spacing w:before="20" w:after="20" w:line="260" w:lineRule="exact"/>
              <w:ind w:firstLine="0" w:firstLineChars="0"/>
              <w:jc w:val="center"/>
            </w:pPr>
            <w:r>
              <w:rPr>
                <w:rFonts w:ascii="Times New Roman" w:hAnsi="Times New Roman" w:eastAsia="宋体"/>
                <w:b w:val="0"/>
                <w:sz w:val="18"/>
              </w:rPr>
              <w:t>2</w:t>
            </w:r>
          </w:p>
        </w:tc>
      </w:tr>
      <w:tr w14:paraId="6639691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2B4AF88B">
            <w:pPr>
              <w:keepNext w:val="0"/>
              <w:spacing w:before="20" w:after="20" w:line="260" w:lineRule="exact"/>
              <w:ind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037808AB">
            <w:pPr>
              <w:keepNext w:val="0"/>
              <w:spacing w:before="20" w:after="20" w:line="260" w:lineRule="exact"/>
              <w:ind w:firstLine="0" w:firstLineChars="0"/>
              <w:jc w:val="center"/>
            </w:pPr>
            <w:r>
              <w:rPr>
                <w:rFonts w:ascii="Times New Roman" w:hAnsi="Times New Roman" w:eastAsia="宋体"/>
                <w:b w:val="0"/>
                <w:sz w:val="18"/>
              </w:rPr>
              <w:t>BDZ-00141</w:t>
            </w:r>
          </w:p>
        </w:tc>
        <w:tc>
          <w:tcPr>
            <w:tcW w:w="1187" w:type="dxa"/>
            <w:tcMar>
              <w:left w:w="70" w:type="dxa"/>
              <w:right w:w="70" w:type="dxa"/>
            </w:tcMar>
            <w:vAlign w:val="center"/>
          </w:tcPr>
          <w:p w14:paraId="5C952632">
            <w:pPr>
              <w:keepNext w:val="0"/>
              <w:spacing w:before="20" w:after="20" w:line="260" w:lineRule="exact"/>
              <w:ind w:firstLine="0" w:firstLineChars="0"/>
              <w:jc w:val="center"/>
            </w:pPr>
            <w:r>
              <w:rPr>
                <w:rFonts w:ascii="Times New Roman" w:hAnsi="Times New Roman" w:eastAsia="宋体"/>
                <w:b w:val="0"/>
                <w:sz w:val="18"/>
              </w:rPr>
              <w:t>39.87</w:t>
            </w:r>
          </w:p>
        </w:tc>
        <w:tc>
          <w:tcPr>
            <w:tcW w:w="1187" w:type="dxa"/>
            <w:tcMar>
              <w:left w:w="70" w:type="dxa"/>
              <w:right w:w="70" w:type="dxa"/>
            </w:tcMar>
            <w:vAlign w:val="center"/>
          </w:tcPr>
          <w:p w14:paraId="5AF7C2F6">
            <w:pPr>
              <w:keepNext w:val="0"/>
              <w:spacing w:before="20" w:after="20" w:line="260" w:lineRule="exact"/>
              <w:ind w:firstLine="0" w:firstLineChars="0"/>
              <w:jc w:val="center"/>
            </w:pPr>
            <w:r>
              <w:rPr>
                <w:rFonts w:ascii="Times New Roman" w:hAnsi="Times New Roman" w:eastAsia="宋体"/>
                <w:b w:val="0"/>
                <w:sz w:val="18"/>
              </w:rPr>
              <w:t>37.46</w:t>
            </w:r>
          </w:p>
        </w:tc>
        <w:tc>
          <w:tcPr>
            <w:tcW w:w="1187" w:type="dxa"/>
            <w:tcMar>
              <w:left w:w="70" w:type="dxa"/>
              <w:right w:w="70" w:type="dxa"/>
            </w:tcMar>
            <w:vAlign w:val="center"/>
          </w:tcPr>
          <w:p w14:paraId="16F236C6">
            <w:pPr>
              <w:keepNext w:val="0"/>
              <w:spacing w:before="20" w:after="20" w:line="260" w:lineRule="exact"/>
              <w:ind w:firstLine="0" w:firstLineChars="0"/>
              <w:jc w:val="center"/>
            </w:pPr>
            <w:r>
              <w:rPr>
                <w:rFonts w:ascii="Times New Roman" w:hAnsi="Times New Roman" w:eastAsia="宋体"/>
                <w:b w:val="0"/>
                <w:sz w:val="18"/>
              </w:rPr>
              <w:t>39.87</w:t>
            </w:r>
          </w:p>
        </w:tc>
        <w:tc>
          <w:tcPr>
            <w:tcW w:w="1187" w:type="dxa"/>
            <w:tcMar>
              <w:left w:w="70" w:type="dxa"/>
              <w:right w:w="70" w:type="dxa"/>
            </w:tcMar>
            <w:vAlign w:val="center"/>
          </w:tcPr>
          <w:p w14:paraId="09D6A2A9">
            <w:pPr>
              <w:keepNext w:val="0"/>
              <w:spacing w:before="20" w:after="20" w:line="260" w:lineRule="exact"/>
              <w:ind w:firstLine="0" w:firstLineChars="0"/>
              <w:jc w:val="center"/>
            </w:pPr>
            <w:r>
              <w:rPr>
                <w:rFonts w:ascii="Times New Roman" w:hAnsi="Times New Roman" w:eastAsia="宋体"/>
                <w:b w:val="0"/>
                <w:sz w:val="18"/>
              </w:rPr>
              <w:t>2</w:t>
            </w:r>
          </w:p>
        </w:tc>
        <w:tc>
          <w:tcPr>
            <w:tcW w:w="1187" w:type="dxa"/>
            <w:tcMar>
              <w:left w:w="70" w:type="dxa"/>
              <w:right w:w="70" w:type="dxa"/>
            </w:tcMar>
            <w:vAlign w:val="center"/>
          </w:tcPr>
          <w:p w14:paraId="1AB89ED4">
            <w:pPr>
              <w:keepNext w:val="0"/>
              <w:spacing w:before="20" w:after="20" w:line="260" w:lineRule="exact"/>
              <w:ind w:firstLine="0" w:firstLineChars="0"/>
              <w:jc w:val="center"/>
            </w:pPr>
            <w:r>
              <w:rPr>
                <w:rFonts w:ascii="Times New Roman" w:hAnsi="Times New Roman" w:eastAsia="宋体"/>
                <w:b w:val="0"/>
                <w:sz w:val="18"/>
              </w:rPr>
              <w:t>2</w:t>
            </w:r>
          </w:p>
        </w:tc>
      </w:tr>
      <w:tr w14:paraId="5D8CF8F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7EC677F">
            <w:pPr>
              <w:keepNext w:val="0"/>
              <w:spacing w:before="20" w:after="20" w:line="260" w:lineRule="exact"/>
              <w:ind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5706CE5E">
            <w:pPr>
              <w:keepNext w:val="0"/>
              <w:spacing w:before="20" w:after="20" w:line="260" w:lineRule="exact"/>
              <w:ind w:firstLine="0" w:firstLineChars="0"/>
              <w:jc w:val="center"/>
            </w:pPr>
            <w:r>
              <w:rPr>
                <w:rFonts w:ascii="Times New Roman" w:hAnsi="Times New Roman" w:eastAsia="宋体"/>
                <w:b w:val="0"/>
                <w:sz w:val="18"/>
              </w:rPr>
              <w:t>BDZ-00146</w:t>
            </w:r>
          </w:p>
        </w:tc>
        <w:tc>
          <w:tcPr>
            <w:tcW w:w="1187" w:type="dxa"/>
            <w:tcMar>
              <w:left w:w="70" w:type="dxa"/>
              <w:right w:w="70" w:type="dxa"/>
            </w:tcMar>
            <w:vAlign w:val="center"/>
          </w:tcPr>
          <w:p w14:paraId="0BC44F37">
            <w:pPr>
              <w:keepNext w:val="0"/>
              <w:spacing w:before="20" w:after="20" w:line="260" w:lineRule="exact"/>
              <w:ind w:firstLine="0" w:firstLineChars="0"/>
              <w:jc w:val="center"/>
            </w:pPr>
            <w:r>
              <w:rPr>
                <w:rFonts w:ascii="Times New Roman" w:hAnsi="Times New Roman" w:eastAsia="宋体"/>
                <w:b w:val="0"/>
                <w:sz w:val="18"/>
              </w:rPr>
              <w:t>25.93</w:t>
            </w:r>
          </w:p>
        </w:tc>
        <w:tc>
          <w:tcPr>
            <w:tcW w:w="1187" w:type="dxa"/>
            <w:tcMar>
              <w:left w:w="70" w:type="dxa"/>
              <w:right w:w="70" w:type="dxa"/>
            </w:tcMar>
            <w:vAlign w:val="center"/>
          </w:tcPr>
          <w:p w14:paraId="7E9D1D42">
            <w:pPr>
              <w:keepNext w:val="0"/>
              <w:spacing w:before="20" w:after="20" w:line="260" w:lineRule="exact"/>
              <w:ind w:firstLine="0" w:firstLineChars="0"/>
              <w:jc w:val="center"/>
            </w:pPr>
            <w:r>
              <w:rPr>
                <w:rFonts w:ascii="Times New Roman" w:hAnsi="Times New Roman" w:eastAsia="宋体"/>
                <w:b w:val="0"/>
                <w:sz w:val="18"/>
              </w:rPr>
              <w:t>28.80</w:t>
            </w:r>
          </w:p>
        </w:tc>
        <w:tc>
          <w:tcPr>
            <w:tcW w:w="1187" w:type="dxa"/>
            <w:tcMar>
              <w:left w:w="70" w:type="dxa"/>
              <w:right w:w="70" w:type="dxa"/>
            </w:tcMar>
            <w:vAlign w:val="center"/>
          </w:tcPr>
          <w:p w14:paraId="32DDFDAD">
            <w:pPr>
              <w:keepNext w:val="0"/>
              <w:spacing w:before="20" w:after="20" w:line="260" w:lineRule="exact"/>
              <w:ind w:firstLine="0" w:firstLineChars="0"/>
              <w:jc w:val="center"/>
            </w:pPr>
            <w:r>
              <w:rPr>
                <w:rFonts w:ascii="Times New Roman" w:hAnsi="Times New Roman" w:eastAsia="宋体"/>
                <w:b w:val="0"/>
                <w:sz w:val="18"/>
              </w:rPr>
              <w:t>28.80</w:t>
            </w:r>
          </w:p>
        </w:tc>
        <w:tc>
          <w:tcPr>
            <w:tcW w:w="1187" w:type="dxa"/>
            <w:tcMar>
              <w:left w:w="70" w:type="dxa"/>
              <w:right w:w="70" w:type="dxa"/>
            </w:tcMar>
            <w:vAlign w:val="center"/>
          </w:tcPr>
          <w:p w14:paraId="721C5CC0">
            <w:pPr>
              <w:keepNext w:val="0"/>
              <w:spacing w:before="20" w:after="20" w:line="260" w:lineRule="exact"/>
              <w:ind w:firstLine="0" w:firstLineChars="0"/>
              <w:jc w:val="center"/>
            </w:pPr>
            <w:r>
              <w:rPr>
                <w:rFonts w:ascii="Times New Roman" w:hAnsi="Times New Roman" w:eastAsia="宋体"/>
                <w:b w:val="0"/>
                <w:sz w:val="18"/>
              </w:rPr>
              <w:t>2</w:t>
            </w:r>
          </w:p>
        </w:tc>
        <w:tc>
          <w:tcPr>
            <w:tcW w:w="1187" w:type="dxa"/>
            <w:tcMar>
              <w:left w:w="70" w:type="dxa"/>
              <w:right w:w="70" w:type="dxa"/>
            </w:tcMar>
            <w:vAlign w:val="center"/>
          </w:tcPr>
          <w:p w14:paraId="59143EA3">
            <w:pPr>
              <w:keepNext w:val="0"/>
              <w:spacing w:before="20" w:after="20" w:line="260" w:lineRule="exact"/>
              <w:ind w:firstLine="0" w:firstLineChars="0"/>
              <w:jc w:val="center"/>
            </w:pPr>
            <w:r>
              <w:rPr>
                <w:rFonts w:ascii="Times New Roman" w:hAnsi="Times New Roman" w:eastAsia="宋体"/>
                <w:b w:val="0"/>
                <w:sz w:val="18"/>
              </w:rPr>
              <w:t>2</w:t>
            </w:r>
          </w:p>
        </w:tc>
      </w:tr>
      <w:tr w14:paraId="55E2E82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641EA69C">
            <w:pPr>
              <w:keepNext w:val="0"/>
              <w:spacing w:before="20" w:after="20" w:line="260" w:lineRule="exact"/>
              <w:ind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33F87D4F">
            <w:pPr>
              <w:keepNext w:val="0"/>
              <w:spacing w:before="20" w:after="20" w:line="260" w:lineRule="exact"/>
              <w:ind w:firstLine="0" w:firstLineChars="0"/>
              <w:jc w:val="center"/>
            </w:pPr>
            <w:r>
              <w:rPr>
                <w:rFonts w:ascii="Times New Roman" w:hAnsi="Times New Roman" w:eastAsia="宋体"/>
                <w:b w:val="0"/>
                <w:sz w:val="18"/>
              </w:rPr>
              <w:t>BDZ-00147</w:t>
            </w:r>
          </w:p>
        </w:tc>
        <w:tc>
          <w:tcPr>
            <w:tcW w:w="1187" w:type="dxa"/>
            <w:tcMar>
              <w:left w:w="70" w:type="dxa"/>
              <w:right w:w="70" w:type="dxa"/>
            </w:tcMar>
            <w:vAlign w:val="center"/>
          </w:tcPr>
          <w:p w14:paraId="5471E894">
            <w:pPr>
              <w:keepNext w:val="0"/>
              <w:spacing w:before="20" w:after="20" w:line="260" w:lineRule="exact"/>
              <w:ind w:firstLine="0" w:firstLineChars="0"/>
              <w:jc w:val="center"/>
            </w:pPr>
            <w:r>
              <w:rPr>
                <w:rFonts w:ascii="Times New Roman" w:hAnsi="Times New Roman" w:eastAsia="宋体"/>
                <w:b w:val="0"/>
                <w:sz w:val="18"/>
              </w:rPr>
              <w:t>50.21</w:t>
            </w:r>
          </w:p>
        </w:tc>
        <w:tc>
          <w:tcPr>
            <w:tcW w:w="1187" w:type="dxa"/>
            <w:tcMar>
              <w:left w:w="70" w:type="dxa"/>
              <w:right w:w="70" w:type="dxa"/>
            </w:tcMar>
            <w:vAlign w:val="center"/>
          </w:tcPr>
          <w:p w14:paraId="5BD1FC04">
            <w:pPr>
              <w:keepNext w:val="0"/>
              <w:spacing w:before="20" w:after="20" w:line="260" w:lineRule="exact"/>
              <w:ind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11C174B9">
            <w:pPr>
              <w:keepNext w:val="0"/>
              <w:spacing w:before="20" w:after="20" w:line="260" w:lineRule="exact"/>
              <w:ind w:firstLine="0" w:firstLineChars="0"/>
              <w:jc w:val="center"/>
            </w:pPr>
            <w:r>
              <w:rPr>
                <w:rFonts w:ascii="Times New Roman" w:hAnsi="Times New Roman" w:eastAsia="宋体"/>
                <w:b w:val="0"/>
                <w:sz w:val="18"/>
              </w:rPr>
              <w:t>50.21</w:t>
            </w:r>
          </w:p>
        </w:tc>
        <w:tc>
          <w:tcPr>
            <w:tcW w:w="1187" w:type="dxa"/>
            <w:tcMar>
              <w:left w:w="70" w:type="dxa"/>
              <w:right w:w="70" w:type="dxa"/>
            </w:tcMar>
            <w:vAlign w:val="center"/>
          </w:tcPr>
          <w:p w14:paraId="370E138C">
            <w:pPr>
              <w:keepNext w:val="0"/>
              <w:spacing w:before="20" w:after="20" w:line="260" w:lineRule="exact"/>
              <w:ind w:firstLine="0" w:firstLineChars="0"/>
              <w:jc w:val="center"/>
            </w:pPr>
            <w:r>
              <w:rPr>
                <w:rFonts w:ascii="Times New Roman" w:hAnsi="Times New Roman" w:eastAsia="宋体"/>
                <w:b w:val="0"/>
                <w:sz w:val="18"/>
              </w:rPr>
              <w:t>3</w:t>
            </w:r>
          </w:p>
        </w:tc>
        <w:tc>
          <w:tcPr>
            <w:tcW w:w="1187" w:type="dxa"/>
            <w:tcMar>
              <w:left w:w="70" w:type="dxa"/>
              <w:right w:w="70" w:type="dxa"/>
            </w:tcMar>
            <w:vAlign w:val="center"/>
          </w:tcPr>
          <w:p w14:paraId="7831483D">
            <w:pPr>
              <w:keepNext w:val="0"/>
              <w:spacing w:before="20" w:after="20" w:line="260" w:lineRule="exact"/>
              <w:ind w:firstLine="0" w:firstLineChars="0"/>
              <w:jc w:val="center"/>
            </w:pPr>
            <w:r>
              <w:rPr>
                <w:rFonts w:ascii="Times New Roman" w:hAnsi="Times New Roman" w:eastAsia="宋体"/>
                <w:b w:val="0"/>
                <w:sz w:val="18"/>
              </w:rPr>
              <w:t>0</w:t>
            </w:r>
          </w:p>
        </w:tc>
      </w:tr>
      <w:tr w14:paraId="73FA7A8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2992692A">
            <w:pPr>
              <w:keepNext w:val="0"/>
              <w:spacing w:before="20" w:after="20" w:line="260" w:lineRule="exact"/>
              <w:ind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4FCB4991">
            <w:pPr>
              <w:keepNext w:val="0"/>
              <w:spacing w:before="20" w:after="20" w:line="260" w:lineRule="exact"/>
              <w:ind w:firstLine="0" w:firstLineChars="0"/>
              <w:jc w:val="center"/>
            </w:pPr>
            <w:r>
              <w:rPr>
                <w:rFonts w:ascii="Times New Roman" w:hAnsi="Times New Roman" w:eastAsia="宋体"/>
                <w:b w:val="0"/>
                <w:sz w:val="18"/>
              </w:rPr>
              <w:t>BDZ-00162</w:t>
            </w:r>
          </w:p>
        </w:tc>
        <w:tc>
          <w:tcPr>
            <w:tcW w:w="1187" w:type="dxa"/>
            <w:tcMar>
              <w:left w:w="70" w:type="dxa"/>
              <w:right w:w="70" w:type="dxa"/>
            </w:tcMar>
            <w:vAlign w:val="center"/>
          </w:tcPr>
          <w:p w14:paraId="72399E38">
            <w:pPr>
              <w:keepNext w:val="0"/>
              <w:spacing w:before="20" w:after="20" w:line="260" w:lineRule="exact"/>
              <w:ind w:firstLine="0" w:firstLineChars="0"/>
              <w:jc w:val="center"/>
            </w:pPr>
            <w:r>
              <w:rPr>
                <w:rFonts w:ascii="Times New Roman" w:hAnsi="Times New Roman" w:eastAsia="宋体"/>
                <w:b w:val="0"/>
                <w:sz w:val="18"/>
              </w:rPr>
              <w:t>19.20</w:t>
            </w:r>
          </w:p>
        </w:tc>
        <w:tc>
          <w:tcPr>
            <w:tcW w:w="1187" w:type="dxa"/>
            <w:tcMar>
              <w:left w:w="70" w:type="dxa"/>
              <w:right w:w="70" w:type="dxa"/>
            </w:tcMar>
            <w:vAlign w:val="center"/>
          </w:tcPr>
          <w:p w14:paraId="19BB8390">
            <w:pPr>
              <w:keepNext w:val="0"/>
              <w:spacing w:before="20" w:after="20" w:line="260" w:lineRule="exact"/>
              <w:ind w:firstLine="0" w:firstLineChars="0"/>
              <w:jc w:val="center"/>
            </w:pPr>
            <w:r>
              <w:rPr>
                <w:rFonts w:ascii="Times New Roman" w:hAnsi="Times New Roman" w:eastAsia="宋体"/>
                <w:b w:val="0"/>
                <w:sz w:val="18"/>
              </w:rPr>
              <w:t>35.20</w:t>
            </w:r>
          </w:p>
        </w:tc>
        <w:tc>
          <w:tcPr>
            <w:tcW w:w="1187" w:type="dxa"/>
            <w:tcMar>
              <w:left w:w="70" w:type="dxa"/>
              <w:right w:w="70" w:type="dxa"/>
            </w:tcMar>
            <w:vAlign w:val="center"/>
          </w:tcPr>
          <w:p w14:paraId="716F9825">
            <w:pPr>
              <w:keepNext w:val="0"/>
              <w:spacing w:before="20" w:after="20" w:line="260" w:lineRule="exact"/>
              <w:ind w:firstLine="0" w:firstLineChars="0"/>
              <w:jc w:val="center"/>
            </w:pPr>
            <w:r>
              <w:rPr>
                <w:rFonts w:ascii="Times New Roman" w:hAnsi="Times New Roman" w:eastAsia="宋体"/>
                <w:b w:val="0"/>
                <w:sz w:val="18"/>
              </w:rPr>
              <w:t>35.20</w:t>
            </w:r>
          </w:p>
        </w:tc>
        <w:tc>
          <w:tcPr>
            <w:tcW w:w="1187" w:type="dxa"/>
            <w:tcMar>
              <w:left w:w="70" w:type="dxa"/>
              <w:right w:w="70" w:type="dxa"/>
            </w:tcMar>
            <w:vAlign w:val="center"/>
          </w:tcPr>
          <w:p w14:paraId="456D1895">
            <w:pPr>
              <w:keepNext w:val="0"/>
              <w:spacing w:before="20" w:after="20" w:line="260" w:lineRule="exact"/>
              <w:ind w:firstLine="0" w:firstLineChars="0"/>
              <w:jc w:val="center"/>
            </w:pPr>
            <w:r>
              <w:rPr>
                <w:rFonts w:ascii="Times New Roman" w:hAnsi="Times New Roman" w:eastAsia="宋体"/>
                <w:b w:val="0"/>
                <w:sz w:val="18"/>
              </w:rPr>
              <w:t>2</w:t>
            </w:r>
          </w:p>
        </w:tc>
        <w:tc>
          <w:tcPr>
            <w:tcW w:w="1187" w:type="dxa"/>
            <w:tcMar>
              <w:left w:w="70" w:type="dxa"/>
              <w:right w:w="70" w:type="dxa"/>
            </w:tcMar>
            <w:vAlign w:val="center"/>
          </w:tcPr>
          <w:p w14:paraId="2FF21522">
            <w:pPr>
              <w:keepNext w:val="0"/>
              <w:spacing w:before="20" w:after="20" w:line="260" w:lineRule="exact"/>
              <w:ind w:firstLine="0" w:firstLineChars="0"/>
              <w:jc w:val="center"/>
            </w:pPr>
            <w:r>
              <w:rPr>
                <w:rFonts w:ascii="Times New Roman" w:hAnsi="Times New Roman" w:eastAsia="宋体"/>
                <w:b w:val="0"/>
                <w:sz w:val="18"/>
              </w:rPr>
              <w:t>3</w:t>
            </w:r>
          </w:p>
        </w:tc>
      </w:tr>
      <w:tr w14:paraId="295EEAB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100FECC4">
            <w:pPr>
              <w:keepNext w:val="0"/>
              <w:spacing w:before="20" w:after="20" w:line="260" w:lineRule="exact"/>
              <w:ind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34470F1F">
            <w:pPr>
              <w:keepNext w:val="0"/>
              <w:spacing w:before="20" w:after="20" w:line="260" w:lineRule="exact"/>
              <w:ind w:firstLine="0" w:firstLineChars="0"/>
              <w:jc w:val="center"/>
            </w:pPr>
            <w:r>
              <w:rPr>
                <w:rFonts w:ascii="Times New Roman" w:hAnsi="Times New Roman" w:eastAsia="宋体"/>
                <w:b w:val="0"/>
                <w:sz w:val="18"/>
              </w:rPr>
              <w:t>BDZ-00164</w:t>
            </w:r>
          </w:p>
        </w:tc>
        <w:tc>
          <w:tcPr>
            <w:tcW w:w="1187" w:type="dxa"/>
            <w:tcMar>
              <w:left w:w="70" w:type="dxa"/>
              <w:right w:w="70" w:type="dxa"/>
            </w:tcMar>
            <w:vAlign w:val="center"/>
          </w:tcPr>
          <w:p w14:paraId="7882BF57">
            <w:pPr>
              <w:keepNext w:val="0"/>
              <w:spacing w:before="20" w:after="20" w:line="260" w:lineRule="exact"/>
              <w:ind w:firstLine="0" w:firstLineChars="0"/>
              <w:jc w:val="center"/>
            </w:pPr>
            <w:r>
              <w:rPr>
                <w:rFonts w:ascii="Times New Roman" w:hAnsi="Times New Roman" w:eastAsia="宋体"/>
                <w:b w:val="0"/>
                <w:sz w:val="18"/>
              </w:rPr>
              <w:t>39.15</w:t>
            </w:r>
          </w:p>
        </w:tc>
        <w:tc>
          <w:tcPr>
            <w:tcW w:w="1187" w:type="dxa"/>
            <w:tcMar>
              <w:left w:w="70" w:type="dxa"/>
              <w:right w:w="70" w:type="dxa"/>
            </w:tcMar>
            <w:vAlign w:val="center"/>
          </w:tcPr>
          <w:p w14:paraId="2A3C9B02">
            <w:pPr>
              <w:keepNext w:val="0"/>
              <w:spacing w:before="20" w:after="20" w:line="260" w:lineRule="exact"/>
              <w:ind w:firstLine="0" w:firstLineChars="0"/>
              <w:jc w:val="center"/>
            </w:pPr>
            <w:r>
              <w:rPr>
                <w:rFonts w:ascii="Times New Roman" w:hAnsi="Times New Roman" w:eastAsia="宋体"/>
                <w:b w:val="0"/>
                <w:sz w:val="18"/>
              </w:rPr>
              <w:t>30.51</w:t>
            </w:r>
          </w:p>
        </w:tc>
        <w:tc>
          <w:tcPr>
            <w:tcW w:w="1187" w:type="dxa"/>
            <w:tcMar>
              <w:left w:w="70" w:type="dxa"/>
              <w:right w:w="70" w:type="dxa"/>
            </w:tcMar>
            <w:vAlign w:val="center"/>
          </w:tcPr>
          <w:p w14:paraId="771D1814">
            <w:pPr>
              <w:keepNext w:val="0"/>
              <w:spacing w:before="20" w:after="20" w:line="260" w:lineRule="exact"/>
              <w:ind w:firstLine="0" w:firstLineChars="0"/>
              <w:jc w:val="center"/>
            </w:pPr>
            <w:r>
              <w:rPr>
                <w:rFonts w:ascii="Times New Roman" w:hAnsi="Times New Roman" w:eastAsia="宋体"/>
                <w:b w:val="0"/>
                <w:sz w:val="18"/>
              </w:rPr>
              <w:t>39.15</w:t>
            </w:r>
          </w:p>
        </w:tc>
        <w:tc>
          <w:tcPr>
            <w:tcW w:w="1187" w:type="dxa"/>
            <w:tcMar>
              <w:left w:w="70" w:type="dxa"/>
              <w:right w:w="70" w:type="dxa"/>
            </w:tcMar>
            <w:vAlign w:val="center"/>
          </w:tcPr>
          <w:p w14:paraId="0135732C">
            <w:pPr>
              <w:keepNext w:val="0"/>
              <w:spacing w:before="20" w:after="20" w:line="260" w:lineRule="exact"/>
              <w:ind w:firstLine="0" w:firstLineChars="0"/>
              <w:jc w:val="center"/>
            </w:pPr>
            <w:r>
              <w:rPr>
                <w:rFonts w:ascii="Times New Roman" w:hAnsi="Times New Roman" w:eastAsia="宋体"/>
                <w:b w:val="0"/>
                <w:sz w:val="18"/>
              </w:rPr>
              <w:t>3</w:t>
            </w:r>
          </w:p>
        </w:tc>
        <w:tc>
          <w:tcPr>
            <w:tcW w:w="1187" w:type="dxa"/>
            <w:tcMar>
              <w:left w:w="70" w:type="dxa"/>
              <w:right w:w="70" w:type="dxa"/>
            </w:tcMar>
            <w:vAlign w:val="center"/>
          </w:tcPr>
          <w:p w14:paraId="6F295896">
            <w:pPr>
              <w:keepNext w:val="0"/>
              <w:spacing w:before="20" w:after="20" w:line="260" w:lineRule="exact"/>
              <w:ind w:firstLine="0" w:firstLineChars="0"/>
              <w:jc w:val="center"/>
            </w:pPr>
            <w:r>
              <w:rPr>
                <w:rFonts w:ascii="Times New Roman" w:hAnsi="Times New Roman" w:eastAsia="宋体"/>
                <w:b w:val="0"/>
                <w:sz w:val="18"/>
              </w:rPr>
              <w:t>1</w:t>
            </w:r>
          </w:p>
        </w:tc>
      </w:tr>
      <w:tr w14:paraId="6ABF06B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280F23B4">
            <w:pPr>
              <w:keepNext w:val="0"/>
              <w:spacing w:before="20" w:after="20" w:line="260" w:lineRule="exact"/>
              <w:ind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20F9F408">
            <w:pPr>
              <w:keepNext w:val="0"/>
              <w:spacing w:before="20" w:after="20" w:line="260" w:lineRule="exact"/>
              <w:ind w:firstLine="0" w:firstLineChars="0"/>
              <w:jc w:val="center"/>
            </w:pPr>
            <w:r>
              <w:rPr>
                <w:rFonts w:ascii="Times New Roman" w:hAnsi="Times New Roman" w:eastAsia="宋体"/>
                <w:b w:val="0"/>
                <w:sz w:val="18"/>
              </w:rPr>
              <w:t>BDZ-00172</w:t>
            </w:r>
          </w:p>
        </w:tc>
        <w:tc>
          <w:tcPr>
            <w:tcW w:w="1187" w:type="dxa"/>
            <w:tcMar>
              <w:left w:w="70" w:type="dxa"/>
              <w:right w:w="70" w:type="dxa"/>
            </w:tcMar>
            <w:vAlign w:val="center"/>
          </w:tcPr>
          <w:p w14:paraId="6EAA83EF">
            <w:pPr>
              <w:keepNext w:val="0"/>
              <w:spacing w:before="20" w:after="20" w:line="260" w:lineRule="exact"/>
              <w:ind w:firstLine="0" w:firstLineChars="0"/>
              <w:jc w:val="center"/>
            </w:pPr>
            <w:r>
              <w:rPr>
                <w:rFonts w:ascii="Times New Roman" w:hAnsi="Times New Roman" w:eastAsia="宋体"/>
                <w:b w:val="0"/>
                <w:sz w:val="18"/>
              </w:rPr>
              <w:t>34.43</w:t>
            </w:r>
          </w:p>
        </w:tc>
        <w:tc>
          <w:tcPr>
            <w:tcW w:w="1187" w:type="dxa"/>
            <w:tcMar>
              <w:left w:w="70" w:type="dxa"/>
              <w:right w:w="70" w:type="dxa"/>
            </w:tcMar>
            <w:vAlign w:val="center"/>
          </w:tcPr>
          <w:p w14:paraId="318EE772">
            <w:pPr>
              <w:keepNext w:val="0"/>
              <w:spacing w:before="20" w:after="20" w:line="260" w:lineRule="exact"/>
              <w:ind w:firstLine="0" w:firstLineChars="0"/>
              <w:jc w:val="center"/>
            </w:pPr>
            <w:r>
              <w:rPr>
                <w:rFonts w:ascii="Times New Roman" w:hAnsi="Times New Roman" w:eastAsia="宋体"/>
                <w:b w:val="0"/>
                <w:sz w:val="18"/>
              </w:rPr>
              <w:t>22.78</w:t>
            </w:r>
          </w:p>
        </w:tc>
        <w:tc>
          <w:tcPr>
            <w:tcW w:w="1187" w:type="dxa"/>
            <w:tcMar>
              <w:left w:w="70" w:type="dxa"/>
              <w:right w:w="70" w:type="dxa"/>
            </w:tcMar>
            <w:vAlign w:val="center"/>
          </w:tcPr>
          <w:p w14:paraId="6EEBD6DF">
            <w:pPr>
              <w:keepNext w:val="0"/>
              <w:spacing w:before="20" w:after="20" w:line="260" w:lineRule="exact"/>
              <w:ind w:firstLine="0" w:firstLineChars="0"/>
              <w:jc w:val="center"/>
            </w:pPr>
            <w:r>
              <w:rPr>
                <w:rFonts w:ascii="Times New Roman" w:hAnsi="Times New Roman" w:eastAsia="宋体"/>
                <w:b w:val="0"/>
                <w:sz w:val="18"/>
              </w:rPr>
              <w:t>34.43</w:t>
            </w:r>
          </w:p>
        </w:tc>
        <w:tc>
          <w:tcPr>
            <w:tcW w:w="1187" w:type="dxa"/>
            <w:tcMar>
              <w:left w:w="70" w:type="dxa"/>
              <w:right w:w="70" w:type="dxa"/>
            </w:tcMar>
            <w:vAlign w:val="center"/>
          </w:tcPr>
          <w:p w14:paraId="2C50C224">
            <w:pPr>
              <w:keepNext w:val="0"/>
              <w:spacing w:before="20" w:after="20" w:line="260" w:lineRule="exact"/>
              <w:ind w:firstLine="0" w:firstLineChars="0"/>
              <w:jc w:val="center"/>
            </w:pPr>
            <w:r>
              <w:rPr>
                <w:rFonts w:ascii="Times New Roman" w:hAnsi="Times New Roman" w:eastAsia="宋体"/>
                <w:b w:val="0"/>
                <w:sz w:val="18"/>
              </w:rPr>
              <w:t>2</w:t>
            </w:r>
          </w:p>
        </w:tc>
        <w:tc>
          <w:tcPr>
            <w:tcW w:w="1187" w:type="dxa"/>
            <w:tcMar>
              <w:left w:w="70" w:type="dxa"/>
              <w:right w:w="70" w:type="dxa"/>
            </w:tcMar>
            <w:vAlign w:val="center"/>
          </w:tcPr>
          <w:p w14:paraId="2F3E4B01">
            <w:pPr>
              <w:keepNext w:val="0"/>
              <w:spacing w:before="20" w:after="20" w:line="260" w:lineRule="exact"/>
              <w:ind w:firstLine="0" w:firstLineChars="0"/>
              <w:jc w:val="center"/>
            </w:pPr>
            <w:r>
              <w:rPr>
                <w:rFonts w:ascii="Times New Roman" w:hAnsi="Times New Roman" w:eastAsia="宋体"/>
                <w:b w:val="0"/>
                <w:sz w:val="18"/>
              </w:rPr>
              <w:t>2</w:t>
            </w:r>
          </w:p>
        </w:tc>
      </w:tr>
      <w:tr w14:paraId="5516E59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F88CC2C">
            <w:pPr>
              <w:keepNext w:val="0"/>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27FBC5F9">
            <w:pPr>
              <w:keepNext w:val="0"/>
              <w:spacing w:before="20" w:after="20" w:line="260" w:lineRule="exact"/>
              <w:ind w:firstLine="0" w:firstLineChars="0"/>
              <w:jc w:val="center"/>
            </w:pPr>
            <w:r>
              <w:rPr>
                <w:rFonts w:ascii="Times New Roman" w:hAnsi="Times New Roman" w:eastAsia="宋体"/>
                <w:b w:val="0"/>
                <w:sz w:val="18"/>
              </w:rPr>
              <w:t>BDZ-00012</w:t>
            </w:r>
          </w:p>
        </w:tc>
        <w:tc>
          <w:tcPr>
            <w:tcW w:w="1187" w:type="dxa"/>
            <w:tcMar>
              <w:left w:w="70" w:type="dxa"/>
              <w:right w:w="70" w:type="dxa"/>
            </w:tcMar>
            <w:vAlign w:val="center"/>
          </w:tcPr>
          <w:p w14:paraId="3F052B4A">
            <w:pPr>
              <w:keepNext w:val="0"/>
              <w:spacing w:before="20" w:after="20" w:line="260" w:lineRule="exact"/>
              <w:ind w:firstLine="0" w:firstLineChars="0"/>
              <w:jc w:val="center"/>
            </w:pPr>
            <w:r>
              <w:rPr>
                <w:rFonts w:ascii="Times New Roman" w:hAnsi="Times New Roman" w:eastAsia="宋体"/>
                <w:b w:val="0"/>
                <w:sz w:val="18"/>
              </w:rPr>
              <w:t>32.29</w:t>
            </w:r>
          </w:p>
        </w:tc>
        <w:tc>
          <w:tcPr>
            <w:tcW w:w="1187" w:type="dxa"/>
            <w:tcMar>
              <w:left w:w="70" w:type="dxa"/>
              <w:right w:w="70" w:type="dxa"/>
            </w:tcMar>
            <w:vAlign w:val="center"/>
          </w:tcPr>
          <w:p w14:paraId="03E466AD">
            <w:pPr>
              <w:keepNext w:val="0"/>
              <w:spacing w:before="20" w:after="20" w:line="260" w:lineRule="exact"/>
              <w:ind w:firstLine="0" w:firstLineChars="0"/>
              <w:jc w:val="center"/>
            </w:pPr>
            <w:r>
              <w:rPr>
                <w:rFonts w:ascii="Times New Roman" w:hAnsi="Times New Roman" w:eastAsia="宋体"/>
                <w:b w:val="0"/>
                <w:sz w:val="18"/>
              </w:rPr>
              <w:t>35.73</w:t>
            </w:r>
          </w:p>
        </w:tc>
        <w:tc>
          <w:tcPr>
            <w:tcW w:w="1187" w:type="dxa"/>
            <w:tcMar>
              <w:left w:w="70" w:type="dxa"/>
              <w:right w:w="70" w:type="dxa"/>
            </w:tcMar>
            <w:vAlign w:val="center"/>
          </w:tcPr>
          <w:p w14:paraId="296D18F6">
            <w:pPr>
              <w:keepNext w:val="0"/>
              <w:spacing w:before="20" w:after="20" w:line="260" w:lineRule="exact"/>
              <w:ind w:firstLine="0" w:firstLineChars="0"/>
              <w:jc w:val="center"/>
            </w:pPr>
            <w:r>
              <w:rPr>
                <w:rFonts w:ascii="Times New Roman" w:hAnsi="Times New Roman" w:eastAsia="宋体"/>
                <w:b w:val="0"/>
                <w:sz w:val="18"/>
              </w:rPr>
              <w:t>35.73</w:t>
            </w:r>
          </w:p>
        </w:tc>
        <w:tc>
          <w:tcPr>
            <w:tcW w:w="1187" w:type="dxa"/>
            <w:tcMar>
              <w:left w:w="70" w:type="dxa"/>
              <w:right w:w="70" w:type="dxa"/>
            </w:tcMar>
            <w:vAlign w:val="center"/>
          </w:tcPr>
          <w:p w14:paraId="2EE2D39D">
            <w:pPr>
              <w:keepNext w:val="0"/>
              <w:spacing w:before="20" w:after="20" w:line="260" w:lineRule="exact"/>
              <w:ind w:firstLine="0" w:firstLineChars="0"/>
              <w:jc w:val="center"/>
            </w:pPr>
            <w:r>
              <w:rPr>
                <w:rFonts w:ascii="Times New Roman" w:hAnsi="Times New Roman" w:eastAsia="宋体"/>
                <w:b w:val="0"/>
                <w:sz w:val="18"/>
              </w:rPr>
              <w:t>2</w:t>
            </w:r>
          </w:p>
        </w:tc>
        <w:tc>
          <w:tcPr>
            <w:tcW w:w="1187" w:type="dxa"/>
            <w:tcMar>
              <w:left w:w="70" w:type="dxa"/>
              <w:right w:w="70" w:type="dxa"/>
            </w:tcMar>
            <w:vAlign w:val="center"/>
          </w:tcPr>
          <w:p w14:paraId="15E82141">
            <w:pPr>
              <w:keepNext w:val="0"/>
              <w:spacing w:before="20" w:after="20" w:line="260" w:lineRule="exact"/>
              <w:ind w:firstLine="0" w:firstLineChars="0"/>
              <w:jc w:val="center"/>
            </w:pPr>
            <w:r>
              <w:rPr>
                <w:rFonts w:ascii="Times New Roman" w:hAnsi="Times New Roman" w:eastAsia="宋体"/>
                <w:b w:val="0"/>
                <w:sz w:val="18"/>
              </w:rPr>
              <w:t>2</w:t>
            </w:r>
          </w:p>
        </w:tc>
      </w:tr>
      <w:tr w14:paraId="451FA10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5536B6BD">
            <w:pPr>
              <w:keepNext w:val="0"/>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56985076">
            <w:pPr>
              <w:keepNext w:val="0"/>
              <w:spacing w:before="20" w:after="20" w:line="260" w:lineRule="exact"/>
              <w:ind w:firstLine="0" w:firstLineChars="0"/>
              <w:jc w:val="center"/>
            </w:pPr>
            <w:r>
              <w:rPr>
                <w:rFonts w:ascii="Times New Roman" w:hAnsi="Times New Roman" w:eastAsia="宋体"/>
                <w:b w:val="0"/>
                <w:sz w:val="18"/>
              </w:rPr>
              <w:t>BDZ-00013</w:t>
            </w:r>
          </w:p>
        </w:tc>
        <w:tc>
          <w:tcPr>
            <w:tcW w:w="1187" w:type="dxa"/>
            <w:tcMar>
              <w:left w:w="70" w:type="dxa"/>
              <w:right w:w="70" w:type="dxa"/>
            </w:tcMar>
            <w:vAlign w:val="center"/>
          </w:tcPr>
          <w:p w14:paraId="7C8F58C4">
            <w:pPr>
              <w:keepNext w:val="0"/>
              <w:spacing w:before="20" w:after="20" w:line="260" w:lineRule="exact"/>
              <w:ind w:firstLine="0" w:firstLineChars="0"/>
              <w:jc w:val="center"/>
            </w:pPr>
            <w:r>
              <w:rPr>
                <w:rFonts w:ascii="Times New Roman" w:hAnsi="Times New Roman" w:eastAsia="宋体"/>
                <w:b w:val="0"/>
                <w:sz w:val="18"/>
              </w:rPr>
              <w:t>70.32</w:t>
            </w:r>
          </w:p>
        </w:tc>
        <w:tc>
          <w:tcPr>
            <w:tcW w:w="1187" w:type="dxa"/>
            <w:tcMar>
              <w:left w:w="70" w:type="dxa"/>
              <w:right w:w="70" w:type="dxa"/>
            </w:tcMar>
            <w:vAlign w:val="center"/>
          </w:tcPr>
          <w:p w14:paraId="4F3D2338">
            <w:pPr>
              <w:keepNext w:val="0"/>
              <w:spacing w:before="20" w:after="20" w:line="260" w:lineRule="exact"/>
              <w:ind w:firstLine="0" w:firstLineChars="0"/>
              <w:jc w:val="center"/>
            </w:pPr>
            <w:r>
              <w:rPr>
                <w:rFonts w:ascii="Times New Roman" w:hAnsi="Times New Roman" w:eastAsia="宋体"/>
                <w:b w:val="0"/>
                <w:sz w:val="18"/>
              </w:rPr>
              <w:t>8.70</w:t>
            </w:r>
          </w:p>
        </w:tc>
        <w:tc>
          <w:tcPr>
            <w:tcW w:w="1187" w:type="dxa"/>
            <w:tcMar>
              <w:left w:w="70" w:type="dxa"/>
              <w:right w:w="70" w:type="dxa"/>
            </w:tcMar>
            <w:vAlign w:val="center"/>
          </w:tcPr>
          <w:p w14:paraId="4D063707">
            <w:pPr>
              <w:keepNext w:val="0"/>
              <w:spacing w:before="20" w:after="20" w:line="260" w:lineRule="exact"/>
              <w:ind w:firstLine="0" w:firstLineChars="0"/>
              <w:jc w:val="center"/>
            </w:pPr>
            <w:r>
              <w:rPr>
                <w:rFonts w:ascii="Times New Roman" w:hAnsi="Times New Roman" w:eastAsia="宋体"/>
                <w:b w:val="0"/>
                <w:sz w:val="18"/>
              </w:rPr>
              <w:t>70.32</w:t>
            </w:r>
          </w:p>
        </w:tc>
        <w:tc>
          <w:tcPr>
            <w:tcW w:w="1187" w:type="dxa"/>
            <w:tcMar>
              <w:left w:w="70" w:type="dxa"/>
              <w:right w:w="70" w:type="dxa"/>
            </w:tcMar>
            <w:vAlign w:val="center"/>
          </w:tcPr>
          <w:p w14:paraId="620552EA">
            <w:pPr>
              <w:keepNext w:val="0"/>
              <w:spacing w:before="20" w:after="20" w:line="260" w:lineRule="exact"/>
              <w:ind w:firstLine="0" w:firstLineChars="0"/>
              <w:jc w:val="center"/>
            </w:pPr>
            <w:r>
              <w:rPr>
                <w:rFonts w:ascii="Times New Roman" w:hAnsi="Times New Roman" w:eastAsia="宋体"/>
                <w:b w:val="0"/>
                <w:sz w:val="18"/>
              </w:rPr>
              <w:t>4</w:t>
            </w:r>
          </w:p>
        </w:tc>
        <w:tc>
          <w:tcPr>
            <w:tcW w:w="1187" w:type="dxa"/>
            <w:tcMar>
              <w:left w:w="70" w:type="dxa"/>
              <w:right w:w="70" w:type="dxa"/>
            </w:tcMar>
            <w:vAlign w:val="center"/>
          </w:tcPr>
          <w:p w14:paraId="443B3ACD">
            <w:pPr>
              <w:keepNext w:val="0"/>
              <w:spacing w:before="20" w:after="20" w:line="260" w:lineRule="exact"/>
              <w:ind w:firstLine="0" w:firstLineChars="0"/>
              <w:jc w:val="center"/>
            </w:pPr>
            <w:r>
              <w:rPr>
                <w:rFonts w:ascii="Times New Roman" w:hAnsi="Times New Roman" w:eastAsia="宋体"/>
                <w:b w:val="0"/>
                <w:sz w:val="18"/>
              </w:rPr>
              <w:t>1</w:t>
            </w:r>
          </w:p>
        </w:tc>
      </w:tr>
      <w:tr w14:paraId="0112963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145D7887">
            <w:pPr>
              <w:keepNext w:val="0"/>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00FA1A1B">
            <w:pPr>
              <w:keepNext w:val="0"/>
              <w:spacing w:before="20" w:after="20" w:line="260" w:lineRule="exact"/>
              <w:ind w:firstLine="0" w:firstLineChars="0"/>
              <w:jc w:val="center"/>
            </w:pPr>
            <w:r>
              <w:rPr>
                <w:rFonts w:ascii="Times New Roman" w:hAnsi="Times New Roman" w:eastAsia="宋体"/>
                <w:b w:val="0"/>
                <w:sz w:val="18"/>
              </w:rPr>
              <w:t>BDZ-00023</w:t>
            </w:r>
          </w:p>
        </w:tc>
        <w:tc>
          <w:tcPr>
            <w:tcW w:w="1187" w:type="dxa"/>
            <w:tcMar>
              <w:left w:w="70" w:type="dxa"/>
              <w:right w:w="70" w:type="dxa"/>
            </w:tcMar>
            <w:vAlign w:val="center"/>
          </w:tcPr>
          <w:p w14:paraId="4AF3A73B">
            <w:pPr>
              <w:keepNext w:val="0"/>
              <w:spacing w:before="20" w:after="20" w:line="260" w:lineRule="exact"/>
              <w:ind w:firstLine="0" w:firstLineChars="0"/>
              <w:jc w:val="center"/>
            </w:pPr>
            <w:r>
              <w:rPr>
                <w:rFonts w:ascii="Times New Roman" w:hAnsi="Times New Roman" w:eastAsia="宋体"/>
                <w:b w:val="0"/>
                <w:sz w:val="18"/>
              </w:rPr>
              <w:t>102.93</w:t>
            </w:r>
          </w:p>
        </w:tc>
        <w:tc>
          <w:tcPr>
            <w:tcW w:w="1187" w:type="dxa"/>
            <w:tcMar>
              <w:left w:w="70" w:type="dxa"/>
              <w:right w:w="70" w:type="dxa"/>
            </w:tcMar>
            <w:vAlign w:val="center"/>
          </w:tcPr>
          <w:p w14:paraId="6A4F9414">
            <w:pPr>
              <w:keepNext w:val="0"/>
              <w:spacing w:before="20" w:after="20" w:line="260" w:lineRule="exact"/>
              <w:ind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4B1A8D65">
            <w:pPr>
              <w:keepNext w:val="0"/>
              <w:spacing w:before="20" w:after="20" w:line="260" w:lineRule="exact"/>
              <w:ind w:firstLine="0" w:firstLineChars="0"/>
              <w:jc w:val="center"/>
            </w:pPr>
            <w:r>
              <w:rPr>
                <w:rFonts w:ascii="Times New Roman" w:hAnsi="Times New Roman" w:eastAsia="宋体"/>
                <w:b w:val="0"/>
                <w:sz w:val="18"/>
              </w:rPr>
              <w:t>102.93</w:t>
            </w:r>
          </w:p>
        </w:tc>
        <w:tc>
          <w:tcPr>
            <w:tcW w:w="1187" w:type="dxa"/>
            <w:tcMar>
              <w:left w:w="70" w:type="dxa"/>
              <w:right w:w="70" w:type="dxa"/>
            </w:tcMar>
            <w:vAlign w:val="center"/>
          </w:tcPr>
          <w:p w14:paraId="617927C7">
            <w:pPr>
              <w:keepNext w:val="0"/>
              <w:spacing w:before="20" w:after="20" w:line="260" w:lineRule="exact"/>
              <w:ind w:firstLine="0" w:firstLineChars="0"/>
              <w:jc w:val="center"/>
            </w:pPr>
            <w:r>
              <w:rPr>
                <w:rFonts w:ascii="Times New Roman" w:hAnsi="Times New Roman" w:eastAsia="宋体"/>
                <w:b w:val="0"/>
                <w:sz w:val="18"/>
              </w:rPr>
              <w:t>4</w:t>
            </w:r>
          </w:p>
        </w:tc>
        <w:tc>
          <w:tcPr>
            <w:tcW w:w="1187" w:type="dxa"/>
            <w:tcMar>
              <w:left w:w="70" w:type="dxa"/>
              <w:right w:w="70" w:type="dxa"/>
            </w:tcMar>
            <w:vAlign w:val="center"/>
          </w:tcPr>
          <w:p w14:paraId="400B1762">
            <w:pPr>
              <w:keepNext w:val="0"/>
              <w:spacing w:before="20" w:after="20" w:line="260" w:lineRule="exact"/>
              <w:ind w:firstLine="0" w:firstLineChars="0"/>
              <w:jc w:val="center"/>
            </w:pPr>
            <w:r>
              <w:rPr>
                <w:rFonts w:ascii="Times New Roman" w:hAnsi="Times New Roman" w:eastAsia="宋体"/>
                <w:b w:val="0"/>
                <w:sz w:val="18"/>
              </w:rPr>
              <w:t>0</w:t>
            </w:r>
          </w:p>
        </w:tc>
      </w:tr>
      <w:tr w14:paraId="060D2CC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6122D58A">
            <w:pPr>
              <w:keepNext w:val="0"/>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1D9FBF55">
            <w:pPr>
              <w:keepNext w:val="0"/>
              <w:spacing w:before="20" w:after="20" w:line="260" w:lineRule="exact"/>
              <w:ind w:firstLine="0" w:firstLineChars="0"/>
              <w:jc w:val="center"/>
            </w:pPr>
            <w:r>
              <w:rPr>
                <w:rFonts w:ascii="Times New Roman" w:hAnsi="Times New Roman" w:eastAsia="宋体"/>
                <w:b w:val="0"/>
                <w:sz w:val="18"/>
              </w:rPr>
              <w:t>BDZ-00024</w:t>
            </w:r>
          </w:p>
        </w:tc>
        <w:tc>
          <w:tcPr>
            <w:tcW w:w="1187" w:type="dxa"/>
            <w:tcMar>
              <w:left w:w="70" w:type="dxa"/>
              <w:right w:w="70" w:type="dxa"/>
            </w:tcMar>
            <w:vAlign w:val="center"/>
          </w:tcPr>
          <w:p w14:paraId="5B6E3B9E">
            <w:pPr>
              <w:keepNext w:val="0"/>
              <w:spacing w:before="20" w:after="20" w:line="260" w:lineRule="exact"/>
              <w:ind w:firstLine="0" w:firstLineChars="0"/>
              <w:jc w:val="center"/>
            </w:pPr>
            <w:r>
              <w:rPr>
                <w:rFonts w:ascii="Times New Roman" w:hAnsi="Times New Roman" w:eastAsia="宋体"/>
                <w:b w:val="0"/>
                <w:sz w:val="18"/>
              </w:rPr>
              <w:t>95.63</w:t>
            </w:r>
          </w:p>
        </w:tc>
        <w:tc>
          <w:tcPr>
            <w:tcW w:w="1187" w:type="dxa"/>
            <w:tcMar>
              <w:left w:w="70" w:type="dxa"/>
              <w:right w:w="70" w:type="dxa"/>
            </w:tcMar>
            <w:vAlign w:val="center"/>
          </w:tcPr>
          <w:p w14:paraId="689C430B">
            <w:pPr>
              <w:keepNext w:val="0"/>
              <w:spacing w:before="20" w:after="20" w:line="260" w:lineRule="exact"/>
              <w:ind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516C4A7F">
            <w:pPr>
              <w:keepNext w:val="0"/>
              <w:spacing w:before="20" w:after="20" w:line="260" w:lineRule="exact"/>
              <w:ind w:firstLine="0" w:firstLineChars="0"/>
              <w:jc w:val="center"/>
            </w:pPr>
            <w:r>
              <w:rPr>
                <w:rFonts w:ascii="Times New Roman" w:hAnsi="Times New Roman" w:eastAsia="宋体"/>
                <w:b w:val="0"/>
                <w:sz w:val="18"/>
              </w:rPr>
              <w:t>95.63</w:t>
            </w:r>
          </w:p>
        </w:tc>
        <w:tc>
          <w:tcPr>
            <w:tcW w:w="1187" w:type="dxa"/>
            <w:tcMar>
              <w:left w:w="70" w:type="dxa"/>
              <w:right w:w="70" w:type="dxa"/>
            </w:tcMar>
            <w:vAlign w:val="center"/>
          </w:tcPr>
          <w:p w14:paraId="607BA0AA">
            <w:pPr>
              <w:keepNext w:val="0"/>
              <w:spacing w:before="20" w:after="20" w:line="260" w:lineRule="exact"/>
              <w:ind w:firstLine="0" w:firstLineChars="0"/>
              <w:jc w:val="center"/>
            </w:pPr>
            <w:r>
              <w:rPr>
                <w:rFonts w:ascii="Times New Roman" w:hAnsi="Times New Roman" w:eastAsia="宋体"/>
                <w:b w:val="0"/>
                <w:sz w:val="18"/>
              </w:rPr>
              <w:t>2</w:t>
            </w:r>
          </w:p>
        </w:tc>
        <w:tc>
          <w:tcPr>
            <w:tcW w:w="1187" w:type="dxa"/>
            <w:tcMar>
              <w:left w:w="70" w:type="dxa"/>
              <w:right w:w="70" w:type="dxa"/>
            </w:tcMar>
            <w:vAlign w:val="center"/>
          </w:tcPr>
          <w:p w14:paraId="44B3A8A2">
            <w:pPr>
              <w:keepNext w:val="0"/>
              <w:spacing w:before="20" w:after="20" w:line="260" w:lineRule="exact"/>
              <w:ind w:firstLine="0" w:firstLineChars="0"/>
              <w:jc w:val="center"/>
            </w:pPr>
            <w:r>
              <w:rPr>
                <w:rFonts w:ascii="Times New Roman" w:hAnsi="Times New Roman" w:eastAsia="宋体"/>
                <w:b w:val="0"/>
                <w:sz w:val="18"/>
              </w:rPr>
              <w:t>0</w:t>
            </w:r>
          </w:p>
        </w:tc>
      </w:tr>
      <w:tr w14:paraId="132B551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E130DA0">
            <w:pPr>
              <w:keepNext w:val="0"/>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375B42E4">
            <w:pPr>
              <w:keepNext w:val="0"/>
              <w:spacing w:before="20" w:after="20" w:line="260" w:lineRule="exact"/>
              <w:ind w:firstLine="0" w:firstLineChars="0"/>
              <w:jc w:val="center"/>
            </w:pPr>
            <w:r>
              <w:rPr>
                <w:rFonts w:ascii="Times New Roman" w:hAnsi="Times New Roman" w:eastAsia="宋体"/>
                <w:b w:val="0"/>
                <w:sz w:val="18"/>
              </w:rPr>
              <w:t>BDZ-00042</w:t>
            </w:r>
          </w:p>
        </w:tc>
        <w:tc>
          <w:tcPr>
            <w:tcW w:w="1187" w:type="dxa"/>
            <w:tcMar>
              <w:left w:w="70" w:type="dxa"/>
              <w:right w:w="70" w:type="dxa"/>
            </w:tcMar>
            <w:vAlign w:val="center"/>
          </w:tcPr>
          <w:p w14:paraId="689EDBF8">
            <w:pPr>
              <w:keepNext w:val="0"/>
              <w:spacing w:before="20" w:after="20" w:line="260" w:lineRule="exact"/>
              <w:ind w:firstLine="0" w:firstLineChars="0"/>
              <w:jc w:val="center"/>
            </w:pPr>
            <w:r>
              <w:rPr>
                <w:rFonts w:ascii="Times New Roman" w:hAnsi="Times New Roman" w:eastAsia="宋体"/>
                <w:b w:val="0"/>
                <w:sz w:val="18"/>
              </w:rPr>
              <w:t>84.10</w:t>
            </w:r>
          </w:p>
        </w:tc>
        <w:tc>
          <w:tcPr>
            <w:tcW w:w="1187" w:type="dxa"/>
            <w:tcMar>
              <w:left w:w="70" w:type="dxa"/>
              <w:right w:w="70" w:type="dxa"/>
            </w:tcMar>
            <w:vAlign w:val="center"/>
          </w:tcPr>
          <w:p w14:paraId="48271852">
            <w:pPr>
              <w:keepNext w:val="0"/>
              <w:spacing w:before="20" w:after="20" w:line="260" w:lineRule="exact"/>
              <w:ind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71EACA95">
            <w:pPr>
              <w:keepNext w:val="0"/>
              <w:spacing w:before="20" w:after="20" w:line="260" w:lineRule="exact"/>
              <w:ind w:firstLine="0" w:firstLineChars="0"/>
              <w:jc w:val="center"/>
            </w:pPr>
            <w:r>
              <w:rPr>
                <w:rFonts w:ascii="Times New Roman" w:hAnsi="Times New Roman" w:eastAsia="宋体"/>
                <w:b w:val="0"/>
                <w:sz w:val="18"/>
              </w:rPr>
              <w:t>84.10</w:t>
            </w:r>
          </w:p>
        </w:tc>
        <w:tc>
          <w:tcPr>
            <w:tcW w:w="1187" w:type="dxa"/>
            <w:tcMar>
              <w:left w:w="70" w:type="dxa"/>
              <w:right w:w="70" w:type="dxa"/>
            </w:tcMar>
            <w:vAlign w:val="center"/>
          </w:tcPr>
          <w:p w14:paraId="51773ACE">
            <w:pPr>
              <w:keepNext w:val="0"/>
              <w:spacing w:before="20" w:after="20" w:line="260" w:lineRule="exact"/>
              <w:ind w:firstLine="0" w:firstLineChars="0"/>
              <w:jc w:val="center"/>
            </w:pPr>
            <w:r>
              <w:rPr>
                <w:rFonts w:ascii="Times New Roman" w:hAnsi="Times New Roman" w:eastAsia="宋体"/>
                <w:b w:val="0"/>
                <w:sz w:val="18"/>
              </w:rPr>
              <w:t>3</w:t>
            </w:r>
          </w:p>
        </w:tc>
        <w:tc>
          <w:tcPr>
            <w:tcW w:w="1187" w:type="dxa"/>
            <w:tcMar>
              <w:left w:w="70" w:type="dxa"/>
              <w:right w:w="70" w:type="dxa"/>
            </w:tcMar>
            <w:vAlign w:val="center"/>
          </w:tcPr>
          <w:p w14:paraId="5D4F4958">
            <w:pPr>
              <w:keepNext w:val="0"/>
              <w:spacing w:before="20" w:after="20" w:line="260" w:lineRule="exact"/>
              <w:ind w:firstLine="0" w:firstLineChars="0"/>
              <w:jc w:val="center"/>
            </w:pPr>
            <w:r>
              <w:rPr>
                <w:rFonts w:ascii="Times New Roman" w:hAnsi="Times New Roman" w:eastAsia="宋体"/>
                <w:b w:val="0"/>
                <w:sz w:val="18"/>
              </w:rPr>
              <w:t>0</w:t>
            </w:r>
          </w:p>
        </w:tc>
      </w:tr>
      <w:tr w14:paraId="63BBD8C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6AF1E4D1">
            <w:pPr>
              <w:keepNext w:val="0"/>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6BC2DC89">
            <w:pPr>
              <w:keepNext w:val="0"/>
              <w:spacing w:before="20" w:after="20" w:line="260" w:lineRule="exact"/>
              <w:ind w:firstLine="0" w:firstLineChars="0"/>
              <w:jc w:val="center"/>
            </w:pPr>
            <w:r>
              <w:rPr>
                <w:rFonts w:ascii="Times New Roman" w:hAnsi="Times New Roman" w:eastAsia="宋体"/>
                <w:b w:val="0"/>
                <w:sz w:val="18"/>
              </w:rPr>
              <w:t>BDZ-00051</w:t>
            </w:r>
          </w:p>
        </w:tc>
        <w:tc>
          <w:tcPr>
            <w:tcW w:w="1187" w:type="dxa"/>
            <w:tcMar>
              <w:left w:w="70" w:type="dxa"/>
              <w:right w:w="70" w:type="dxa"/>
            </w:tcMar>
            <w:vAlign w:val="center"/>
          </w:tcPr>
          <w:p w14:paraId="158D43A1">
            <w:pPr>
              <w:keepNext w:val="0"/>
              <w:spacing w:before="20" w:after="20" w:line="260" w:lineRule="exact"/>
              <w:ind w:firstLine="0" w:firstLineChars="0"/>
              <w:jc w:val="center"/>
            </w:pPr>
            <w:r>
              <w:rPr>
                <w:rFonts w:ascii="Times New Roman" w:hAnsi="Times New Roman" w:eastAsia="宋体"/>
                <w:b w:val="0"/>
                <w:sz w:val="18"/>
              </w:rPr>
              <w:t>63.58</w:t>
            </w:r>
          </w:p>
        </w:tc>
        <w:tc>
          <w:tcPr>
            <w:tcW w:w="1187" w:type="dxa"/>
            <w:tcMar>
              <w:left w:w="70" w:type="dxa"/>
              <w:right w:w="70" w:type="dxa"/>
            </w:tcMar>
            <w:vAlign w:val="center"/>
          </w:tcPr>
          <w:p w14:paraId="3165EF77">
            <w:pPr>
              <w:keepNext w:val="0"/>
              <w:spacing w:before="20" w:after="20" w:line="260" w:lineRule="exact"/>
              <w:ind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08C7A51E">
            <w:pPr>
              <w:keepNext w:val="0"/>
              <w:spacing w:before="20" w:after="20" w:line="260" w:lineRule="exact"/>
              <w:ind w:firstLine="0" w:firstLineChars="0"/>
              <w:jc w:val="center"/>
            </w:pPr>
            <w:r>
              <w:rPr>
                <w:rFonts w:ascii="Times New Roman" w:hAnsi="Times New Roman" w:eastAsia="宋体"/>
                <w:b w:val="0"/>
                <w:sz w:val="18"/>
              </w:rPr>
              <w:t>63.58</w:t>
            </w:r>
          </w:p>
        </w:tc>
        <w:tc>
          <w:tcPr>
            <w:tcW w:w="1187" w:type="dxa"/>
            <w:tcMar>
              <w:left w:w="70" w:type="dxa"/>
              <w:right w:w="70" w:type="dxa"/>
            </w:tcMar>
            <w:vAlign w:val="center"/>
          </w:tcPr>
          <w:p w14:paraId="49B9EC43">
            <w:pPr>
              <w:keepNext w:val="0"/>
              <w:spacing w:before="20" w:after="20" w:line="260" w:lineRule="exact"/>
              <w:ind w:firstLine="0" w:firstLineChars="0"/>
              <w:jc w:val="center"/>
            </w:pPr>
            <w:r>
              <w:rPr>
                <w:rFonts w:ascii="Times New Roman" w:hAnsi="Times New Roman" w:eastAsia="宋体"/>
                <w:b w:val="0"/>
                <w:sz w:val="18"/>
              </w:rPr>
              <w:t>3</w:t>
            </w:r>
          </w:p>
        </w:tc>
        <w:tc>
          <w:tcPr>
            <w:tcW w:w="1187" w:type="dxa"/>
            <w:tcMar>
              <w:left w:w="70" w:type="dxa"/>
              <w:right w:w="70" w:type="dxa"/>
            </w:tcMar>
            <w:vAlign w:val="center"/>
          </w:tcPr>
          <w:p w14:paraId="56F3CF2D">
            <w:pPr>
              <w:keepNext w:val="0"/>
              <w:spacing w:before="20" w:after="20" w:line="260" w:lineRule="exact"/>
              <w:ind w:firstLine="0" w:firstLineChars="0"/>
              <w:jc w:val="center"/>
            </w:pPr>
            <w:r>
              <w:rPr>
                <w:rFonts w:ascii="Times New Roman" w:hAnsi="Times New Roman" w:eastAsia="宋体"/>
                <w:b w:val="0"/>
                <w:sz w:val="18"/>
              </w:rPr>
              <w:t>0</w:t>
            </w:r>
          </w:p>
        </w:tc>
      </w:tr>
      <w:tr w14:paraId="7543782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5B95D506">
            <w:pPr>
              <w:keepNext w:val="0"/>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47994F4E">
            <w:pPr>
              <w:keepNext w:val="0"/>
              <w:spacing w:before="20" w:after="20" w:line="260" w:lineRule="exact"/>
              <w:ind w:firstLine="0" w:firstLineChars="0"/>
              <w:jc w:val="center"/>
            </w:pPr>
            <w:r>
              <w:rPr>
                <w:rFonts w:ascii="Times New Roman" w:hAnsi="Times New Roman" w:eastAsia="宋体"/>
                <w:b w:val="0"/>
                <w:sz w:val="18"/>
              </w:rPr>
              <w:t>BDZ-00053</w:t>
            </w:r>
          </w:p>
        </w:tc>
        <w:tc>
          <w:tcPr>
            <w:tcW w:w="1187" w:type="dxa"/>
            <w:tcMar>
              <w:left w:w="70" w:type="dxa"/>
              <w:right w:w="70" w:type="dxa"/>
            </w:tcMar>
            <w:vAlign w:val="center"/>
          </w:tcPr>
          <w:p w14:paraId="57CCA969">
            <w:pPr>
              <w:keepNext w:val="0"/>
              <w:spacing w:before="20" w:after="20" w:line="260" w:lineRule="exact"/>
              <w:ind w:firstLine="0" w:firstLineChars="0"/>
              <w:jc w:val="center"/>
            </w:pPr>
            <w:r>
              <w:rPr>
                <w:rFonts w:ascii="Times New Roman" w:hAnsi="Times New Roman" w:eastAsia="宋体"/>
                <w:b w:val="0"/>
                <w:sz w:val="18"/>
              </w:rPr>
              <w:t>85.29</w:t>
            </w:r>
          </w:p>
        </w:tc>
        <w:tc>
          <w:tcPr>
            <w:tcW w:w="1187" w:type="dxa"/>
            <w:tcMar>
              <w:left w:w="70" w:type="dxa"/>
              <w:right w:w="70" w:type="dxa"/>
            </w:tcMar>
            <w:vAlign w:val="center"/>
          </w:tcPr>
          <w:p w14:paraId="660E1D62">
            <w:pPr>
              <w:keepNext w:val="0"/>
              <w:spacing w:before="20" w:after="20" w:line="260" w:lineRule="exact"/>
              <w:ind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26F31AF4">
            <w:pPr>
              <w:keepNext w:val="0"/>
              <w:spacing w:before="20" w:after="20" w:line="260" w:lineRule="exact"/>
              <w:ind w:firstLine="0" w:firstLineChars="0"/>
              <w:jc w:val="center"/>
            </w:pPr>
            <w:r>
              <w:rPr>
                <w:rFonts w:ascii="Times New Roman" w:hAnsi="Times New Roman" w:eastAsia="宋体"/>
                <w:b w:val="0"/>
                <w:sz w:val="18"/>
              </w:rPr>
              <w:t>85.29</w:t>
            </w:r>
          </w:p>
        </w:tc>
        <w:tc>
          <w:tcPr>
            <w:tcW w:w="1187" w:type="dxa"/>
            <w:tcMar>
              <w:left w:w="70" w:type="dxa"/>
              <w:right w:w="70" w:type="dxa"/>
            </w:tcMar>
            <w:vAlign w:val="center"/>
          </w:tcPr>
          <w:p w14:paraId="0A22FD9B">
            <w:pPr>
              <w:keepNext w:val="0"/>
              <w:spacing w:before="20" w:after="20" w:line="260" w:lineRule="exact"/>
              <w:ind w:firstLine="0" w:firstLineChars="0"/>
              <w:jc w:val="center"/>
            </w:pPr>
            <w:r>
              <w:rPr>
                <w:rFonts w:ascii="Times New Roman" w:hAnsi="Times New Roman" w:eastAsia="宋体"/>
                <w:b w:val="0"/>
                <w:sz w:val="18"/>
              </w:rPr>
              <w:t>3</w:t>
            </w:r>
          </w:p>
        </w:tc>
        <w:tc>
          <w:tcPr>
            <w:tcW w:w="1187" w:type="dxa"/>
            <w:tcMar>
              <w:left w:w="70" w:type="dxa"/>
              <w:right w:w="70" w:type="dxa"/>
            </w:tcMar>
            <w:vAlign w:val="center"/>
          </w:tcPr>
          <w:p w14:paraId="479AFC0D">
            <w:pPr>
              <w:keepNext w:val="0"/>
              <w:spacing w:before="20" w:after="20" w:line="260" w:lineRule="exact"/>
              <w:ind w:firstLine="0" w:firstLineChars="0"/>
              <w:jc w:val="center"/>
            </w:pPr>
            <w:r>
              <w:rPr>
                <w:rFonts w:ascii="Times New Roman" w:hAnsi="Times New Roman" w:eastAsia="宋体"/>
                <w:b w:val="0"/>
                <w:sz w:val="18"/>
              </w:rPr>
              <w:t>0</w:t>
            </w:r>
          </w:p>
        </w:tc>
      </w:tr>
      <w:tr w14:paraId="21B4BE0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02C91AC5">
            <w:pPr>
              <w:keepNext w:val="0"/>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06415083">
            <w:pPr>
              <w:keepNext w:val="0"/>
              <w:spacing w:before="20" w:after="20" w:line="260" w:lineRule="exact"/>
              <w:ind w:firstLine="0" w:firstLineChars="0"/>
              <w:jc w:val="center"/>
            </w:pPr>
            <w:r>
              <w:rPr>
                <w:rFonts w:ascii="Times New Roman" w:hAnsi="Times New Roman" w:eastAsia="宋体"/>
                <w:b w:val="0"/>
                <w:sz w:val="18"/>
              </w:rPr>
              <w:t>BDZ-00055</w:t>
            </w:r>
          </w:p>
        </w:tc>
        <w:tc>
          <w:tcPr>
            <w:tcW w:w="1187" w:type="dxa"/>
            <w:tcMar>
              <w:left w:w="70" w:type="dxa"/>
              <w:right w:w="70" w:type="dxa"/>
            </w:tcMar>
            <w:vAlign w:val="center"/>
          </w:tcPr>
          <w:p w14:paraId="5F4BA25A">
            <w:pPr>
              <w:keepNext w:val="0"/>
              <w:spacing w:before="20" w:after="20" w:line="260" w:lineRule="exact"/>
              <w:ind w:firstLine="0" w:firstLineChars="0"/>
              <w:jc w:val="center"/>
            </w:pPr>
            <w:r>
              <w:rPr>
                <w:rFonts w:ascii="Times New Roman" w:hAnsi="Times New Roman" w:eastAsia="宋体"/>
                <w:b w:val="0"/>
                <w:sz w:val="18"/>
              </w:rPr>
              <w:t>46.06</w:t>
            </w:r>
          </w:p>
        </w:tc>
        <w:tc>
          <w:tcPr>
            <w:tcW w:w="1187" w:type="dxa"/>
            <w:tcMar>
              <w:left w:w="70" w:type="dxa"/>
              <w:right w:w="70" w:type="dxa"/>
            </w:tcMar>
            <w:vAlign w:val="center"/>
          </w:tcPr>
          <w:p w14:paraId="22096698">
            <w:pPr>
              <w:keepNext w:val="0"/>
              <w:spacing w:before="20" w:after="20" w:line="260" w:lineRule="exact"/>
              <w:ind w:firstLine="0" w:firstLineChars="0"/>
              <w:jc w:val="center"/>
            </w:pPr>
            <w:r>
              <w:rPr>
                <w:rFonts w:ascii="Times New Roman" w:hAnsi="Times New Roman" w:eastAsia="宋体"/>
                <w:b w:val="0"/>
                <w:sz w:val="18"/>
              </w:rPr>
              <w:t>6.81</w:t>
            </w:r>
          </w:p>
        </w:tc>
        <w:tc>
          <w:tcPr>
            <w:tcW w:w="1187" w:type="dxa"/>
            <w:tcMar>
              <w:left w:w="70" w:type="dxa"/>
              <w:right w:w="70" w:type="dxa"/>
            </w:tcMar>
            <w:vAlign w:val="center"/>
          </w:tcPr>
          <w:p w14:paraId="00AEC02B">
            <w:pPr>
              <w:keepNext w:val="0"/>
              <w:spacing w:before="20" w:after="20" w:line="260" w:lineRule="exact"/>
              <w:ind w:firstLine="0" w:firstLineChars="0"/>
              <w:jc w:val="center"/>
            </w:pPr>
            <w:r>
              <w:rPr>
                <w:rFonts w:ascii="Times New Roman" w:hAnsi="Times New Roman" w:eastAsia="宋体"/>
                <w:b w:val="0"/>
                <w:sz w:val="18"/>
              </w:rPr>
              <w:t>46.06</w:t>
            </w:r>
          </w:p>
        </w:tc>
        <w:tc>
          <w:tcPr>
            <w:tcW w:w="1187" w:type="dxa"/>
            <w:tcMar>
              <w:left w:w="70" w:type="dxa"/>
              <w:right w:w="70" w:type="dxa"/>
            </w:tcMar>
            <w:vAlign w:val="center"/>
          </w:tcPr>
          <w:p w14:paraId="2641AE6C">
            <w:pPr>
              <w:keepNext w:val="0"/>
              <w:spacing w:before="20" w:after="20" w:line="260" w:lineRule="exact"/>
              <w:ind w:firstLine="0" w:firstLineChars="0"/>
              <w:jc w:val="center"/>
            </w:pPr>
            <w:r>
              <w:rPr>
                <w:rFonts w:ascii="Times New Roman" w:hAnsi="Times New Roman" w:eastAsia="宋体"/>
                <w:b w:val="0"/>
                <w:sz w:val="18"/>
              </w:rPr>
              <w:t>3</w:t>
            </w:r>
          </w:p>
        </w:tc>
        <w:tc>
          <w:tcPr>
            <w:tcW w:w="1187" w:type="dxa"/>
            <w:tcMar>
              <w:left w:w="70" w:type="dxa"/>
              <w:right w:w="70" w:type="dxa"/>
            </w:tcMar>
            <w:vAlign w:val="center"/>
          </w:tcPr>
          <w:p w14:paraId="020C873D">
            <w:pPr>
              <w:keepNext w:val="0"/>
              <w:spacing w:before="20" w:after="20" w:line="260" w:lineRule="exact"/>
              <w:ind w:firstLine="0" w:firstLineChars="0"/>
              <w:jc w:val="center"/>
            </w:pPr>
            <w:r>
              <w:rPr>
                <w:rFonts w:ascii="Times New Roman" w:hAnsi="Times New Roman" w:eastAsia="宋体"/>
                <w:b w:val="0"/>
                <w:sz w:val="18"/>
              </w:rPr>
              <w:t>1</w:t>
            </w:r>
          </w:p>
        </w:tc>
      </w:tr>
      <w:tr w14:paraId="53520CF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3EF80ED5">
            <w:pPr>
              <w:keepNext w:val="0"/>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14B5C26E">
            <w:pPr>
              <w:keepNext w:val="0"/>
              <w:spacing w:before="20" w:after="20" w:line="260" w:lineRule="exact"/>
              <w:ind w:firstLine="0" w:firstLineChars="0"/>
              <w:jc w:val="center"/>
            </w:pPr>
            <w:r>
              <w:rPr>
                <w:rFonts w:ascii="Times New Roman" w:hAnsi="Times New Roman" w:eastAsia="宋体"/>
                <w:b w:val="0"/>
                <w:sz w:val="18"/>
              </w:rPr>
              <w:t>BDZ-00062</w:t>
            </w:r>
          </w:p>
        </w:tc>
        <w:tc>
          <w:tcPr>
            <w:tcW w:w="1187" w:type="dxa"/>
            <w:tcMar>
              <w:left w:w="70" w:type="dxa"/>
              <w:right w:w="70" w:type="dxa"/>
            </w:tcMar>
            <w:vAlign w:val="center"/>
          </w:tcPr>
          <w:p w14:paraId="23FE1198">
            <w:pPr>
              <w:keepNext w:val="0"/>
              <w:spacing w:before="20" w:after="20" w:line="260" w:lineRule="exact"/>
              <w:ind w:firstLine="0" w:firstLineChars="0"/>
              <w:jc w:val="center"/>
            </w:pPr>
            <w:r>
              <w:rPr>
                <w:rFonts w:ascii="Times New Roman" w:hAnsi="Times New Roman" w:eastAsia="宋体"/>
                <w:b w:val="0"/>
                <w:sz w:val="18"/>
              </w:rPr>
              <w:t>56.24</w:t>
            </w:r>
          </w:p>
        </w:tc>
        <w:tc>
          <w:tcPr>
            <w:tcW w:w="1187" w:type="dxa"/>
            <w:tcMar>
              <w:left w:w="70" w:type="dxa"/>
              <w:right w:w="70" w:type="dxa"/>
            </w:tcMar>
            <w:vAlign w:val="center"/>
          </w:tcPr>
          <w:p w14:paraId="3926C5B0">
            <w:pPr>
              <w:keepNext w:val="0"/>
              <w:spacing w:before="20" w:after="20" w:line="260" w:lineRule="exact"/>
              <w:ind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798D6886">
            <w:pPr>
              <w:keepNext w:val="0"/>
              <w:spacing w:before="20" w:after="20" w:line="260" w:lineRule="exact"/>
              <w:ind w:firstLine="0" w:firstLineChars="0"/>
              <w:jc w:val="center"/>
            </w:pPr>
            <w:r>
              <w:rPr>
                <w:rFonts w:ascii="Times New Roman" w:hAnsi="Times New Roman" w:eastAsia="宋体"/>
                <w:b w:val="0"/>
                <w:sz w:val="18"/>
              </w:rPr>
              <w:t>56.24</w:t>
            </w:r>
          </w:p>
        </w:tc>
        <w:tc>
          <w:tcPr>
            <w:tcW w:w="1187" w:type="dxa"/>
            <w:tcMar>
              <w:left w:w="70" w:type="dxa"/>
              <w:right w:w="70" w:type="dxa"/>
            </w:tcMar>
            <w:vAlign w:val="center"/>
          </w:tcPr>
          <w:p w14:paraId="68CF8C8D">
            <w:pPr>
              <w:keepNext w:val="0"/>
              <w:spacing w:before="20" w:after="20" w:line="260" w:lineRule="exact"/>
              <w:ind w:firstLine="0" w:firstLineChars="0"/>
              <w:jc w:val="center"/>
            </w:pPr>
            <w:r>
              <w:rPr>
                <w:rFonts w:ascii="Times New Roman" w:hAnsi="Times New Roman" w:eastAsia="宋体"/>
                <w:b w:val="0"/>
                <w:sz w:val="18"/>
              </w:rPr>
              <w:t>3</w:t>
            </w:r>
          </w:p>
        </w:tc>
        <w:tc>
          <w:tcPr>
            <w:tcW w:w="1187" w:type="dxa"/>
            <w:tcMar>
              <w:left w:w="70" w:type="dxa"/>
              <w:right w:w="70" w:type="dxa"/>
            </w:tcMar>
            <w:vAlign w:val="center"/>
          </w:tcPr>
          <w:p w14:paraId="071326E7">
            <w:pPr>
              <w:keepNext w:val="0"/>
              <w:spacing w:before="20" w:after="20" w:line="260" w:lineRule="exact"/>
              <w:ind w:firstLine="0" w:firstLineChars="0"/>
              <w:jc w:val="center"/>
            </w:pPr>
            <w:r>
              <w:rPr>
                <w:rFonts w:ascii="Times New Roman" w:hAnsi="Times New Roman" w:eastAsia="宋体"/>
                <w:b w:val="0"/>
                <w:sz w:val="18"/>
              </w:rPr>
              <w:t>0</w:t>
            </w:r>
          </w:p>
        </w:tc>
      </w:tr>
      <w:tr w14:paraId="34C46FA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13067D2D">
            <w:pPr>
              <w:keepNext w:val="0"/>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31526BA4">
            <w:pPr>
              <w:keepNext w:val="0"/>
              <w:spacing w:before="20" w:after="20" w:line="260" w:lineRule="exact"/>
              <w:ind w:firstLine="0" w:firstLineChars="0"/>
              <w:jc w:val="center"/>
            </w:pPr>
            <w:r>
              <w:rPr>
                <w:rFonts w:ascii="Times New Roman" w:hAnsi="Times New Roman" w:eastAsia="宋体"/>
                <w:b w:val="0"/>
                <w:sz w:val="18"/>
              </w:rPr>
              <w:t>BDZ-00065</w:t>
            </w:r>
          </w:p>
        </w:tc>
        <w:tc>
          <w:tcPr>
            <w:tcW w:w="1187" w:type="dxa"/>
            <w:tcMar>
              <w:left w:w="70" w:type="dxa"/>
              <w:right w:w="70" w:type="dxa"/>
            </w:tcMar>
            <w:vAlign w:val="center"/>
          </w:tcPr>
          <w:p w14:paraId="21CF2F49">
            <w:pPr>
              <w:keepNext w:val="0"/>
              <w:spacing w:before="20" w:after="20" w:line="260" w:lineRule="exact"/>
              <w:ind w:firstLine="0" w:firstLineChars="0"/>
              <w:jc w:val="center"/>
            </w:pPr>
            <w:r>
              <w:rPr>
                <w:rFonts w:ascii="Times New Roman" w:hAnsi="Times New Roman" w:eastAsia="宋体"/>
                <w:b w:val="0"/>
                <w:sz w:val="18"/>
              </w:rPr>
              <w:t>83.74</w:t>
            </w:r>
          </w:p>
        </w:tc>
        <w:tc>
          <w:tcPr>
            <w:tcW w:w="1187" w:type="dxa"/>
            <w:tcMar>
              <w:left w:w="70" w:type="dxa"/>
              <w:right w:w="70" w:type="dxa"/>
            </w:tcMar>
            <w:vAlign w:val="center"/>
          </w:tcPr>
          <w:p w14:paraId="0D8F1604">
            <w:pPr>
              <w:keepNext w:val="0"/>
              <w:spacing w:before="20" w:after="20" w:line="260" w:lineRule="exact"/>
              <w:ind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1ECD8CF1">
            <w:pPr>
              <w:keepNext w:val="0"/>
              <w:spacing w:before="20" w:after="20" w:line="260" w:lineRule="exact"/>
              <w:ind w:firstLine="0" w:firstLineChars="0"/>
              <w:jc w:val="center"/>
            </w:pPr>
            <w:r>
              <w:rPr>
                <w:rFonts w:ascii="Times New Roman" w:hAnsi="Times New Roman" w:eastAsia="宋体"/>
                <w:b w:val="0"/>
                <w:sz w:val="18"/>
              </w:rPr>
              <w:t>83.74</w:t>
            </w:r>
          </w:p>
        </w:tc>
        <w:tc>
          <w:tcPr>
            <w:tcW w:w="1187" w:type="dxa"/>
            <w:tcMar>
              <w:left w:w="70" w:type="dxa"/>
              <w:right w:w="70" w:type="dxa"/>
            </w:tcMar>
            <w:vAlign w:val="center"/>
          </w:tcPr>
          <w:p w14:paraId="64684CEF">
            <w:pPr>
              <w:keepNext w:val="0"/>
              <w:spacing w:before="20" w:after="20" w:line="260" w:lineRule="exact"/>
              <w:ind w:firstLine="0" w:firstLineChars="0"/>
              <w:jc w:val="center"/>
            </w:pPr>
            <w:r>
              <w:rPr>
                <w:rFonts w:ascii="Times New Roman" w:hAnsi="Times New Roman" w:eastAsia="宋体"/>
                <w:b w:val="0"/>
                <w:sz w:val="18"/>
              </w:rPr>
              <w:t>3</w:t>
            </w:r>
          </w:p>
        </w:tc>
        <w:tc>
          <w:tcPr>
            <w:tcW w:w="1187" w:type="dxa"/>
            <w:tcMar>
              <w:left w:w="70" w:type="dxa"/>
              <w:right w:w="70" w:type="dxa"/>
            </w:tcMar>
            <w:vAlign w:val="center"/>
          </w:tcPr>
          <w:p w14:paraId="16E64762">
            <w:pPr>
              <w:keepNext w:val="0"/>
              <w:spacing w:before="20" w:after="20" w:line="260" w:lineRule="exact"/>
              <w:ind w:firstLine="0" w:firstLineChars="0"/>
              <w:jc w:val="center"/>
            </w:pPr>
            <w:r>
              <w:rPr>
                <w:rFonts w:ascii="Times New Roman" w:hAnsi="Times New Roman" w:eastAsia="宋体"/>
                <w:b w:val="0"/>
                <w:sz w:val="18"/>
              </w:rPr>
              <w:t>0</w:t>
            </w:r>
          </w:p>
        </w:tc>
      </w:tr>
      <w:tr w14:paraId="5B0885E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61CCD79C">
            <w:pPr>
              <w:keepNext w:val="0"/>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0A5C9D1E">
            <w:pPr>
              <w:keepNext w:val="0"/>
              <w:spacing w:before="20" w:after="20" w:line="260" w:lineRule="exact"/>
              <w:ind w:firstLine="0" w:firstLineChars="0"/>
              <w:jc w:val="center"/>
            </w:pPr>
            <w:r>
              <w:rPr>
                <w:rFonts w:ascii="Times New Roman" w:hAnsi="Times New Roman" w:eastAsia="宋体"/>
                <w:b w:val="0"/>
                <w:sz w:val="18"/>
              </w:rPr>
              <w:t>BDZ-00074</w:t>
            </w:r>
          </w:p>
        </w:tc>
        <w:tc>
          <w:tcPr>
            <w:tcW w:w="1187" w:type="dxa"/>
            <w:tcMar>
              <w:left w:w="70" w:type="dxa"/>
              <w:right w:w="70" w:type="dxa"/>
            </w:tcMar>
            <w:vAlign w:val="center"/>
          </w:tcPr>
          <w:p w14:paraId="78902B1E">
            <w:pPr>
              <w:keepNext w:val="0"/>
              <w:spacing w:before="20" w:after="20" w:line="260" w:lineRule="exact"/>
              <w:ind w:firstLine="0" w:firstLineChars="0"/>
              <w:jc w:val="center"/>
            </w:pPr>
            <w:r>
              <w:rPr>
                <w:rFonts w:ascii="Times New Roman" w:hAnsi="Times New Roman" w:eastAsia="宋体"/>
                <w:b w:val="0"/>
                <w:sz w:val="18"/>
              </w:rPr>
              <w:t>71.22</w:t>
            </w:r>
          </w:p>
        </w:tc>
        <w:tc>
          <w:tcPr>
            <w:tcW w:w="1187" w:type="dxa"/>
            <w:tcMar>
              <w:left w:w="70" w:type="dxa"/>
              <w:right w:w="70" w:type="dxa"/>
            </w:tcMar>
            <w:vAlign w:val="center"/>
          </w:tcPr>
          <w:p w14:paraId="0603DA04">
            <w:pPr>
              <w:keepNext w:val="0"/>
              <w:spacing w:before="20" w:after="20" w:line="260" w:lineRule="exact"/>
              <w:ind w:firstLine="0" w:firstLineChars="0"/>
              <w:jc w:val="center"/>
            </w:pPr>
            <w:r>
              <w:rPr>
                <w:rFonts w:ascii="Times New Roman" w:hAnsi="Times New Roman" w:eastAsia="宋体"/>
                <w:b w:val="0"/>
                <w:sz w:val="18"/>
              </w:rPr>
              <w:t>13.31</w:t>
            </w:r>
          </w:p>
        </w:tc>
        <w:tc>
          <w:tcPr>
            <w:tcW w:w="1187" w:type="dxa"/>
            <w:tcMar>
              <w:left w:w="70" w:type="dxa"/>
              <w:right w:w="70" w:type="dxa"/>
            </w:tcMar>
            <w:vAlign w:val="center"/>
          </w:tcPr>
          <w:p w14:paraId="2256057C">
            <w:pPr>
              <w:keepNext w:val="0"/>
              <w:spacing w:before="20" w:after="20" w:line="260" w:lineRule="exact"/>
              <w:ind w:firstLine="0" w:firstLineChars="0"/>
              <w:jc w:val="center"/>
            </w:pPr>
            <w:r>
              <w:rPr>
                <w:rFonts w:ascii="Times New Roman" w:hAnsi="Times New Roman" w:eastAsia="宋体"/>
                <w:b w:val="0"/>
                <w:sz w:val="18"/>
              </w:rPr>
              <w:t>71.22</w:t>
            </w:r>
          </w:p>
        </w:tc>
        <w:tc>
          <w:tcPr>
            <w:tcW w:w="1187" w:type="dxa"/>
            <w:tcMar>
              <w:left w:w="70" w:type="dxa"/>
              <w:right w:w="70" w:type="dxa"/>
            </w:tcMar>
            <w:vAlign w:val="center"/>
          </w:tcPr>
          <w:p w14:paraId="611FF559">
            <w:pPr>
              <w:keepNext w:val="0"/>
              <w:spacing w:before="20" w:after="20" w:line="260" w:lineRule="exact"/>
              <w:ind w:firstLine="0" w:firstLineChars="0"/>
              <w:jc w:val="center"/>
            </w:pPr>
            <w:r>
              <w:rPr>
                <w:rFonts w:ascii="Times New Roman" w:hAnsi="Times New Roman" w:eastAsia="宋体"/>
                <w:b w:val="0"/>
                <w:sz w:val="18"/>
              </w:rPr>
              <w:t>3</w:t>
            </w:r>
          </w:p>
        </w:tc>
        <w:tc>
          <w:tcPr>
            <w:tcW w:w="1187" w:type="dxa"/>
            <w:tcMar>
              <w:left w:w="70" w:type="dxa"/>
              <w:right w:w="70" w:type="dxa"/>
            </w:tcMar>
            <w:vAlign w:val="center"/>
          </w:tcPr>
          <w:p w14:paraId="7DA596E0">
            <w:pPr>
              <w:keepNext w:val="0"/>
              <w:spacing w:before="20" w:after="20" w:line="260" w:lineRule="exact"/>
              <w:ind w:firstLine="0" w:firstLineChars="0"/>
              <w:jc w:val="center"/>
            </w:pPr>
            <w:r>
              <w:rPr>
                <w:rFonts w:ascii="Times New Roman" w:hAnsi="Times New Roman" w:eastAsia="宋体"/>
                <w:b w:val="0"/>
                <w:sz w:val="18"/>
              </w:rPr>
              <w:t>2</w:t>
            </w:r>
          </w:p>
        </w:tc>
      </w:tr>
      <w:tr w14:paraId="6DDFE7D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6569732F">
            <w:pPr>
              <w:keepNext w:val="0"/>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239A298D">
            <w:pPr>
              <w:keepNext w:val="0"/>
              <w:spacing w:before="20" w:after="20" w:line="260" w:lineRule="exact"/>
              <w:ind w:firstLine="0" w:firstLineChars="0"/>
              <w:jc w:val="center"/>
            </w:pPr>
            <w:r>
              <w:rPr>
                <w:rFonts w:ascii="Times New Roman" w:hAnsi="Times New Roman" w:eastAsia="宋体"/>
                <w:b w:val="0"/>
                <w:sz w:val="18"/>
              </w:rPr>
              <w:t>BDZ-00076</w:t>
            </w:r>
          </w:p>
        </w:tc>
        <w:tc>
          <w:tcPr>
            <w:tcW w:w="1187" w:type="dxa"/>
            <w:tcMar>
              <w:left w:w="70" w:type="dxa"/>
              <w:right w:w="70" w:type="dxa"/>
            </w:tcMar>
            <w:vAlign w:val="center"/>
          </w:tcPr>
          <w:p w14:paraId="4E2E2406">
            <w:pPr>
              <w:keepNext w:val="0"/>
              <w:spacing w:before="20" w:after="20" w:line="260" w:lineRule="exact"/>
              <w:ind w:firstLine="0" w:firstLineChars="0"/>
              <w:jc w:val="center"/>
            </w:pPr>
            <w:r>
              <w:rPr>
                <w:rFonts w:ascii="Times New Roman" w:hAnsi="Times New Roman" w:eastAsia="宋体"/>
                <w:b w:val="0"/>
                <w:sz w:val="18"/>
              </w:rPr>
              <w:t>31.83</w:t>
            </w:r>
          </w:p>
        </w:tc>
        <w:tc>
          <w:tcPr>
            <w:tcW w:w="1187" w:type="dxa"/>
            <w:tcMar>
              <w:left w:w="70" w:type="dxa"/>
              <w:right w:w="70" w:type="dxa"/>
            </w:tcMar>
            <w:vAlign w:val="center"/>
          </w:tcPr>
          <w:p w14:paraId="3350BF05">
            <w:pPr>
              <w:keepNext w:val="0"/>
              <w:spacing w:before="20" w:after="20" w:line="260" w:lineRule="exact"/>
              <w:ind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32620171">
            <w:pPr>
              <w:keepNext w:val="0"/>
              <w:spacing w:before="20" w:after="20" w:line="260" w:lineRule="exact"/>
              <w:ind w:firstLine="0" w:firstLineChars="0"/>
              <w:jc w:val="center"/>
            </w:pPr>
            <w:r>
              <w:rPr>
                <w:rFonts w:ascii="Times New Roman" w:hAnsi="Times New Roman" w:eastAsia="宋体"/>
                <w:b w:val="0"/>
                <w:sz w:val="18"/>
              </w:rPr>
              <w:t>31.83</w:t>
            </w:r>
          </w:p>
        </w:tc>
        <w:tc>
          <w:tcPr>
            <w:tcW w:w="1187" w:type="dxa"/>
            <w:tcMar>
              <w:left w:w="70" w:type="dxa"/>
              <w:right w:w="70" w:type="dxa"/>
            </w:tcMar>
            <w:vAlign w:val="center"/>
          </w:tcPr>
          <w:p w14:paraId="7B9CFD78">
            <w:pPr>
              <w:keepNext w:val="0"/>
              <w:spacing w:before="20" w:after="20" w:line="260" w:lineRule="exact"/>
              <w:ind w:firstLine="0" w:firstLineChars="0"/>
              <w:jc w:val="center"/>
            </w:pPr>
            <w:r>
              <w:rPr>
                <w:rFonts w:ascii="Times New Roman" w:hAnsi="Times New Roman" w:eastAsia="宋体"/>
                <w:b w:val="0"/>
                <w:sz w:val="18"/>
              </w:rPr>
              <w:t>4</w:t>
            </w:r>
          </w:p>
        </w:tc>
        <w:tc>
          <w:tcPr>
            <w:tcW w:w="1187" w:type="dxa"/>
            <w:tcMar>
              <w:left w:w="70" w:type="dxa"/>
              <w:right w:w="70" w:type="dxa"/>
            </w:tcMar>
            <w:vAlign w:val="center"/>
          </w:tcPr>
          <w:p w14:paraId="6A222F35">
            <w:pPr>
              <w:keepNext w:val="0"/>
              <w:spacing w:before="20" w:after="20" w:line="260" w:lineRule="exact"/>
              <w:ind w:firstLine="0" w:firstLineChars="0"/>
              <w:jc w:val="center"/>
            </w:pPr>
            <w:r>
              <w:rPr>
                <w:rFonts w:ascii="Times New Roman" w:hAnsi="Times New Roman" w:eastAsia="宋体"/>
                <w:b w:val="0"/>
                <w:sz w:val="18"/>
              </w:rPr>
              <w:t>0</w:t>
            </w:r>
          </w:p>
        </w:tc>
      </w:tr>
      <w:tr w14:paraId="58E1A1A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9DF01F0">
            <w:pPr>
              <w:keepNext w:val="0"/>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64749B19">
            <w:pPr>
              <w:keepNext w:val="0"/>
              <w:spacing w:before="20" w:after="20" w:line="260" w:lineRule="exact"/>
              <w:ind w:firstLine="0" w:firstLineChars="0"/>
              <w:jc w:val="center"/>
            </w:pPr>
            <w:r>
              <w:rPr>
                <w:rFonts w:ascii="Times New Roman" w:hAnsi="Times New Roman" w:eastAsia="宋体"/>
                <w:b w:val="0"/>
                <w:sz w:val="18"/>
              </w:rPr>
              <w:t>BDZ-00092</w:t>
            </w:r>
          </w:p>
        </w:tc>
        <w:tc>
          <w:tcPr>
            <w:tcW w:w="1187" w:type="dxa"/>
            <w:tcMar>
              <w:left w:w="70" w:type="dxa"/>
              <w:right w:w="70" w:type="dxa"/>
            </w:tcMar>
            <w:vAlign w:val="center"/>
          </w:tcPr>
          <w:p w14:paraId="343C7C61">
            <w:pPr>
              <w:keepNext w:val="0"/>
              <w:spacing w:before="20" w:after="20" w:line="260" w:lineRule="exact"/>
              <w:ind w:firstLine="0" w:firstLineChars="0"/>
              <w:jc w:val="center"/>
            </w:pPr>
            <w:r>
              <w:rPr>
                <w:rFonts w:ascii="Times New Roman" w:hAnsi="Times New Roman" w:eastAsia="宋体"/>
                <w:b w:val="0"/>
                <w:sz w:val="18"/>
              </w:rPr>
              <w:t>11.20</w:t>
            </w:r>
          </w:p>
        </w:tc>
        <w:tc>
          <w:tcPr>
            <w:tcW w:w="1187" w:type="dxa"/>
            <w:tcMar>
              <w:left w:w="70" w:type="dxa"/>
              <w:right w:w="70" w:type="dxa"/>
            </w:tcMar>
            <w:vAlign w:val="center"/>
          </w:tcPr>
          <w:p w14:paraId="06ECD359">
            <w:pPr>
              <w:keepNext w:val="0"/>
              <w:spacing w:before="20" w:after="20" w:line="260" w:lineRule="exact"/>
              <w:ind w:firstLine="0" w:firstLineChars="0"/>
              <w:jc w:val="center"/>
            </w:pPr>
            <w:r>
              <w:rPr>
                <w:rFonts w:ascii="Times New Roman" w:hAnsi="Times New Roman" w:eastAsia="宋体"/>
                <w:b w:val="0"/>
                <w:sz w:val="18"/>
              </w:rPr>
              <w:t>7.08</w:t>
            </w:r>
          </w:p>
        </w:tc>
        <w:tc>
          <w:tcPr>
            <w:tcW w:w="1187" w:type="dxa"/>
            <w:tcMar>
              <w:left w:w="70" w:type="dxa"/>
              <w:right w:w="70" w:type="dxa"/>
            </w:tcMar>
            <w:vAlign w:val="center"/>
          </w:tcPr>
          <w:p w14:paraId="5461A2C9">
            <w:pPr>
              <w:keepNext w:val="0"/>
              <w:spacing w:before="20" w:after="20" w:line="260" w:lineRule="exact"/>
              <w:ind w:firstLine="0" w:firstLineChars="0"/>
              <w:jc w:val="center"/>
            </w:pPr>
            <w:r>
              <w:rPr>
                <w:rFonts w:ascii="Times New Roman" w:hAnsi="Times New Roman" w:eastAsia="宋体"/>
                <w:b w:val="0"/>
                <w:sz w:val="18"/>
              </w:rPr>
              <w:t>11.20</w:t>
            </w:r>
          </w:p>
        </w:tc>
        <w:tc>
          <w:tcPr>
            <w:tcW w:w="1187" w:type="dxa"/>
            <w:tcMar>
              <w:left w:w="70" w:type="dxa"/>
              <w:right w:w="70" w:type="dxa"/>
            </w:tcMar>
            <w:vAlign w:val="center"/>
          </w:tcPr>
          <w:p w14:paraId="7A611A90">
            <w:pPr>
              <w:keepNext w:val="0"/>
              <w:spacing w:before="20" w:after="20" w:line="260" w:lineRule="exact"/>
              <w:ind w:firstLine="0" w:firstLineChars="0"/>
              <w:jc w:val="center"/>
            </w:pPr>
            <w:r>
              <w:rPr>
                <w:rFonts w:ascii="Times New Roman" w:hAnsi="Times New Roman" w:eastAsia="宋体"/>
                <w:b w:val="0"/>
                <w:sz w:val="18"/>
              </w:rPr>
              <w:t>1</w:t>
            </w:r>
          </w:p>
        </w:tc>
        <w:tc>
          <w:tcPr>
            <w:tcW w:w="1187" w:type="dxa"/>
            <w:tcMar>
              <w:left w:w="70" w:type="dxa"/>
              <w:right w:w="70" w:type="dxa"/>
            </w:tcMar>
            <w:vAlign w:val="center"/>
          </w:tcPr>
          <w:p w14:paraId="0E84CD7D">
            <w:pPr>
              <w:keepNext w:val="0"/>
              <w:spacing w:before="20" w:after="20" w:line="260" w:lineRule="exact"/>
              <w:ind w:firstLine="0" w:firstLineChars="0"/>
              <w:jc w:val="center"/>
            </w:pPr>
            <w:r>
              <w:rPr>
                <w:rFonts w:ascii="Times New Roman" w:hAnsi="Times New Roman" w:eastAsia="宋体"/>
                <w:b w:val="0"/>
                <w:sz w:val="18"/>
              </w:rPr>
              <w:t>2</w:t>
            </w:r>
          </w:p>
        </w:tc>
      </w:tr>
      <w:tr w14:paraId="3212FC8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28D0029E">
            <w:pPr>
              <w:keepNext w:val="0"/>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2305FC2A">
            <w:pPr>
              <w:keepNext w:val="0"/>
              <w:spacing w:before="20" w:after="20" w:line="260" w:lineRule="exact"/>
              <w:ind w:firstLine="0" w:firstLineChars="0"/>
              <w:jc w:val="center"/>
            </w:pPr>
            <w:r>
              <w:rPr>
                <w:rFonts w:ascii="Times New Roman" w:hAnsi="Times New Roman" w:eastAsia="宋体"/>
                <w:b w:val="0"/>
                <w:sz w:val="18"/>
              </w:rPr>
              <w:t>BDZ-00094</w:t>
            </w:r>
          </w:p>
        </w:tc>
        <w:tc>
          <w:tcPr>
            <w:tcW w:w="1187" w:type="dxa"/>
            <w:tcMar>
              <w:left w:w="70" w:type="dxa"/>
              <w:right w:w="70" w:type="dxa"/>
            </w:tcMar>
            <w:vAlign w:val="center"/>
          </w:tcPr>
          <w:p w14:paraId="428DABBC">
            <w:pPr>
              <w:keepNext w:val="0"/>
              <w:spacing w:before="20" w:after="20" w:line="260" w:lineRule="exact"/>
              <w:ind w:firstLine="0" w:firstLineChars="0"/>
              <w:jc w:val="center"/>
            </w:pPr>
            <w:r>
              <w:rPr>
                <w:rFonts w:ascii="Times New Roman" w:hAnsi="Times New Roman" w:eastAsia="宋体"/>
                <w:b w:val="0"/>
                <w:sz w:val="18"/>
              </w:rPr>
              <w:t>64.92</w:t>
            </w:r>
          </w:p>
        </w:tc>
        <w:tc>
          <w:tcPr>
            <w:tcW w:w="1187" w:type="dxa"/>
            <w:tcMar>
              <w:left w:w="70" w:type="dxa"/>
              <w:right w:w="70" w:type="dxa"/>
            </w:tcMar>
            <w:vAlign w:val="center"/>
          </w:tcPr>
          <w:p w14:paraId="3C307550">
            <w:pPr>
              <w:keepNext w:val="0"/>
              <w:spacing w:before="20" w:after="20" w:line="260" w:lineRule="exact"/>
              <w:ind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6F167E14">
            <w:pPr>
              <w:keepNext w:val="0"/>
              <w:spacing w:before="20" w:after="20" w:line="260" w:lineRule="exact"/>
              <w:ind w:firstLine="0" w:firstLineChars="0"/>
              <w:jc w:val="center"/>
            </w:pPr>
            <w:r>
              <w:rPr>
                <w:rFonts w:ascii="Times New Roman" w:hAnsi="Times New Roman" w:eastAsia="宋体"/>
                <w:b w:val="0"/>
                <w:sz w:val="18"/>
              </w:rPr>
              <w:t>64.92</w:t>
            </w:r>
          </w:p>
        </w:tc>
        <w:tc>
          <w:tcPr>
            <w:tcW w:w="1187" w:type="dxa"/>
            <w:tcMar>
              <w:left w:w="70" w:type="dxa"/>
              <w:right w:w="70" w:type="dxa"/>
            </w:tcMar>
            <w:vAlign w:val="center"/>
          </w:tcPr>
          <w:p w14:paraId="06EF2BFB">
            <w:pPr>
              <w:keepNext w:val="0"/>
              <w:spacing w:before="20" w:after="20" w:line="260" w:lineRule="exact"/>
              <w:ind w:firstLine="0" w:firstLineChars="0"/>
              <w:jc w:val="center"/>
            </w:pPr>
            <w:r>
              <w:rPr>
                <w:rFonts w:ascii="Times New Roman" w:hAnsi="Times New Roman" w:eastAsia="宋体"/>
                <w:b w:val="0"/>
                <w:sz w:val="18"/>
              </w:rPr>
              <w:t>2</w:t>
            </w:r>
          </w:p>
        </w:tc>
        <w:tc>
          <w:tcPr>
            <w:tcW w:w="1187" w:type="dxa"/>
            <w:tcMar>
              <w:left w:w="70" w:type="dxa"/>
              <w:right w:w="70" w:type="dxa"/>
            </w:tcMar>
            <w:vAlign w:val="center"/>
          </w:tcPr>
          <w:p w14:paraId="52B7E254">
            <w:pPr>
              <w:keepNext w:val="0"/>
              <w:spacing w:before="20" w:after="20" w:line="260" w:lineRule="exact"/>
              <w:ind w:firstLine="0" w:firstLineChars="0"/>
              <w:jc w:val="center"/>
            </w:pPr>
            <w:r>
              <w:rPr>
                <w:rFonts w:ascii="Times New Roman" w:hAnsi="Times New Roman" w:eastAsia="宋体"/>
                <w:b w:val="0"/>
                <w:sz w:val="18"/>
              </w:rPr>
              <w:t>0</w:t>
            </w:r>
          </w:p>
        </w:tc>
      </w:tr>
      <w:tr w14:paraId="0610913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7F3D5B1E">
            <w:pPr>
              <w:keepNext w:val="0"/>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6448CD2E">
            <w:pPr>
              <w:keepNext w:val="0"/>
              <w:spacing w:before="20" w:after="20" w:line="260" w:lineRule="exact"/>
              <w:ind w:firstLine="0" w:firstLineChars="0"/>
              <w:jc w:val="center"/>
            </w:pPr>
            <w:r>
              <w:rPr>
                <w:rFonts w:ascii="Times New Roman" w:hAnsi="Times New Roman" w:eastAsia="宋体"/>
                <w:b w:val="0"/>
                <w:sz w:val="18"/>
              </w:rPr>
              <w:t>BDZ-00103</w:t>
            </w:r>
          </w:p>
        </w:tc>
        <w:tc>
          <w:tcPr>
            <w:tcW w:w="1187" w:type="dxa"/>
            <w:tcMar>
              <w:left w:w="70" w:type="dxa"/>
              <w:right w:w="70" w:type="dxa"/>
            </w:tcMar>
            <w:vAlign w:val="center"/>
          </w:tcPr>
          <w:p w14:paraId="163E40D2">
            <w:pPr>
              <w:keepNext w:val="0"/>
              <w:spacing w:before="20" w:after="20" w:line="260" w:lineRule="exact"/>
              <w:ind w:firstLine="0" w:firstLineChars="0"/>
              <w:jc w:val="center"/>
            </w:pPr>
            <w:r>
              <w:rPr>
                <w:rFonts w:ascii="Times New Roman" w:hAnsi="Times New Roman" w:eastAsia="宋体"/>
                <w:b w:val="0"/>
                <w:sz w:val="18"/>
              </w:rPr>
              <w:t>65.76</w:t>
            </w:r>
          </w:p>
        </w:tc>
        <w:tc>
          <w:tcPr>
            <w:tcW w:w="1187" w:type="dxa"/>
            <w:tcMar>
              <w:left w:w="70" w:type="dxa"/>
              <w:right w:w="70" w:type="dxa"/>
            </w:tcMar>
            <w:vAlign w:val="center"/>
          </w:tcPr>
          <w:p w14:paraId="7DAA3B77">
            <w:pPr>
              <w:keepNext w:val="0"/>
              <w:spacing w:before="20" w:after="20" w:line="260" w:lineRule="exact"/>
              <w:ind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1ED43322">
            <w:pPr>
              <w:keepNext w:val="0"/>
              <w:spacing w:before="20" w:after="20" w:line="260" w:lineRule="exact"/>
              <w:ind w:firstLine="0" w:firstLineChars="0"/>
              <w:jc w:val="center"/>
            </w:pPr>
            <w:r>
              <w:rPr>
                <w:rFonts w:ascii="Times New Roman" w:hAnsi="Times New Roman" w:eastAsia="宋体"/>
                <w:b w:val="0"/>
                <w:sz w:val="18"/>
              </w:rPr>
              <w:t>65.76</w:t>
            </w:r>
          </w:p>
        </w:tc>
        <w:tc>
          <w:tcPr>
            <w:tcW w:w="1187" w:type="dxa"/>
            <w:tcMar>
              <w:left w:w="70" w:type="dxa"/>
              <w:right w:w="70" w:type="dxa"/>
            </w:tcMar>
            <w:vAlign w:val="center"/>
          </w:tcPr>
          <w:p w14:paraId="6BEDDD0B">
            <w:pPr>
              <w:keepNext w:val="0"/>
              <w:spacing w:before="20" w:after="20" w:line="260" w:lineRule="exact"/>
              <w:ind w:firstLine="0" w:firstLineChars="0"/>
              <w:jc w:val="center"/>
            </w:pPr>
            <w:r>
              <w:rPr>
                <w:rFonts w:ascii="Times New Roman" w:hAnsi="Times New Roman" w:eastAsia="宋体"/>
                <w:b w:val="0"/>
                <w:sz w:val="18"/>
              </w:rPr>
              <w:t>3</w:t>
            </w:r>
          </w:p>
        </w:tc>
        <w:tc>
          <w:tcPr>
            <w:tcW w:w="1187" w:type="dxa"/>
            <w:tcMar>
              <w:left w:w="70" w:type="dxa"/>
              <w:right w:w="70" w:type="dxa"/>
            </w:tcMar>
            <w:vAlign w:val="center"/>
          </w:tcPr>
          <w:p w14:paraId="5A8461D5">
            <w:pPr>
              <w:keepNext w:val="0"/>
              <w:spacing w:before="20" w:after="20" w:line="260" w:lineRule="exact"/>
              <w:ind w:firstLine="0" w:firstLineChars="0"/>
              <w:jc w:val="center"/>
            </w:pPr>
            <w:r>
              <w:rPr>
                <w:rFonts w:ascii="Times New Roman" w:hAnsi="Times New Roman" w:eastAsia="宋体"/>
                <w:b w:val="0"/>
                <w:sz w:val="18"/>
              </w:rPr>
              <w:t>0</w:t>
            </w:r>
          </w:p>
        </w:tc>
      </w:tr>
      <w:tr w14:paraId="3593F57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01133A4D">
            <w:pPr>
              <w:keepNext w:val="0"/>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3DCFF67B">
            <w:pPr>
              <w:keepNext w:val="0"/>
              <w:spacing w:before="20" w:after="20" w:line="260" w:lineRule="exact"/>
              <w:ind w:firstLine="0" w:firstLineChars="0"/>
              <w:jc w:val="center"/>
            </w:pPr>
            <w:r>
              <w:rPr>
                <w:rFonts w:ascii="Times New Roman" w:hAnsi="Times New Roman" w:eastAsia="宋体"/>
                <w:b w:val="0"/>
                <w:sz w:val="18"/>
              </w:rPr>
              <w:t>BDZ-00106</w:t>
            </w:r>
          </w:p>
        </w:tc>
        <w:tc>
          <w:tcPr>
            <w:tcW w:w="1187" w:type="dxa"/>
            <w:tcMar>
              <w:left w:w="70" w:type="dxa"/>
              <w:right w:w="70" w:type="dxa"/>
            </w:tcMar>
            <w:vAlign w:val="center"/>
          </w:tcPr>
          <w:p w14:paraId="6ABC917D">
            <w:pPr>
              <w:keepNext w:val="0"/>
              <w:spacing w:before="20" w:after="20" w:line="260" w:lineRule="exact"/>
              <w:ind w:firstLine="0" w:firstLineChars="0"/>
              <w:jc w:val="center"/>
            </w:pPr>
            <w:r>
              <w:rPr>
                <w:rFonts w:ascii="Times New Roman" w:hAnsi="Times New Roman" w:eastAsia="宋体"/>
                <w:b w:val="0"/>
                <w:sz w:val="18"/>
              </w:rPr>
              <w:t>5.80</w:t>
            </w:r>
          </w:p>
        </w:tc>
        <w:tc>
          <w:tcPr>
            <w:tcW w:w="1187" w:type="dxa"/>
            <w:tcMar>
              <w:left w:w="70" w:type="dxa"/>
              <w:right w:w="70" w:type="dxa"/>
            </w:tcMar>
            <w:vAlign w:val="center"/>
          </w:tcPr>
          <w:p w14:paraId="1E16D76F">
            <w:pPr>
              <w:keepNext w:val="0"/>
              <w:spacing w:before="20" w:after="20" w:line="260" w:lineRule="exact"/>
              <w:ind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705DFBF0">
            <w:pPr>
              <w:keepNext w:val="0"/>
              <w:spacing w:before="20" w:after="20" w:line="260" w:lineRule="exact"/>
              <w:ind w:firstLine="0" w:firstLineChars="0"/>
              <w:jc w:val="center"/>
            </w:pPr>
            <w:r>
              <w:rPr>
                <w:rFonts w:ascii="Times New Roman" w:hAnsi="Times New Roman" w:eastAsia="宋体"/>
                <w:b w:val="0"/>
                <w:sz w:val="18"/>
              </w:rPr>
              <w:t>5.80</w:t>
            </w:r>
          </w:p>
        </w:tc>
        <w:tc>
          <w:tcPr>
            <w:tcW w:w="1187" w:type="dxa"/>
            <w:tcMar>
              <w:left w:w="70" w:type="dxa"/>
              <w:right w:w="70" w:type="dxa"/>
            </w:tcMar>
            <w:vAlign w:val="center"/>
          </w:tcPr>
          <w:p w14:paraId="1B865A1F">
            <w:pPr>
              <w:keepNext w:val="0"/>
              <w:spacing w:before="20" w:after="20" w:line="260" w:lineRule="exact"/>
              <w:ind w:firstLine="0" w:firstLineChars="0"/>
              <w:jc w:val="center"/>
            </w:pPr>
            <w:r>
              <w:rPr>
                <w:rFonts w:ascii="Times New Roman" w:hAnsi="Times New Roman" w:eastAsia="宋体"/>
                <w:b w:val="0"/>
                <w:sz w:val="18"/>
              </w:rPr>
              <w:t>4</w:t>
            </w:r>
          </w:p>
        </w:tc>
        <w:tc>
          <w:tcPr>
            <w:tcW w:w="1187" w:type="dxa"/>
            <w:tcMar>
              <w:left w:w="70" w:type="dxa"/>
              <w:right w:w="70" w:type="dxa"/>
            </w:tcMar>
            <w:vAlign w:val="center"/>
          </w:tcPr>
          <w:p w14:paraId="3F607BE1">
            <w:pPr>
              <w:keepNext w:val="0"/>
              <w:spacing w:before="20" w:after="20" w:line="260" w:lineRule="exact"/>
              <w:ind w:firstLine="0" w:firstLineChars="0"/>
              <w:jc w:val="center"/>
            </w:pPr>
            <w:r>
              <w:rPr>
                <w:rFonts w:ascii="Times New Roman" w:hAnsi="Times New Roman" w:eastAsia="宋体"/>
                <w:b w:val="0"/>
                <w:sz w:val="18"/>
              </w:rPr>
              <w:t>0</w:t>
            </w:r>
          </w:p>
        </w:tc>
      </w:tr>
      <w:tr w14:paraId="6C8C66E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5BB0D6B">
            <w:pPr>
              <w:keepNext w:val="0"/>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2B88AD39">
            <w:pPr>
              <w:keepNext w:val="0"/>
              <w:spacing w:before="20" w:after="20" w:line="260" w:lineRule="exact"/>
              <w:ind w:firstLine="0" w:firstLineChars="0"/>
              <w:jc w:val="center"/>
            </w:pPr>
            <w:r>
              <w:rPr>
                <w:rFonts w:ascii="Times New Roman" w:hAnsi="Times New Roman" w:eastAsia="宋体"/>
                <w:b w:val="0"/>
                <w:sz w:val="18"/>
              </w:rPr>
              <w:t>BDZ-00110</w:t>
            </w:r>
          </w:p>
        </w:tc>
        <w:tc>
          <w:tcPr>
            <w:tcW w:w="1187" w:type="dxa"/>
            <w:tcMar>
              <w:left w:w="70" w:type="dxa"/>
              <w:right w:w="70" w:type="dxa"/>
            </w:tcMar>
            <w:vAlign w:val="center"/>
          </w:tcPr>
          <w:p w14:paraId="729C273C">
            <w:pPr>
              <w:keepNext w:val="0"/>
              <w:spacing w:before="20" w:after="20" w:line="260" w:lineRule="exact"/>
              <w:ind w:firstLine="0" w:firstLineChars="0"/>
              <w:jc w:val="center"/>
            </w:pPr>
            <w:r>
              <w:rPr>
                <w:rFonts w:ascii="Times New Roman" w:hAnsi="Times New Roman" w:eastAsia="宋体"/>
                <w:b w:val="0"/>
                <w:sz w:val="18"/>
              </w:rPr>
              <w:t>38.35</w:t>
            </w:r>
          </w:p>
        </w:tc>
        <w:tc>
          <w:tcPr>
            <w:tcW w:w="1187" w:type="dxa"/>
            <w:tcMar>
              <w:left w:w="70" w:type="dxa"/>
              <w:right w:w="70" w:type="dxa"/>
            </w:tcMar>
            <w:vAlign w:val="center"/>
          </w:tcPr>
          <w:p w14:paraId="64F01A30">
            <w:pPr>
              <w:keepNext w:val="0"/>
              <w:spacing w:before="20" w:after="20" w:line="260" w:lineRule="exact"/>
              <w:ind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684A2BB5">
            <w:pPr>
              <w:keepNext w:val="0"/>
              <w:spacing w:before="20" w:after="20" w:line="260" w:lineRule="exact"/>
              <w:ind w:firstLine="0" w:firstLineChars="0"/>
              <w:jc w:val="center"/>
            </w:pPr>
            <w:r>
              <w:rPr>
                <w:rFonts w:ascii="Times New Roman" w:hAnsi="Times New Roman" w:eastAsia="宋体"/>
                <w:b w:val="0"/>
                <w:sz w:val="18"/>
              </w:rPr>
              <w:t>38.35</w:t>
            </w:r>
          </w:p>
        </w:tc>
        <w:tc>
          <w:tcPr>
            <w:tcW w:w="1187" w:type="dxa"/>
            <w:tcMar>
              <w:left w:w="70" w:type="dxa"/>
              <w:right w:w="70" w:type="dxa"/>
            </w:tcMar>
            <w:vAlign w:val="center"/>
          </w:tcPr>
          <w:p w14:paraId="2BD15F3E">
            <w:pPr>
              <w:keepNext w:val="0"/>
              <w:spacing w:before="20" w:after="20" w:line="260" w:lineRule="exact"/>
              <w:ind w:firstLine="0" w:firstLineChars="0"/>
              <w:jc w:val="center"/>
            </w:pPr>
            <w:r>
              <w:rPr>
                <w:rFonts w:ascii="Times New Roman" w:hAnsi="Times New Roman" w:eastAsia="宋体"/>
                <w:b w:val="0"/>
                <w:sz w:val="18"/>
              </w:rPr>
              <w:t>5</w:t>
            </w:r>
          </w:p>
        </w:tc>
        <w:tc>
          <w:tcPr>
            <w:tcW w:w="1187" w:type="dxa"/>
            <w:tcMar>
              <w:left w:w="70" w:type="dxa"/>
              <w:right w:w="70" w:type="dxa"/>
            </w:tcMar>
            <w:vAlign w:val="center"/>
          </w:tcPr>
          <w:p w14:paraId="08679B20">
            <w:pPr>
              <w:keepNext w:val="0"/>
              <w:spacing w:before="20" w:after="20" w:line="260" w:lineRule="exact"/>
              <w:ind w:firstLine="0" w:firstLineChars="0"/>
              <w:jc w:val="center"/>
            </w:pPr>
            <w:r>
              <w:rPr>
                <w:rFonts w:ascii="Times New Roman" w:hAnsi="Times New Roman" w:eastAsia="宋体"/>
                <w:b w:val="0"/>
                <w:sz w:val="18"/>
              </w:rPr>
              <w:t>0</w:t>
            </w:r>
          </w:p>
        </w:tc>
      </w:tr>
      <w:tr w14:paraId="67156AE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1C15CB05">
            <w:pPr>
              <w:keepNext w:val="0"/>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29FDF198">
            <w:pPr>
              <w:keepNext w:val="0"/>
              <w:spacing w:before="20" w:after="20" w:line="260" w:lineRule="exact"/>
              <w:ind w:firstLine="0" w:firstLineChars="0"/>
              <w:jc w:val="center"/>
            </w:pPr>
            <w:r>
              <w:rPr>
                <w:rFonts w:ascii="Times New Roman" w:hAnsi="Times New Roman" w:eastAsia="宋体"/>
                <w:b w:val="0"/>
                <w:sz w:val="18"/>
              </w:rPr>
              <w:t>BDZ-00114</w:t>
            </w:r>
          </w:p>
        </w:tc>
        <w:tc>
          <w:tcPr>
            <w:tcW w:w="1187" w:type="dxa"/>
            <w:tcMar>
              <w:left w:w="70" w:type="dxa"/>
              <w:right w:w="70" w:type="dxa"/>
            </w:tcMar>
            <w:vAlign w:val="center"/>
          </w:tcPr>
          <w:p w14:paraId="1F86D083">
            <w:pPr>
              <w:keepNext w:val="0"/>
              <w:spacing w:before="20" w:after="20" w:line="260" w:lineRule="exact"/>
              <w:ind w:firstLine="0" w:firstLineChars="0"/>
              <w:jc w:val="center"/>
            </w:pPr>
            <w:r>
              <w:rPr>
                <w:rFonts w:ascii="Times New Roman" w:hAnsi="Times New Roman" w:eastAsia="宋体"/>
                <w:b w:val="0"/>
                <w:sz w:val="18"/>
              </w:rPr>
              <w:t>110.02</w:t>
            </w:r>
          </w:p>
        </w:tc>
        <w:tc>
          <w:tcPr>
            <w:tcW w:w="1187" w:type="dxa"/>
            <w:tcMar>
              <w:left w:w="70" w:type="dxa"/>
              <w:right w:w="70" w:type="dxa"/>
            </w:tcMar>
            <w:vAlign w:val="center"/>
          </w:tcPr>
          <w:p w14:paraId="64ED1C75">
            <w:pPr>
              <w:keepNext w:val="0"/>
              <w:spacing w:before="20" w:after="20" w:line="260" w:lineRule="exact"/>
              <w:ind w:firstLine="0" w:firstLineChars="0"/>
              <w:jc w:val="center"/>
            </w:pPr>
            <w:r>
              <w:rPr>
                <w:rFonts w:ascii="Times New Roman" w:hAnsi="Times New Roman" w:eastAsia="宋体"/>
                <w:b w:val="0"/>
                <w:sz w:val="18"/>
              </w:rPr>
              <w:t>10.95</w:t>
            </w:r>
          </w:p>
        </w:tc>
        <w:tc>
          <w:tcPr>
            <w:tcW w:w="1187" w:type="dxa"/>
            <w:tcMar>
              <w:left w:w="70" w:type="dxa"/>
              <w:right w:w="70" w:type="dxa"/>
            </w:tcMar>
            <w:vAlign w:val="center"/>
          </w:tcPr>
          <w:p w14:paraId="327EB7FF">
            <w:pPr>
              <w:keepNext w:val="0"/>
              <w:spacing w:before="20" w:after="20" w:line="260" w:lineRule="exact"/>
              <w:ind w:firstLine="0" w:firstLineChars="0"/>
              <w:jc w:val="center"/>
            </w:pPr>
            <w:r>
              <w:rPr>
                <w:rFonts w:ascii="Times New Roman" w:hAnsi="Times New Roman" w:eastAsia="宋体"/>
                <w:b w:val="0"/>
                <w:sz w:val="18"/>
              </w:rPr>
              <w:t>110.02</w:t>
            </w:r>
          </w:p>
        </w:tc>
        <w:tc>
          <w:tcPr>
            <w:tcW w:w="1187" w:type="dxa"/>
            <w:tcMar>
              <w:left w:w="70" w:type="dxa"/>
              <w:right w:w="70" w:type="dxa"/>
            </w:tcMar>
            <w:vAlign w:val="center"/>
          </w:tcPr>
          <w:p w14:paraId="4AC89E3B">
            <w:pPr>
              <w:keepNext w:val="0"/>
              <w:spacing w:before="20" w:after="20" w:line="260" w:lineRule="exact"/>
              <w:ind w:firstLine="0" w:firstLineChars="0"/>
              <w:jc w:val="center"/>
            </w:pPr>
            <w:r>
              <w:rPr>
                <w:rFonts w:ascii="Times New Roman" w:hAnsi="Times New Roman" w:eastAsia="宋体"/>
                <w:b w:val="0"/>
                <w:sz w:val="18"/>
              </w:rPr>
              <w:t>1</w:t>
            </w:r>
          </w:p>
        </w:tc>
        <w:tc>
          <w:tcPr>
            <w:tcW w:w="1187" w:type="dxa"/>
            <w:tcMar>
              <w:left w:w="70" w:type="dxa"/>
              <w:right w:w="70" w:type="dxa"/>
            </w:tcMar>
            <w:vAlign w:val="center"/>
          </w:tcPr>
          <w:p w14:paraId="127B8902">
            <w:pPr>
              <w:keepNext w:val="0"/>
              <w:spacing w:before="20" w:after="20" w:line="260" w:lineRule="exact"/>
              <w:ind w:firstLine="0" w:firstLineChars="0"/>
              <w:jc w:val="center"/>
            </w:pPr>
            <w:r>
              <w:rPr>
                <w:rFonts w:ascii="Times New Roman" w:hAnsi="Times New Roman" w:eastAsia="宋体"/>
                <w:b w:val="0"/>
                <w:sz w:val="18"/>
              </w:rPr>
              <w:t>1</w:t>
            </w:r>
          </w:p>
        </w:tc>
      </w:tr>
      <w:tr w14:paraId="271AC6B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3DF0E01B">
            <w:pPr>
              <w:keepNext w:val="0"/>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3B173BCC">
            <w:pPr>
              <w:keepNext w:val="0"/>
              <w:spacing w:before="20" w:after="20" w:line="260" w:lineRule="exact"/>
              <w:ind w:firstLine="0" w:firstLineChars="0"/>
              <w:jc w:val="center"/>
            </w:pPr>
            <w:r>
              <w:rPr>
                <w:rFonts w:ascii="Times New Roman" w:hAnsi="Times New Roman" w:eastAsia="宋体"/>
                <w:b w:val="0"/>
                <w:sz w:val="18"/>
              </w:rPr>
              <w:t>BDZ-00115</w:t>
            </w:r>
          </w:p>
        </w:tc>
        <w:tc>
          <w:tcPr>
            <w:tcW w:w="1187" w:type="dxa"/>
            <w:tcMar>
              <w:left w:w="70" w:type="dxa"/>
              <w:right w:w="70" w:type="dxa"/>
            </w:tcMar>
            <w:vAlign w:val="center"/>
          </w:tcPr>
          <w:p w14:paraId="6380B58E">
            <w:pPr>
              <w:keepNext w:val="0"/>
              <w:spacing w:before="20" w:after="20" w:line="260" w:lineRule="exact"/>
              <w:ind w:firstLine="0" w:firstLineChars="0"/>
              <w:jc w:val="center"/>
            </w:pPr>
            <w:r>
              <w:rPr>
                <w:rFonts w:ascii="Times New Roman" w:hAnsi="Times New Roman" w:eastAsia="宋体"/>
                <w:b w:val="0"/>
                <w:sz w:val="18"/>
              </w:rPr>
              <w:t>73.47</w:t>
            </w:r>
          </w:p>
        </w:tc>
        <w:tc>
          <w:tcPr>
            <w:tcW w:w="1187" w:type="dxa"/>
            <w:tcMar>
              <w:left w:w="70" w:type="dxa"/>
              <w:right w:w="70" w:type="dxa"/>
            </w:tcMar>
            <w:vAlign w:val="center"/>
          </w:tcPr>
          <w:p w14:paraId="5922659F">
            <w:pPr>
              <w:keepNext w:val="0"/>
              <w:spacing w:before="20" w:after="20" w:line="260" w:lineRule="exact"/>
              <w:ind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00FB3219">
            <w:pPr>
              <w:keepNext w:val="0"/>
              <w:spacing w:before="20" w:after="20" w:line="260" w:lineRule="exact"/>
              <w:ind w:firstLine="0" w:firstLineChars="0"/>
              <w:jc w:val="center"/>
            </w:pPr>
            <w:r>
              <w:rPr>
                <w:rFonts w:ascii="Times New Roman" w:hAnsi="Times New Roman" w:eastAsia="宋体"/>
                <w:b w:val="0"/>
                <w:sz w:val="18"/>
              </w:rPr>
              <w:t>73.47</w:t>
            </w:r>
          </w:p>
        </w:tc>
        <w:tc>
          <w:tcPr>
            <w:tcW w:w="1187" w:type="dxa"/>
            <w:tcMar>
              <w:left w:w="70" w:type="dxa"/>
              <w:right w:w="70" w:type="dxa"/>
            </w:tcMar>
            <w:vAlign w:val="center"/>
          </w:tcPr>
          <w:p w14:paraId="5E04404D">
            <w:pPr>
              <w:keepNext w:val="0"/>
              <w:spacing w:before="20" w:after="20" w:line="260" w:lineRule="exact"/>
              <w:ind w:firstLine="0" w:firstLineChars="0"/>
              <w:jc w:val="center"/>
            </w:pPr>
            <w:r>
              <w:rPr>
                <w:rFonts w:ascii="Times New Roman" w:hAnsi="Times New Roman" w:eastAsia="宋体"/>
                <w:b w:val="0"/>
                <w:sz w:val="18"/>
              </w:rPr>
              <w:t>3</w:t>
            </w:r>
          </w:p>
        </w:tc>
        <w:tc>
          <w:tcPr>
            <w:tcW w:w="1187" w:type="dxa"/>
            <w:tcMar>
              <w:left w:w="70" w:type="dxa"/>
              <w:right w:w="70" w:type="dxa"/>
            </w:tcMar>
            <w:vAlign w:val="center"/>
          </w:tcPr>
          <w:p w14:paraId="35B759B6">
            <w:pPr>
              <w:keepNext w:val="0"/>
              <w:spacing w:before="20" w:after="20" w:line="260" w:lineRule="exact"/>
              <w:ind w:firstLine="0" w:firstLineChars="0"/>
              <w:jc w:val="center"/>
            </w:pPr>
            <w:r>
              <w:rPr>
                <w:rFonts w:ascii="Times New Roman" w:hAnsi="Times New Roman" w:eastAsia="宋体"/>
                <w:b w:val="0"/>
                <w:sz w:val="18"/>
              </w:rPr>
              <w:t>0</w:t>
            </w:r>
          </w:p>
        </w:tc>
      </w:tr>
      <w:tr w14:paraId="4F17D2D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00129FFD">
            <w:pPr>
              <w:keepNext w:val="0"/>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56E39A7B">
            <w:pPr>
              <w:keepNext w:val="0"/>
              <w:spacing w:before="20" w:after="20" w:line="260" w:lineRule="exact"/>
              <w:ind w:firstLine="0" w:firstLineChars="0"/>
              <w:jc w:val="center"/>
            </w:pPr>
            <w:r>
              <w:rPr>
                <w:rFonts w:ascii="Times New Roman" w:hAnsi="Times New Roman" w:eastAsia="宋体"/>
                <w:b w:val="0"/>
                <w:sz w:val="18"/>
              </w:rPr>
              <w:t>BDZ-00139</w:t>
            </w:r>
          </w:p>
        </w:tc>
        <w:tc>
          <w:tcPr>
            <w:tcW w:w="1187" w:type="dxa"/>
            <w:tcMar>
              <w:left w:w="70" w:type="dxa"/>
              <w:right w:w="70" w:type="dxa"/>
            </w:tcMar>
            <w:vAlign w:val="center"/>
          </w:tcPr>
          <w:p w14:paraId="7C6EC337">
            <w:pPr>
              <w:keepNext w:val="0"/>
              <w:spacing w:before="20" w:after="20" w:line="260" w:lineRule="exact"/>
              <w:ind w:firstLine="0" w:firstLineChars="0"/>
              <w:jc w:val="center"/>
            </w:pPr>
            <w:r>
              <w:rPr>
                <w:rFonts w:ascii="Times New Roman" w:hAnsi="Times New Roman" w:eastAsia="宋体"/>
                <w:b w:val="0"/>
                <w:sz w:val="18"/>
              </w:rPr>
              <w:t>92.95</w:t>
            </w:r>
          </w:p>
        </w:tc>
        <w:tc>
          <w:tcPr>
            <w:tcW w:w="1187" w:type="dxa"/>
            <w:tcMar>
              <w:left w:w="70" w:type="dxa"/>
              <w:right w:w="70" w:type="dxa"/>
            </w:tcMar>
            <w:vAlign w:val="center"/>
          </w:tcPr>
          <w:p w14:paraId="53F845E8">
            <w:pPr>
              <w:keepNext w:val="0"/>
              <w:spacing w:before="20" w:after="20" w:line="260" w:lineRule="exact"/>
              <w:ind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548DAB55">
            <w:pPr>
              <w:keepNext w:val="0"/>
              <w:spacing w:before="20" w:after="20" w:line="260" w:lineRule="exact"/>
              <w:ind w:firstLine="0" w:firstLineChars="0"/>
              <w:jc w:val="center"/>
            </w:pPr>
            <w:r>
              <w:rPr>
                <w:rFonts w:ascii="Times New Roman" w:hAnsi="Times New Roman" w:eastAsia="宋体"/>
                <w:b w:val="0"/>
                <w:sz w:val="18"/>
              </w:rPr>
              <w:t>92.95</w:t>
            </w:r>
          </w:p>
        </w:tc>
        <w:tc>
          <w:tcPr>
            <w:tcW w:w="1187" w:type="dxa"/>
            <w:tcMar>
              <w:left w:w="70" w:type="dxa"/>
              <w:right w:w="70" w:type="dxa"/>
            </w:tcMar>
            <w:vAlign w:val="center"/>
          </w:tcPr>
          <w:p w14:paraId="54B5DE7F">
            <w:pPr>
              <w:keepNext w:val="0"/>
              <w:spacing w:before="20" w:after="20" w:line="260" w:lineRule="exact"/>
              <w:ind w:firstLine="0" w:firstLineChars="0"/>
              <w:jc w:val="center"/>
            </w:pPr>
            <w:r>
              <w:rPr>
                <w:rFonts w:ascii="Times New Roman" w:hAnsi="Times New Roman" w:eastAsia="宋体"/>
                <w:b w:val="0"/>
                <w:sz w:val="18"/>
              </w:rPr>
              <w:t>3</w:t>
            </w:r>
          </w:p>
        </w:tc>
        <w:tc>
          <w:tcPr>
            <w:tcW w:w="1187" w:type="dxa"/>
            <w:tcMar>
              <w:left w:w="70" w:type="dxa"/>
              <w:right w:w="70" w:type="dxa"/>
            </w:tcMar>
            <w:vAlign w:val="center"/>
          </w:tcPr>
          <w:p w14:paraId="0098E24D">
            <w:pPr>
              <w:keepNext w:val="0"/>
              <w:spacing w:before="20" w:after="20" w:line="260" w:lineRule="exact"/>
              <w:ind w:firstLine="0" w:firstLineChars="0"/>
              <w:jc w:val="center"/>
            </w:pPr>
            <w:r>
              <w:rPr>
                <w:rFonts w:ascii="Times New Roman" w:hAnsi="Times New Roman" w:eastAsia="宋体"/>
                <w:b w:val="0"/>
                <w:sz w:val="18"/>
              </w:rPr>
              <w:t>0</w:t>
            </w:r>
          </w:p>
        </w:tc>
      </w:tr>
      <w:tr w14:paraId="4FB3E20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0B1B6590">
            <w:pPr>
              <w:keepNext w:val="0"/>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2D2D48B3">
            <w:pPr>
              <w:keepNext w:val="0"/>
              <w:spacing w:before="20" w:after="20" w:line="260" w:lineRule="exact"/>
              <w:ind w:firstLine="0" w:firstLineChars="0"/>
              <w:jc w:val="center"/>
            </w:pPr>
            <w:r>
              <w:rPr>
                <w:rFonts w:ascii="Times New Roman" w:hAnsi="Times New Roman" w:eastAsia="宋体"/>
                <w:b w:val="0"/>
                <w:sz w:val="18"/>
              </w:rPr>
              <w:t>BDZ-00148</w:t>
            </w:r>
          </w:p>
        </w:tc>
        <w:tc>
          <w:tcPr>
            <w:tcW w:w="1187" w:type="dxa"/>
            <w:tcMar>
              <w:left w:w="70" w:type="dxa"/>
              <w:right w:w="70" w:type="dxa"/>
            </w:tcMar>
            <w:vAlign w:val="center"/>
          </w:tcPr>
          <w:p w14:paraId="55A190F6">
            <w:pPr>
              <w:keepNext w:val="0"/>
              <w:spacing w:before="20" w:after="20" w:line="260" w:lineRule="exact"/>
              <w:ind w:firstLine="0" w:firstLineChars="0"/>
              <w:jc w:val="center"/>
            </w:pPr>
            <w:r>
              <w:rPr>
                <w:rFonts w:ascii="Times New Roman" w:hAnsi="Times New Roman" w:eastAsia="宋体"/>
                <w:b w:val="0"/>
                <w:sz w:val="18"/>
              </w:rPr>
              <w:t>103.02</w:t>
            </w:r>
          </w:p>
        </w:tc>
        <w:tc>
          <w:tcPr>
            <w:tcW w:w="1187" w:type="dxa"/>
            <w:tcMar>
              <w:left w:w="70" w:type="dxa"/>
              <w:right w:w="70" w:type="dxa"/>
            </w:tcMar>
            <w:vAlign w:val="center"/>
          </w:tcPr>
          <w:p w14:paraId="10BB2C55">
            <w:pPr>
              <w:keepNext w:val="0"/>
              <w:spacing w:before="20" w:after="20" w:line="260" w:lineRule="exact"/>
              <w:ind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3A6E1267">
            <w:pPr>
              <w:keepNext w:val="0"/>
              <w:spacing w:before="20" w:after="20" w:line="260" w:lineRule="exact"/>
              <w:ind w:firstLine="0" w:firstLineChars="0"/>
              <w:jc w:val="center"/>
            </w:pPr>
            <w:r>
              <w:rPr>
                <w:rFonts w:ascii="Times New Roman" w:hAnsi="Times New Roman" w:eastAsia="宋体"/>
                <w:b w:val="0"/>
                <w:sz w:val="18"/>
              </w:rPr>
              <w:t>103.02</w:t>
            </w:r>
          </w:p>
        </w:tc>
        <w:tc>
          <w:tcPr>
            <w:tcW w:w="1187" w:type="dxa"/>
            <w:tcMar>
              <w:left w:w="70" w:type="dxa"/>
              <w:right w:w="70" w:type="dxa"/>
            </w:tcMar>
            <w:vAlign w:val="center"/>
          </w:tcPr>
          <w:p w14:paraId="31E73F31">
            <w:pPr>
              <w:keepNext w:val="0"/>
              <w:spacing w:before="20" w:after="20" w:line="260" w:lineRule="exact"/>
              <w:ind w:firstLine="0" w:firstLineChars="0"/>
              <w:jc w:val="center"/>
            </w:pPr>
            <w:r>
              <w:rPr>
                <w:rFonts w:ascii="Times New Roman" w:hAnsi="Times New Roman" w:eastAsia="宋体"/>
                <w:b w:val="0"/>
                <w:sz w:val="18"/>
              </w:rPr>
              <w:t>2</w:t>
            </w:r>
          </w:p>
        </w:tc>
        <w:tc>
          <w:tcPr>
            <w:tcW w:w="1187" w:type="dxa"/>
            <w:tcMar>
              <w:left w:w="70" w:type="dxa"/>
              <w:right w:w="70" w:type="dxa"/>
            </w:tcMar>
            <w:vAlign w:val="center"/>
          </w:tcPr>
          <w:p w14:paraId="579CEE20">
            <w:pPr>
              <w:keepNext w:val="0"/>
              <w:spacing w:before="20" w:after="20" w:line="260" w:lineRule="exact"/>
              <w:ind w:firstLine="0" w:firstLineChars="0"/>
              <w:jc w:val="center"/>
            </w:pPr>
            <w:r>
              <w:rPr>
                <w:rFonts w:ascii="Times New Roman" w:hAnsi="Times New Roman" w:eastAsia="宋体"/>
                <w:b w:val="0"/>
                <w:sz w:val="18"/>
              </w:rPr>
              <w:t>0</w:t>
            </w:r>
          </w:p>
        </w:tc>
      </w:tr>
      <w:tr w14:paraId="4F392BC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135C4B30">
            <w:pPr>
              <w:keepNext w:val="0"/>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7DD91C40">
            <w:pPr>
              <w:keepNext w:val="0"/>
              <w:spacing w:before="20" w:after="20" w:line="260" w:lineRule="exact"/>
              <w:ind w:firstLine="0" w:firstLineChars="0"/>
              <w:jc w:val="center"/>
            </w:pPr>
            <w:r>
              <w:rPr>
                <w:rFonts w:ascii="Times New Roman" w:hAnsi="Times New Roman" w:eastAsia="宋体"/>
                <w:b w:val="0"/>
                <w:sz w:val="18"/>
              </w:rPr>
              <w:t>BDZ-00151</w:t>
            </w:r>
          </w:p>
        </w:tc>
        <w:tc>
          <w:tcPr>
            <w:tcW w:w="1187" w:type="dxa"/>
            <w:tcMar>
              <w:left w:w="70" w:type="dxa"/>
              <w:right w:w="70" w:type="dxa"/>
            </w:tcMar>
            <w:vAlign w:val="center"/>
          </w:tcPr>
          <w:p w14:paraId="71C037BE">
            <w:pPr>
              <w:keepNext w:val="0"/>
              <w:spacing w:before="20" w:after="20" w:line="260" w:lineRule="exact"/>
              <w:ind w:firstLine="0" w:firstLineChars="0"/>
              <w:jc w:val="center"/>
            </w:pPr>
            <w:r>
              <w:rPr>
                <w:rFonts w:ascii="Times New Roman" w:hAnsi="Times New Roman" w:eastAsia="宋体"/>
                <w:b w:val="0"/>
                <w:sz w:val="18"/>
              </w:rPr>
              <w:t>128.27</w:t>
            </w:r>
          </w:p>
        </w:tc>
        <w:tc>
          <w:tcPr>
            <w:tcW w:w="1187" w:type="dxa"/>
            <w:tcMar>
              <w:left w:w="70" w:type="dxa"/>
              <w:right w:w="70" w:type="dxa"/>
            </w:tcMar>
            <w:vAlign w:val="center"/>
          </w:tcPr>
          <w:p w14:paraId="52D79A25">
            <w:pPr>
              <w:keepNext w:val="0"/>
              <w:spacing w:before="20" w:after="20" w:line="260" w:lineRule="exact"/>
              <w:ind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4674D625">
            <w:pPr>
              <w:keepNext w:val="0"/>
              <w:spacing w:before="20" w:after="20" w:line="260" w:lineRule="exact"/>
              <w:ind w:firstLine="0" w:firstLineChars="0"/>
              <w:jc w:val="center"/>
            </w:pPr>
            <w:r>
              <w:rPr>
                <w:rFonts w:ascii="Times New Roman" w:hAnsi="Times New Roman" w:eastAsia="宋体"/>
                <w:b w:val="0"/>
                <w:sz w:val="18"/>
              </w:rPr>
              <w:t>128.27</w:t>
            </w:r>
          </w:p>
        </w:tc>
        <w:tc>
          <w:tcPr>
            <w:tcW w:w="1187" w:type="dxa"/>
            <w:tcMar>
              <w:left w:w="70" w:type="dxa"/>
              <w:right w:w="70" w:type="dxa"/>
            </w:tcMar>
            <w:vAlign w:val="center"/>
          </w:tcPr>
          <w:p w14:paraId="1C27CAA8">
            <w:pPr>
              <w:keepNext w:val="0"/>
              <w:spacing w:before="20" w:after="20" w:line="260" w:lineRule="exact"/>
              <w:ind w:firstLine="0" w:firstLineChars="0"/>
              <w:jc w:val="center"/>
            </w:pPr>
            <w:r>
              <w:rPr>
                <w:rFonts w:ascii="Times New Roman" w:hAnsi="Times New Roman" w:eastAsia="宋体"/>
                <w:b w:val="0"/>
                <w:sz w:val="18"/>
              </w:rPr>
              <w:t>4</w:t>
            </w:r>
          </w:p>
        </w:tc>
        <w:tc>
          <w:tcPr>
            <w:tcW w:w="1187" w:type="dxa"/>
            <w:tcMar>
              <w:left w:w="70" w:type="dxa"/>
              <w:right w:w="70" w:type="dxa"/>
            </w:tcMar>
            <w:vAlign w:val="center"/>
          </w:tcPr>
          <w:p w14:paraId="78D48690">
            <w:pPr>
              <w:keepNext w:val="0"/>
              <w:spacing w:before="20" w:after="20" w:line="260" w:lineRule="exact"/>
              <w:ind w:firstLine="0" w:firstLineChars="0"/>
              <w:jc w:val="center"/>
            </w:pPr>
            <w:r>
              <w:rPr>
                <w:rFonts w:ascii="Times New Roman" w:hAnsi="Times New Roman" w:eastAsia="宋体"/>
                <w:b w:val="0"/>
                <w:sz w:val="18"/>
              </w:rPr>
              <w:t>0</w:t>
            </w:r>
          </w:p>
        </w:tc>
      </w:tr>
      <w:tr w14:paraId="09D6C47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560D63AD">
            <w:pPr>
              <w:keepNext w:val="0"/>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22433B27">
            <w:pPr>
              <w:keepNext w:val="0"/>
              <w:spacing w:before="20" w:after="20" w:line="260" w:lineRule="exact"/>
              <w:ind w:firstLine="0" w:firstLineChars="0"/>
              <w:jc w:val="center"/>
            </w:pPr>
            <w:r>
              <w:rPr>
                <w:rFonts w:ascii="Times New Roman" w:hAnsi="Times New Roman" w:eastAsia="宋体"/>
                <w:b w:val="0"/>
                <w:sz w:val="18"/>
              </w:rPr>
              <w:t>BDZ-00154</w:t>
            </w:r>
          </w:p>
        </w:tc>
        <w:tc>
          <w:tcPr>
            <w:tcW w:w="1187" w:type="dxa"/>
            <w:tcMar>
              <w:left w:w="70" w:type="dxa"/>
              <w:right w:w="70" w:type="dxa"/>
            </w:tcMar>
            <w:vAlign w:val="center"/>
          </w:tcPr>
          <w:p w14:paraId="106D230B">
            <w:pPr>
              <w:keepNext w:val="0"/>
              <w:spacing w:before="20" w:after="20" w:line="260" w:lineRule="exact"/>
              <w:ind w:firstLine="0" w:firstLineChars="0"/>
              <w:jc w:val="center"/>
            </w:pPr>
            <w:r>
              <w:rPr>
                <w:rFonts w:ascii="Times New Roman" w:hAnsi="Times New Roman" w:eastAsia="宋体"/>
                <w:b w:val="0"/>
                <w:sz w:val="18"/>
              </w:rPr>
              <w:t>19.37</w:t>
            </w:r>
          </w:p>
        </w:tc>
        <w:tc>
          <w:tcPr>
            <w:tcW w:w="1187" w:type="dxa"/>
            <w:tcMar>
              <w:left w:w="70" w:type="dxa"/>
              <w:right w:w="70" w:type="dxa"/>
            </w:tcMar>
            <w:vAlign w:val="center"/>
          </w:tcPr>
          <w:p w14:paraId="75825CFC">
            <w:pPr>
              <w:keepNext w:val="0"/>
              <w:spacing w:before="20" w:after="20" w:line="260" w:lineRule="exact"/>
              <w:ind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2DB0342D">
            <w:pPr>
              <w:keepNext w:val="0"/>
              <w:spacing w:before="20" w:after="20" w:line="260" w:lineRule="exact"/>
              <w:ind w:firstLine="0" w:firstLineChars="0"/>
              <w:jc w:val="center"/>
            </w:pPr>
            <w:r>
              <w:rPr>
                <w:rFonts w:ascii="Times New Roman" w:hAnsi="Times New Roman" w:eastAsia="宋体"/>
                <w:b w:val="0"/>
                <w:sz w:val="18"/>
              </w:rPr>
              <w:t>19.37</w:t>
            </w:r>
          </w:p>
        </w:tc>
        <w:tc>
          <w:tcPr>
            <w:tcW w:w="1187" w:type="dxa"/>
            <w:tcMar>
              <w:left w:w="70" w:type="dxa"/>
              <w:right w:w="70" w:type="dxa"/>
            </w:tcMar>
            <w:vAlign w:val="center"/>
          </w:tcPr>
          <w:p w14:paraId="62878227">
            <w:pPr>
              <w:keepNext w:val="0"/>
              <w:spacing w:before="20" w:after="20" w:line="260" w:lineRule="exact"/>
              <w:ind w:firstLine="0" w:firstLineChars="0"/>
              <w:jc w:val="center"/>
            </w:pPr>
            <w:r>
              <w:rPr>
                <w:rFonts w:ascii="Times New Roman" w:hAnsi="Times New Roman" w:eastAsia="宋体"/>
                <w:b w:val="0"/>
                <w:sz w:val="18"/>
              </w:rPr>
              <w:t>4</w:t>
            </w:r>
          </w:p>
        </w:tc>
        <w:tc>
          <w:tcPr>
            <w:tcW w:w="1187" w:type="dxa"/>
            <w:tcMar>
              <w:left w:w="70" w:type="dxa"/>
              <w:right w:w="70" w:type="dxa"/>
            </w:tcMar>
            <w:vAlign w:val="center"/>
          </w:tcPr>
          <w:p w14:paraId="7B5436DE">
            <w:pPr>
              <w:keepNext w:val="0"/>
              <w:spacing w:before="20" w:after="20" w:line="260" w:lineRule="exact"/>
              <w:ind w:firstLine="0" w:firstLineChars="0"/>
              <w:jc w:val="center"/>
            </w:pPr>
            <w:r>
              <w:rPr>
                <w:rFonts w:ascii="Times New Roman" w:hAnsi="Times New Roman" w:eastAsia="宋体"/>
                <w:b w:val="0"/>
                <w:sz w:val="18"/>
              </w:rPr>
              <w:t>0</w:t>
            </w:r>
          </w:p>
        </w:tc>
      </w:tr>
      <w:tr w14:paraId="7B8E8BA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52145C34">
            <w:pPr>
              <w:keepNext w:val="0"/>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32D7FBF9">
            <w:pPr>
              <w:keepNext w:val="0"/>
              <w:spacing w:before="20" w:after="20" w:line="260" w:lineRule="exact"/>
              <w:ind w:firstLine="0" w:firstLineChars="0"/>
              <w:jc w:val="center"/>
            </w:pPr>
            <w:r>
              <w:rPr>
                <w:rFonts w:ascii="Times New Roman" w:hAnsi="Times New Roman" w:eastAsia="宋体"/>
                <w:b w:val="0"/>
                <w:sz w:val="18"/>
              </w:rPr>
              <w:t>BDZ-00155</w:t>
            </w:r>
          </w:p>
        </w:tc>
        <w:tc>
          <w:tcPr>
            <w:tcW w:w="1187" w:type="dxa"/>
            <w:tcMar>
              <w:left w:w="70" w:type="dxa"/>
              <w:right w:w="70" w:type="dxa"/>
            </w:tcMar>
            <w:vAlign w:val="center"/>
          </w:tcPr>
          <w:p w14:paraId="126000F5">
            <w:pPr>
              <w:keepNext w:val="0"/>
              <w:spacing w:before="20" w:after="20" w:line="260" w:lineRule="exact"/>
              <w:ind w:firstLine="0" w:firstLineChars="0"/>
              <w:jc w:val="center"/>
            </w:pPr>
            <w:r>
              <w:rPr>
                <w:rFonts w:ascii="Times New Roman" w:hAnsi="Times New Roman" w:eastAsia="宋体"/>
                <w:b w:val="0"/>
                <w:sz w:val="18"/>
              </w:rPr>
              <w:t>53.11</w:t>
            </w:r>
          </w:p>
        </w:tc>
        <w:tc>
          <w:tcPr>
            <w:tcW w:w="1187" w:type="dxa"/>
            <w:tcMar>
              <w:left w:w="70" w:type="dxa"/>
              <w:right w:w="70" w:type="dxa"/>
            </w:tcMar>
            <w:vAlign w:val="center"/>
          </w:tcPr>
          <w:p w14:paraId="26B407C1">
            <w:pPr>
              <w:keepNext w:val="0"/>
              <w:spacing w:before="20" w:after="20" w:line="260" w:lineRule="exact"/>
              <w:ind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6342C91A">
            <w:pPr>
              <w:keepNext w:val="0"/>
              <w:spacing w:before="20" w:after="20" w:line="260" w:lineRule="exact"/>
              <w:ind w:firstLine="0" w:firstLineChars="0"/>
              <w:jc w:val="center"/>
            </w:pPr>
            <w:r>
              <w:rPr>
                <w:rFonts w:ascii="Times New Roman" w:hAnsi="Times New Roman" w:eastAsia="宋体"/>
                <w:b w:val="0"/>
                <w:sz w:val="18"/>
              </w:rPr>
              <w:t>53.11</w:t>
            </w:r>
          </w:p>
        </w:tc>
        <w:tc>
          <w:tcPr>
            <w:tcW w:w="1187" w:type="dxa"/>
            <w:tcMar>
              <w:left w:w="70" w:type="dxa"/>
              <w:right w:w="70" w:type="dxa"/>
            </w:tcMar>
            <w:vAlign w:val="center"/>
          </w:tcPr>
          <w:p w14:paraId="5CB3A0D3">
            <w:pPr>
              <w:keepNext w:val="0"/>
              <w:spacing w:before="20" w:after="20" w:line="260" w:lineRule="exact"/>
              <w:ind w:firstLine="0" w:firstLineChars="0"/>
              <w:jc w:val="center"/>
            </w:pPr>
            <w:r>
              <w:rPr>
                <w:rFonts w:ascii="Times New Roman" w:hAnsi="Times New Roman" w:eastAsia="宋体"/>
                <w:b w:val="0"/>
                <w:sz w:val="18"/>
              </w:rPr>
              <w:t>3</w:t>
            </w:r>
          </w:p>
        </w:tc>
        <w:tc>
          <w:tcPr>
            <w:tcW w:w="1187" w:type="dxa"/>
            <w:tcMar>
              <w:left w:w="70" w:type="dxa"/>
              <w:right w:w="70" w:type="dxa"/>
            </w:tcMar>
            <w:vAlign w:val="center"/>
          </w:tcPr>
          <w:p w14:paraId="5FD2B3E7">
            <w:pPr>
              <w:keepNext w:val="0"/>
              <w:spacing w:before="20" w:after="20" w:line="260" w:lineRule="exact"/>
              <w:ind w:firstLine="0" w:firstLineChars="0"/>
              <w:jc w:val="center"/>
            </w:pPr>
            <w:r>
              <w:rPr>
                <w:rFonts w:ascii="Times New Roman" w:hAnsi="Times New Roman" w:eastAsia="宋体"/>
                <w:b w:val="0"/>
                <w:sz w:val="18"/>
              </w:rPr>
              <w:t>0</w:t>
            </w:r>
          </w:p>
        </w:tc>
      </w:tr>
      <w:tr w14:paraId="72B2CC6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5503F34B">
            <w:pPr>
              <w:keepNext w:val="0"/>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70F0B1D6">
            <w:pPr>
              <w:keepNext w:val="0"/>
              <w:spacing w:before="20" w:after="20" w:line="260" w:lineRule="exact"/>
              <w:ind w:firstLine="0" w:firstLineChars="0"/>
              <w:jc w:val="center"/>
            </w:pPr>
            <w:r>
              <w:rPr>
                <w:rFonts w:ascii="Times New Roman" w:hAnsi="Times New Roman" w:eastAsia="宋体"/>
                <w:b w:val="0"/>
                <w:sz w:val="18"/>
              </w:rPr>
              <w:t>BDZ-00175</w:t>
            </w:r>
          </w:p>
        </w:tc>
        <w:tc>
          <w:tcPr>
            <w:tcW w:w="1187" w:type="dxa"/>
            <w:tcMar>
              <w:left w:w="70" w:type="dxa"/>
              <w:right w:w="70" w:type="dxa"/>
            </w:tcMar>
            <w:vAlign w:val="center"/>
          </w:tcPr>
          <w:p w14:paraId="56FC652E">
            <w:pPr>
              <w:keepNext w:val="0"/>
              <w:spacing w:before="20" w:after="20" w:line="260" w:lineRule="exact"/>
              <w:ind w:firstLine="0" w:firstLineChars="0"/>
              <w:jc w:val="center"/>
            </w:pPr>
            <w:r>
              <w:rPr>
                <w:rFonts w:ascii="Times New Roman" w:hAnsi="Times New Roman" w:eastAsia="宋体"/>
                <w:b w:val="0"/>
                <w:sz w:val="18"/>
              </w:rPr>
              <w:t>45.03</w:t>
            </w:r>
          </w:p>
        </w:tc>
        <w:tc>
          <w:tcPr>
            <w:tcW w:w="1187" w:type="dxa"/>
            <w:tcMar>
              <w:left w:w="70" w:type="dxa"/>
              <w:right w:w="70" w:type="dxa"/>
            </w:tcMar>
            <w:vAlign w:val="center"/>
          </w:tcPr>
          <w:p w14:paraId="5FD62FB2">
            <w:pPr>
              <w:keepNext w:val="0"/>
              <w:spacing w:before="20" w:after="20" w:line="260" w:lineRule="exact"/>
              <w:ind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389600CF">
            <w:pPr>
              <w:keepNext w:val="0"/>
              <w:spacing w:before="20" w:after="20" w:line="260" w:lineRule="exact"/>
              <w:ind w:firstLine="0" w:firstLineChars="0"/>
              <w:jc w:val="center"/>
            </w:pPr>
            <w:r>
              <w:rPr>
                <w:rFonts w:ascii="Times New Roman" w:hAnsi="Times New Roman" w:eastAsia="宋体"/>
                <w:b w:val="0"/>
                <w:sz w:val="18"/>
              </w:rPr>
              <w:t>45.03</w:t>
            </w:r>
          </w:p>
        </w:tc>
        <w:tc>
          <w:tcPr>
            <w:tcW w:w="1187" w:type="dxa"/>
            <w:tcMar>
              <w:left w:w="70" w:type="dxa"/>
              <w:right w:w="70" w:type="dxa"/>
            </w:tcMar>
            <w:vAlign w:val="center"/>
          </w:tcPr>
          <w:p w14:paraId="6182308F">
            <w:pPr>
              <w:keepNext w:val="0"/>
              <w:spacing w:before="20" w:after="20" w:line="260" w:lineRule="exact"/>
              <w:ind w:firstLine="0" w:firstLineChars="0"/>
              <w:jc w:val="center"/>
            </w:pPr>
            <w:r>
              <w:rPr>
                <w:rFonts w:ascii="Times New Roman" w:hAnsi="Times New Roman" w:eastAsia="宋体"/>
                <w:b w:val="0"/>
                <w:sz w:val="18"/>
              </w:rPr>
              <w:t>3</w:t>
            </w:r>
          </w:p>
        </w:tc>
        <w:tc>
          <w:tcPr>
            <w:tcW w:w="1187" w:type="dxa"/>
            <w:tcMar>
              <w:left w:w="70" w:type="dxa"/>
              <w:right w:w="70" w:type="dxa"/>
            </w:tcMar>
            <w:vAlign w:val="center"/>
          </w:tcPr>
          <w:p w14:paraId="5D2CABDE">
            <w:pPr>
              <w:keepNext w:val="0"/>
              <w:spacing w:before="20" w:after="20" w:line="260" w:lineRule="exact"/>
              <w:ind w:firstLine="0" w:firstLineChars="0"/>
              <w:jc w:val="center"/>
            </w:pPr>
            <w:r>
              <w:rPr>
                <w:rFonts w:ascii="Times New Roman" w:hAnsi="Times New Roman" w:eastAsia="宋体"/>
                <w:b w:val="0"/>
                <w:sz w:val="18"/>
              </w:rPr>
              <w:t>0</w:t>
            </w:r>
          </w:p>
        </w:tc>
      </w:tr>
      <w:tr w14:paraId="591AC28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C18B976">
            <w:pPr>
              <w:keepNext w:val="0"/>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65B89FFB">
            <w:pPr>
              <w:keepNext w:val="0"/>
              <w:spacing w:before="20" w:after="20" w:line="260" w:lineRule="exact"/>
              <w:ind w:firstLine="0" w:firstLineChars="0"/>
              <w:jc w:val="center"/>
            </w:pPr>
            <w:r>
              <w:rPr>
                <w:rFonts w:ascii="Times New Roman" w:hAnsi="Times New Roman" w:eastAsia="宋体"/>
                <w:b w:val="0"/>
                <w:sz w:val="18"/>
              </w:rPr>
              <w:t>BDZ-00183</w:t>
            </w:r>
          </w:p>
        </w:tc>
        <w:tc>
          <w:tcPr>
            <w:tcW w:w="1187" w:type="dxa"/>
            <w:tcMar>
              <w:left w:w="70" w:type="dxa"/>
              <w:right w:w="70" w:type="dxa"/>
            </w:tcMar>
            <w:vAlign w:val="center"/>
          </w:tcPr>
          <w:p w14:paraId="0B4389F5">
            <w:pPr>
              <w:keepNext w:val="0"/>
              <w:spacing w:before="20" w:after="20" w:line="260" w:lineRule="exact"/>
              <w:ind w:firstLine="0" w:firstLineChars="0"/>
              <w:jc w:val="center"/>
            </w:pPr>
            <w:r>
              <w:rPr>
                <w:rFonts w:ascii="Times New Roman" w:hAnsi="Times New Roman" w:eastAsia="宋体"/>
                <w:b w:val="0"/>
                <w:sz w:val="18"/>
              </w:rPr>
              <w:t>16.47</w:t>
            </w:r>
          </w:p>
        </w:tc>
        <w:tc>
          <w:tcPr>
            <w:tcW w:w="1187" w:type="dxa"/>
            <w:tcMar>
              <w:left w:w="70" w:type="dxa"/>
              <w:right w:w="70" w:type="dxa"/>
            </w:tcMar>
            <w:vAlign w:val="center"/>
          </w:tcPr>
          <w:p w14:paraId="075FBF47">
            <w:pPr>
              <w:keepNext w:val="0"/>
              <w:spacing w:before="20" w:after="20" w:line="260" w:lineRule="exact"/>
              <w:ind w:firstLine="0" w:firstLineChars="0"/>
              <w:jc w:val="center"/>
            </w:pPr>
            <w:r>
              <w:rPr>
                <w:rFonts w:ascii="Times New Roman" w:hAnsi="Times New Roman" w:eastAsia="宋体"/>
                <w:b w:val="0"/>
                <w:sz w:val="18"/>
              </w:rPr>
              <w:t>5.61</w:t>
            </w:r>
          </w:p>
        </w:tc>
        <w:tc>
          <w:tcPr>
            <w:tcW w:w="1187" w:type="dxa"/>
            <w:tcMar>
              <w:left w:w="70" w:type="dxa"/>
              <w:right w:w="70" w:type="dxa"/>
            </w:tcMar>
            <w:vAlign w:val="center"/>
          </w:tcPr>
          <w:p w14:paraId="7380578E">
            <w:pPr>
              <w:keepNext w:val="0"/>
              <w:spacing w:before="20" w:after="20" w:line="260" w:lineRule="exact"/>
              <w:ind w:firstLine="0" w:firstLineChars="0"/>
              <w:jc w:val="center"/>
            </w:pPr>
            <w:r>
              <w:rPr>
                <w:rFonts w:ascii="Times New Roman" w:hAnsi="Times New Roman" w:eastAsia="宋体"/>
                <w:b w:val="0"/>
                <w:sz w:val="18"/>
              </w:rPr>
              <w:t>16.47</w:t>
            </w:r>
          </w:p>
        </w:tc>
        <w:tc>
          <w:tcPr>
            <w:tcW w:w="1187" w:type="dxa"/>
            <w:tcMar>
              <w:left w:w="70" w:type="dxa"/>
              <w:right w:w="70" w:type="dxa"/>
            </w:tcMar>
            <w:vAlign w:val="center"/>
          </w:tcPr>
          <w:p w14:paraId="5F62122F">
            <w:pPr>
              <w:keepNext w:val="0"/>
              <w:spacing w:before="20" w:after="20" w:line="260" w:lineRule="exact"/>
              <w:ind w:firstLine="0" w:firstLineChars="0"/>
              <w:jc w:val="center"/>
            </w:pPr>
            <w:r>
              <w:rPr>
                <w:rFonts w:ascii="Times New Roman" w:hAnsi="Times New Roman" w:eastAsia="宋体"/>
                <w:b w:val="0"/>
                <w:sz w:val="18"/>
              </w:rPr>
              <w:t>4</w:t>
            </w:r>
          </w:p>
        </w:tc>
        <w:tc>
          <w:tcPr>
            <w:tcW w:w="1187" w:type="dxa"/>
            <w:tcMar>
              <w:left w:w="70" w:type="dxa"/>
              <w:right w:w="70" w:type="dxa"/>
            </w:tcMar>
            <w:vAlign w:val="center"/>
          </w:tcPr>
          <w:p w14:paraId="15C86C39">
            <w:pPr>
              <w:keepNext w:val="0"/>
              <w:spacing w:before="20" w:after="20" w:line="260" w:lineRule="exact"/>
              <w:ind w:firstLine="0" w:firstLineChars="0"/>
              <w:jc w:val="center"/>
            </w:pPr>
            <w:r>
              <w:rPr>
                <w:rFonts w:ascii="Times New Roman" w:hAnsi="Times New Roman" w:eastAsia="宋体"/>
                <w:b w:val="0"/>
                <w:sz w:val="18"/>
              </w:rPr>
              <w:t>2</w:t>
            </w:r>
          </w:p>
        </w:tc>
      </w:tr>
      <w:tr w14:paraId="7174741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749EFA5F">
            <w:pPr>
              <w:keepNext w:val="0"/>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0524B72D">
            <w:pPr>
              <w:keepNext w:val="0"/>
              <w:spacing w:before="20" w:after="20" w:line="260" w:lineRule="exact"/>
              <w:ind w:firstLine="0" w:firstLineChars="0"/>
              <w:jc w:val="center"/>
            </w:pPr>
            <w:r>
              <w:rPr>
                <w:rFonts w:ascii="Times New Roman" w:hAnsi="Times New Roman" w:eastAsia="宋体"/>
                <w:b w:val="0"/>
                <w:sz w:val="18"/>
              </w:rPr>
              <w:t>SIM-CITY-KL</w:t>
            </w:r>
          </w:p>
        </w:tc>
        <w:tc>
          <w:tcPr>
            <w:tcW w:w="1187" w:type="dxa"/>
            <w:tcMar>
              <w:left w:w="70" w:type="dxa"/>
              <w:right w:w="70" w:type="dxa"/>
            </w:tcMar>
            <w:vAlign w:val="center"/>
          </w:tcPr>
          <w:p w14:paraId="3605A041">
            <w:pPr>
              <w:keepNext w:val="0"/>
              <w:spacing w:before="20" w:after="20" w:line="260" w:lineRule="exact"/>
              <w:ind w:firstLine="0" w:firstLineChars="0"/>
              <w:jc w:val="center"/>
            </w:pPr>
            <w:r>
              <w:rPr>
                <w:rFonts w:ascii="Times New Roman" w:hAnsi="Times New Roman" w:eastAsia="宋体"/>
                <w:b w:val="0"/>
                <w:sz w:val="18"/>
              </w:rPr>
              <w:t>16.09</w:t>
            </w:r>
          </w:p>
        </w:tc>
        <w:tc>
          <w:tcPr>
            <w:tcW w:w="1187" w:type="dxa"/>
            <w:tcMar>
              <w:left w:w="70" w:type="dxa"/>
              <w:right w:w="70" w:type="dxa"/>
            </w:tcMar>
            <w:vAlign w:val="center"/>
          </w:tcPr>
          <w:p w14:paraId="1FBF5F9C">
            <w:pPr>
              <w:keepNext w:val="0"/>
              <w:spacing w:before="20" w:after="20" w:line="260" w:lineRule="exact"/>
              <w:ind w:firstLine="0" w:firstLineChars="0"/>
              <w:jc w:val="center"/>
            </w:pPr>
            <w:r>
              <w:rPr>
                <w:rFonts w:ascii="Times New Roman" w:hAnsi="Times New Roman" w:eastAsia="宋体"/>
                <w:b w:val="0"/>
                <w:sz w:val="18"/>
              </w:rPr>
              <w:t>4.76</w:t>
            </w:r>
          </w:p>
        </w:tc>
        <w:tc>
          <w:tcPr>
            <w:tcW w:w="1187" w:type="dxa"/>
            <w:tcMar>
              <w:left w:w="70" w:type="dxa"/>
              <w:right w:w="70" w:type="dxa"/>
            </w:tcMar>
            <w:vAlign w:val="center"/>
          </w:tcPr>
          <w:p w14:paraId="50E74DDA">
            <w:pPr>
              <w:keepNext w:val="0"/>
              <w:spacing w:before="20" w:after="20" w:line="260" w:lineRule="exact"/>
              <w:ind w:firstLine="0" w:firstLineChars="0"/>
              <w:jc w:val="center"/>
            </w:pPr>
            <w:r>
              <w:rPr>
                <w:rFonts w:ascii="Times New Roman" w:hAnsi="Times New Roman" w:eastAsia="宋体"/>
                <w:b w:val="0"/>
                <w:sz w:val="18"/>
              </w:rPr>
              <w:t>16.09</w:t>
            </w:r>
          </w:p>
        </w:tc>
        <w:tc>
          <w:tcPr>
            <w:tcW w:w="1187" w:type="dxa"/>
            <w:tcMar>
              <w:left w:w="70" w:type="dxa"/>
              <w:right w:w="70" w:type="dxa"/>
            </w:tcMar>
            <w:vAlign w:val="center"/>
          </w:tcPr>
          <w:p w14:paraId="25C6DC3D">
            <w:pPr>
              <w:keepNext w:val="0"/>
              <w:spacing w:before="20" w:after="20" w:line="260" w:lineRule="exact"/>
              <w:ind w:firstLine="0" w:firstLineChars="0"/>
              <w:jc w:val="center"/>
            </w:pPr>
            <w:r>
              <w:rPr>
                <w:rFonts w:ascii="Times New Roman" w:hAnsi="Times New Roman" w:eastAsia="宋体"/>
                <w:b w:val="0"/>
                <w:sz w:val="18"/>
              </w:rPr>
              <w:t>1</w:t>
            </w:r>
          </w:p>
        </w:tc>
        <w:tc>
          <w:tcPr>
            <w:tcW w:w="1187" w:type="dxa"/>
            <w:tcMar>
              <w:left w:w="70" w:type="dxa"/>
              <w:right w:w="70" w:type="dxa"/>
            </w:tcMar>
            <w:vAlign w:val="center"/>
          </w:tcPr>
          <w:p w14:paraId="7EEA32F2">
            <w:pPr>
              <w:keepNext w:val="0"/>
              <w:spacing w:before="20" w:after="20" w:line="260" w:lineRule="exact"/>
              <w:ind w:firstLine="0" w:firstLineChars="0"/>
              <w:jc w:val="center"/>
            </w:pPr>
            <w:r>
              <w:rPr>
                <w:rFonts w:ascii="Times New Roman" w:hAnsi="Times New Roman" w:eastAsia="宋体"/>
                <w:b w:val="0"/>
                <w:sz w:val="18"/>
              </w:rPr>
              <w:t>1</w:t>
            </w:r>
          </w:p>
        </w:tc>
      </w:tr>
      <w:tr w14:paraId="5128C18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2C36407E">
            <w:pPr>
              <w:keepNext w:val="0"/>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5A137687">
            <w:pPr>
              <w:keepNext w:val="0"/>
              <w:spacing w:before="20" w:after="20" w:line="260" w:lineRule="exact"/>
              <w:ind w:firstLine="0" w:firstLineChars="0"/>
              <w:jc w:val="center"/>
            </w:pPr>
            <w:r>
              <w:rPr>
                <w:rFonts w:ascii="Times New Roman" w:hAnsi="Times New Roman" w:eastAsia="宋体"/>
                <w:b w:val="0"/>
                <w:sz w:val="18"/>
              </w:rPr>
              <w:t>SIM-CITY-XSZ</w:t>
            </w:r>
          </w:p>
        </w:tc>
        <w:tc>
          <w:tcPr>
            <w:tcW w:w="1187" w:type="dxa"/>
            <w:tcMar>
              <w:left w:w="70" w:type="dxa"/>
              <w:right w:w="70" w:type="dxa"/>
            </w:tcMar>
            <w:vAlign w:val="center"/>
          </w:tcPr>
          <w:p w14:paraId="254B0119">
            <w:pPr>
              <w:keepNext w:val="0"/>
              <w:spacing w:before="20" w:after="20" w:line="260" w:lineRule="exact"/>
              <w:ind w:firstLine="0" w:firstLineChars="0"/>
              <w:jc w:val="center"/>
            </w:pPr>
            <w:r>
              <w:rPr>
                <w:rFonts w:ascii="Times New Roman" w:hAnsi="Times New Roman" w:eastAsia="宋体"/>
                <w:b w:val="0"/>
                <w:sz w:val="18"/>
              </w:rPr>
              <w:t>13.62</w:t>
            </w:r>
          </w:p>
        </w:tc>
        <w:tc>
          <w:tcPr>
            <w:tcW w:w="1187" w:type="dxa"/>
            <w:tcMar>
              <w:left w:w="70" w:type="dxa"/>
              <w:right w:w="70" w:type="dxa"/>
            </w:tcMar>
            <w:vAlign w:val="center"/>
          </w:tcPr>
          <w:p w14:paraId="30778A40">
            <w:pPr>
              <w:keepNext w:val="0"/>
              <w:spacing w:before="20" w:after="20" w:line="260" w:lineRule="exact"/>
              <w:ind w:firstLine="0" w:firstLineChars="0"/>
              <w:jc w:val="center"/>
            </w:pPr>
            <w:r>
              <w:rPr>
                <w:rFonts w:ascii="Times New Roman" w:hAnsi="Times New Roman" w:eastAsia="宋体"/>
                <w:b w:val="0"/>
                <w:sz w:val="18"/>
              </w:rPr>
              <w:t>3.35</w:t>
            </w:r>
          </w:p>
        </w:tc>
        <w:tc>
          <w:tcPr>
            <w:tcW w:w="1187" w:type="dxa"/>
            <w:tcMar>
              <w:left w:w="70" w:type="dxa"/>
              <w:right w:w="70" w:type="dxa"/>
            </w:tcMar>
            <w:vAlign w:val="center"/>
          </w:tcPr>
          <w:p w14:paraId="74BF5DDB">
            <w:pPr>
              <w:keepNext w:val="0"/>
              <w:spacing w:before="20" w:after="20" w:line="260" w:lineRule="exact"/>
              <w:ind w:firstLine="0" w:firstLineChars="0"/>
              <w:jc w:val="center"/>
            </w:pPr>
            <w:r>
              <w:rPr>
                <w:rFonts w:ascii="Times New Roman" w:hAnsi="Times New Roman" w:eastAsia="宋体"/>
                <w:b w:val="0"/>
                <w:sz w:val="18"/>
              </w:rPr>
              <w:t>13.62</w:t>
            </w:r>
          </w:p>
        </w:tc>
        <w:tc>
          <w:tcPr>
            <w:tcW w:w="1187" w:type="dxa"/>
            <w:tcMar>
              <w:left w:w="70" w:type="dxa"/>
              <w:right w:w="70" w:type="dxa"/>
            </w:tcMar>
            <w:vAlign w:val="center"/>
          </w:tcPr>
          <w:p w14:paraId="09F8968C">
            <w:pPr>
              <w:keepNext w:val="0"/>
              <w:spacing w:before="20" w:after="20" w:line="260" w:lineRule="exact"/>
              <w:ind w:firstLine="0" w:firstLineChars="0"/>
              <w:jc w:val="center"/>
            </w:pPr>
            <w:r>
              <w:rPr>
                <w:rFonts w:ascii="Times New Roman" w:hAnsi="Times New Roman" w:eastAsia="宋体"/>
                <w:b w:val="0"/>
                <w:sz w:val="18"/>
              </w:rPr>
              <w:t>1</w:t>
            </w:r>
          </w:p>
        </w:tc>
        <w:tc>
          <w:tcPr>
            <w:tcW w:w="1187" w:type="dxa"/>
            <w:tcMar>
              <w:left w:w="70" w:type="dxa"/>
              <w:right w:w="70" w:type="dxa"/>
            </w:tcMar>
            <w:vAlign w:val="center"/>
          </w:tcPr>
          <w:p w14:paraId="1BB45760">
            <w:pPr>
              <w:keepNext w:val="0"/>
              <w:spacing w:before="20" w:after="20" w:line="260" w:lineRule="exact"/>
              <w:ind w:firstLine="0" w:firstLineChars="0"/>
              <w:jc w:val="center"/>
            </w:pPr>
            <w:r>
              <w:rPr>
                <w:rFonts w:ascii="Times New Roman" w:hAnsi="Times New Roman" w:eastAsia="宋体"/>
                <w:b w:val="0"/>
                <w:sz w:val="18"/>
              </w:rPr>
              <w:t>1</w:t>
            </w:r>
          </w:p>
        </w:tc>
      </w:tr>
      <w:tr w14:paraId="2660064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758ED751">
            <w:pPr>
              <w:keepNext w:val="0"/>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68DC788A">
            <w:pPr>
              <w:keepNext w:val="0"/>
              <w:spacing w:before="20" w:after="20" w:line="260" w:lineRule="exact"/>
              <w:ind w:firstLine="0" w:firstLineChars="0"/>
              <w:jc w:val="center"/>
            </w:pPr>
            <w:r>
              <w:rPr>
                <w:rFonts w:ascii="Times New Roman" w:hAnsi="Times New Roman" w:eastAsia="宋体"/>
                <w:b w:val="0"/>
                <w:sz w:val="18"/>
              </w:rPr>
              <w:t>SIM-CITY-YQ</w:t>
            </w:r>
          </w:p>
        </w:tc>
        <w:tc>
          <w:tcPr>
            <w:tcW w:w="1187" w:type="dxa"/>
            <w:tcMar>
              <w:left w:w="70" w:type="dxa"/>
              <w:right w:w="70" w:type="dxa"/>
            </w:tcMar>
            <w:vAlign w:val="center"/>
          </w:tcPr>
          <w:p w14:paraId="6B90B3E3">
            <w:pPr>
              <w:keepNext w:val="0"/>
              <w:spacing w:before="20" w:after="20" w:line="260" w:lineRule="exact"/>
              <w:ind w:firstLine="0" w:firstLineChars="0"/>
              <w:jc w:val="center"/>
            </w:pPr>
            <w:r>
              <w:rPr>
                <w:rFonts w:ascii="Times New Roman" w:hAnsi="Times New Roman" w:eastAsia="宋体"/>
                <w:b w:val="0"/>
                <w:sz w:val="18"/>
              </w:rPr>
              <w:t>21.00</w:t>
            </w:r>
          </w:p>
        </w:tc>
        <w:tc>
          <w:tcPr>
            <w:tcW w:w="1187" w:type="dxa"/>
            <w:tcMar>
              <w:left w:w="70" w:type="dxa"/>
              <w:right w:w="70" w:type="dxa"/>
            </w:tcMar>
            <w:vAlign w:val="center"/>
          </w:tcPr>
          <w:p w14:paraId="6C0B9EF2">
            <w:pPr>
              <w:keepNext w:val="0"/>
              <w:spacing w:before="20" w:after="20" w:line="260" w:lineRule="exact"/>
              <w:ind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5EAE6C34">
            <w:pPr>
              <w:keepNext w:val="0"/>
              <w:spacing w:before="20" w:after="20" w:line="260" w:lineRule="exact"/>
              <w:ind w:firstLine="0" w:firstLineChars="0"/>
              <w:jc w:val="center"/>
            </w:pPr>
            <w:r>
              <w:rPr>
                <w:rFonts w:ascii="Times New Roman" w:hAnsi="Times New Roman" w:eastAsia="宋体"/>
                <w:b w:val="0"/>
                <w:sz w:val="18"/>
              </w:rPr>
              <w:t>21.00</w:t>
            </w:r>
          </w:p>
        </w:tc>
        <w:tc>
          <w:tcPr>
            <w:tcW w:w="1187" w:type="dxa"/>
            <w:tcMar>
              <w:left w:w="70" w:type="dxa"/>
              <w:right w:w="70" w:type="dxa"/>
            </w:tcMar>
            <w:vAlign w:val="center"/>
          </w:tcPr>
          <w:p w14:paraId="26094136">
            <w:pPr>
              <w:keepNext w:val="0"/>
              <w:spacing w:before="20" w:after="20" w:line="260" w:lineRule="exact"/>
              <w:ind w:firstLine="0" w:firstLineChars="0"/>
              <w:jc w:val="center"/>
            </w:pPr>
            <w:r>
              <w:rPr>
                <w:rFonts w:ascii="Times New Roman" w:hAnsi="Times New Roman" w:eastAsia="宋体"/>
                <w:b w:val="0"/>
                <w:sz w:val="18"/>
              </w:rPr>
              <w:t>1</w:t>
            </w:r>
          </w:p>
        </w:tc>
        <w:tc>
          <w:tcPr>
            <w:tcW w:w="1187" w:type="dxa"/>
            <w:tcMar>
              <w:left w:w="70" w:type="dxa"/>
              <w:right w:w="70" w:type="dxa"/>
            </w:tcMar>
            <w:vAlign w:val="center"/>
          </w:tcPr>
          <w:p w14:paraId="499A0A2B">
            <w:pPr>
              <w:keepNext w:val="0"/>
              <w:spacing w:before="20" w:after="20" w:line="260" w:lineRule="exact"/>
              <w:ind w:firstLine="0" w:firstLineChars="0"/>
              <w:jc w:val="center"/>
            </w:pPr>
            <w:r>
              <w:rPr>
                <w:rFonts w:ascii="Times New Roman" w:hAnsi="Times New Roman" w:eastAsia="宋体"/>
                <w:b w:val="0"/>
                <w:sz w:val="18"/>
              </w:rPr>
              <w:t>0</w:t>
            </w:r>
          </w:p>
        </w:tc>
      </w:tr>
    </w:tbl>
    <w:p w14:paraId="4E45765C">
      <w:pPr>
        <w:pStyle w:val="2"/>
        <w:keepNext/>
        <w:spacing w:before="120" w:after="80" w:line="300" w:lineRule="auto"/>
        <w:ind w:firstLine="0"/>
        <w:jc w:val="center"/>
      </w:pPr>
      <w:r>
        <w:rPr>
          <w:rFonts w:ascii="Times New Roman" w:hAnsi="Times New Roman" w:eastAsia="宋体"/>
          <w:b w:val="0"/>
          <w:sz w:val="21"/>
        </w:rPr>
        <w:t>表3-6 仿真各年站级正反向净负荷</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14:paraId="3E2F20D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187" w:type="dxa"/>
            <w:tcMar>
              <w:left w:w="70" w:type="dxa"/>
              <w:right w:w="70" w:type="dxa"/>
            </w:tcMar>
            <w:vAlign w:val="center"/>
          </w:tcPr>
          <w:p w14:paraId="40CF06F9">
            <w:pPr>
              <w:keepNext w:val="0"/>
              <w:spacing w:before="20" w:after="20" w:line="260" w:lineRule="exact"/>
              <w:ind w:firstLine="0" w:firstLineChars="0"/>
              <w:jc w:val="center"/>
            </w:pPr>
            <w:r>
              <w:rPr>
                <w:rFonts w:ascii="Times New Roman" w:hAnsi="Times New Roman" w:eastAsia="宋体"/>
                <w:b/>
                <w:sz w:val="18"/>
              </w:rPr>
              <w:t>地区</w:t>
            </w:r>
          </w:p>
        </w:tc>
        <w:tc>
          <w:tcPr>
            <w:tcW w:w="1187" w:type="dxa"/>
            <w:tcMar>
              <w:left w:w="70" w:type="dxa"/>
              <w:right w:w="70" w:type="dxa"/>
            </w:tcMar>
            <w:vAlign w:val="center"/>
          </w:tcPr>
          <w:p w14:paraId="59E85BA4">
            <w:pPr>
              <w:keepNext w:val="0"/>
              <w:spacing w:before="20" w:after="20" w:line="260" w:lineRule="exact"/>
              <w:ind w:firstLine="0" w:firstLineChars="0"/>
              <w:jc w:val="center"/>
            </w:pPr>
            <w:r>
              <w:rPr>
                <w:rFonts w:ascii="Times New Roman" w:hAnsi="Times New Roman" w:eastAsia="宋体"/>
                <w:b/>
                <w:sz w:val="18"/>
              </w:rPr>
              <w:t>仿真年</w:t>
            </w:r>
          </w:p>
        </w:tc>
        <w:tc>
          <w:tcPr>
            <w:tcW w:w="1187" w:type="dxa"/>
            <w:tcMar>
              <w:left w:w="70" w:type="dxa"/>
              <w:right w:w="70" w:type="dxa"/>
            </w:tcMar>
            <w:vAlign w:val="center"/>
          </w:tcPr>
          <w:p w14:paraId="3AEDC702">
            <w:pPr>
              <w:keepNext w:val="0"/>
              <w:spacing w:before="20" w:after="20" w:line="260" w:lineRule="exact"/>
              <w:ind w:firstLine="0" w:firstLineChars="0"/>
              <w:jc w:val="center"/>
            </w:pPr>
            <w:r>
              <w:rPr>
                <w:rFonts w:ascii="Times New Roman" w:hAnsi="Times New Roman" w:eastAsia="宋体"/>
                <w:b/>
                <w:sz w:val="18"/>
              </w:rPr>
              <w:t>各站最大正向净负荷合计/MW</w:t>
            </w:r>
          </w:p>
        </w:tc>
        <w:tc>
          <w:tcPr>
            <w:tcW w:w="1187" w:type="dxa"/>
            <w:tcMar>
              <w:left w:w="70" w:type="dxa"/>
              <w:right w:w="70" w:type="dxa"/>
            </w:tcMar>
            <w:vAlign w:val="center"/>
          </w:tcPr>
          <w:p w14:paraId="635DBF0C">
            <w:pPr>
              <w:keepNext w:val="0"/>
              <w:spacing w:before="20" w:after="20" w:line="260" w:lineRule="exact"/>
              <w:ind w:firstLine="0" w:firstLineChars="0"/>
              <w:jc w:val="center"/>
            </w:pPr>
            <w:r>
              <w:rPr>
                <w:rFonts w:ascii="Times New Roman" w:hAnsi="Times New Roman" w:eastAsia="宋体"/>
                <w:b/>
                <w:sz w:val="18"/>
              </w:rPr>
              <w:t>各站最大反向净负荷合计/MW</w:t>
            </w:r>
          </w:p>
        </w:tc>
        <w:tc>
          <w:tcPr>
            <w:tcW w:w="1187" w:type="dxa"/>
            <w:tcMar>
              <w:left w:w="70" w:type="dxa"/>
              <w:right w:w="70" w:type="dxa"/>
            </w:tcMar>
            <w:vAlign w:val="center"/>
          </w:tcPr>
          <w:p w14:paraId="28A1D7CC">
            <w:pPr>
              <w:keepNext w:val="0"/>
              <w:spacing w:before="20" w:after="20" w:line="260" w:lineRule="exact"/>
              <w:ind w:firstLine="0" w:firstLineChars="0"/>
              <w:jc w:val="center"/>
            </w:pPr>
            <w:r>
              <w:rPr>
                <w:rFonts w:ascii="Times New Roman" w:hAnsi="Times New Roman" w:eastAsia="宋体"/>
                <w:b/>
                <w:sz w:val="18"/>
              </w:rPr>
              <w:t>反向站数</w:t>
            </w:r>
          </w:p>
        </w:tc>
        <w:tc>
          <w:tcPr>
            <w:tcW w:w="1187" w:type="dxa"/>
            <w:tcMar>
              <w:left w:w="70" w:type="dxa"/>
              <w:right w:w="70" w:type="dxa"/>
            </w:tcMar>
            <w:vAlign w:val="center"/>
          </w:tcPr>
          <w:p w14:paraId="65270EF0">
            <w:pPr>
              <w:keepNext w:val="0"/>
              <w:spacing w:before="20" w:after="20" w:line="260" w:lineRule="exact"/>
              <w:ind w:firstLine="0" w:firstLineChars="0"/>
              <w:jc w:val="center"/>
            </w:pPr>
            <w:r>
              <w:rPr>
                <w:rFonts w:ascii="Times New Roman" w:hAnsi="Times New Roman" w:eastAsia="宋体"/>
                <w:b/>
                <w:sz w:val="18"/>
              </w:rPr>
              <w:t>站级最大绝对值/MW</w:t>
            </w:r>
          </w:p>
        </w:tc>
        <w:tc>
          <w:tcPr>
            <w:tcW w:w="1187" w:type="dxa"/>
            <w:tcMar>
              <w:left w:w="70" w:type="dxa"/>
              <w:right w:w="70" w:type="dxa"/>
            </w:tcMar>
            <w:vAlign w:val="center"/>
          </w:tcPr>
          <w:p w14:paraId="159EAA4D">
            <w:pPr>
              <w:keepNext w:val="0"/>
              <w:spacing w:before="20" w:after="20" w:line="260" w:lineRule="exact"/>
              <w:ind w:firstLine="0" w:firstLineChars="0"/>
              <w:jc w:val="center"/>
            </w:pPr>
            <w:r>
              <w:rPr>
                <w:rFonts w:ascii="Times New Roman" w:hAnsi="Times New Roman" w:eastAsia="宋体"/>
                <w:b/>
                <w:sz w:val="18"/>
              </w:rPr>
              <w:t>变电站数量</w:t>
            </w:r>
          </w:p>
        </w:tc>
      </w:tr>
      <w:tr w14:paraId="3C32BBB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5D32B6AC">
            <w:pPr>
              <w:keepNext w:val="0"/>
              <w:spacing w:before="20" w:after="20" w:line="260" w:lineRule="exact"/>
              <w:ind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59DD7683">
            <w:pPr>
              <w:keepNext w:val="0"/>
              <w:spacing w:before="20" w:after="20" w:line="260" w:lineRule="exact"/>
              <w:ind w:firstLine="0" w:firstLineChars="0"/>
              <w:jc w:val="center"/>
            </w:pPr>
            <w:r>
              <w:rPr>
                <w:rFonts w:ascii="Times New Roman" w:hAnsi="Times New Roman" w:eastAsia="宋体"/>
                <w:b w:val="0"/>
                <w:sz w:val="18"/>
              </w:rPr>
              <w:t>1</w:t>
            </w:r>
          </w:p>
        </w:tc>
        <w:tc>
          <w:tcPr>
            <w:tcW w:w="1187" w:type="dxa"/>
            <w:tcMar>
              <w:left w:w="70" w:type="dxa"/>
              <w:right w:w="70" w:type="dxa"/>
            </w:tcMar>
            <w:vAlign w:val="center"/>
          </w:tcPr>
          <w:p w14:paraId="24AEDB3C">
            <w:pPr>
              <w:keepNext w:val="0"/>
              <w:spacing w:before="20" w:after="20" w:line="260" w:lineRule="exact"/>
              <w:ind w:firstLine="0" w:firstLineChars="0"/>
              <w:jc w:val="center"/>
            </w:pPr>
            <w:r>
              <w:rPr>
                <w:rFonts w:ascii="Times New Roman" w:hAnsi="Times New Roman" w:eastAsia="宋体"/>
                <w:b w:val="0"/>
                <w:sz w:val="18"/>
              </w:rPr>
              <w:t>835.57</w:t>
            </w:r>
          </w:p>
        </w:tc>
        <w:tc>
          <w:tcPr>
            <w:tcW w:w="1187" w:type="dxa"/>
            <w:tcMar>
              <w:left w:w="70" w:type="dxa"/>
              <w:right w:w="70" w:type="dxa"/>
            </w:tcMar>
            <w:vAlign w:val="center"/>
          </w:tcPr>
          <w:p w14:paraId="6973E635">
            <w:pPr>
              <w:keepNext w:val="0"/>
              <w:spacing w:before="20" w:after="20" w:line="260" w:lineRule="exact"/>
              <w:ind w:firstLine="0" w:firstLineChars="0"/>
              <w:jc w:val="center"/>
            </w:pPr>
            <w:r>
              <w:rPr>
                <w:rFonts w:ascii="Times New Roman" w:hAnsi="Times New Roman" w:eastAsia="宋体"/>
                <w:b w:val="0"/>
                <w:sz w:val="18"/>
              </w:rPr>
              <w:t>421.35</w:t>
            </w:r>
          </w:p>
        </w:tc>
        <w:tc>
          <w:tcPr>
            <w:tcW w:w="1187" w:type="dxa"/>
            <w:tcMar>
              <w:left w:w="70" w:type="dxa"/>
              <w:right w:w="70" w:type="dxa"/>
            </w:tcMar>
            <w:vAlign w:val="center"/>
          </w:tcPr>
          <w:p w14:paraId="1A2C6575">
            <w:pPr>
              <w:keepNext w:val="0"/>
              <w:spacing w:before="20" w:after="20" w:line="260" w:lineRule="exact"/>
              <w:ind w:firstLine="0" w:firstLineChars="0"/>
              <w:jc w:val="center"/>
            </w:pPr>
            <w:r>
              <w:rPr>
                <w:rFonts w:ascii="Times New Roman" w:hAnsi="Times New Roman" w:eastAsia="宋体"/>
                <w:b w:val="0"/>
                <w:sz w:val="18"/>
              </w:rPr>
              <w:t>17</w:t>
            </w:r>
          </w:p>
        </w:tc>
        <w:tc>
          <w:tcPr>
            <w:tcW w:w="1187" w:type="dxa"/>
            <w:tcMar>
              <w:left w:w="70" w:type="dxa"/>
              <w:right w:w="70" w:type="dxa"/>
            </w:tcMar>
            <w:vAlign w:val="center"/>
          </w:tcPr>
          <w:p w14:paraId="09638CBE">
            <w:pPr>
              <w:keepNext w:val="0"/>
              <w:spacing w:before="20" w:after="20" w:line="260" w:lineRule="exact"/>
              <w:ind w:firstLine="0" w:firstLineChars="0"/>
              <w:jc w:val="center"/>
            </w:pPr>
            <w:r>
              <w:rPr>
                <w:rFonts w:ascii="Times New Roman" w:hAnsi="Times New Roman" w:eastAsia="宋体"/>
                <w:b w:val="0"/>
                <w:sz w:val="18"/>
              </w:rPr>
              <w:t>85.63</w:t>
            </w:r>
          </w:p>
        </w:tc>
        <w:tc>
          <w:tcPr>
            <w:tcW w:w="1187" w:type="dxa"/>
            <w:tcMar>
              <w:left w:w="70" w:type="dxa"/>
              <w:right w:w="70" w:type="dxa"/>
            </w:tcMar>
            <w:vAlign w:val="center"/>
          </w:tcPr>
          <w:p w14:paraId="57A5EEA1">
            <w:pPr>
              <w:keepNext w:val="0"/>
              <w:spacing w:before="20" w:after="20" w:line="260" w:lineRule="exact"/>
              <w:ind w:firstLine="0" w:firstLineChars="0"/>
              <w:jc w:val="center"/>
            </w:pPr>
            <w:r>
              <w:rPr>
                <w:rFonts w:ascii="Times New Roman" w:hAnsi="Times New Roman" w:eastAsia="宋体"/>
                <w:b w:val="0"/>
                <w:sz w:val="18"/>
              </w:rPr>
              <w:t>20</w:t>
            </w:r>
          </w:p>
        </w:tc>
      </w:tr>
      <w:tr w14:paraId="472F8E3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2E56299E">
            <w:pPr>
              <w:keepNext w:val="0"/>
              <w:spacing w:before="20" w:after="20" w:line="260" w:lineRule="exact"/>
              <w:ind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2996A9AD">
            <w:pPr>
              <w:keepNext w:val="0"/>
              <w:spacing w:before="20" w:after="20" w:line="260" w:lineRule="exact"/>
              <w:ind w:firstLine="0" w:firstLineChars="0"/>
              <w:jc w:val="center"/>
            </w:pPr>
            <w:r>
              <w:rPr>
                <w:rFonts w:ascii="Times New Roman" w:hAnsi="Times New Roman" w:eastAsia="宋体"/>
                <w:b w:val="0"/>
                <w:sz w:val="18"/>
              </w:rPr>
              <w:t>2</w:t>
            </w:r>
          </w:p>
        </w:tc>
        <w:tc>
          <w:tcPr>
            <w:tcW w:w="1187" w:type="dxa"/>
            <w:tcMar>
              <w:left w:w="70" w:type="dxa"/>
              <w:right w:w="70" w:type="dxa"/>
            </w:tcMar>
            <w:vAlign w:val="center"/>
          </w:tcPr>
          <w:p w14:paraId="2C57474F">
            <w:pPr>
              <w:keepNext w:val="0"/>
              <w:spacing w:before="20" w:after="20" w:line="260" w:lineRule="exact"/>
              <w:ind w:firstLine="0" w:firstLineChars="0"/>
              <w:jc w:val="center"/>
            </w:pPr>
            <w:r>
              <w:rPr>
                <w:rFonts w:ascii="Times New Roman" w:hAnsi="Times New Roman" w:eastAsia="宋体"/>
                <w:b w:val="0"/>
                <w:sz w:val="18"/>
              </w:rPr>
              <w:t>903.04</w:t>
            </w:r>
          </w:p>
        </w:tc>
        <w:tc>
          <w:tcPr>
            <w:tcW w:w="1187" w:type="dxa"/>
            <w:tcMar>
              <w:left w:w="70" w:type="dxa"/>
              <w:right w:w="70" w:type="dxa"/>
            </w:tcMar>
            <w:vAlign w:val="center"/>
          </w:tcPr>
          <w:p w14:paraId="4F4C914A">
            <w:pPr>
              <w:keepNext w:val="0"/>
              <w:spacing w:before="20" w:after="20" w:line="260" w:lineRule="exact"/>
              <w:ind w:firstLine="0" w:firstLineChars="0"/>
              <w:jc w:val="center"/>
            </w:pPr>
            <w:r>
              <w:rPr>
                <w:rFonts w:ascii="Times New Roman" w:hAnsi="Times New Roman" w:eastAsia="宋体"/>
                <w:b w:val="0"/>
                <w:sz w:val="18"/>
              </w:rPr>
              <w:t>455.37</w:t>
            </w:r>
          </w:p>
        </w:tc>
        <w:tc>
          <w:tcPr>
            <w:tcW w:w="1187" w:type="dxa"/>
            <w:tcMar>
              <w:left w:w="70" w:type="dxa"/>
              <w:right w:w="70" w:type="dxa"/>
            </w:tcMar>
            <w:vAlign w:val="center"/>
          </w:tcPr>
          <w:p w14:paraId="036D984C">
            <w:pPr>
              <w:keepNext w:val="0"/>
              <w:spacing w:before="20" w:after="20" w:line="260" w:lineRule="exact"/>
              <w:ind w:firstLine="0" w:firstLineChars="0"/>
              <w:jc w:val="center"/>
            </w:pPr>
            <w:r>
              <w:rPr>
                <w:rFonts w:ascii="Times New Roman" w:hAnsi="Times New Roman" w:eastAsia="宋体"/>
                <w:b w:val="0"/>
                <w:sz w:val="18"/>
              </w:rPr>
              <w:t>17</w:t>
            </w:r>
          </w:p>
        </w:tc>
        <w:tc>
          <w:tcPr>
            <w:tcW w:w="1187" w:type="dxa"/>
            <w:tcMar>
              <w:left w:w="70" w:type="dxa"/>
              <w:right w:w="70" w:type="dxa"/>
            </w:tcMar>
            <w:vAlign w:val="center"/>
          </w:tcPr>
          <w:p w14:paraId="74E89AA6">
            <w:pPr>
              <w:keepNext w:val="0"/>
              <w:spacing w:before="20" w:after="20" w:line="260" w:lineRule="exact"/>
              <w:ind w:firstLine="0" w:firstLineChars="0"/>
              <w:jc w:val="center"/>
            </w:pPr>
            <w:r>
              <w:rPr>
                <w:rFonts w:ascii="Times New Roman" w:hAnsi="Times New Roman" w:eastAsia="宋体"/>
                <w:b w:val="0"/>
                <w:sz w:val="18"/>
              </w:rPr>
              <w:t>92.54</w:t>
            </w:r>
          </w:p>
        </w:tc>
        <w:tc>
          <w:tcPr>
            <w:tcW w:w="1187" w:type="dxa"/>
            <w:tcMar>
              <w:left w:w="70" w:type="dxa"/>
              <w:right w:w="70" w:type="dxa"/>
            </w:tcMar>
            <w:vAlign w:val="center"/>
          </w:tcPr>
          <w:p w14:paraId="45285FC2">
            <w:pPr>
              <w:keepNext w:val="0"/>
              <w:spacing w:before="20" w:after="20" w:line="260" w:lineRule="exact"/>
              <w:ind w:firstLine="0" w:firstLineChars="0"/>
              <w:jc w:val="center"/>
            </w:pPr>
            <w:r>
              <w:rPr>
                <w:rFonts w:ascii="Times New Roman" w:hAnsi="Times New Roman" w:eastAsia="宋体"/>
                <w:b w:val="0"/>
                <w:sz w:val="18"/>
              </w:rPr>
              <w:t>20</w:t>
            </w:r>
          </w:p>
        </w:tc>
      </w:tr>
      <w:tr w14:paraId="668E058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575375E">
            <w:pPr>
              <w:keepNext w:val="0"/>
              <w:spacing w:before="20" w:after="20" w:line="260" w:lineRule="exact"/>
              <w:ind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4464E70B">
            <w:pPr>
              <w:keepNext w:val="0"/>
              <w:spacing w:before="20" w:after="20" w:line="260" w:lineRule="exact"/>
              <w:ind w:firstLine="0" w:firstLineChars="0"/>
              <w:jc w:val="center"/>
            </w:pPr>
            <w:r>
              <w:rPr>
                <w:rFonts w:ascii="Times New Roman" w:hAnsi="Times New Roman" w:eastAsia="宋体"/>
                <w:b w:val="0"/>
                <w:sz w:val="18"/>
              </w:rPr>
              <w:t>3</w:t>
            </w:r>
          </w:p>
        </w:tc>
        <w:tc>
          <w:tcPr>
            <w:tcW w:w="1187" w:type="dxa"/>
            <w:tcMar>
              <w:left w:w="70" w:type="dxa"/>
              <w:right w:w="70" w:type="dxa"/>
            </w:tcMar>
            <w:vAlign w:val="center"/>
          </w:tcPr>
          <w:p w14:paraId="48089723">
            <w:pPr>
              <w:keepNext w:val="0"/>
              <w:spacing w:before="20" w:after="20" w:line="260" w:lineRule="exact"/>
              <w:ind w:firstLine="0" w:firstLineChars="0"/>
              <w:jc w:val="center"/>
            </w:pPr>
            <w:r>
              <w:rPr>
                <w:rFonts w:ascii="Times New Roman" w:hAnsi="Times New Roman" w:eastAsia="宋体"/>
                <w:b w:val="0"/>
                <w:sz w:val="18"/>
              </w:rPr>
              <w:t>975.95</w:t>
            </w:r>
          </w:p>
        </w:tc>
        <w:tc>
          <w:tcPr>
            <w:tcW w:w="1187" w:type="dxa"/>
            <w:tcMar>
              <w:left w:w="70" w:type="dxa"/>
              <w:right w:w="70" w:type="dxa"/>
            </w:tcMar>
            <w:vAlign w:val="center"/>
          </w:tcPr>
          <w:p w14:paraId="60D5EF72">
            <w:pPr>
              <w:keepNext w:val="0"/>
              <w:spacing w:before="20" w:after="20" w:line="260" w:lineRule="exact"/>
              <w:ind w:firstLine="0" w:firstLineChars="0"/>
              <w:jc w:val="center"/>
            </w:pPr>
            <w:r>
              <w:rPr>
                <w:rFonts w:ascii="Times New Roman" w:hAnsi="Times New Roman" w:eastAsia="宋体"/>
                <w:b w:val="0"/>
                <w:sz w:val="18"/>
              </w:rPr>
              <w:t>492.14</w:t>
            </w:r>
          </w:p>
        </w:tc>
        <w:tc>
          <w:tcPr>
            <w:tcW w:w="1187" w:type="dxa"/>
            <w:tcMar>
              <w:left w:w="70" w:type="dxa"/>
              <w:right w:w="70" w:type="dxa"/>
            </w:tcMar>
            <w:vAlign w:val="center"/>
          </w:tcPr>
          <w:p w14:paraId="7F194748">
            <w:pPr>
              <w:keepNext w:val="0"/>
              <w:spacing w:before="20" w:after="20" w:line="260" w:lineRule="exact"/>
              <w:ind w:firstLine="0" w:firstLineChars="0"/>
              <w:jc w:val="center"/>
            </w:pPr>
            <w:r>
              <w:rPr>
                <w:rFonts w:ascii="Times New Roman" w:hAnsi="Times New Roman" w:eastAsia="宋体"/>
                <w:b w:val="0"/>
                <w:sz w:val="18"/>
              </w:rPr>
              <w:t>17</w:t>
            </w:r>
          </w:p>
        </w:tc>
        <w:tc>
          <w:tcPr>
            <w:tcW w:w="1187" w:type="dxa"/>
            <w:tcMar>
              <w:left w:w="70" w:type="dxa"/>
              <w:right w:w="70" w:type="dxa"/>
            </w:tcMar>
            <w:vAlign w:val="center"/>
          </w:tcPr>
          <w:p w14:paraId="28D993C7">
            <w:pPr>
              <w:keepNext w:val="0"/>
              <w:spacing w:before="20" w:after="20" w:line="260" w:lineRule="exact"/>
              <w:ind w:firstLine="0" w:firstLineChars="0"/>
              <w:jc w:val="center"/>
            </w:pPr>
            <w:r>
              <w:rPr>
                <w:rFonts w:ascii="Times New Roman" w:hAnsi="Times New Roman" w:eastAsia="宋体"/>
                <w:b w:val="0"/>
                <w:sz w:val="18"/>
              </w:rPr>
              <w:t>100.01</w:t>
            </w:r>
          </w:p>
        </w:tc>
        <w:tc>
          <w:tcPr>
            <w:tcW w:w="1187" w:type="dxa"/>
            <w:tcMar>
              <w:left w:w="70" w:type="dxa"/>
              <w:right w:w="70" w:type="dxa"/>
            </w:tcMar>
            <w:vAlign w:val="center"/>
          </w:tcPr>
          <w:p w14:paraId="54561548">
            <w:pPr>
              <w:keepNext w:val="0"/>
              <w:spacing w:before="20" w:after="20" w:line="260" w:lineRule="exact"/>
              <w:ind w:firstLine="0" w:firstLineChars="0"/>
              <w:jc w:val="center"/>
            </w:pPr>
            <w:r>
              <w:rPr>
                <w:rFonts w:ascii="Times New Roman" w:hAnsi="Times New Roman" w:eastAsia="宋体"/>
                <w:b w:val="0"/>
                <w:sz w:val="18"/>
              </w:rPr>
              <w:t>20</w:t>
            </w:r>
          </w:p>
        </w:tc>
      </w:tr>
      <w:tr w14:paraId="08AA3BB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7462C649">
            <w:pPr>
              <w:keepNext w:val="0"/>
              <w:spacing w:before="20" w:after="20" w:line="260" w:lineRule="exact"/>
              <w:ind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5095785B">
            <w:pPr>
              <w:keepNext w:val="0"/>
              <w:spacing w:before="20" w:after="20" w:line="260" w:lineRule="exact"/>
              <w:ind w:firstLine="0" w:firstLineChars="0"/>
              <w:jc w:val="center"/>
            </w:pPr>
            <w:r>
              <w:rPr>
                <w:rFonts w:ascii="Times New Roman" w:hAnsi="Times New Roman" w:eastAsia="宋体"/>
                <w:b w:val="0"/>
                <w:sz w:val="18"/>
              </w:rPr>
              <w:t>4</w:t>
            </w:r>
          </w:p>
        </w:tc>
        <w:tc>
          <w:tcPr>
            <w:tcW w:w="1187" w:type="dxa"/>
            <w:tcMar>
              <w:left w:w="70" w:type="dxa"/>
              <w:right w:w="70" w:type="dxa"/>
            </w:tcMar>
            <w:vAlign w:val="center"/>
          </w:tcPr>
          <w:p w14:paraId="5EAE1991">
            <w:pPr>
              <w:keepNext w:val="0"/>
              <w:spacing w:before="20" w:after="20" w:line="260" w:lineRule="exact"/>
              <w:ind w:firstLine="0" w:firstLineChars="0"/>
              <w:jc w:val="center"/>
            </w:pPr>
            <w:r>
              <w:rPr>
                <w:rFonts w:ascii="Times New Roman" w:hAnsi="Times New Roman" w:eastAsia="宋体"/>
                <w:b w:val="0"/>
                <w:sz w:val="18"/>
              </w:rPr>
              <w:t>1054.76</w:t>
            </w:r>
          </w:p>
        </w:tc>
        <w:tc>
          <w:tcPr>
            <w:tcW w:w="1187" w:type="dxa"/>
            <w:tcMar>
              <w:left w:w="70" w:type="dxa"/>
              <w:right w:w="70" w:type="dxa"/>
            </w:tcMar>
            <w:vAlign w:val="center"/>
          </w:tcPr>
          <w:p w14:paraId="2A84A22E">
            <w:pPr>
              <w:keepNext w:val="0"/>
              <w:spacing w:before="20" w:after="20" w:line="260" w:lineRule="exact"/>
              <w:ind w:firstLine="0" w:firstLineChars="0"/>
              <w:jc w:val="center"/>
            </w:pPr>
            <w:r>
              <w:rPr>
                <w:rFonts w:ascii="Times New Roman" w:hAnsi="Times New Roman" w:eastAsia="宋体"/>
                <w:b w:val="0"/>
                <w:sz w:val="18"/>
              </w:rPr>
              <w:t>531.88</w:t>
            </w:r>
          </w:p>
        </w:tc>
        <w:tc>
          <w:tcPr>
            <w:tcW w:w="1187" w:type="dxa"/>
            <w:tcMar>
              <w:left w:w="70" w:type="dxa"/>
              <w:right w:w="70" w:type="dxa"/>
            </w:tcMar>
            <w:vAlign w:val="center"/>
          </w:tcPr>
          <w:p w14:paraId="7C942915">
            <w:pPr>
              <w:keepNext w:val="0"/>
              <w:spacing w:before="20" w:after="20" w:line="260" w:lineRule="exact"/>
              <w:ind w:firstLine="0" w:firstLineChars="0"/>
              <w:jc w:val="center"/>
            </w:pPr>
            <w:r>
              <w:rPr>
                <w:rFonts w:ascii="Times New Roman" w:hAnsi="Times New Roman" w:eastAsia="宋体"/>
                <w:b w:val="0"/>
                <w:sz w:val="18"/>
              </w:rPr>
              <w:t>17</w:t>
            </w:r>
          </w:p>
        </w:tc>
        <w:tc>
          <w:tcPr>
            <w:tcW w:w="1187" w:type="dxa"/>
            <w:tcMar>
              <w:left w:w="70" w:type="dxa"/>
              <w:right w:w="70" w:type="dxa"/>
            </w:tcMar>
            <w:vAlign w:val="center"/>
          </w:tcPr>
          <w:p w14:paraId="7BE18849">
            <w:pPr>
              <w:keepNext w:val="0"/>
              <w:spacing w:before="20" w:after="20" w:line="260" w:lineRule="exact"/>
              <w:ind w:firstLine="0" w:firstLineChars="0"/>
              <w:jc w:val="center"/>
            </w:pPr>
            <w:r>
              <w:rPr>
                <w:rFonts w:ascii="Times New Roman" w:hAnsi="Times New Roman" w:eastAsia="宋体"/>
                <w:b w:val="0"/>
                <w:sz w:val="18"/>
              </w:rPr>
              <w:t>108.09</w:t>
            </w:r>
          </w:p>
        </w:tc>
        <w:tc>
          <w:tcPr>
            <w:tcW w:w="1187" w:type="dxa"/>
            <w:tcMar>
              <w:left w:w="70" w:type="dxa"/>
              <w:right w:w="70" w:type="dxa"/>
            </w:tcMar>
            <w:vAlign w:val="center"/>
          </w:tcPr>
          <w:p w14:paraId="6443E7DC">
            <w:pPr>
              <w:keepNext w:val="0"/>
              <w:spacing w:before="20" w:after="20" w:line="260" w:lineRule="exact"/>
              <w:ind w:firstLine="0" w:firstLineChars="0"/>
              <w:jc w:val="center"/>
            </w:pPr>
            <w:r>
              <w:rPr>
                <w:rFonts w:ascii="Times New Roman" w:hAnsi="Times New Roman" w:eastAsia="宋体"/>
                <w:b w:val="0"/>
                <w:sz w:val="18"/>
              </w:rPr>
              <w:t>20</w:t>
            </w:r>
          </w:p>
        </w:tc>
      </w:tr>
      <w:tr w14:paraId="7BA6F1A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4441A80">
            <w:pPr>
              <w:keepNext w:val="0"/>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2C6262F2">
            <w:pPr>
              <w:keepNext w:val="0"/>
              <w:spacing w:before="20" w:after="20" w:line="260" w:lineRule="exact"/>
              <w:ind w:firstLine="0" w:firstLineChars="0"/>
              <w:jc w:val="center"/>
            </w:pPr>
            <w:r>
              <w:rPr>
                <w:rFonts w:ascii="Times New Roman" w:hAnsi="Times New Roman" w:eastAsia="宋体"/>
                <w:b w:val="0"/>
                <w:sz w:val="18"/>
              </w:rPr>
              <w:t>1</w:t>
            </w:r>
          </w:p>
        </w:tc>
        <w:tc>
          <w:tcPr>
            <w:tcW w:w="1187" w:type="dxa"/>
            <w:tcMar>
              <w:left w:w="70" w:type="dxa"/>
              <w:right w:w="70" w:type="dxa"/>
            </w:tcMar>
            <w:vAlign w:val="center"/>
          </w:tcPr>
          <w:p w14:paraId="3D1AF705">
            <w:pPr>
              <w:keepNext w:val="0"/>
              <w:spacing w:before="20" w:after="20" w:line="260" w:lineRule="exact"/>
              <w:ind w:firstLine="0" w:firstLineChars="0"/>
              <w:jc w:val="center"/>
            </w:pPr>
            <w:r>
              <w:rPr>
                <w:rFonts w:ascii="Times New Roman" w:hAnsi="Times New Roman" w:eastAsia="宋体"/>
                <w:b w:val="0"/>
                <w:sz w:val="18"/>
              </w:rPr>
              <w:t>1394.82</w:t>
            </w:r>
          </w:p>
        </w:tc>
        <w:tc>
          <w:tcPr>
            <w:tcW w:w="1187" w:type="dxa"/>
            <w:tcMar>
              <w:left w:w="70" w:type="dxa"/>
              <w:right w:w="70" w:type="dxa"/>
            </w:tcMar>
            <w:vAlign w:val="center"/>
          </w:tcPr>
          <w:p w14:paraId="6CD1B06B">
            <w:pPr>
              <w:keepNext w:val="0"/>
              <w:spacing w:before="20" w:after="20" w:line="260" w:lineRule="exact"/>
              <w:ind w:firstLine="0" w:firstLineChars="0"/>
              <w:jc w:val="center"/>
            </w:pPr>
            <w:r>
              <w:rPr>
                <w:rFonts w:ascii="Times New Roman" w:hAnsi="Times New Roman" w:eastAsia="宋体"/>
                <w:b w:val="0"/>
                <w:sz w:val="18"/>
              </w:rPr>
              <w:t>78.93</w:t>
            </w:r>
          </w:p>
        </w:tc>
        <w:tc>
          <w:tcPr>
            <w:tcW w:w="1187" w:type="dxa"/>
            <w:tcMar>
              <w:left w:w="70" w:type="dxa"/>
              <w:right w:w="70" w:type="dxa"/>
            </w:tcMar>
            <w:vAlign w:val="center"/>
          </w:tcPr>
          <w:p w14:paraId="06CCEE2E">
            <w:pPr>
              <w:keepNext w:val="0"/>
              <w:spacing w:before="20" w:after="20" w:line="260" w:lineRule="exact"/>
              <w:ind w:firstLine="0" w:firstLineChars="0"/>
              <w:jc w:val="center"/>
            </w:pPr>
            <w:r>
              <w:rPr>
                <w:rFonts w:ascii="Times New Roman" w:hAnsi="Times New Roman" w:eastAsia="宋体"/>
                <w:b w:val="0"/>
                <w:sz w:val="18"/>
              </w:rPr>
              <w:t>9</w:t>
            </w:r>
          </w:p>
        </w:tc>
        <w:tc>
          <w:tcPr>
            <w:tcW w:w="1187" w:type="dxa"/>
            <w:tcMar>
              <w:left w:w="70" w:type="dxa"/>
              <w:right w:w="70" w:type="dxa"/>
            </w:tcMar>
            <w:vAlign w:val="center"/>
          </w:tcPr>
          <w:p w14:paraId="11E55BE4">
            <w:pPr>
              <w:keepNext w:val="0"/>
              <w:spacing w:before="20" w:after="20" w:line="260" w:lineRule="exact"/>
              <w:ind w:firstLine="0" w:firstLineChars="0"/>
              <w:jc w:val="center"/>
            </w:pPr>
            <w:r>
              <w:rPr>
                <w:rFonts w:ascii="Times New Roman" w:hAnsi="Times New Roman" w:eastAsia="宋体"/>
                <w:b w:val="0"/>
                <w:sz w:val="18"/>
              </w:rPr>
              <w:t>105.14</w:t>
            </w:r>
          </w:p>
        </w:tc>
        <w:tc>
          <w:tcPr>
            <w:tcW w:w="1187" w:type="dxa"/>
            <w:tcMar>
              <w:left w:w="70" w:type="dxa"/>
              <w:right w:w="70" w:type="dxa"/>
            </w:tcMar>
            <w:vAlign w:val="center"/>
          </w:tcPr>
          <w:p w14:paraId="43527112">
            <w:pPr>
              <w:keepNext w:val="0"/>
              <w:spacing w:before="20" w:after="20" w:line="260" w:lineRule="exact"/>
              <w:ind w:firstLine="0" w:firstLineChars="0"/>
              <w:jc w:val="center"/>
            </w:pPr>
            <w:r>
              <w:rPr>
                <w:rFonts w:ascii="Times New Roman" w:hAnsi="Times New Roman" w:eastAsia="宋体"/>
                <w:b w:val="0"/>
                <w:sz w:val="18"/>
              </w:rPr>
              <w:t>29</w:t>
            </w:r>
          </w:p>
        </w:tc>
      </w:tr>
      <w:tr w14:paraId="5D5EAD6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E6715D2">
            <w:pPr>
              <w:keepNext w:val="0"/>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7BC017BA">
            <w:pPr>
              <w:keepNext w:val="0"/>
              <w:spacing w:before="20" w:after="20" w:line="260" w:lineRule="exact"/>
              <w:ind w:firstLine="0" w:firstLineChars="0"/>
              <w:jc w:val="center"/>
            </w:pPr>
            <w:r>
              <w:rPr>
                <w:rFonts w:ascii="Times New Roman" w:hAnsi="Times New Roman" w:eastAsia="宋体"/>
                <w:b w:val="0"/>
                <w:sz w:val="18"/>
              </w:rPr>
              <w:t>2</w:t>
            </w:r>
          </w:p>
        </w:tc>
        <w:tc>
          <w:tcPr>
            <w:tcW w:w="1187" w:type="dxa"/>
            <w:tcMar>
              <w:left w:w="70" w:type="dxa"/>
              <w:right w:w="70" w:type="dxa"/>
            </w:tcMar>
            <w:vAlign w:val="center"/>
          </w:tcPr>
          <w:p w14:paraId="2FFB0F7A">
            <w:pPr>
              <w:keepNext w:val="0"/>
              <w:spacing w:before="20" w:after="20" w:line="260" w:lineRule="exact"/>
              <w:ind w:firstLine="0" w:firstLineChars="0"/>
              <w:jc w:val="center"/>
            </w:pPr>
            <w:r>
              <w:rPr>
                <w:rFonts w:ascii="Times New Roman" w:hAnsi="Times New Roman" w:eastAsia="宋体"/>
                <w:b w:val="0"/>
                <w:sz w:val="18"/>
              </w:rPr>
              <w:t>1419.92</w:t>
            </w:r>
          </w:p>
        </w:tc>
        <w:tc>
          <w:tcPr>
            <w:tcW w:w="1187" w:type="dxa"/>
            <w:tcMar>
              <w:left w:w="70" w:type="dxa"/>
              <w:right w:w="70" w:type="dxa"/>
            </w:tcMar>
            <w:vAlign w:val="center"/>
          </w:tcPr>
          <w:p w14:paraId="760FA606">
            <w:pPr>
              <w:keepNext w:val="0"/>
              <w:spacing w:before="20" w:after="20" w:line="260" w:lineRule="exact"/>
              <w:ind w:firstLine="0" w:firstLineChars="0"/>
              <w:jc w:val="center"/>
            </w:pPr>
            <w:r>
              <w:rPr>
                <w:rFonts w:ascii="Times New Roman" w:hAnsi="Times New Roman" w:eastAsia="宋体"/>
                <w:b w:val="0"/>
                <w:sz w:val="18"/>
              </w:rPr>
              <w:t>80.35</w:t>
            </w:r>
          </w:p>
        </w:tc>
        <w:tc>
          <w:tcPr>
            <w:tcW w:w="1187" w:type="dxa"/>
            <w:tcMar>
              <w:left w:w="70" w:type="dxa"/>
              <w:right w:w="70" w:type="dxa"/>
            </w:tcMar>
            <w:vAlign w:val="center"/>
          </w:tcPr>
          <w:p w14:paraId="66AF38A3">
            <w:pPr>
              <w:keepNext w:val="0"/>
              <w:spacing w:before="20" w:after="20" w:line="260" w:lineRule="exact"/>
              <w:ind w:firstLine="0" w:firstLineChars="0"/>
              <w:jc w:val="center"/>
            </w:pPr>
            <w:r>
              <w:rPr>
                <w:rFonts w:ascii="Times New Roman" w:hAnsi="Times New Roman" w:eastAsia="宋体"/>
                <w:b w:val="0"/>
                <w:sz w:val="18"/>
              </w:rPr>
              <w:t>9</w:t>
            </w:r>
          </w:p>
        </w:tc>
        <w:tc>
          <w:tcPr>
            <w:tcW w:w="1187" w:type="dxa"/>
            <w:tcMar>
              <w:left w:w="70" w:type="dxa"/>
              <w:right w:w="70" w:type="dxa"/>
            </w:tcMar>
            <w:vAlign w:val="center"/>
          </w:tcPr>
          <w:p w14:paraId="328D0B24">
            <w:pPr>
              <w:keepNext w:val="0"/>
              <w:spacing w:before="20" w:after="20" w:line="260" w:lineRule="exact"/>
              <w:ind w:firstLine="0" w:firstLineChars="0"/>
              <w:jc w:val="center"/>
            </w:pPr>
            <w:r>
              <w:rPr>
                <w:rFonts w:ascii="Times New Roman" w:hAnsi="Times New Roman" w:eastAsia="宋体"/>
                <w:b w:val="0"/>
                <w:sz w:val="18"/>
              </w:rPr>
              <w:t>107.03</w:t>
            </w:r>
          </w:p>
        </w:tc>
        <w:tc>
          <w:tcPr>
            <w:tcW w:w="1187" w:type="dxa"/>
            <w:tcMar>
              <w:left w:w="70" w:type="dxa"/>
              <w:right w:w="70" w:type="dxa"/>
            </w:tcMar>
            <w:vAlign w:val="center"/>
          </w:tcPr>
          <w:p w14:paraId="27CCEEEF">
            <w:pPr>
              <w:keepNext w:val="0"/>
              <w:spacing w:before="20" w:after="20" w:line="260" w:lineRule="exact"/>
              <w:ind w:firstLine="0" w:firstLineChars="0"/>
              <w:jc w:val="center"/>
            </w:pPr>
            <w:r>
              <w:rPr>
                <w:rFonts w:ascii="Times New Roman" w:hAnsi="Times New Roman" w:eastAsia="宋体"/>
                <w:b w:val="0"/>
                <w:sz w:val="18"/>
              </w:rPr>
              <w:t>29</w:t>
            </w:r>
          </w:p>
        </w:tc>
      </w:tr>
      <w:tr w14:paraId="64F0FE6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57814F2C">
            <w:pPr>
              <w:keepNext w:val="0"/>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726C0826">
            <w:pPr>
              <w:keepNext w:val="0"/>
              <w:spacing w:before="20" w:after="20" w:line="260" w:lineRule="exact"/>
              <w:ind w:firstLine="0" w:firstLineChars="0"/>
              <w:jc w:val="center"/>
            </w:pPr>
            <w:r>
              <w:rPr>
                <w:rFonts w:ascii="Times New Roman" w:hAnsi="Times New Roman" w:eastAsia="宋体"/>
                <w:b w:val="0"/>
                <w:sz w:val="18"/>
              </w:rPr>
              <w:t>3</w:t>
            </w:r>
          </w:p>
        </w:tc>
        <w:tc>
          <w:tcPr>
            <w:tcW w:w="1187" w:type="dxa"/>
            <w:tcMar>
              <w:left w:w="70" w:type="dxa"/>
              <w:right w:w="70" w:type="dxa"/>
            </w:tcMar>
            <w:vAlign w:val="center"/>
          </w:tcPr>
          <w:p w14:paraId="25E5D65A">
            <w:pPr>
              <w:keepNext w:val="0"/>
              <w:spacing w:before="20" w:after="20" w:line="260" w:lineRule="exact"/>
              <w:ind w:firstLine="0" w:firstLineChars="0"/>
              <w:jc w:val="center"/>
            </w:pPr>
            <w:r>
              <w:rPr>
                <w:rFonts w:ascii="Times New Roman" w:hAnsi="Times New Roman" w:eastAsia="宋体"/>
                <w:b w:val="0"/>
                <w:sz w:val="18"/>
              </w:rPr>
              <w:t>1445.48</w:t>
            </w:r>
          </w:p>
        </w:tc>
        <w:tc>
          <w:tcPr>
            <w:tcW w:w="1187" w:type="dxa"/>
            <w:tcMar>
              <w:left w:w="70" w:type="dxa"/>
              <w:right w:w="70" w:type="dxa"/>
            </w:tcMar>
            <w:vAlign w:val="center"/>
          </w:tcPr>
          <w:p w14:paraId="455E3B16">
            <w:pPr>
              <w:keepNext w:val="0"/>
              <w:spacing w:before="20" w:after="20" w:line="260" w:lineRule="exact"/>
              <w:ind w:firstLine="0" w:firstLineChars="0"/>
              <w:jc w:val="center"/>
            </w:pPr>
            <w:r>
              <w:rPr>
                <w:rFonts w:ascii="Times New Roman" w:hAnsi="Times New Roman" w:eastAsia="宋体"/>
                <w:b w:val="0"/>
                <w:sz w:val="18"/>
              </w:rPr>
              <w:t>81.80</w:t>
            </w:r>
          </w:p>
        </w:tc>
        <w:tc>
          <w:tcPr>
            <w:tcW w:w="1187" w:type="dxa"/>
            <w:tcMar>
              <w:left w:w="70" w:type="dxa"/>
              <w:right w:w="70" w:type="dxa"/>
            </w:tcMar>
            <w:vAlign w:val="center"/>
          </w:tcPr>
          <w:p w14:paraId="50633557">
            <w:pPr>
              <w:keepNext w:val="0"/>
              <w:spacing w:before="20" w:after="20" w:line="260" w:lineRule="exact"/>
              <w:ind w:firstLine="0" w:firstLineChars="0"/>
              <w:jc w:val="center"/>
            </w:pPr>
            <w:r>
              <w:rPr>
                <w:rFonts w:ascii="Times New Roman" w:hAnsi="Times New Roman" w:eastAsia="宋体"/>
                <w:b w:val="0"/>
                <w:sz w:val="18"/>
              </w:rPr>
              <w:t>9</w:t>
            </w:r>
          </w:p>
        </w:tc>
        <w:tc>
          <w:tcPr>
            <w:tcW w:w="1187" w:type="dxa"/>
            <w:tcMar>
              <w:left w:w="70" w:type="dxa"/>
              <w:right w:w="70" w:type="dxa"/>
            </w:tcMar>
            <w:vAlign w:val="center"/>
          </w:tcPr>
          <w:p w14:paraId="58474897">
            <w:pPr>
              <w:keepNext w:val="0"/>
              <w:spacing w:before="20" w:after="20" w:line="260" w:lineRule="exact"/>
              <w:ind w:firstLine="0" w:firstLineChars="0"/>
              <w:jc w:val="center"/>
            </w:pPr>
            <w:r>
              <w:rPr>
                <w:rFonts w:ascii="Times New Roman" w:hAnsi="Times New Roman" w:eastAsia="宋体"/>
                <w:b w:val="0"/>
                <w:sz w:val="18"/>
              </w:rPr>
              <w:t>108.96</w:t>
            </w:r>
          </w:p>
        </w:tc>
        <w:tc>
          <w:tcPr>
            <w:tcW w:w="1187" w:type="dxa"/>
            <w:tcMar>
              <w:left w:w="70" w:type="dxa"/>
              <w:right w:w="70" w:type="dxa"/>
            </w:tcMar>
            <w:vAlign w:val="center"/>
          </w:tcPr>
          <w:p w14:paraId="2B257C16">
            <w:pPr>
              <w:keepNext w:val="0"/>
              <w:spacing w:before="20" w:after="20" w:line="260" w:lineRule="exact"/>
              <w:ind w:firstLine="0" w:firstLineChars="0"/>
              <w:jc w:val="center"/>
            </w:pPr>
            <w:r>
              <w:rPr>
                <w:rFonts w:ascii="Times New Roman" w:hAnsi="Times New Roman" w:eastAsia="宋体"/>
                <w:b w:val="0"/>
                <w:sz w:val="18"/>
              </w:rPr>
              <w:t>29</w:t>
            </w:r>
          </w:p>
        </w:tc>
      </w:tr>
      <w:tr w14:paraId="135992D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5108E9A3">
            <w:pPr>
              <w:keepNext w:val="0"/>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304BCC55">
            <w:pPr>
              <w:keepNext w:val="0"/>
              <w:spacing w:before="20" w:after="20" w:line="260" w:lineRule="exact"/>
              <w:ind w:firstLine="0" w:firstLineChars="0"/>
              <w:jc w:val="center"/>
            </w:pPr>
            <w:r>
              <w:rPr>
                <w:rFonts w:ascii="Times New Roman" w:hAnsi="Times New Roman" w:eastAsia="宋体"/>
                <w:b w:val="0"/>
                <w:sz w:val="18"/>
              </w:rPr>
              <w:t>4</w:t>
            </w:r>
          </w:p>
        </w:tc>
        <w:tc>
          <w:tcPr>
            <w:tcW w:w="1187" w:type="dxa"/>
            <w:tcMar>
              <w:left w:w="70" w:type="dxa"/>
              <w:right w:w="70" w:type="dxa"/>
            </w:tcMar>
            <w:vAlign w:val="center"/>
          </w:tcPr>
          <w:p w14:paraId="68EC04CD">
            <w:pPr>
              <w:keepNext w:val="0"/>
              <w:spacing w:before="20" w:after="20" w:line="260" w:lineRule="exact"/>
              <w:ind w:firstLine="0" w:firstLineChars="0"/>
              <w:jc w:val="center"/>
            </w:pPr>
            <w:r>
              <w:rPr>
                <w:rFonts w:ascii="Times New Roman" w:hAnsi="Times New Roman" w:eastAsia="宋体"/>
                <w:b w:val="0"/>
                <w:sz w:val="18"/>
              </w:rPr>
              <w:t>1471.50</w:t>
            </w:r>
          </w:p>
        </w:tc>
        <w:tc>
          <w:tcPr>
            <w:tcW w:w="1187" w:type="dxa"/>
            <w:tcMar>
              <w:left w:w="70" w:type="dxa"/>
              <w:right w:w="70" w:type="dxa"/>
            </w:tcMar>
            <w:vAlign w:val="center"/>
          </w:tcPr>
          <w:p w14:paraId="5D362308">
            <w:pPr>
              <w:keepNext w:val="0"/>
              <w:spacing w:before="20" w:after="20" w:line="260" w:lineRule="exact"/>
              <w:ind w:firstLine="0" w:firstLineChars="0"/>
              <w:jc w:val="center"/>
            </w:pPr>
            <w:r>
              <w:rPr>
                <w:rFonts w:ascii="Times New Roman" w:hAnsi="Times New Roman" w:eastAsia="宋体"/>
                <w:b w:val="0"/>
                <w:sz w:val="18"/>
              </w:rPr>
              <w:t>83.27</w:t>
            </w:r>
          </w:p>
        </w:tc>
        <w:tc>
          <w:tcPr>
            <w:tcW w:w="1187" w:type="dxa"/>
            <w:tcMar>
              <w:left w:w="70" w:type="dxa"/>
              <w:right w:w="70" w:type="dxa"/>
            </w:tcMar>
            <w:vAlign w:val="center"/>
          </w:tcPr>
          <w:p w14:paraId="57EB1601">
            <w:pPr>
              <w:keepNext w:val="0"/>
              <w:spacing w:before="20" w:after="20" w:line="260" w:lineRule="exact"/>
              <w:ind w:firstLine="0" w:firstLineChars="0"/>
              <w:jc w:val="center"/>
            </w:pPr>
            <w:r>
              <w:rPr>
                <w:rFonts w:ascii="Times New Roman" w:hAnsi="Times New Roman" w:eastAsia="宋体"/>
                <w:b w:val="0"/>
                <w:sz w:val="18"/>
              </w:rPr>
              <w:t>9</w:t>
            </w:r>
          </w:p>
        </w:tc>
        <w:tc>
          <w:tcPr>
            <w:tcW w:w="1187" w:type="dxa"/>
            <w:tcMar>
              <w:left w:w="70" w:type="dxa"/>
              <w:right w:w="70" w:type="dxa"/>
            </w:tcMar>
            <w:vAlign w:val="center"/>
          </w:tcPr>
          <w:p w14:paraId="554A6F46">
            <w:pPr>
              <w:keepNext w:val="0"/>
              <w:spacing w:before="20" w:after="20" w:line="260" w:lineRule="exact"/>
              <w:ind w:firstLine="0" w:firstLineChars="0"/>
              <w:jc w:val="center"/>
            </w:pPr>
            <w:r>
              <w:rPr>
                <w:rFonts w:ascii="Times New Roman" w:hAnsi="Times New Roman" w:eastAsia="宋体"/>
                <w:b w:val="0"/>
                <w:sz w:val="18"/>
              </w:rPr>
              <w:t>110.92</w:t>
            </w:r>
          </w:p>
        </w:tc>
        <w:tc>
          <w:tcPr>
            <w:tcW w:w="1187" w:type="dxa"/>
            <w:tcMar>
              <w:left w:w="70" w:type="dxa"/>
              <w:right w:w="70" w:type="dxa"/>
            </w:tcMar>
            <w:vAlign w:val="center"/>
          </w:tcPr>
          <w:p w14:paraId="66FCA97F">
            <w:pPr>
              <w:keepNext w:val="0"/>
              <w:spacing w:before="20" w:after="20" w:line="260" w:lineRule="exact"/>
              <w:ind w:firstLine="0" w:firstLineChars="0"/>
              <w:jc w:val="center"/>
            </w:pPr>
            <w:r>
              <w:rPr>
                <w:rFonts w:ascii="Times New Roman" w:hAnsi="Times New Roman" w:eastAsia="宋体"/>
                <w:b w:val="0"/>
                <w:sz w:val="18"/>
              </w:rPr>
              <w:t>29</w:t>
            </w:r>
          </w:p>
        </w:tc>
      </w:tr>
    </w:tbl>
    <w:p w14:paraId="53E6DADD">
      <w:pPr>
        <w:pStyle w:val="2"/>
        <w:keepNext/>
        <w:spacing w:before="120" w:after="0" w:line="240" w:lineRule="auto"/>
        <w:ind w:firstLine="0"/>
        <w:jc w:val="center"/>
      </w:pPr>
      <w:r>
        <w:drawing>
          <wp:inline distT="0" distB="0" distL="114300" distR="114300">
            <wp:extent cx="5120640" cy="2506345"/>
            <wp:effectExtent l="0" t="0" r="0" b="0"/>
            <wp:docPr id="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pic:cNvPicPr>
                      <a:picLocks noChangeAspect="1" noChangeArrowheads="1"/>
                    </pic:cNvPicPr>
                  </pic:nvPicPr>
                  <pic:blipFill>
                    <a:blip r:embed="rId16"/>
                    <a:stretch>
                      <a:fillRect/>
                    </a:stretch>
                  </pic:blipFill>
                  <pic:spPr>
                    <a:xfrm>
                      <a:off x="0" y="0"/>
                      <a:ext cx="5120640" cy="2506850"/>
                    </a:xfrm>
                    <a:prstGeom prst="rect">
                      <a:avLst/>
                    </a:prstGeom>
                    <a:noFill/>
                    <a:ln w="9525">
                      <a:noFill/>
                    </a:ln>
                  </pic:spPr>
                </pic:pic>
              </a:graphicData>
            </a:graphic>
          </wp:inline>
        </w:drawing>
      </w:r>
    </w:p>
    <w:p w14:paraId="273C6AB6">
      <w:pPr>
        <w:pStyle w:val="2"/>
        <w:spacing w:before="60" w:after="120" w:line="300" w:lineRule="auto"/>
        <w:ind w:firstLine="0"/>
        <w:jc w:val="center"/>
      </w:pPr>
      <w:r>
        <w:rPr>
          <w:rFonts w:ascii="Times New Roman" w:hAnsi="Times New Roman" w:eastAsia="宋体"/>
          <w:b w:val="0"/>
          <w:sz w:val="21"/>
        </w:rPr>
        <w:t>图3-4 两地区仿真年度站级正反向净负荷</w:t>
      </w:r>
    </w:p>
    <w:p w14:paraId="6AE7D287">
      <w:pPr>
        <w:pStyle w:val="5"/>
        <w:keepNext/>
        <w:numPr>
          <w:ilvl w:val="0"/>
          <w:numId w:val="0"/>
        </w:numPr>
        <w:spacing w:before="160" w:after="120" w:line="360" w:lineRule="auto"/>
        <w:ind w:firstLine="0"/>
      </w:pPr>
      <w:bookmarkStart w:id="101" w:name="同步区域峰与独立站峰"/>
      <w:r>
        <w:rPr>
          <w:rFonts w:ascii="Times New Roman" w:hAnsi="Times New Roman" w:eastAsia="方正仿宋_GBK"/>
          <w:b/>
          <w:sz w:val="26"/>
        </w:rPr>
        <w:t>3.4.3 同步区域峰与独立站峰</w:t>
      </w:r>
      <w:bookmarkEnd w:id="101"/>
    </w:p>
    <w:p w14:paraId="6A709D60">
      <w:pPr>
        <w:widowControl/>
        <w:spacing w:before="0" w:after="0" w:line="300" w:lineRule="auto"/>
        <w:ind w:firstLine="480"/>
        <w:jc w:val="both"/>
      </w:pPr>
      <w:r>
        <w:rPr>
          <w:rFonts w:ascii="Times New Roman" w:hAnsi="Times New Roman" w:eastAsia="方正仿宋_GBK"/>
          <w:b w:val="0"/>
          <w:sz w:val="24"/>
        </w:rPr>
        <w:t>形成区域峰值时，应先在同一时间轴汇总各站功率，再取年度最大值。站级各自最大值可能出现在不同日期，相加会产生上侧量。本项目年网供最大负荷采用年度降压负荷估计，站级容量校核使用站级独立峰值，两类量按各自统计范围使用。</w:t>
      </w:r>
    </w:p>
    <w:p w14:paraId="0925D884">
      <w:pPr>
        <w:pStyle w:val="2"/>
        <w:widowControl/>
        <w:spacing w:before="0" w:after="0" w:line="300" w:lineRule="auto"/>
        <w:ind w:firstLine="480"/>
        <w:jc w:val="both"/>
      </w:pPr>
      <w:r>
        <w:rPr>
          <w:rFonts w:ascii="Times New Roman" w:hAnsi="Times New Roman" w:eastAsia="方正仿宋_GBK"/>
          <w:b w:val="0"/>
          <w:sz w:val="24"/>
        </w:rPr>
        <w:t>独立峰值任务的总和高于区域同期峰值，反映各站峰值时刻差异及区域同期性。为使联络调整保持任务一致，</w:t>
      </w:r>
      <w:commentRangeStart w:id="11"/>
      <w:r>
        <w:rPr>
          <w:rFonts w:ascii="Times New Roman" w:hAnsi="Times New Roman" w:eastAsia="方正仿宋_GBK"/>
          <w:b w:val="0"/>
          <w:sz w:val="24"/>
        </w:rPr>
        <w:t>模型在</w:t>
      </w:r>
      <w:ins w:id="138" w:author="白日梦想家" w:date="2026-10-02T20:10:04Z">
        <w:r>
          <w:rPr>
            <w:rFonts w:hint="eastAsia"/>
            <w:b w:val="0"/>
            <w:sz w:val="24"/>
            <w:lang w:eastAsia="zh"/>
            <w:woUserID w:val="2"/>
          </w:rPr>
          <w:t>变电站</w:t>
        </w:r>
      </w:ins>
      <w:del w:id="139" w:author="白日梦想家" w:date="2026-10-02T20:10:01Z">
        <w:r>
          <w:rPr>
            <w:rFonts w:ascii="Times New Roman" w:hAnsi="Times New Roman" w:eastAsia="方正仿宋_GBK"/>
            <w:b w:val="0"/>
            <w:sz w:val="24"/>
          </w:rPr>
          <w:delText>站级</w:delText>
        </w:r>
      </w:del>
      <w:del w:id="140" w:author="白日梦想家" w:date="2026-10-02T20:09:58Z">
        <w:r>
          <w:rPr>
            <w:rFonts w:ascii="Times New Roman" w:hAnsi="Times New Roman" w:eastAsia="方正仿宋_GBK"/>
            <w:b w:val="0"/>
            <w:sz w:val="24"/>
          </w:rPr>
          <w:delText>独立</w:delText>
        </w:r>
      </w:del>
      <w:r>
        <w:rPr>
          <w:rFonts w:ascii="Times New Roman" w:hAnsi="Times New Roman" w:eastAsia="方正仿宋_GBK"/>
          <w:b w:val="0"/>
          <w:sz w:val="24"/>
        </w:rPr>
        <w:t>峰值</w:t>
      </w:r>
      <w:ins w:id="141" w:author="白日梦想家" w:date="2026-10-02T20:10:07Z">
        <w:r>
          <w:rPr>
            <w:rFonts w:hint="eastAsia"/>
            <w:b w:val="0"/>
            <w:sz w:val="24"/>
            <w:lang w:eastAsia="zh"/>
            <w:woUserID w:val="2"/>
          </w:rPr>
          <w:t>负荷</w:t>
        </w:r>
      </w:ins>
      <w:del w:id="142" w:author="白日梦想家" w:date="2026-10-02T20:10:29Z">
        <w:r>
          <w:rPr>
            <w:rFonts w:ascii="Times New Roman" w:hAnsi="Times New Roman" w:eastAsia="方正仿宋_GBK"/>
            <w:b w:val="0"/>
            <w:sz w:val="24"/>
          </w:rPr>
          <w:delText>层面</w:delText>
        </w:r>
      </w:del>
      <w:r>
        <w:rPr>
          <w:rFonts w:ascii="Times New Roman" w:hAnsi="Times New Roman" w:eastAsia="方正仿宋_GBK"/>
          <w:b w:val="0"/>
          <w:sz w:val="24"/>
        </w:rPr>
        <w:t>执行转出、转入守恒</w:t>
      </w:r>
      <w:commentRangeEnd w:id="11"/>
      <w:r>
        <w:rPr>
          <w:woUserID w:val="2"/>
        </w:rPr>
        <w:commentReference w:id="11"/>
      </w:r>
      <w:r>
        <w:rPr>
          <w:rFonts w:ascii="Times New Roman" w:hAnsi="Times New Roman" w:eastAsia="方正仿宋_GBK"/>
          <w:b w:val="0"/>
          <w:sz w:val="24"/>
        </w:rPr>
        <w:t>，同时固定区县容载比分母。</w:t>
      </w:r>
      <w:ins w:id="143" w:author="白日梦想家" w:date="2026-10-02T20:10:19Z">
        <w:r>
          <w:rPr>
            <w:rFonts w:hint="eastAsia"/>
            <w:b w:val="0"/>
            <w:sz w:val="24"/>
            <w:lang w:eastAsia="zh"/>
            <w:woUserID w:val="2"/>
          </w:rPr>
          <w:t>变电站</w:t>
        </w:r>
      </w:ins>
      <w:del w:id="144" w:author="白日梦想家" w:date="2026-10-02T20:10:18Z">
        <w:r>
          <w:rPr>
            <w:rFonts w:ascii="Times New Roman" w:hAnsi="Times New Roman" w:eastAsia="方正仿宋_GBK"/>
            <w:b w:val="0"/>
            <w:sz w:val="24"/>
          </w:rPr>
          <w:delText>站级独立</w:delText>
        </w:r>
      </w:del>
      <w:r>
        <w:rPr>
          <w:rFonts w:ascii="Times New Roman" w:hAnsi="Times New Roman" w:eastAsia="方正仿宋_GBK"/>
          <w:b w:val="0"/>
          <w:sz w:val="24"/>
        </w:rPr>
        <w:t>峰值</w:t>
      </w:r>
      <w:ins w:id="145" w:author="白日梦想家" w:date="2026-10-02T20:10:22Z">
        <w:r>
          <w:rPr>
            <w:rFonts w:hint="eastAsia"/>
            <w:b w:val="0"/>
            <w:sz w:val="24"/>
            <w:lang w:eastAsia="zh"/>
            <w:woUserID w:val="2"/>
          </w:rPr>
          <w:t>负荷</w:t>
        </w:r>
      </w:ins>
      <w:r>
        <w:rPr>
          <w:rFonts w:ascii="Times New Roman" w:hAnsi="Times New Roman" w:eastAsia="方正仿宋_GBK"/>
          <w:b w:val="0"/>
          <w:sz w:val="24"/>
        </w:rPr>
        <w:t>用于局部容量校核。</w:t>
      </w:r>
    </w:p>
    <w:p w14:paraId="4A430EFF">
      <w:pPr>
        <w:pStyle w:val="5"/>
        <w:keepNext/>
        <w:numPr>
          <w:ilvl w:val="0"/>
          <w:numId w:val="0"/>
        </w:numPr>
        <w:spacing w:before="160" w:after="120" w:line="360" w:lineRule="auto"/>
        <w:ind w:firstLine="0"/>
      </w:pPr>
      <w:bookmarkStart w:id="102" w:name="峰值持续时间"/>
      <w:r>
        <w:rPr>
          <w:rFonts w:ascii="Times New Roman" w:hAnsi="Times New Roman" w:eastAsia="方正仿宋_GBK"/>
          <w:b/>
          <w:sz w:val="26"/>
        </w:rPr>
        <w:t>3.4.4 95%峰值持续时间</w:t>
      </w:r>
      <w:bookmarkEnd w:id="102"/>
    </w:p>
    <w:p w14:paraId="0BAC18AD">
      <w:pPr>
        <w:widowControl/>
        <w:spacing w:before="0" w:after="0" w:line="300" w:lineRule="auto"/>
        <w:ind w:firstLine="480"/>
        <w:jc w:val="both"/>
      </w:pPr>
      <w:r>
        <w:rPr>
          <w:rFonts w:ascii="Times New Roman" w:hAnsi="Times New Roman" w:eastAsia="方正仿宋_GBK"/>
          <w:b w:val="0"/>
          <w:sz w:val="24"/>
        </w:rPr>
        <w:t>对每个方向，以对应峰值的95%构造幅值门槛，统计连续达到门槛的最长时段和全年累计时数。用于储能静态定容的是最长连续段，单位h；全年累计时数用于描述发生频度。</w:t>
      </w:r>
    </w:p>
    <w:tbl>
      <w:tblPr>
        <w:tblStyle w:val="25"/>
        <w:tblW w:w="83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
        <w:gridCol w:w="6838"/>
        <w:gridCol w:w="737"/>
      </w:tblGrid>
      <w:tr w14:paraId="198E3A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37" w:type="dxa"/>
            <w:tcMar>
              <w:left w:w="0" w:type="dxa"/>
              <w:right w:w="0" w:type="dxa"/>
            </w:tcMar>
            <w:vAlign w:val="center"/>
          </w:tcPr>
          <w:p w14:paraId="5DCB6C60">
            <w:pPr>
              <w:spacing w:before="0" w:after="0"/>
              <w:ind w:firstLine="0" w:firstLineChars="0"/>
            </w:pPr>
          </w:p>
        </w:tc>
        <w:tc>
          <w:tcPr>
            <w:tcW w:w="6838" w:type="dxa"/>
            <w:tcMar>
              <w:left w:w="0" w:type="dxa"/>
              <w:right w:w="0" w:type="dxa"/>
            </w:tcMar>
            <w:vAlign w:val="center"/>
          </w:tcPr>
          <w:p w14:paraId="3A62DA43">
            <w:pPr>
              <w:pStyle w:val="2"/>
              <w:keepNext/>
              <w:spacing w:before="100" w:after="100" w:line="276" w:lineRule="auto"/>
              <w:ind w:firstLine="0" w:firstLineChars="0"/>
              <w:jc w:val="center"/>
            </w:pPr>
            <m:oMathPara>
              <m:oMathParaPr>
                <m:jc m:val="center"/>
              </m:oMathParaPr>
              <m:oMath>
                <m:m>
                  <m:mPr>
                    <m:mcs>
                      <m:mc>
                        <m:mcPr>
                          <m:count m:val="1"/>
                          <m:mcJc m:val="right"/>
                        </m:mcPr>
                      </m:mc>
                      <m:mc>
                        <m:mcPr>
                          <m:count m:val="1"/>
                          <m:mcJc m:val="left"/>
                        </m:mcPr>
                      </m:mc>
                    </m:mcs>
                    <m:plcHide m:val="1"/>
                  </m:mPr>
                  <m:mr>
                    <m:e>
                      <m:sSubSup>
                        <m:sSubSupPr/>
                        <m:e>
                          <m:r>
                            <m:rPr/>
                            <m:t>H</m:t>
                          </m:r>
                        </m:e>
                        <m:sub>
                          <m:r>
                            <m:rPr/>
                            <m:t>95</m:t>
                          </m:r>
                        </m:sub>
                        <m:sup>
                          <m:r>
                            <m:rPr/>
                            <m:t>+</m:t>
                          </m:r>
                        </m:sup>
                      </m:sSubSup>
                    </m:e>
                    <m:e>
                      <m:r>
                        <m:rPr/>
                        <m:t>=</m:t>
                      </m:r>
                      <m:r>
                        <m:rPr>
                          <m:nor/>
                          <m:sty m:val="p"/>
                        </m:rPr>
                        <w:rPr>
                          <w:b w:val="0"/>
                          <w:i w:val="0"/>
                        </w:rPr>
                        <m:t>max</m:t>
                      </m:r>
                      <m:r>
                        <m:rPr/>
                        <m:t>{</m:t>
                      </m:r>
                      <m:r>
                        <m:rPr>
                          <m:nor/>
                          <m:sty m:val="p"/>
                        </m:rPr>
                        <w:rPr>
                          <w:b w:val="0"/>
                          <w:i w:val="0"/>
                        </w:rPr>
                        <m:t>连续时段长度</m:t>
                      </m:r>
                      <m:r>
                        <m:rPr/>
                        <m:t>:</m:t>
                      </m:r>
                      <m:sSub>
                        <m:sSubPr/>
                        <m:e>
                          <m:r>
                            <m:rPr/>
                            <m:t>P</m:t>
                          </m:r>
                        </m:e>
                        <m:sub>
                          <m:r>
                            <m:rPr/>
                            <m:t>t</m:t>
                          </m:r>
                        </m:sub>
                      </m:sSub>
                      <m:r>
                        <m:rPr/>
                        <m:t>≥0.95</m:t>
                      </m:r>
                      <m:sSup>
                        <m:sSupPr/>
                        <m:e>
                          <m:r>
                            <m:rPr/>
                            <m:t>P</m:t>
                          </m:r>
                        </m:e>
                        <m:sup>
                          <m:r>
                            <m:rPr/>
                            <m:t>+</m:t>
                          </m:r>
                        </m:sup>
                      </m:sSup>
                      <m:r>
                        <m:rPr/>
                        <m:t>},</m:t>
                      </m:r>
                    </m:e>
                  </m:mr>
                  <m:mr>
                    <m:e>
                      <m:sSubSup>
                        <m:sSubSupPr/>
                        <m:e>
                          <m:r>
                            <m:rPr/>
                            <m:t>H</m:t>
                          </m:r>
                        </m:e>
                        <m:sub>
                          <m:r>
                            <m:rPr/>
                            <m:t>95</m:t>
                          </m:r>
                        </m:sub>
                        <m:sup>
                          <m:r>
                            <m:rPr/>
                            <m:t>−</m:t>
                          </m:r>
                        </m:sup>
                      </m:sSubSup>
                    </m:e>
                    <m:e>
                      <m:r>
                        <m:rPr/>
                        <m:t>=</m:t>
                      </m:r>
                      <m:r>
                        <m:rPr>
                          <m:nor/>
                          <m:sty m:val="p"/>
                        </m:rPr>
                        <w:rPr>
                          <w:b w:val="0"/>
                          <w:i w:val="0"/>
                        </w:rPr>
                        <m:t>max</m:t>
                      </m:r>
                      <m:r>
                        <m:rPr/>
                        <m:t>{</m:t>
                      </m:r>
                      <m:r>
                        <m:rPr>
                          <m:nor/>
                          <m:sty m:val="p"/>
                        </m:rPr>
                        <w:rPr>
                          <w:b w:val="0"/>
                          <w:i w:val="0"/>
                        </w:rPr>
                        <m:t>连续时段长度</m:t>
                      </m:r>
                      <m:r>
                        <m:rPr/>
                        <m:t>:−</m:t>
                      </m:r>
                      <m:sSub>
                        <m:sSubPr/>
                        <m:e>
                          <m:r>
                            <m:rPr/>
                            <m:t>P</m:t>
                          </m:r>
                        </m:e>
                        <m:sub>
                          <m:r>
                            <m:rPr/>
                            <m:t>t</m:t>
                          </m:r>
                        </m:sub>
                      </m:sSub>
                      <m:r>
                        <m:rPr/>
                        <m:t>≥0.95</m:t>
                      </m:r>
                      <m:sSup>
                        <m:sSupPr/>
                        <m:e>
                          <m:r>
                            <m:rPr/>
                            <m:t>P</m:t>
                          </m:r>
                        </m:e>
                        <m:sup>
                          <m:r>
                            <m:rPr/>
                            <m:t>−</m:t>
                          </m:r>
                        </m:sup>
                      </m:sSup>
                      <m:r>
                        <m:rPr/>
                        <m:t>}.</m:t>
                      </m:r>
                    </m:e>
                  </m:mr>
                </m:m>
              </m:oMath>
            </m:oMathPara>
          </w:p>
        </w:tc>
        <w:tc>
          <w:tcPr>
            <w:tcW w:w="737" w:type="dxa"/>
            <w:tcMar>
              <w:left w:w="0" w:type="dxa"/>
              <w:right w:w="0" w:type="dxa"/>
            </w:tcMar>
            <w:vAlign w:val="center"/>
          </w:tcPr>
          <w:p w14:paraId="38A42F03">
            <w:pPr>
              <w:spacing w:before="0" w:after="0"/>
              <w:ind w:firstLine="0" w:firstLineChars="0"/>
              <w:jc w:val="right"/>
            </w:pPr>
            <w:r>
              <w:rPr>
                <w:rFonts w:ascii="Times New Roman" w:hAnsi="Times New Roman" w:eastAsia="方正仿宋_GBK"/>
                <w:b w:val="0"/>
                <w:sz w:val="18"/>
              </w:rPr>
              <w:t>（3-7）</w:t>
            </w:r>
          </w:p>
        </w:tc>
      </w:tr>
    </w:tbl>
    <w:p w14:paraId="7150F4BF">
      <w:pPr>
        <w:widowControl/>
        <w:spacing w:before="0" w:after="0" w:line="300" w:lineRule="auto"/>
        <w:ind w:firstLine="480"/>
        <w:jc w:val="both"/>
      </w:pPr>
      <w:r>
        <w:rPr>
          <w:rFonts w:ascii="Times New Roman" w:hAnsi="Times New Roman" w:eastAsia="方正仿宋_GBK"/>
          <w:b w:val="0"/>
          <w:sz w:val="24"/>
        </w:rPr>
        <w:t>式中，</w:t>
      </w:r>
      <m:oMath>
        <m:sSubSup>
          <m:sSubSupPr/>
          <m:e>
            <m:r>
              <m:rPr/>
              <m:t>H</m:t>
            </m:r>
          </m:e>
          <m:sub>
            <m:r>
              <m:rPr/>
              <m:t>95</m:t>
            </m:r>
          </m:sub>
          <m:sup>
            <m:r>
              <m:rPr/>
              <m:t>+</m:t>
            </m:r>
          </m:sup>
        </m:sSubSup>
      </m:oMath>
      <w:r>
        <w:rPr>
          <w:rFonts w:ascii="Times New Roman" w:hAnsi="Times New Roman" w:eastAsia="方正仿宋_GBK"/>
          <w:b w:val="0"/>
          <w:sz w:val="24"/>
        </w:rPr>
        <w:t>和</w:t>
      </w:r>
      <m:oMath>
        <m:sSubSup>
          <m:sSubSupPr/>
          <m:e>
            <m:r>
              <m:rPr/>
              <m:t>H</m:t>
            </m:r>
          </m:e>
          <m:sub>
            <m:r>
              <m:rPr/>
              <m:t>95</m:t>
            </m:r>
          </m:sub>
          <m:sup>
            <m:r>
              <m:rPr/>
              <m:t>−</m:t>
            </m:r>
          </m:sup>
        </m:sSubSup>
      </m:oMath>
      <w:r>
        <w:rPr>
          <w:rFonts w:ascii="Times New Roman" w:hAnsi="Times New Roman" w:eastAsia="方正仿宋_GBK"/>
          <w:b w:val="0"/>
          <w:sz w:val="24"/>
        </w:rPr>
        <w:t>分别为正向、反向95%峰值持续时间，</w:t>
      </w:r>
      <m:oMath>
        <m:r>
          <m:rPr/>
          <m:t>t</m:t>
        </m:r>
      </m:oMath>
      <w:r>
        <w:rPr>
          <w:rFonts w:ascii="Times New Roman" w:hAnsi="Times New Roman" w:eastAsia="方正仿宋_GBK"/>
          <w:b w:val="0"/>
          <w:sz w:val="24"/>
        </w:rPr>
        <w:t>为小时序号，</w:t>
      </w:r>
      <m:oMath>
        <m:sSub>
          <m:sSubPr/>
          <m:e>
            <m:r>
              <m:rPr/>
              <m:t>P</m:t>
            </m:r>
          </m:e>
          <m:sub>
            <m:r>
              <m:rPr/>
              <m:t>t</m:t>
            </m:r>
          </m:sub>
        </m:sSub>
      </m:oMath>
      <w:r>
        <w:rPr>
          <w:rFonts w:ascii="Times New Roman" w:hAnsi="Times New Roman" w:eastAsia="方正仿宋_GBK"/>
          <w:b w:val="0"/>
          <w:sz w:val="24"/>
        </w:rPr>
        <w:t>为对应净负荷；持续时间单位为h。仅对本方向峰值大于零的序列提取连续事件；峰值为零时，该方向持续时间记为0。参数情景采用至少1 h的数值下限，储能最终折算分母不小于2.15 h。缺失小时打断连续事件，补值序列的事件须保留估计状态。后续四个仿真年均使用2025年模板持续时间。</w:t>
      </w:r>
    </w:p>
    <w:p w14:paraId="2F10C682">
      <w:pPr>
        <w:pStyle w:val="2"/>
        <w:keepNext/>
        <w:spacing w:before="120" w:after="0" w:line="240" w:lineRule="auto"/>
        <w:ind w:firstLine="0"/>
        <w:jc w:val="center"/>
      </w:pPr>
      <w:r>
        <w:drawing>
          <wp:inline distT="0" distB="0" distL="114300" distR="114300">
            <wp:extent cx="5120640" cy="2952750"/>
            <wp:effectExtent l="0" t="0" r="0" b="0"/>
            <wp:docPr id="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pic:cNvPicPr>
                      <a:picLocks noChangeAspect="1" noChangeArrowheads="1"/>
                    </pic:cNvPicPr>
                  </pic:nvPicPr>
                  <pic:blipFill>
                    <a:blip r:embed="rId17"/>
                    <a:stretch>
                      <a:fillRect/>
                    </a:stretch>
                  </pic:blipFill>
                  <pic:spPr>
                    <a:xfrm>
                      <a:off x="0" y="0"/>
                      <a:ext cx="5120640" cy="2952875"/>
                    </a:xfrm>
                    <a:prstGeom prst="rect">
                      <a:avLst/>
                    </a:prstGeom>
                    <a:noFill/>
                    <a:ln w="9525">
                      <a:noFill/>
                    </a:ln>
                  </pic:spPr>
                </pic:pic>
              </a:graphicData>
            </a:graphic>
          </wp:inline>
        </w:drawing>
      </w:r>
    </w:p>
    <w:p w14:paraId="4EC4E427">
      <w:pPr>
        <w:pStyle w:val="2"/>
        <w:spacing w:before="60" w:after="120" w:line="300" w:lineRule="auto"/>
        <w:ind w:firstLine="0"/>
        <w:jc w:val="center"/>
      </w:pPr>
      <w:r>
        <w:rPr>
          <w:rFonts w:ascii="Times New Roman" w:hAnsi="Times New Roman" w:eastAsia="宋体"/>
          <w:b w:val="0"/>
          <w:sz w:val="21"/>
        </w:rPr>
        <w:t>图3-5 两地区站级正反向95%峰值持续时间</w:t>
      </w:r>
    </w:p>
    <w:p w14:paraId="2B6BD4EE">
      <w:pPr>
        <w:pStyle w:val="5"/>
        <w:keepNext/>
        <w:numPr>
          <w:ilvl w:val="0"/>
          <w:numId w:val="0"/>
        </w:numPr>
        <w:spacing w:before="160" w:after="120" w:line="360" w:lineRule="auto"/>
        <w:ind w:firstLine="0"/>
      </w:pPr>
      <w:bookmarkStart w:id="103" w:name="峰段与储能容量的联系"/>
      <w:r>
        <w:rPr>
          <w:rFonts w:ascii="Times New Roman" w:hAnsi="Times New Roman" w:eastAsia="方正仿宋_GBK"/>
          <w:b/>
          <w:sz w:val="26"/>
        </w:rPr>
        <w:t>3.4.5 峰段与储能容量的联系</w:t>
      </w:r>
      <w:bookmarkEnd w:id="103"/>
    </w:p>
    <w:p w14:paraId="2CA935DC">
      <w:pPr>
        <w:widowControl/>
        <w:spacing w:before="0" w:after="0" w:line="300" w:lineRule="auto"/>
        <w:ind w:firstLine="480"/>
        <w:jc w:val="both"/>
      </w:pPr>
      <w:r>
        <w:rPr>
          <w:rFonts w:ascii="Times New Roman" w:hAnsi="Times New Roman" w:eastAsia="方正仿宋_GBK"/>
          <w:b w:val="0"/>
          <w:sz w:val="24"/>
        </w:rPr>
        <w:t>峰值幅度和持续时间共同决定静态支撑需求。储能额定功率充足而可用能量不足时，不能覆盖整个连续尖峰；额定能量充足而变流器功率不足时，也不能提供所需瞬时支撑。模型使用铭牌功率与峰段可持续能量的较小值确定有效支撑功率。</w:t>
      </w:r>
    </w:p>
    <w:p w14:paraId="37469DD1">
      <w:pPr>
        <w:pStyle w:val="2"/>
        <w:widowControl/>
        <w:spacing w:before="0" w:after="0" w:line="300" w:lineRule="auto"/>
        <w:ind w:firstLine="480"/>
        <w:jc w:val="both"/>
      </w:pPr>
      <w:r>
        <w:rPr>
          <w:rFonts w:ascii="Times New Roman" w:hAnsi="Times New Roman" w:eastAsia="方正仿宋_GBK"/>
          <w:b w:val="0"/>
          <w:sz w:val="24"/>
        </w:rPr>
        <w:t>峰段静态支撑用于规划容量比选。工程阶段进一步校核连续多日运行、充电条件、充放电效率及荷电状态，核定储能保证可用能力[9][10]。</w:t>
      </w:r>
    </w:p>
    <w:p w14:paraId="4624233D">
      <w:pPr>
        <w:pStyle w:val="4"/>
        <w:keepNext/>
        <w:numPr>
          <w:ilvl w:val="0"/>
          <w:numId w:val="0"/>
        </w:numPr>
        <w:spacing w:before="160" w:after="120" w:line="360" w:lineRule="auto"/>
        <w:ind w:firstLine="0"/>
      </w:pPr>
      <w:bookmarkStart w:id="104" w:name="h289"/>
      <w:bookmarkStart w:id="105" w:name="源荷与容量指标的关联分析"/>
      <w:r>
        <w:rPr>
          <w:rFonts w:ascii="Times New Roman" w:hAnsi="Times New Roman" w:eastAsia="方正仿宋_GBK"/>
          <w:b/>
          <w:sz w:val="32"/>
        </w:rPr>
        <w:t>3.5 源荷与容量指标的关联分析</w:t>
      </w:r>
      <w:bookmarkEnd w:id="104"/>
      <w:bookmarkEnd w:id="105"/>
    </w:p>
    <w:p w14:paraId="41D7044D">
      <w:pPr>
        <w:pStyle w:val="5"/>
        <w:keepNext/>
        <w:numPr>
          <w:ilvl w:val="0"/>
          <w:numId w:val="0"/>
        </w:numPr>
        <w:spacing w:before="160" w:after="120" w:line="360" w:lineRule="auto"/>
        <w:ind w:firstLine="0"/>
      </w:pPr>
      <w:bookmarkStart w:id="106" w:name="邳州和市区的横向对照"/>
      <w:r>
        <w:rPr>
          <w:rFonts w:ascii="Times New Roman" w:hAnsi="Times New Roman" w:eastAsia="方正仿宋_GBK"/>
          <w:b/>
          <w:sz w:val="26"/>
        </w:rPr>
        <w:t>3.5.1 邳州和市区的横向对照</w:t>
      </w:r>
      <w:bookmarkEnd w:id="106"/>
    </w:p>
    <w:p w14:paraId="2A5F2CBF">
      <w:pPr>
        <w:widowControl/>
        <w:spacing w:before="0" w:after="0" w:line="300" w:lineRule="auto"/>
        <w:ind w:firstLine="480"/>
        <w:jc w:val="both"/>
      </w:pPr>
      <w:r>
        <w:rPr>
          <w:rFonts w:ascii="Times New Roman" w:hAnsi="Times New Roman" w:eastAsia="方正仿宋_GBK"/>
          <w:b w:val="0"/>
          <w:sz w:val="24"/>
        </w:rPr>
        <w:t>邳州分布式电源装机渗透率估计为1.63，分布式电源电量渗透率为40.28%；市区分别为0.32和8.69%。两地区2025年主变总容量分别为2139.50和3701.00 MVA，年网供最大负荷分别为956.45和1528.82 MW，对应容载比约2.24和2.42。</w:t>
      </w:r>
    </w:p>
    <w:p w14:paraId="13E3CDBD">
      <w:pPr>
        <w:pStyle w:val="2"/>
        <w:widowControl/>
        <w:spacing w:before="0" w:after="0" w:line="300" w:lineRule="auto"/>
        <w:ind w:firstLine="480"/>
        <w:jc w:val="both"/>
      </w:pPr>
      <w:r>
        <w:rPr>
          <w:rFonts w:ascii="Times New Roman" w:hAnsi="Times New Roman" w:eastAsia="方正仿宋_GBK"/>
          <w:b w:val="0"/>
          <w:sz w:val="24"/>
        </w:rPr>
        <w:t>邳州光伏规模相对较大，设备容量分析需要同时关注正向供电和日间反向净负荷；市区侧重负荷分布及供电安全条件。上述对照为后续选择源荷情景提供依据。</w:t>
      </w:r>
    </w:p>
    <w:p w14:paraId="68D0968A">
      <w:pPr>
        <w:pStyle w:val="2"/>
        <w:keepNext/>
        <w:spacing w:before="120" w:after="80" w:line="300" w:lineRule="auto"/>
        <w:ind w:firstLine="0"/>
        <w:jc w:val="center"/>
      </w:pPr>
      <w:r>
        <w:rPr>
          <w:rFonts w:ascii="Times New Roman" w:hAnsi="Times New Roman" w:eastAsia="宋体"/>
          <w:b w:val="0"/>
          <w:sz w:val="21"/>
        </w:rPr>
        <w:t>表3-7 邳州和市区2025年指标对照</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3A2188A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5E08EFB4">
            <w:pPr>
              <w:keepNext w:val="0"/>
              <w:spacing w:before="20" w:after="20" w:line="260" w:lineRule="exact"/>
              <w:ind w:firstLine="0" w:firstLineChars="0"/>
              <w:jc w:val="center"/>
            </w:pPr>
            <w:r>
              <w:rPr>
                <w:rFonts w:ascii="Times New Roman" w:hAnsi="Times New Roman" w:eastAsia="宋体"/>
                <w:b/>
                <w:sz w:val="18"/>
              </w:rPr>
              <w:t>地区</w:t>
            </w:r>
          </w:p>
        </w:tc>
        <w:tc>
          <w:tcPr>
            <w:tcW w:w="1385" w:type="dxa"/>
            <w:tcMar>
              <w:left w:w="70" w:type="dxa"/>
              <w:right w:w="70" w:type="dxa"/>
            </w:tcMar>
            <w:vAlign w:val="center"/>
          </w:tcPr>
          <w:p w14:paraId="5D7EA016">
            <w:pPr>
              <w:keepNext w:val="0"/>
              <w:spacing w:before="20" w:after="20" w:line="260" w:lineRule="exact"/>
              <w:ind w:firstLine="0" w:firstLineChars="0"/>
              <w:jc w:val="center"/>
            </w:pPr>
            <w:r>
              <w:rPr>
                <w:rFonts w:ascii="Times New Roman" w:hAnsi="Times New Roman" w:eastAsia="宋体"/>
                <w:b/>
                <w:sz w:val="18"/>
              </w:rPr>
              <w:t>装机渗透率估计</w:t>
            </w:r>
          </w:p>
        </w:tc>
        <w:tc>
          <w:tcPr>
            <w:tcW w:w="1385" w:type="dxa"/>
            <w:tcMar>
              <w:left w:w="70" w:type="dxa"/>
              <w:right w:w="70" w:type="dxa"/>
            </w:tcMar>
            <w:vAlign w:val="center"/>
          </w:tcPr>
          <w:p w14:paraId="09D2796F">
            <w:pPr>
              <w:keepNext w:val="0"/>
              <w:spacing w:before="20" w:after="20" w:line="260" w:lineRule="exact"/>
              <w:ind w:firstLine="0" w:firstLineChars="0"/>
              <w:jc w:val="center"/>
            </w:pPr>
            <w:r>
              <w:rPr>
                <w:rFonts w:ascii="Times New Roman" w:hAnsi="Times New Roman" w:eastAsia="宋体"/>
                <w:b/>
                <w:sz w:val="18"/>
              </w:rPr>
              <w:t>电量渗透率估计</w:t>
            </w:r>
          </w:p>
        </w:tc>
        <w:tc>
          <w:tcPr>
            <w:tcW w:w="1385" w:type="dxa"/>
            <w:tcMar>
              <w:left w:w="70" w:type="dxa"/>
              <w:right w:w="70" w:type="dxa"/>
            </w:tcMar>
            <w:vAlign w:val="center"/>
          </w:tcPr>
          <w:p w14:paraId="17FDF22B">
            <w:pPr>
              <w:keepNext w:val="0"/>
              <w:spacing w:before="20" w:after="20" w:line="260" w:lineRule="exact"/>
              <w:ind w:firstLine="0" w:firstLineChars="0"/>
              <w:jc w:val="center"/>
            </w:pPr>
            <w:r>
              <w:rPr>
                <w:rFonts w:ascii="Times New Roman" w:hAnsi="Times New Roman" w:eastAsia="宋体"/>
                <w:b/>
                <w:sz w:val="18"/>
              </w:rPr>
              <w:t>容载比</w:t>
            </w:r>
          </w:p>
        </w:tc>
        <w:tc>
          <w:tcPr>
            <w:tcW w:w="1385" w:type="dxa"/>
            <w:tcMar>
              <w:left w:w="70" w:type="dxa"/>
              <w:right w:w="70" w:type="dxa"/>
            </w:tcMar>
            <w:vAlign w:val="center"/>
          </w:tcPr>
          <w:p w14:paraId="4694713B">
            <w:pPr>
              <w:keepNext w:val="0"/>
              <w:spacing w:before="20" w:after="20" w:line="260" w:lineRule="exact"/>
              <w:ind w:firstLine="0" w:firstLineChars="0"/>
              <w:jc w:val="center"/>
            </w:pPr>
            <w:r>
              <w:rPr>
                <w:rFonts w:ascii="Times New Roman" w:hAnsi="Times New Roman" w:eastAsia="宋体"/>
                <w:b/>
                <w:sz w:val="18"/>
              </w:rPr>
              <w:t>负载率中位数</w:t>
            </w:r>
          </w:p>
        </w:tc>
        <w:tc>
          <w:tcPr>
            <w:tcW w:w="1385" w:type="dxa"/>
            <w:tcMar>
              <w:left w:w="70" w:type="dxa"/>
              <w:right w:w="70" w:type="dxa"/>
            </w:tcMar>
            <w:vAlign w:val="center"/>
          </w:tcPr>
          <w:p w14:paraId="441F9B5B">
            <w:pPr>
              <w:keepNext w:val="0"/>
              <w:spacing w:before="20" w:after="20" w:line="260" w:lineRule="exact"/>
              <w:ind w:firstLine="0" w:firstLineChars="0"/>
              <w:jc w:val="center"/>
            </w:pPr>
            <w:r>
              <w:rPr>
                <w:rFonts w:ascii="Times New Roman" w:hAnsi="Times New Roman" w:eastAsia="宋体"/>
                <w:b/>
                <w:sz w:val="18"/>
              </w:rPr>
              <w:t>电量性质</w:t>
            </w:r>
          </w:p>
        </w:tc>
      </w:tr>
      <w:tr w14:paraId="6F6EF37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C58678C">
            <w:pPr>
              <w:keepNext w:val="0"/>
              <w:spacing w:before="20" w:after="20" w:line="260" w:lineRule="exact"/>
              <w:ind w:firstLine="0" w:firstLineChars="0"/>
              <w:jc w:val="center"/>
            </w:pPr>
            <w:r>
              <w:rPr>
                <w:rFonts w:ascii="Times New Roman" w:hAnsi="Times New Roman" w:eastAsia="宋体"/>
                <w:b w:val="0"/>
                <w:sz w:val="18"/>
              </w:rPr>
              <w:t>邳州</w:t>
            </w:r>
          </w:p>
        </w:tc>
        <w:tc>
          <w:tcPr>
            <w:tcW w:w="1385" w:type="dxa"/>
            <w:tcMar>
              <w:left w:w="70" w:type="dxa"/>
              <w:right w:w="70" w:type="dxa"/>
            </w:tcMar>
            <w:vAlign w:val="center"/>
          </w:tcPr>
          <w:p w14:paraId="16F32693">
            <w:pPr>
              <w:keepNext w:val="0"/>
              <w:spacing w:before="20" w:after="20" w:line="260" w:lineRule="exact"/>
              <w:ind w:firstLine="0" w:firstLineChars="0"/>
              <w:jc w:val="center"/>
            </w:pPr>
            <w:r>
              <w:rPr>
                <w:rFonts w:ascii="Times New Roman" w:hAnsi="Times New Roman" w:eastAsia="宋体"/>
                <w:b w:val="0"/>
                <w:sz w:val="18"/>
              </w:rPr>
              <w:t>1.63</w:t>
            </w:r>
          </w:p>
        </w:tc>
        <w:tc>
          <w:tcPr>
            <w:tcW w:w="1385" w:type="dxa"/>
            <w:tcMar>
              <w:left w:w="70" w:type="dxa"/>
              <w:right w:w="70" w:type="dxa"/>
            </w:tcMar>
            <w:vAlign w:val="center"/>
          </w:tcPr>
          <w:p w14:paraId="27B940DC">
            <w:pPr>
              <w:keepNext w:val="0"/>
              <w:spacing w:before="20" w:after="20" w:line="260" w:lineRule="exact"/>
              <w:ind w:firstLine="0" w:firstLineChars="0"/>
              <w:jc w:val="center"/>
            </w:pPr>
            <w:r>
              <w:rPr>
                <w:rFonts w:ascii="Times New Roman" w:hAnsi="Times New Roman" w:eastAsia="宋体"/>
                <w:b w:val="0"/>
                <w:sz w:val="18"/>
              </w:rPr>
              <w:t>40.28%</w:t>
            </w:r>
          </w:p>
        </w:tc>
        <w:tc>
          <w:tcPr>
            <w:tcW w:w="1385" w:type="dxa"/>
            <w:tcMar>
              <w:left w:w="70" w:type="dxa"/>
              <w:right w:w="70" w:type="dxa"/>
            </w:tcMar>
            <w:vAlign w:val="center"/>
          </w:tcPr>
          <w:p w14:paraId="4ED5B585">
            <w:pPr>
              <w:keepNext w:val="0"/>
              <w:spacing w:before="20" w:after="20" w:line="260" w:lineRule="exact"/>
              <w:ind w:firstLine="0" w:firstLineChars="0"/>
              <w:jc w:val="center"/>
            </w:pPr>
            <w:r>
              <w:rPr>
                <w:rFonts w:ascii="Times New Roman" w:hAnsi="Times New Roman" w:eastAsia="宋体"/>
                <w:b w:val="0"/>
                <w:sz w:val="18"/>
              </w:rPr>
              <w:t>2.24</w:t>
            </w:r>
          </w:p>
        </w:tc>
        <w:tc>
          <w:tcPr>
            <w:tcW w:w="1385" w:type="dxa"/>
            <w:tcMar>
              <w:left w:w="70" w:type="dxa"/>
              <w:right w:w="70" w:type="dxa"/>
            </w:tcMar>
            <w:vAlign w:val="center"/>
          </w:tcPr>
          <w:p w14:paraId="075FAB29">
            <w:pPr>
              <w:keepNext w:val="0"/>
              <w:spacing w:before="20" w:after="20" w:line="260" w:lineRule="exact"/>
              <w:ind w:firstLine="0" w:firstLineChars="0"/>
              <w:jc w:val="center"/>
            </w:pPr>
            <w:r>
              <w:rPr>
                <w:rFonts w:ascii="Times New Roman" w:hAnsi="Times New Roman" w:eastAsia="宋体"/>
                <w:b w:val="0"/>
                <w:sz w:val="18"/>
              </w:rPr>
              <w:t>52.55%</w:t>
            </w:r>
          </w:p>
        </w:tc>
        <w:tc>
          <w:tcPr>
            <w:tcW w:w="1385" w:type="dxa"/>
            <w:tcMar>
              <w:left w:w="70" w:type="dxa"/>
              <w:right w:w="70" w:type="dxa"/>
            </w:tcMar>
            <w:vAlign w:val="center"/>
          </w:tcPr>
          <w:p w14:paraId="60CF5E6F">
            <w:pPr>
              <w:keepNext w:val="0"/>
              <w:spacing w:before="20" w:after="20" w:line="260" w:lineRule="exact"/>
              <w:ind w:firstLine="0" w:firstLineChars="0"/>
              <w:jc w:val="center"/>
            </w:pPr>
            <w:r>
              <w:rPr>
                <w:rFonts w:ascii="Times New Roman" w:hAnsi="Times New Roman" w:eastAsia="宋体"/>
                <w:b w:val="0"/>
                <w:sz w:val="18"/>
              </w:rPr>
              <w:t>典型场景及样本外推</w:t>
            </w:r>
          </w:p>
        </w:tc>
      </w:tr>
      <w:tr w14:paraId="3AB410D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63FF29F">
            <w:pPr>
              <w:keepNext w:val="0"/>
              <w:spacing w:before="20" w:after="20" w:line="260" w:lineRule="exact"/>
              <w:ind w:firstLine="0" w:firstLineChars="0"/>
              <w:jc w:val="center"/>
            </w:pPr>
            <w:r>
              <w:rPr>
                <w:rFonts w:ascii="Times New Roman" w:hAnsi="Times New Roman" w:eastAsia="宋体"/>
                <w:b w:val="0"/>
                <w:sz w:val="18"/>
              </w:rPr>
              <w:t>市区</w:t>
            </w:r>
          </w:p>
        </w:tc>
        <w:tc>
          <w:tcPr>
            <w:tcW w:w="1385" w:type="dxa"/>
            <w:tcMar>
              <w:left w:w="70" w:type="dxa"/>
              <w:right w:w="70" w:type="dxa"/>
            </w:tcMar>
            <w:vAlign w:val="center"/>
          </w:tcPr>
          <w:p w14:paraId="66A60C41">
            <w:pPr>
              <w:keepNext w:val="0"/>
              <w:spacing w:before="20" w:after="20" w:line="260" w:lineRule="exact"/>
              <w:ind w:firstLine="0" w:firstLineChars="0"/>
              <w:jc w:val="center"/>
            </w:pPr>
            <w:r>
              <w:rPr>
                <w:rFonts w:ascii="Times New Roman" w:hAnsi="Times New Roman" w:eastAsia="宋体"/>
                <w:b w:val="0"/>
                <w:sz w:val="18"/>
              </w:rPr>
              <w:t>0.32</w:t>
            </w:r>
          </w:p>
        </w:tc>
        <w:tc>
          <w:tcPr>
            <w:tcW w:w="1385" w:type="dxa"/>
            <w:tcMar>
              <w:left w:w="70" w:type="dxa"/>
              <w:right w:w="70" w:type="dxa"/>
            </w:tcMar>
            <w:vAlign w:val="center"/>
          </w:tcPr>
          <w:p w14:paraId="2EA64EED">
            <w:pPr>
              <w:keepNext w:val="0"/>
              <w:spacing w:before="20" w:after="20" w:line="260" w:lineRule="exact"/>
              <w:ind w:firstLine="0" w:firstLineChars="0"/>
              <w:jc w:val="center"/>
            </w:pPr>
            <w:r>
              <w:rPr>
                <w:rFonts w:ascii="Times New Roman" w:hAnsi="Times New Roman" w:eastAsia="宋体"/>
                <w:b w:val="0"/>
                <w:sz w:val="18"/>
              </w:rPr>
              <w:t>8.69%</w:t>
            </w:r>
          </w:p>
        </w:tc>
        <w:tc>
          <w:tcPr>
            <w:tcW w:w="1385" w:type="dxa"/>
            <w:tcMar>
              <w:left w:w="70" w:type="dxa"/>
              <w:right w:w="70" w:type="dxa"/>
            </w:tcMar>
            <w:vAlign w:val="center"/>
          </w:tcPr>
          <w:p w14:paraId="22F4F3A0">
            <w:pPr>
              <w:keepNext w:val="0"/>
              <w:spacing w:before="20" w:after="20" w:line="260" w:lineRule="exact"/>
              <w:ind w:firstLine="0" w:firstLineChars="0"/>
              <w:jc w:val="center"/>
            </w:pPr>
            <w:r>
              <w:rPr>
                <w:rFonts w:ascii="Times New Roman" w:hAnsi="Times New Roman" w:eastAsia="宋体"/>
                <w:b w:val="0"/>
                <w:sz w:val="18"/>
              </w:rPr>
              <w:t>2.42</w:t>
            </w:r>
          </w:p>
        </w:tc>
        <w:tc>
          <w:tcPr>
            <w:tcW w:w="1385" w:type="dxa"/>
            <w:tcMar>
              <w:left w:w="70" w:type="dxa"/>
              <w:right w:w="70" w:type="dxa"/>
            </w:tcMar>
            <w:vAlign w:val="center"/>
          </w:tcPr>
          <w:p w14:paraId="2FF24C21">
            <w:pPr>
              <w:keepNext w:val="0"/>
              <w:spacing w:before="20" w:after="20" w:line="260" w:lineRule="exact"/>
              <w:ind w:firstLine="0" w:firstLineChars="0"/>
              <w:jc w:val="center"/>
            </w:pPr>
            <w:r>
              <w:rPr>
                <w:rFonts w:ascii="Times New Roman" w:hAnsi="Times New Roman" w:eastAsia="宋体"/>
                <w:b w:val="0"/>
                <w:sz w:val="18"/>
              </w:rPr>
              <w:t>54.62%</w:t>
            </w:r>
          </w:p>
        </w:tc>
        <w:tc>
          <w:tcPr>
            <w:tcW w:w="1385" w:type="dxa"/>
            <w:tcMar>
              <w:left w:w="70" w:type="dxa"/>
              <w:right w:w="70" w:type="dxa"/>
            </w:tcMar>
            <w:vAlign w:val="center"/>
          </w:tcPr>
          <w:p w14:paraId="06CD023D">
            <w:pPr>
              <w:keepNext w:val="0"/>
              <w:spacing w:before="20" w:after="20" w:line="260" w:lineRule="exact"/>
              <w:ind w:firstLine="0" w:firstLineChars="0"/>
              <w:jc w:val="center"/>
              <w:rPr>
                <w:woUserID w:val="2"/>
              </w:rPr>
            </w:pPr>
            <w:commentRangeStart w:id="12"/>
            <w:r>
              <w:rPr>
                <w:rFonts w:ascii="Times New Roman" w:hAnsi="Times New Roman" w:eastAsia="宋体"/>
                <w:b w:val="0"/>
                <w:sz w:val="18"/>
                <w:woUserID w:val="2"/>
              </w:rPr>
              <w:t>典型场景及样本外推</w:t>
            </w:r>
            <w:commentRangeEnd w:id="12"/>
            <w:r>
              <w:rPr>
                <w:woUserID w:val="2"/>
              </w:rPr>
              <w:commentReference w:id="12"/>
            </w:r>
          </w:p>
        </w:tc>
      </w:tr>
    </w:tbl>
    <w:p w14:paraId="51401A20">
      <w:pPr>
        <w:pStyle w:val="5"/>
        <w:keepNext/>
        <w:numPr>
          <w:ilvl w:val="0"/>
          <w:numId w:val="0"/>
        </w:numPr>
        <w:spacing w:before="160" w:after="120" w:line="360" w:lineRule="auto"/>
        <w:ind w:firstLine="0"/>
      </w:pPr>
      <w:bookmarkStart w:id="107" w:name="邳州月度同样本关联"/>
      <w:r>
        <w:rPr>
          <w:rFonts w:ascii="Times New Roman" w:hAnsi="Times New Roman" w:eastAsia="方正仿宋_GBK"/>
          <w:b/>
          <w:sz w:val="26"/>
        </w:rPr>
        <w:t>3.5.2 邳州月度同样本关联</w:t>
      </w:r>
      <w:bookmarkEnd w:id="107"/>
    </w:p>
    <w:p w14:paraId="2122D4D9">
      <w:pPr>
        <w:widowControl/>
        <w:spacing w:before="0" w:after="0" w:line="300" w:lineRule="auto"/>
        <w:ind w:firstLine="480"/>
        <w:jc w:val="both"/>
      </w:pPr>
      <w:r>
        <w:rPr>
          <w:rFonts w:ascii="Times New Roman" w:hAnsi="Times New Roman" w:eastAsia="方正仿宋_GBK"/>
          <w:b w:val="0"/>
          <w:sz w:val="24"/>
        </w:rPr>
        <w:t>利用邳州2025年110 kV样本时序和月度光伏装机，可以构造12个月的同样本净电量、光伏电量及月度峰值。为保持容量分母一致，月度容量指标以2025年末容量固定计算，采用同容量条件下的月度分析量。</w:t>
      </w:r>
    </w:p>
    <w:p w14:paraId="344BB855">
      <w:pPr>
        <w:pStyle w:val="2"/>
        <w:widowControl/>
        <w:spacing w:before="0" w:after="0" w:line="300" w:lineRule="auto"/>
        <w:ind w:firstLine="480"/>
        <w:jc w:val="both"/>
      </w:pPr>
      <w:r>
        <w:rPr>
          <w:rFonts w:ascii="Times New Roman" w:hAnsi="Times New Roman" w:eastAsia="方正仿宋_GBK"/>
          <w:b w:val="0"/>
          <w:sz w:val="24"/>
        </w:rPr>
        <w:t>月度分布式电源电量渗透率由该月估计光伏发电量除以重建用户电量得到；容载比（月度分析）和主变负载率估计值由同期净负荷序列得到。主变负载率按净负荷最大绝对值除以0.95倍同范围主变容量估计，0.95为功率因数假定。相关系数采用12个月的样本计算，原式及用途见式（3-8）。季节共同变化及指标共享分母可能形成相关，系数不作因果解释。</w:t>
      </w:r>
    </w:p>
    <w:tbl>
      <w:tblPr>
        <w:tblStyle w:val="25"/>
        <w:tblW w:w="83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
        <w:gridCol w:w="6838"/>
        <w:gridCol w:w="737"/>
      </w:tblGrid>
      <w:tr w14:paraId="0F651F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37" w:type="dxa"/>
            <w:tcMar>
              <w:left w:w="0" w:type="dxa"/>
              <w:right w:w="0" w:type="dxa"/>
            </w:tcMar>
            <w:vAlign w:val="center"/>
          </w:tcPr>
          <w:p w14:paraId="326A4783">
            <w:pPr>
              <w:spacing w:before="0" w:after="0"/>
              <w:ind w:firstLine="0" w:firstLineChars="0"/>
            </w:pPr>
          </w:p>
        </w:tc>
        <w:tc>
          <w:tcPr>
            <w:tcW w:w="6838" w:type="dxa"/>
            <w:tcMar>
              <w:left w:w="0" w:type="dxa"/>
              <w:right w:w="0" w:type="dxa"/>
            </w:tcMar>
            <w:vAlign w:val="center"/>
          </w:tcPr>
          <w:p w14:paraId="25F9442D">
            <w:pPr>
              <w:pStyle w:val="2"/>
              <w:keepNext/>
              <w:spacing w:before="100" w:after="100" w:line="276" w:lineRule="auto"/>
              <w:ind w:firstLine="0" w:firstLineChars="0"/>
              <w:jc w:val="center"/>
            </w:pPr>
            <m:oMathPara>
              <m:oMathParaPr>
                <m:jc m:val="center"/>
              </m:oMathParaPr>
              <m:oMath>
                <m:sSub>
                  <m:sSubPr/>
                  <m:e>
                    <m:r>
                      <m:rPr/>
                      <m:t>r</m:t>
                    </m:r>
                  </m:e>
                  <m:sub>
                    <m:r>
                      <m:rPr/>
                      <m:t>XY</m:t>
                    </m:r>
                  </m:sub>
                </m:sSub>
                <m:r>
                  <m:rPr/>
                  <m:t>=</m:t>
                </m:r>
                <m:f>
                  <m:fPr/>
                  <m:num>
                    <m:nary>
                      <m:naryPr>
                        <m:chr m:val="∑"/>
                        <m:limLoc m:val="undOvr"/>
                      </m:naryPr>
                      <m:sub>
                        <m:r>
                          <m:rPr/>
                          <m:t>m=1</m:t>
                        </m:r>
                      </m:sub>
                      <m:sup>
                        <m:r>
                          <m:rPr/>
                          <m:t>12</m:t>
                        </m:r>
                      </m:sup>
                      <m:e>
                        <m:r>
                          <m:rPr/>
                          <m:t>(</m:t>
                        </m:r>
                      </m:e>
                    </m:nary>
                    <m:sSub>
                      <m:sSubPr/>
                      <m:e>
                        <m:r>
                          <m:rPr/>
                          <m:t>X</m:t>
                        </m:r>
                      </m:e>
                      <m:sub>
                        <m:r>
                          <m:rPr/>
                          <m:t>m</m:t>
                        </m:r>
                      </m:sub>
                    </m:sSub>
                    <m:r>
                      <m:rPr/>
                      <m:t>−</m:t>
                    </m:r>
                    <m:acc>
                      <m:accPr>
                        <m:chr m:val="‾"/>
                      </m:accPr>
                      <m:e>
                        <m:r>
                          <m:rPr/>
                          <m:t>X</m:t>
                        </m:r>
                      </m:e>
                    </m:acc>
                    <m:r>
                      <m:rPr/>
                      <m:t>)(</m:t>
                    </m:r>
                    <m:sSub>
                      <m:sSubPr/>
                      <m:e>
                        <m:r>
                          <m:rPr/>
                          <m:t>Y</m:t>
                        </m:r>
                      </m:e>
                      <m:sub>
                        <m:r>
                          <m:rPr/>
                          <m:t>m</m:t>
                        </m:r>
                      </m:sub>
                    </m:sSub>
                    <m:r>
                      <m:rPr/>
                      <m:t>−</m:t>
                    </m:r>
                    <m:acc>
                      <m:accPr>
                        <m:chr m:val="‾"/>
                      </m:accPr>
                      <m:e>
                        <m:r>
                          <m:rPr/>
                          <m:t>Y</m:t>
                        </m:r>
                      </m:e>
                    </m:acc>
                    <m:r>
                      <m:rPr/>
                      <m:t>)</m:t>
                    </m:r>
                  </m:num>
                  <m:den>
                    <m:rad>
                      <m:radPr>
                        <m:degHide m:val="1"/>
                      </m:radPr>
                      <m:deg/>
                      <m:e>
                        <m:nary>
                          <m:naryPr>
                            <m:chr m:val="∑"/>
                            <m:limLoc m:val="undOvr"/>
                          </m:naryPr>
                          <m:sub>
                            <m:r>
                              <m:rPr/>
                              <m:t>m=1</m:t>
                            </m:r>
                          </m:sub>
                          <m:sup>
                            <m:r>
                              <m:rPr/>
                              <m:t>12</m:t>
                            </m:r>
                          </m:sup>
                          <m:e>
                            <m:r>
                              <m:rPr/>
                              <m:t>(</m:t>
                            </m:r>
                          </m:e>
                        </m:nary>
                        <m:sSub>
                          <m:sSubPr/>
                          <m:e>
                            <m:r>
                              <m:rPr/>
                              <m:t>X</m:t>
                            </m:r>
                          </m:e>
                          <m:sub>
                            <m:r>
                              <m:rPr/>
                              <m:t>m</m:t>
                            </m:r>
                          </m:sub>
                        </m:sSub>
                        <m:r>
                          <m:rPr/>
                          <m:t>−</m:t>
                        </m:r>
                        <m:acc>
                          <m:accPr>
                            <m:chr m:val="‾"/>
                          </m:accPr>
                          <m:e>
                            <m:r>
                              <m:rPr/>
                              <m:t>X</m:t>
                            </m:r>
                          </m:e>
                        </m:acc>
                        <m:sSup>
                          <m:sSupPr/>
                          <m:e>
                            <m:r>
                              <m:rPr/>
                              <m:t>)</m:t>
                            </m:r>
                          </m:e>
                          <m:sup>
                            <m:r>
                              <m:rPr/>
                              <m:t>2</m:t>
                            </m:r>
                          </m:sup>
                        </m:sSup>
                        <m:nary>
                          <m:naryPr>
                            <m:chr m:val="∑"/>
                            <m:limLoc m:val="undOvr"/>
                          </m:naryPr>
                          <m:sub>
                            <m:r>
                              <m:rPr/>
                              <m:t>m=1</m:t>
                            </m:r>
                          </m:sub>
                          <m:sup>
                            <m:r>
                              <m:rPr/>
                              <m:t>12</m:t>
                            </m:r>
                          </m:sup>
                          <m:e>
                            <m:r>
                              <m:rPr/>
                              <m:t>(</m:t>
                            </m:r>
                          </m:e>
                        </m:nary>
                        <m:sSub>
                          <m:sSubPr/>
                          <m:e>
                            <m:r>
                              <m:rPr/>
                              <m:t>Y</m:t>
                            </m:r>
                          </m:e>
                          <m:sub>
                            <m:r>
                              <m:rPr/>
                              <m:t>m</m:t>
                            </m:r>
                          </m:sub>
                        </m:sSub>
                        <m:r>
                          <m:rPr/>
                          <m:t>−</m:t>
                        </m:r>
                        <m:acc>
                          <m:accPr>
                            <m:chr m:val="‾"/>
                          </m:accPr>
                          <m:e>
                            <m:r>
                              <m:rPr/>
                              <m:t>Y</m:t>
                            </m:r>
                          </m:e>
                        </m:acc>
                        <m:sSup>
                          <m:sSupPr/>
                          <m:e>
                            <m:r>
                              <m:rPr/>
                              <m:t>)</m:t>
                            </m:r>
                          </m:e>
                          <m:sup>
                            <m:r>
                              <m:rPr/>
                              <m:t>2</m:t>
                            </m:r>
                          </m:sup>
                        </m:sSup>
                      </m:e>
                    </m:rad>
                  </m:den>
                </m:f>
                <m:r>
                  <m:rPr/>
                  <m:t>.</m:t>
                </m:r>
              </m:oMath>
            </m:oMathPara>
          </w:p>
        </w:tc>
        <w:tc>
          <w:tcPr>
            <w:tcW w:w="737" w:type="dxa"/>
            <w:tcMar>
              <w:left w:w="0" w:type="dxa"/>
              <w:right w:w="0" w:type="dxa"/>
            </w:tcMar>
            <w:vAlign w:val="center"/>
          </w:tcPr>
          <w:p w14:paraId="0BB89C16">
            <w:pPr>
              <w:spacing w:before="0" w:after="0"/>
              <w:ind w:firstLine="0" w:firstLineChars="0"/>
              <w:jc w:val="right"/>
            </w:pPr>
            <w:r>
              <w:rPr>
                <w:rFonts w:ascii="Times New Roman" w:hAnsi="Times New Roman" w:eastAsia="方正仿宋_GBK"/>
                <w:b w:val="0"/>
                <w:sz w:val="18"/>
              </w:rPr>
              <w:t>（3-8）</w:t>
            </w:r>
          </w:p>
        </w:tc>
      </w:tr>
    </w:tbl>
    <w:p w14:paraId="5212E9AD">
      <w:pPr>
        <w:widowControl/>
        <w:spacing w:before="0" w:after="0" w:line="300" w:lineRule="auto"/>
        <w:ind w:firstLine="480"/>
        <w:jc w:val="both"/>
      </w:pPr>
      <w:r>
        <w:rPr>
          <w:rFonts w:ascii="Times New Roman" w:hAnsi="Times New Roman" w:eastAsia="方正仿宋_GBK"/>
          <w:b w:val="0"/>
          <w:sz w:val="24"/>
        </w:rPr>
        <w:t>式中，</w:t>
      </w:r>
      <m:oMath>
        <m:sSub>
          <m:sSubPr/>
          <m:e>
            <m:r>
              <m:rPr/>
              <m:t>X</m:t>
            </m:r>
          </m:e>
          <m:sub>
            <m:r>
              <m:rPr/>
              <m:t>m</m:t>
            </m:r>
          </m:sub>
        </m:sSub>
      </m:oMath>
      <w:r>
        <w:rPr>
          <w:rFonts w:ascii="Times New Roman" w:hAnsi="Times New Roman" w:eastAsia="方正仿宋_GBK"/>
          <w:b w:val="0"/>
          <w:sz w:val="24"/>
        </w:rPr>
        <w:t>和</w:t>
      </w:r>
      <m:oMath>
        <m:sSub>
          <m:sSubPr/>
          <m:e>
            <m:r>
              <m:rPr/>
              <m:t>Y</m:t>
            </m:r>
          </m:e>
          <m:sub>
            <m:r>
              <m:rPr/>
              <m:t>m</m:t>
            </m:r>
          </m:sub>
        </m:sSub>
      </m:oMath>
      <w:r>
        <w:rPr>
          <w:rFonts w:ascii="Times New Roman" w:hAnsi="Times New Roman" w:eastAsia="方正仿宋_GBK"/>
          <w:b w:val="0"/>
          <w:sz w:val="24"/>
        </w:rPr>
        <w:t>为第</w:t>
      </w:r>
      <m:oMath>
        <m:r>
          <m:rPr/>
          <m:t>m</m:t>
        </m:r>
      </m:oMath>
      <w:r>
        <w:rPr>
          <w:rFonts w:ascii="Times New Roman" w:hAnsi="Times New Roman" w:eastAsia="方正仿宋_GBK"/>
          <w:b w:val="0"/>
          <w:sz w:val="24"/>
        </w:rPr>
        <w:t>月的两个分析指标，</w:t>
      </w:r>
      <m:oMath>
        <m:acc>
          <m:accPr>
            <m:chr m:val="‾"/>
          </m:accPr>
          <m:e>
            <m:r>
              <m:rPr/>
              <m:t>X</m:t>
            </m:r>
          </m:e>
        </m:acc>
      </m:oMath>
      <w:r>
        <w:rPr>
          <w:rFonts w:ascii="Times New Roman" w:hAnsi="Times New Roman" w:eastAsia="方正仿宋_GBK"/>
          <w:b w:val="0"/>
          <w:sz w:val="24"/>
        </w:rPr>
        <w:t>和</w:t>
      </w:r>
      <m:oMath>
        <m:acc>
          <m:accPr>
            <m:chr m:val="‾"/>
          </m:accPr>
          <m:e>
            <m:r>
              <m:rPr/>
              <m:t>Y</m:t>
            </m:r>
          </m:e>
        </m:acc>
      </m:oMath>
      <w:r>
        <w:rPr>
          <w:rFonts w:ascii="Times New Roman" w:hAnsi="Times New Roman" w:eastAsia="方正仿宋_GBK"/>
          <w:b w:val="0"/>
          <w:sz w:val="24"/>
        </w:rPr>
        <w:t>分别为12个月指标的算术平均值，</w:t>
      </w:r>
      <m:oMath>
        <m:sSub>
          <m:sSubPr/>
          <m:e>
            <m:r>
              <m:rPr/>
              <m:t>r</m:t>
            </m:r>
          </m:e>
          <m:sub>
            <m:r>
              <m:rPr/>
              <m:t>XY</m:t>
            </m:r>
          </m:sub>
        </m:sSub>
      </m:oMath>
      <w:r>
        <w:rPr>
          <w:rFonts w:ascii="Times New Roman" w:hAnsi="Times New Roman" w:eastAsia="方正仿宋_GBK"/>
          <w:b w:val="0"/>
          <w:sz w:val="24"/>
        </w:rPr>
        <w:t>为Pearson相关系数；</w:t>
      </w:r>
      <m:oMath>
        <m:r>
          <m:rPr/>
          <m:t>m</m:t>
        </m:r>
      </m:oMath>
      <w:r>
        <w:rPr>
          <w:rFonts w:ascii="Times New Roman" w:hAnsi="Times New Roman" w:eastAsia="方正仿宋_GBK"/>
          <w:b w:val="0"/>
          <w:sz w:val="24"/>
        </w:rPr>
        <w:t>为月份序号。</w:t>
      </w:r>
    </w:p>
    <w:p w14:paraId="74F45942">
      <w:pPr>
        <w:pStyle w:val="2"/>
        <w:keepNext/>
        <w:spacing w:before="120" w:after="80" w:line="300" w:lineRule="auto"/>
        <w:ind w:firstLine="0"/>
        <w:jc w:val="center"/>
      </w:pPr>
      <w:r>
        <w:rPr>
          <w:rFonts w:ascii="Times New Roman" w:hAnsi="Times New Roman" w:eastAsia="宋体"/>
          <w:b w:val="0"/>
          <w:sz w:val="21"/>
        </w:rPr>
        <w:t>表3-8 邳州12个月的描述性相关系数（式3-8）</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078"/>
        <w:gridCol w:w="2078"/>
        <w:gridCol w:w="2078"/>
        <w:gridCol w:w="2078"/>
      </w:tblGrid>
      <w:tr w14:paraId="2220022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078" w:type="dxa"/>
            <w:tcMar>
              <w:left w:w="70" w:type="dxa"/>
              <w:right w:w="70" w:type="dxa"/>
            </w:tcMar>
            <w:vAlign w:val="center"/>
          </w:tcPr>
          <w:p w14:paraId="69E5367C">
            <w:pPr>
              <w:keepNext w:val="0"/>
              <w:spacing w:before="20" w:after="20" w:line="260" w:lineRule="exact"/>
              <w:ind w:firstLine="0" w:firstLineChars="0"/>
              <w:jc w:val="center"/>
            </w:pPr>
            <w:r>
              <w:rPr>
                <w:rFonts w:ascii="Times New Roman" w:hAnsi="Times New Roman" w:eastAsia="宋体"/>
                <w:b/>
                <w:sz w:val="18"/>
              </w:rPr>
              <w:t>关联对象</w:t>
            </w:r>
          </w:p>
        </w:tc>
        <w:tc>
          <w:tcPr>
            <w:tcW w:w="2078" w:type="dxa"/>
            <w:tcMar>
              <w:left w:w="70" w:type="dxa"/>
              <w:right w:w="70" w:type="dxa"/>
            </w:tcMar>
            <w:vAlign w:val="center"/>
          </w:tcPr>
          <w:p w14:paraId="1554AD95">
            <w:pPr>
              <w:keepNext w:val="0"/>
              <w:spacing w:before="20" w:after="20" w:line="260" w:lineRule="exact"/>
              <w:ind w:firstLine="0" w:firstLineChars="0"/>
              <w:jc w:val="center"/>
            </w:pPr>
            <w:r>
              <w:rPr>
                <w:rFonts w:ascii="Times New Roman" w:hAnsi="Times New Roman" w:eastAsia="宋体"/>
                <w:b/>
                <w:sz w:val="18"/>
              </w:rPr>
              <w:t>Pearson系数</w:t>
            </w:r>
          </w:p>
        </w:tc>
        <w:tc>
          <w:tcPr>
            <w:tcW w:w="2078" w:type="dxa"/>
            <w:tcMar>
              <w:left w:w="70" w:type="dxa"/>
              <w:right w:w="70" w:type="dxa"/>
            </w:tcMar>
            <w:vAlign w:val="center"/>
          </w:tcPr>
          <w:p w14:paraId="346A73B4">
            <w:pPr>
              <w:keepNext w:val="0"/>
              <w:spacing w:before="20" w:after="20" w:line="260" w:lineRule="exact"/>
              <w:ind w:firstLine="0" w:firstLineChars="0"/>
              <w:jc w:val="center"/>
            </w:pPr>
            <w:r>
              <w:rPr>
                <w:rFonts w:ascii="Times New Roman" w:hAnsi="Times New Roman" w:eastAsia="宋体"/>
                <w:b/>
                <w:sz w:val="18"/>
              </w:rPr>
              <w:t>样本量</w:t>
            </w:r>
          </w:p>
        </w:tc>
        <w:tc>
          <w:tcPr>
            <w:tcW w:w="2078" w:type="dxa"/>
            <w:tcMar>
              <w:left w:w="70" w:type="dxa"/>
              <w:right w:w="70" w:type="dxa"/>
            </w:tcMar>
            <w:vAlign w:val="center"/>
          </w:tcPr>
          <w:p w14:paraId="4A32E9AC">
            <w:pPr>
              <w:keepNext w:val="0"/>
              <w:spacing w:before="20" w:after="20" w:line="260" w:lineRule="exact"/>
              <w:ind w:firstLine="0" w:firstLineChars="0"/>
              <w:jc w:val="center"/>
            </w:pPr>
            <w:r>
              <w:rPr>
                <w:rFonts w:ascii="Times New Roman" w:hAnsi="Times New Roman" w:eastAsia="宋体"/>
                <w:b/>
                <w:sz w:val="18"/>
              </w:rPr>
              <w:t>解释范围</w:t>
            </w:r>
          </w:p>
        </w:tc>
      </w:tr>
      <w:tr w14:paraId="26D4371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51E4EACD">
            <w:pPr>
              <w:keepNext w:val="0"/>
              <w:spacing w:before="20" w:after="20" w:line="260" w:lineRule="exact"/>
              <w:ind w:firstLine="0" w:firstLineChars="0"/>
              <w:jc w:val="center"/>
            </w:pPr>
            <w:r>
              <w:rPr>
                <w:rFonts w:ascii="Times New Roman" w:hAnsi="Times New Roman" w:eastAsia="宋体"/>
                <w:b w:val="0"/>
                <w:sz w:val="18"/>
              </w:rPr>
              <w:t>电量渗透率—容载比（月度分析）</w:t>
            </w:r>
          </w:p>
        </w:tc>
        <w:tc>
          <w:tcPr>
            <w:tcW w:w="2078" w:type="dxa"/>
            <w:tcMar>
              <w:left w:w="70" w:type="dxa"/>
              <w:right w:w="70" w:type="dxa"/>
            </w:tcMar>
            <w:vAlign w:val="center"/>
          </w:tcPr>
          <w:p w14:paraId="73F91CEB">
            <w:pPr>
              <w:keepNext w:val="0"/>
              <w:spacing w:before="20" w:after="20" w:line="260" w:lineRule="exact"/>
              <w:ind w:firstLine="0" w:firstLineChars="0"/>
              <w:jc w:val="center"/>
            </w:pPr>
            <w:r>
              <w:rPr>
                <w:rFonts w:ascii="Times New Roman" w:hAnsi="Times New Roman" w:eastAsia="宋体"/>
                <w:b w:val="0"/>
                <w:sz w:val="18"/>
              </w:rPr>
              <w:t>0.66</w:t>
            </w:r>
          </w:p>
        </w:tc>
        <w:tc>
          <w:tcPr>
            <w:tcW w:w="2078" w:type="dxa"/>
            <w:tcMar>
              <w:left w:w="70" w:type="dxa"/>
              <w:right w:w="70" w:type="dxa"/>
            </w:tcMar>
            <w:vAlign w:val="center"/>
          </w:tcPr>
          <w:p w14:paraId="6CE430ED">
            <w:pPr>
              <w:keepNext w:val="0"/>
              <w:spacing w:before="20" w:after="20" w:line="260" w:lineRule="exact"/>
              <w:ind w:firstLine="0" w:firstLineChars="0"/>
              <w:jc w:val="center"/>
            </w:pPr>
            <w:r>
              <w:rPr>
                <w:rFonts w:ascii="Times New Roman" w:hAnsi="Times New Roman" w:eastAsia="宋体"/>
                <w:b w:val="0"/>
                <w:sz w:val="18"/>
              </w:rPr>
              <w:t>12</w:t>
            </w:r>
          </w:p>
        </w:tc>
        <w:tc>
          <w:tcPr>
            <w:tcW w:w="2078" w:type="dxa"/>
            <w:tcMar>
              <w:left w:w="70" w:type="dxa"/>
              <w:right w:w="70" w:type="dxa"/>
            </w:tcMar>
            <w:vAlign w:val="center"/>
          </w:tcPr>
          <w:p w14:paraId="6A871223">
            <w:pPr>
              <w:keepNext w:val="0"/>
              <w:spacing w:before="20" w:after="20" w:line="260" w:lineRule="exact"/>
              <w:ind w:firstLine="0" w:firstLineChars="0"/>
              <w:jc w:val="center"/>
            </w:pPr>
            <w:r>
              <w:rPr>
                <w:rFonts w:ascii="Times New Roman" w:hAnsi="Times New Roman" w:eastAsia="宋体"/>
                <w:b w:val="0"/>
                <w:sz w:val="18"/>
              </w:rPr>
              <w:t>固定容量、月度估计、样本内</w:t>
            </w:r>
          </w:p>
        </w:tc>
      </w:tr>
      <w:tr w14:paraId="16CB6F4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3B28A98D">
            <w:pPr>
              <w:keepNext w:val="0"/>
              <w:spacing w:before="20" w:after="20" w:line="260" w:lineRule="exact"/>
              <w:ind w:firstLine="0" w:firstLineChars="0"/>
              <w:jc w:val="center"/>
            </w:pPr>
            <w:r>
              <w:rPr>
                <w:rFonts w:ascii="Times New Roman" w:hAnsi="Times New Roman" w:eastAsia="宋体"/>
                <w:b w:val="0"/>
                <w:sz w:val="18"/>
              </w:rPr>
              <w:t>电量渗透率—主变负载率估计值</w:t>
            </w:r>
          </w:p>
        </w:tc>
        <w:tc>
          <w:tcPr>
            <w:tcW w:w="2078" w:type="dxa"/>
            <w:tcMar>
              <w:left w:w="70" w:type="dxa"/>
              <w:right w:w="70" w:type="dxa"/>
            </w:tcMar>
            <w:vAlign w:val="center"/>
          </w:tcPr>
          <w:p w14:paraId="0319749A">
            <w:pPr>
              <w:keepNext w:val="0"/>
              <w:spacing w:before="20" w:after="20" w:line="260" w:lineRule="exact"/>
              <w:ind w:firstLine="0" w:firstLineChars="0"/>
              <w:jc w:val="center"/>
            </w:pPr>
            <w:r>
              <w:rPr>
                <w:rFonts w:ascii="Times New Roman" w:hAnsi="Times New Roman" w:eastAsia="宋体"/>
                <w:b w:val="0"/>
                <w:sz w:val="18"/>
              </w:rPr>
              <w:t>-0.66</w:t>
            </w:r>
          </w:p>
        </w:tc>
        <w:tc>
          <w:tcPr>
            <w:tcW w:w="2078" w:type="dxa"/>
            <w:tcMar>
              <w:left w:w="70" w:type="dxa"/>
              <w:right w:w="70" w:type="dxa"/>
            </w:tcMar>
            <w:vAlign w:val="center"/>
          </w:tcPr>
          <w:p w14:paraId="20521A5F">
            <w:pPr>
              <w:keepNext w:val="0"/>
              <w:spacing w:before="20" w:after="20" w:line="260" w:lineRule="exact"/>
              <w:ind w:firstLine="0" w:firstLineChars="0"/>
              <w:jc w:val="center"/>
            </w:pPr>
            <w:r>
              <w:rPr>
                <w:rFonts w:ascii="Times New Roman" w:hAnsi="Times New Roman" w:eastAsia="宋体"/>
                <w:b w:val="0"/>
                <w:sz w:val="18"/>
              </w:rPr>
              <w:t>12</w:t>
            </w:r>
          </w:p>
        </w:tc>
        <w:tc>
          <w:tcPr>
            <w:tcW w:w="2078" w:type="dxa"/>
            <w:tcMar>
              <w:left w:w="70" w:type="dxa"/>
              <w:right w:w="70" w:type="dxa"/>
            </w:tcMar>
            <w:vAlign w:val="center"/>
          </w:tcPr>
          <w:p w14:paraId="682A75E2">
            <w:pPr>
              <w:keepNext w:val="0"/>
              <w:spacing w:before="20" w:after="20" w:line="260" w:lineRule="exact"/>
              <w:ind w:firstLine="0" w:firstLineChars="0"/>
              <w:jc w:val="center"/>
            </w:pPr>
            <w:r>
              <w:rPr>
                <w:rFonts w:ascii="Times New Roman" w:hAnsi="Times New Roman" w:eastAsia="宋体"/>
                <w:b w:val="0"/>
                <w:sz w:val="18"/>
              </w:rPr>
              <w:t>功率因数假定、非逐台实测</w:t>
            </w:r>
          </w:p>
        </w:tc>
      </w:tr>
    </w:tbl>
    <w:p w14:paraId="217A22C3">
      <w:pPr>
        <w:pStyle w:val="2"/>
        <w:keepNext/>
        <w:spacing w:before="120" w:after="80" w:line="300" w:lineRule="auto"/>
        <w:ind w:firstLine="0"/>
        <w:jc w:val="center"/>
      </w:pPr>
      <w:r>
        <w:rPr>
          <w:rFonts w:ascii="Times New Roman" w:hAnsi="Times New Roman" w:eastAsia="宋体"/>
          <w:b w:val="0"/>
          <w:sz w:val="21"/>
        </w:rPr>
        <w:t>表3-9 邳州月度指标计算明细</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671C6CA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3D192118">
            <w:pPr>
              <w:keepNext w:val="0"/>
              <w:spacing w:before="20" w:after="20" w:line="260" w:lineRule="exact"/>
              <w:ind w:firstLine="0" w:firstLineChars="0"/>
              <w:jc w:val="center"/>
            </w:pPr>
            <w:r>
              <w:rPr>
                <w:rFonts w:ascii="Times New Roman" w:hAnsi="Times New Roman" w:eastAsia="宋体"/>
                <w:b/>
                <w:sz w:val="18"/>
              </w:rPr>
              <w:t>月份</w:t>
            </w:r>
          </w:p>
        </w:tc>
        <w:tc>
          <w:tcPr>
            <w:tcW w:w="1385" w:type="dxa"/>
            <w:tcMar>
              <w:left w:w="70" w:type="dxa"/>
              <w:right w:w="70" w:type="dxa"/>
            </w:tcMar>
            <w:vAlign w:val="center"/>
          </w:tcPr>
          <w:p w14:paraId="708E30CC">
            <w:pPr>
              <w:keepNext w:val="0"/>
              <w:spacing w:before="20" w:after="20" w:line="260" w:lineRule="exact"/>
              <w:ind w:firstLine="0" w:firstLineChars="0"/>
              <w:jc w:val="center"/>
            </w:pPr>
            <w:r>
              <w:rPr>
                <w:rFonts w:ascii="Times New Roman" w:hAnsi="Times New Roman" w:eastAsia="宋体"/>
                <w:b/>
                <w:sz w:val="18"/>
              </w:rPr>
              <w:t>电量渗透率/%</w:t>
            </w:r>
          </w:p>
        </w:tc>
        <w:tc>
          <w:tcPr>
            <w:tcW w:w="1385" w:type="dxa"/>
            <w:tcMar>
              <w:left w:w="70" w:type="dxa"/>
              <w:right w:w="70" w:type="dxa"/>
            </w:tcMar>
            <w:vAlign w:val="center"/>
          </w:tcPr>
          <w:p w14:paraId="442B9585">
            <w:pPr>
              <w:keepNext w:val="0"/>
              <w:spacing w:before="20" w:after="20" w:line="260" w:lineRule="exact"/>
              <w:ind w:firstLine="0" w:firstLineChars="0"/>
              <w:jc w:val="center"/>
            </w:pPr>
            <w:r>
              <w:rPr>
                <w:rFonts w:ascii="Times New Roman" w:hAnsi="Times New Roman" w:eastAsia="宋体"/>
                <w:b/>
                <w:sz w:val="18"/>
              </w:rPr>
              <w:t>容载比（月度分析）</w:t>
            </w:r>
          </w:p>
        </w:tc>
        <w:tc>
          <w:tcPr>
            <w:tcW w:w="1385" w:type="dxa"/>
            <w:tcMar>
              <w:left w:w="70" w:type="dxa"/>
              <w:right w:w="70" w:type="dxa"/>
            </w:tcMar>
            <w:vAlign w:val="center"/>
          </w:tcPr>
          <w:p w14:paraId="0C1CB6CB">
            <w:pPr>
              <w:keepNext w:val="0"/>
              <w:spacing w:before="20" w:after="20" w:line="260" w:lineRule="exact"/>
              <w:ind w:firstLine="0" w:firstLineChars="0"/>
              <w:jc w:val="center"/>
            </w:pPr>
            <w:r>
              <w:rPr>
                <w:rFonts w:ascii="Times New Roman" w:hAnsi="Times New Roman" w:eastAsia="宋体"/>
                <w:b/>
                <w:sz w:val="18"/>
              </w:rPr>
              <w:t>主变负载率估计/%</w:t>
            </w:r>
          </w:p>
        </w:tc>
        <w:tc>
          <w:tcPr>
            <w:tcW w:w="1385" w:type="dxa"/>
            <w:tcMar>
              <w:left w:w="70" w:type="dxa"/>
              <w:right w:w="70" w:type="dxa"/>
            </w:tcMar>
            <w:vAlign w:val="center"/>
          </w:tcPr>
          <w:p w14:paraId="1D839B1E">
            <w:pPr>
              <w:keepNext w:val="0"/>
              <w:spacing w:before="20" w:after="20" w:line="260" w:lineRule="exact"/>
              <w:ind w:firstLine="0" w:firstLineChars="0"/>
              <w:jc w:val="center"/>
            </w:pPr>
            <w:r>
              <w:rPr>
                <w:rFonts w:ascii="Times New Roman" w:hAnsi="Times New Roman" w:eastAsia="宋体"/>
                <w:b/>
                <w:sz w:val="18"/>
              </w:rPr>
              <w:t>光伏电量/MWh</w:t>
            </w:r>
          </w:p>
        </w:tc>
        <w:tc>
          <w:tcPr>
            <w:tcW w:w="1385" w:type="dxa"/>
            <w:tcMar>
              <w:left w:w="70" w:type="dxa"/>
              <w:right w:w="70" w:type="dxa"/>
            </w:tcMar>
            <w:vAlign w:val="center"/>
          </w:tcPr>
          <w:p w14:paraId="0F1076B5">
            <w:pPr>
              <w:keepNext w:val="0"/>
              <w:spacing w:before="20" w:after="20" w:line="260" w:lineRule="exact"/>
              <w:ind w:firstLine="0" w:firstLineChars="0"/>
              <w:jc w:val="center"/>
            </w:pPr>
            <w:r>
              <w:rPr>
                <w:rFonts w:ascii="Times New Roman" w:hAnsi="Times New Roman" w:eastAsia="宋体"/>
                <w:b/>
                <w:sz w:val="18"/>
              </w:rPr>
              <w:t>用户电量/MWh</w:t>
            </w:r>
          </w:p>
        </w:tc>
      </w:tr>
      <w:tr w14:paraId="7529599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66422DE">
            <w:pPr>
              <w:keepNext w:val="0"/>
              <w:spacing w:before="20" w:after="20" w:line="260" w:lineRule="exact"/>
              <w:ind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01DB87C2">
            <w:pPr>
              <w:keepNext w:val="0"/>
              <w:spacing w:before="20" w:after="20" w:line="260" w:lineRule="exact"/>
              <w:ind w:firstLine="0" w:firstLineChars="0"/>
              <w:jc w:val="center"/>
            </w:pPr>
            <w:r>
              <w:rPr>
                <w:rFonts w:ascii="Times New Roman" w:hAnsi="Times New Roman" w:eastAsia="宋体"/>
                <w:b w:val="0"/>
                <w:sz w:val="18"/>
              </w:rPr>
              <w:t>27.92</w:t>
            </w:r>
          </w:p>
        </w:tc>
        <w:tc>
          <w:tcPr>
            <w:tcW w:w="1385" w:type="dxa"/>
            <w:tcMar>
              <w:left w:w="70" w:type="dxa"/>
              <w:right w:w="70" w:type="dxa"/>
            </w:tcMar>
            <w:vAlign w:val="center"/>
          </w:tcPr>
          <w:p w14:paraId="00EF0B6E">
            <w:pPr>
              <w:keepNext w:val="0"/>
              <w:spacing w:before="20" w:after="20" w:line="260" w:lineRule="exact"/>
              <w:ind w:firstLine="0" w:firstLineChars="0"/>
              <w:jc w:val="center"/>
            </w:pPr>
            <w:r>
              <w:rPr>
                <w:rFonts w:ascii="Times New Roman" w:hAnsi="Times New Roman" w:eastAsia="宋体"/>
                <w:b w:val="0"/>
                <w:sz w:val="18"/>
              </w:rPr>
              <w:t>2.97</w:t>
            </w:r>
          </w:p>
        </w:tc>
        <w:tc>
          <w:tcPr>
            <w:tcW w:w="1385" w:type="dxa"/>
            <w:tcMar>
              <w:left w:w="70" w:type="dxa"/>
              <w:right w:w="70" w:type="dxa"/>
            </w:tcMar>
            <w:vAlign w:val="center"/>
          </w:tcPr>
          <w:p w14:paraId="45BF1793">
            <w:pPr>
              <w:keepNext w:val="0"/>
              <w:spacing w:before="20" w:after="20" w:line="260" w:lineRule="exact"/>
              <w:ind w:firstLine="0" w:firstLineChars="0"/>
              <w:jc w:val="center"/>
            </w:pPr>
            <w:r>
              <w:rPr>
                <w:rFonts w:ascii="Times New Roman" w:hAnsi="Times New Roman" w:eastAsia="宋体"/>
                <w:b w:val="0"/>
                <w:sz w:val="18"/>
              </w:rPr>
              <w:t>35.40</w:t>
            </w:r>
          </w:p>
        </w:tc>
        <w:tc>
          <w:tcPr>
            <w:tcW w:w="1385" w:type="dxa"/>
            <w:tcMar>
              <w:left w:w="70" w:type="dxa"/>
              <w:right w:w="70" w:type="dxa"/>
            </w:tcMar>
            <w:vAlign w:val="center"/>
          </w:tcPr>
          <w:p w14:paraId="51888C84">
            <w:pPr>
              <w:keepNext w:val="0"/>
              <w:spacing w:before="20" w:after="20" w:line="260" w:lineRule="exact"/>
              <w:ind w:firstLine="0" w:firstLineChars="0"/>
              <w:jc w:val="center"/>
            </w:pPr>
            <w:r>
              <w:rPr>
                <w:rFonts w:ascii="Times New Roman" w:hAnsi="Times New Roman" w:eastAsia="宋体"/>
                <w:b w:val="0"/>
                <w:sz w:val="18"/>
              </w:rPr>
              <w:t>104963</w:t>
            </w:r>
          </w:p>
        </w:tc>
        <w:tc>
          <w:tcPr>
            <w:tcW w:w="1385" w:type="dxa"/>
            <w:tcMar>
              <w:left w:w="70" w:type="dxa"/>
              <w:right w:w="70" w:type="dxa"/>
            </w:tcMar>
            <w:vAlign w:val="center"/>
          </w:tcPr>
          <w:p w14:paraId="38BB6845">
            <w:pPr>
              <w:keepNext w:val="0"/>
              <w:spacing w:before="20" w:after="20" w:line="260" w:lineRule="exact"/>
              <w:ind w:firstLine="0" w:firstLineChars="0"/>
              <w:jc w:val="center"/>
            </w:pPr>
            <w:r>
              <w:rPr>
                <w:rFonts w:ascii="Times New Roman" w:hAnsi="Times New Roman" w:eastAsia="宋体"/>
                <w:b w:val="0"/>
                <w:sz w:val="18"/>
              </w:rPr>
              <w:t>375895</w:t>
            </w:r>
          </w:p>
        </w:tc>
      </w:tr>
      <w:tr w14:paraId="5A657DC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2F5478D">
            <w:pPr>
              <w:keepNext w:val="0"/>
              <w:spacing w:before="20" w:after="20" w:line="260" w:lineRule="exact"/>
              <w:ind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587B1D36">
            <w:pPr>
              <w:keepNext w:val="0"/>
              <w:spacing w:before="20" w:after="20" w:line="260" w:lineRule="exact"/>
              <w:ind w:firstLine="0" w:firstLineChars="0"/>
              <w:jc w:val="center"/>
            </w:pPr>
            <w:r>
              <w:rPr>
                <w:rFonts w:ascii="Times New Roman" w:hAnsi="Times New Roman" w:eastAsia="宋体"/>
                <w:b w:val="0"/>
                <w:sz w:val="18"/>
              </w:rPr>
              <w:t>30.79</w:t>
            </w:r>
          </w:p>
        </w:tc>
        <w:tc>
          <w:tcPr>
            <w:tcW w:w="1385" w:type="dxa"/>
            <w:tcMar>
              <w:left w:w="70" w:type="dxa"/>
              <w:right w:w="70" w:type="dxa"/>
            </w:tcMar>
            <w:vAlign w:val="center"/>
          </w:tcPr>
          <w:p w14:paraId="071EDD8A">
            <w:pPr>
              <w:keepNext w:val="0"/>
              <w:spacing w:before="20" w:after="20" w:line="260" w:lineRule="exact"/>
              <w:ind w:firstLine="0" w:firstLineChars="0"/>
              <w:jc w:val="center"/>
            </w:pPr>
            <w:r>
              <w:rPr>
                <w:rFonts w:ascii="Times New Roman" w:hAnsi="Times New Roman" w:eastAsia="宋体"/>
                <w:b w:val="0"/>
                <w:sz w:val="18"/>
              </w:rPr>
              <w:t>2.83</w:t>
            </w:r>
          </w:p>
        </w:tc>
        <w:tc>
          <w:tcPr>
            <w:tcW w:w="1385" w:type="dxa"/>
            <w:tcMar>
              <w:left w:w="70" w:type="dxa"/>
              <w:right w:w="70" w:type="dxa"/>
            </w:tcMar>
            <w:vAlign w:val="center"/>
          </w:tcPr>
          <w:p w14:paraId="3179E3C0">
            <w:pPr>
              <w:keepNext w:val="0"/>
              <w:spacing w:before="20" w:after="20" w:line="260" w:lineRule="exact"/>
              <w:ind w:firstLine="0" w:firstLineChars="0"/>
              <w:jc w:val="center"/>
            </w:pPr>
            <w:r>
              <w:rPr>
                <w:rFonts w:ascii="Times New Roman" w:hAnsi="Times New Roman" w:eastAsia="宋体"/>
                <w:b w:val="0"/>
                <w:sz w:val="18"/>
              </w:rPr>
              <w:t>37.19</w:t>
            </w:r>
          </w:p>
        </w:tc>
        <w:tc>
          <w:tcPr>
            <w:tcW w:w="1385" w:type="dxa"/>
            <w:tcMar>
              <w:left w:w="70" w:type="dxa"/>
              <w:right w:w="70" w:type="dxa"/>
            </w:tcMar>
            <w:vAlign w:val="center"/>
          </w:tcPr>
          <w:p w14:paraId="248C0DDF">
            <w:pPr>
              <w:keepNext w:val="0"/>
              <w:spacing w:before="20" w:after="20" w:line="260" w:lineRule="exact"/>
              <w:ind w:firstLine="0" w:firstLineChars="0"/>
              <w:jc w:val="center"/>
            </w:pPr>
            <w:r>
              <w:rPr>
                <w:rFonts w:ascii="Times New Roman" w:hAnsi="Times New Roman" w:eastAsia="宋体"/>
                <w:b w:val="0"/>
                <w:sz w:val="18"/>
              </w:rPr>
              <w:t>96779</w:t>
            </w:r>
          </w:p>
        </w:tc>
        <w:tc>
          <w:tcPr>
            <w:tcW w:w="1385" w:type="dxa"/>
            <w:tcMar>
              <w:left w:w="70" w:type="dxa"/>
              <w:right w:w="70" w:type="dxa"/>
            </w:tcMar>
            <w:vAlign w:val="center"/>
          </w:tcPr>
          <w:p w14:paraId="4C6B7380">
            <w:pPr>
              <w:keepNext w:val="0"/>
              <w:spacing w:before="20" w:after="20" w:line="260" w:lineRule="exact"/>
              <w:ind w:firstLine="0" w:firstLineChars="0"/>
              <w:jc w:val="center"/>
            </w:pPr>
            <w:r>
              <w:rPr>
                <w:rFonts w:ascii="Times New Roman" w:hAnsi="Times New Roman" w:eastAsia="宋体"/>
                <w:b w:val="0"/>
                <w:sz w:val="18"/>
              </w:rPr>
              <w:t>314368</w:t>
            </w:r>
          </w:p>
        </w:tc>
      </w:tr>
      <w:tr w14:paraId="1D99F7E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13423B7B">
            <w:pPr>
              <w:keepNext w:val="0"/>
              <w:spacing w:before="20" w:after="20" w:line="260" w:lineRule="exact"/>
              <w:ind w:firstLine="0" w:firstLineChars="0"/>
              <w:jc w:val="center"/>
            </w:pPr>
            <w:r>
              <w:rPr>
                <w:rFonts w:ascii="Times New Roman" w:hAnsi="Times New Roman" w:eastAsia="宋体"/>
                <w:b w:val="0"/>
                <w:sz w:val="18"/>
              </w:rPr>
              <w:t>3</w:t>
            </w:r>
          </w:p>
        </w:tc>
        <w:tc>
          <w:tcPr>
            <w:tcW w:w="1385" w:type="dxa"/>
            <w:tcMar>
              <w:left w:w="70" w:type="dxa"/>
              <w:right w:w="70" w:type="dxa"/>
            </w:tcMar>
            <w:vAlign w:val="center"/>
          </w:tcPr>
          <w:p w14:paraId="65FB8C6E">
            <w:pPr>
              <w:keepNext w:val="0"/>
              <w:spacing w:before="20" w:after="20" w:line="260" w:lineRule="exact"/>
              <w:ind w:firstLine="0" w:firstLineChars="0"/>
              <w:jc w:val="center"/>
            </w:pPr>
            <w:r>
              <w:rPr>
                <w:rFonts w:ascii="Times New Roman" w:hAnsi="Times New Roman" w:eastAsia="宋体"/>
                <w:b w:val="0"/>
                <w:sz w:val="18"/>
              </w:rPr>
              <w:t>41.91</w:t>
            </w:r>
          </w:p>
        </w:tc>
        <w:tc>
          <w:tcPr>
            <w:tcW w:w="1385" w:type="dxa"/>
            <w:tcMar>
              <w:left w:w="70" w:type="dxa"/>
              <w:right w:w="70" w:type="dxa"/>
            </w:tcMar>
            <w:vAlign w:val="center"/>
          </w:tcPr>
          <w:p w14:paraId="099D8C24">
            <w:pPr>
              <w:keepNext w:val="0"/>
              <w:spacing w:before="20" w:after="20" w:line="260" w:lineRule="exact"/>
              <w:ind w:firstLine="0" w:firstLineChars="0"/>
              <w:jc w:val="center"/>
            </w:pPr>
            <w:r>
              <w:rPr>
                <w:rFonts w:ascii="Times New Roman" w:hAnsi="Times New Roman" w:eastAsia="宋体"/>
                <w:b w:val="0"/>
                <w:sz w:val="18"/>
              </w:rPr>
              <w:t>4.25</w:t>
            </w:r>
          </w:p>
        </w:tc>
        <w:tc>
          <w:tcPr>
            <w:tcW w:w="1385" w:type="dxa"/>
            <w:tcMar>
              <w:left w:w="70" w:type="dxa"/>
              <w:right w:w="70" w:type="dxa"/>
            </w:tcMar>
            <w:vAlign w:val="center"/>
          </w:tcPr>
          <w:p w14:paraId="7329BFA3">
            <w:pPr>
              <w:keepNext w:val="0"/>
              <w:spacing w:before="20" w:after="20" w:line="260" w:lineRule="exact"/>
              <w:ind w:firstLine="0" w:firstLineChars="0"/>
              <w:jc w:val="center"/>
            </w:pPr>
            <w:r>
              <w:rPr>
                <w:rFonts w:ascii="Times New Roman" w:hAnsi="Times New Roman" w:eastAsia="宋体"/>
                <w:b w:val="0"/>
                <w:sz w:val="18"/>
              </w:rPr>
              <w:t>24.77</w:t>
            </w:r>
          </w:p>
        </w:tc>
        <w:tc>
          <w:tcPr>
            <w:tcW w:w="1385" w:type="dxa"/>
            <w:tcMar>
              <w:left w:w="70" w:type="dxa"/>
              <w:right w:w="70" w:type="dxa"/>
            </w:tcMar>
            <w:vAlign w:val="center"/>
          </w:tcPr>
          <w:p w14:paraId="3799C061">
            <w:pPr>
              <w:keepNext w:val="0"/>
              <w:spacing w:before="20" w:after="20" w:line="260" w:lineRule="exact"/>
              <w:ind w:firstLine="0" w:firstLineChars="0"/>
              <w:jc w:val="center"/>
            </w:pPr>
            <w:r>
              <w:rPr>
                <w:rFonts w:ascii="Times New Roman" w:hAnsi="Times New Roman" w:eastAsia="宋体"/>
                <w:b w:val="0"/>
                <w:sz w:val="18"/>
              </w:rPr>
              <w:t>119612</w:t>
            </w:r>
          </w:p>
        </w:tc>
        <w:tc>
          <w:tcPr>
            <w:tcW w:w="1385" w:type="dxa"/>
            <w:tcMar>
              <w:left w:w="70" w:type="dxa"/>
              <w:right w:w="70" w:type="dxa"/>
            </w:tcMar>
            <w:vAlign w:val="center"/>
          </w:tcPr>
          <w:p w14:paraId="745989C7">
            <w:pPr>
              <w:keepNext w:val="0"/>
              <w:spacing w:before="20" w:after="20" w:line="260" w:lineRule="exact"/>
              <w:ind w:firstLine="0" w:firstLineChars="0"/>
              <w:jc w:val="center"/>
            </w:pPr>
            <w:r>
              <w:rPr>
                <w:rFonts w:ascii="Times New Roman" w:hAnsi="Times New Roman" w:eastAsia="宋体"/>
                <w:b w:val="0"/>
                <w:sz w:val="18"/>
              </w:rPr>
              <w:t>285414</w:t>
            </w:r>
          </w:p>
        </w:tc>
      </w:tr>
      <w:tr w14:paraId="1DBEA25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4A15C99">
            <w:pPr>
              <w:keepNext w:val="0"/>
              <w:spacing w:before="20" w:after="20" w:line="260" w:lineRule="exact"/>
              <w:ind w:firstLine="0" w:firstLineChars="0"/>
              <w:jc w:val="center"/>
            </w:pPr>
            <w:r>
              <w:rPr>
                <w:rFonts w:ascii="Times New Roman" w:hAnsi="Times New Roman" w:eastAsia="宋体"/>
                <w:b w:val="0"/>
                <w:sz w:val="18"/>
              </w:rPr>
              <w:t>4</w:t>
            </w:r>
          </w:p>
        </w:tc>
        <w:tc>
          <w:tcPr>
            <w:tcW w:w="1385" w:type="dxa"/>
            <w:tcMar>
              <w:left w:w="70" w:type="dxa"/>
              <w:right w:w="70" w:type="dxa"/>
            </w:tcMar>
            <w:vAlign w:val="center"/>
          </w:tcPr>
          <w:p w14:paraId="57C37F8D">
            <w:pPr>
              <w:keepNext w:val="0"/>
              <w:spacing w:before="20" w:after="20" w:line="260" w:lineRule="exact"/>
              <w:ind w:firstLine="0" w:firstLineChars="0"/>
              <w:jc w:val="center"/>
            </w:pPr>
            <w:r>
              <w:rPr>
                <w:rFonts w:ascii="Times New Roman" w:hAnsi="Times New Roman" w:eastAsia="宋体"/>
                <w:b w:val="0"/>
                <w:sz w:val="18"/>
              </w:rPr>
              <w:t>57.57</w:t>
            </w:r>
          </w:p>
        </w:tc>
        <w:tc>
          <w:tcPr>
            <w:tcW w:w="1385" w:type="dxa"/>
            <w:tcMar>
              <w:left w:w="70" w:type="dxa"/>
              <w:right w:w="70" w:type="dxa"/>
            </w:tcMar>
            <w:vAlign w:val="center"/>
          </w:tcPr>
          <w:p w14:paraId="68BE581B">
            <w:pPr>
              <w:keepNext w:val="0"/>
              <w:spacing w:before="20" w:after="20" w:line="260" w:lineRule="exact"/>
              <w:ind w:firstLine="0" w:firstLineChars="0"/>
              <w:jc w:val="center"/>
            </w:pPr>
            <w:r>
              <w:rPr>
                <w:rFonts w:ascii="Times New Roman" w:hAnsi="Times New Roman" w:eastAsia="宋体"/>
                <w:b w:val="0"/>
                <w:sz w:val="18"/>
              </w:rPr>
              <w:t>5.60</w:t>
            </w:r>
          </w:p>
        </w:tc>
        <w:tc>
          <w:tcPr>
            <w:tcW w:w="1385" w:type="dxa"/>
            <w:tcMar>
              <w:left w:w="70" w:type="dxa"/>
              <w:right w:w="70" w:type="dxa"/>
            </w:tcMar>
            <w:vAlign w:val="center"/>
          </w:tcPr>
          <w:p w14:paraId="75FE46C9">
            <w:pPr>
              <w:keepNext w:val="0"/>
              <w:spacing w:before="20" w:after="20" w:line="260" w:lineRule="exact"/>
              <w:ind w:firstLine="0" w:firstLineChars="0"/>
              <w:jc w:val="center"/>
            </w:pPr>
            <w:r>
              <w:rPr>
                <w:rFonts w:ascii="Times New Roman" w:hAnsi="Times New Roman" w:eastAsia="宋体"/>
                <w:b w:val="0"/>
                <w:sz w:val="18"/>
              </w:rPr>
              <w:t>18.81</w:t>
            </w:r>
          </w:p>
        </w:tc>
        <w:tc>
          <w:tcPr>
            <w:tcW w:w="1385" w:type="dxa"/>
            <w:tcMar>
              <w:left w:w="70" w:type="dxa"/>
              <w:right w:w="70" w:type="dxa"/>
            </w:tcMar>
            <w:vAlign w:val="center"/>
          </w:tcPr>
          <w:p w14:paraId="501CA08F">
            <w:pPr>
              <w:keepNext w:val="0"/>
              <w:spacing w:before="20" w:after="20" w:line="260" w:lineRule="exact"/>
              <w:ind w:firstLine="0" w:firstLineChars="0"/>
              <w:jc w:val="center"/>
            </w:pPr>
            <w:r>
              <w:rPr>
                <w:rFonts w:ascii="Times New Roman" w:hAnsi="Times New Roman" w:eastAsia="宋体"/>
                <w:b w:val="0"/>
                <w:sz w:val="18"/>
              </w:rPr>
              <w:t>130368</w:t>
            </w:r>
          </w:p>
        </w:tc>
        <w:tc>
          <w:tcPr>
            <w:tcW w:w="1385" w:type="dxa"/>
            <w:tcMar>
              <w:left w:w="70" w:type="dxa"/>
              <w:right w:w="70" w:type="dxa"/>
            </w:tcMar>
            <w:vAlign w:val="center"/>
          </w:tcPr>
          <w:p w14:paraId="1834A653">
            <w:pPr>
              <w:keepNext w:val="0"/>
              <w:spacing w:before="20" w:after="20" w:line="260" w:lineRule="exact"/>
              <w:ind w:firstLine="0" w:firstLineChars="0"/>
              <w:jc w:val="center"/>
            </w:pPr>
            <w:r>
              <w:rPr>
                <w:rFonts w:ascii="Times New Roman" w:hAnsi="Times New Roman" w:eastAsia="宋体"/>
                <w:b w:val="0"/>
                <w:sz w:val="18"/>
              </w:rPr>
              <w:t>226436</w:t>
            </w:r>
          </w:p>
        </w:tc>
      </w:tr>
      <w:tr w14:paraId="492CAE2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1963DC8">
            <w:pPr>
              <w:keepNext w:val="0"/>
              <w:spacing w:before="20" w:after="20" w:line="260" w:lineRule="exact"/>
              <w:ind w:firstLine="0" w:firstLineChars="0"/>
              <w:jc w:val="center"/>
            </w:pPr>
            <w:r>
              <w:rPr>
                <w:rFonts w:ascii="Times New Roman" w:hAnsi="Times New Roman" w:eastAsia="宋体"/>
                <w:b w:val="0"/>
                <w:sz w:val="18"/>
              </w:rPr>
              <w:t>5</w:t>
            </w:r>
          </w:p>
        </w:tc>
        <w:tc>
          <w:tcPr>
            <w:tcW w:w="1385" w:type="dxa"/>
            <w:tcMar>
              <w:left w:w="70" w:type="dxa"/>
              <w:right w:w="70" w:type="dxa"/>
            </w:tcMar>
            <w:vAlign w:val="center"/>
          </w:tcPr>
          <w:p w14:paraId="2E6D1CF1">
            <w:pPr>
              <w:keepNext w:val="0"/>
              <w:spacing w:before="20" w:after="20" w:line="260" w:lineRule="exact"/>
              <w:ind w:firstLine="0" w:firstLineChars="0"/>
              <w:jc w:val="center"/>
            </w:pPr>
            <w:r>
              <w:rPr>
                <w:rFonts w:ascii="Times New Roman" w:hAnsi="Times New Roman" w:eastAsia="宋体"/>
                <w:b w:val="0"/>
                <w:sz w:val="18"/>
              </w:rPr>
              <w:t>60.26</w:t>
            </w:r>
          </w:p>
        </w:tc>
        <w:tc>
          <w:tcPr>
            <w:tcW w:w="1385" w:type="dxa"/>
            <w:tcMar>
              <w:left w:w="70" w:type="dxa"/>
              <w:right w:w="70" w:type="dxa"/>
            </w:tcMar>
            <w:vAlign w:val="center"/>
          </w:tcPr>
          <w:p w14:paraId="60783FFA">
            <w:pPr>
              <w:keepNext w:val="0"/>
              <w:spacing w:before="20" w:after="20" w:line="260" w:lineRule="exact"/>
              <w:ind w:firstLine="0" w:firstLineChars="0"/>
              <w:jc w:val="center"/>
            </w:pPr>
            <w:r>
              <w:rPr>
                <w:rFonts w:ascii="Times New Roman" w:hAnsi="Times New Roman" w:eastAsia="宋体"/>
                <w:b w:val="0"/>
                <w:sz w:val="18"/>
              </w:rPr>
              <w:t>3.91</w:t>
            </w:r>
          </w:p>
        </w:tc>
        <w:tc>
          <w:tcPr>
            <w:tcW w:w="1385" w:type="dxa"/>
            <w:tcMar>
              <w:left w:w="70" w:type="dxa"/>
              <w:right w:w="70" w:type="dxa"/>
            </w:tcMar>
            <w:vAlign w:val="center"/>
          </w:tcPr>
          <w:p w14:paraId="69233D90">
            <w:pPr>
              <w:keepNext w:val="0"/>
              <w:spacing w:before="20" w:after="20" w:line="260" w:lineRule="exact"/>
              <w:ind w:firstLine="0" w:firstLineChars="0"/>
              <w:jc w:val="center"/>
            </w:pPr>
            <w:r>
              <w:rPr>
                <w:rFonts w:ascii="Times New Roman" w:hAnsi="Times New Roman" w:eastAsia="宋体"/>
                <w:b w:val="0"/>
                <w:sz w:val="18"/>
              </w:rPr>
              <w:t>26.92</w:t>
            </w:r>
          </w:p>
        </w:tc>
        <w:tc>
          <w:tcPr>
            <w:tcW w:w="1385" w:type="dxa"/>
            <w:tcMar>
              <w:left w:w="70" w:type="dxa"/>
              <w:right w:w="70" w:type="dxa"/>
            </w:tcMar>
            <w:vAlign w:val="center"/>
          </w:tcPr>
          <w:p w14:paraId="7E0B7C8C">
            <w:pPr>
              <w:keepNext w:val="0"/>
              <w:spacing w:before="20" w:after="20" w:line="260" w:lineRule="exact"/>
              <w:ind w:firstLine="0" w:firstLineChars="0"/>
              <w:jc w:val="center"/>
            </w:pPr>
            <w:r>
              <w:rPr>
                <w:rFonts w:ascii="Times New Roman" w:hAnsi="Times New Roman" w:eastAsia="宋体"/>
                <w:b w:val="0"/>
                <w:sz w:val="18"/>
              </w:rPr>
              <w:t>163852</w:t>
            </w:r>
          </w:p>
        </w:tc>
        <w:tc>
          <w:tcPr>
            <w:tcW w:w="1385" w:type="dxa"/>
            <w:tcMar>
              <w:left w:w="70" w:type="dxa"/>
              <w:right w:w="70" w:type="dxa"/>
            </w:tcMar>
            <w:vAlign w:val="center"/>
          </w:tcPr>
          <w:p w14:paraId="610FF5EC">
            <w:pPr>
              <w:keepNext w:val="0"/>
              <w:spacing w:before="20" w:after="20" w:line="260" w:lineRule="exact"/>
              <w:ind w:firstLine="0" w:firstLineChars="0"/>
              <w:jc w:val="center"/>
            </w:pPr>
            <w:r>
              <w:rPr>
                <w:rFonts w:ascii="Times New Roman" w:hAnsi="Times New Roman" w:eastAsia="宋体"/>
                <w:b w:val="0"/>
                <w:sz w:val="18"/>
              </w:rPr>
              <w:t>271920</w:t>
            </w:r>
          </w:p>
        </w:tc>
      </w:tr>
      <w:tr w14:paraId="2EE3B52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121F85B">
            <w:pPr>
              <w:keepNext w:val="0"/>
              <w:spacing w:before="20" w:after="20" w:line="260" w:lineRule="exact"/>
              <w:ind w:firstLine="0" w:firstLineChars="0"/>
              <w:jc w:val="center"/>
            </w:pPr>
            <w:r>
              <w:rPr>
                <w:rFonts w:ascii="Times New Roman" w:hAnsi="Times New Roman" w:eastAsia="宋体"/>
                <w:b w:val="0"/>
                <w:sz w:val="18"/>
              </w:rPr>
              <w:t>6</w:t>
            </w:r>
          </w:p>
        </w:tc>
        <w:tc>
          <w:tcPr>
            <w:tcW w:w="1385" w:type="dxa"/>
            <w:tcMar>
              <w:left w:w="70" w:type="dxa"/>
              <w:right w:w="70" w:type="dxa"/>
            </w:tcMar>
            <w:vAlign w:val="center"/>
          </w:tcPr>
          <w:p w14:paraId="61EE99ED">
            <w:pPr>
              <w:keepNext w:val="0"/>
              <w:spacing w:before="20" w:after="20" w:line="260" w:lineRule="exact"/>
              <w:ind w:firstLine="0" w:firstLineChars="0"/>
              <w:jc w:val="center"/>
            </w:pPr>
            <w:r>
              <w:rPr>
                <w:rFonts w:ascii="Times New Roman" w:hAnsi="Times New Roman" w:eastAsia="宋体"/>
                <w:b w:val="0"/>
                <w:sz w:val="18"/>
              </w:rPr>
              <w:t>50.13</w:t>
            </w:r>
          </w:p>
        </w:tc>
        <w:tc>
          <w:tcPr>
            <w:tcW w:w="1385" w:type="dxa"/>
            <w:tcMar>
              <w:left w:w="70" w:type="dxa"/>
              <w:right w:w="70" w:type="dxa"/>
            </w:tcMar>
            <w:vAlign w:val="center"/>
          </w:tcPr>
          <w:p w14:paraId="429E963D">
            <w:pPr>
              <w:keepNext w:val="0"/>
              <w:spacing w:before="20" w:after="20" w:line="260" w:lineRule="exact"/>
              <w:ind w:firstLine="0" w:firstLineChars="0"/>
              <w:jc w:val="center"/>
            </w:pPr>
            <w:r>
              <w:rPr>
                <w:rFonts w:ascii="Times New Roman" w:hAnsi="Times New Roman" w:eastAsia="宋体"/>
                <w:b w:val="0"/>
                <w:sz w:val="18"/>
              </w:rPr>
              <w:t>3.05</w:t>
            </w:r>
          </w:p>
        </w:tc>
        <w:tc>
          <w:tcPr>
            <w:tcW w:w="1385" w:type="dxa"/>
            <w:tcMar>
              <w:left w:w="70" w:type="dxa"/>
              <w:right w:w="70" w:type="dxa"/>
            </w:tcMar>
            <w:vAlign w:val="center"/>
          </w:tcPr>
          <w:p w14:paraId="0B424B26">
            <w:pPr>
              <w:keepNext w:val="0"/>
              <w:spacing w:before="20" w:after="20" w:line="260" w:lineRule="exact"/>
              <w:ind w:firstLine="0" w:firstLineChars="0"/>
              <w:jc w:val="center"/>
            </w:pPr>
            <w:r>
              <w:rPr>
                <w:rFonts w:ascii="Times New Roman" w:hAnsi="Times New Roman" w:eastAsia="宋体"/>
                <w:b w:val="0"/>
                <w:sz w:val="18"/>
              </w:rPr>
              <w:t>34.48</w:t>
            </w:r>
          </w:p>
        </w:tc>
        <w:tc>
          <w:tcPr>
            <w:tcW w:w="1385" w:type="dxa"/>
            <w:tcMar>
              <w:left w:w="70" w:type="dxa"/>
              <w:right w:w="70" w:type="dxa"/>
            </w:tcMar>
            <w:vAlign w:val="center"/>
          </w:tcPr>
          <w:p w14:paraId="094949BC">
            <w:pPr>
              <w:keepNext w:val="0"/>
              <w:spacing w:before="20" w:after="20" w:line="260" w:lineRule="exact"/>
              <w:ind w:firstLine="0" w:firstLineChars="0"/>
              <w:jc w:val="center"/>
            </w:pPr>
            <w:r>
              <w:rPr>
                <w:rFonts w:ascii="Times New Roman" w:hAnsi="Times New Roman" w:eastAsia="宋体"/>
                <w:b w:val="0"/>
                <w:sz w:val="18"/>
              </w:rPr>
              <w:t>191575</w:t>
            </w:r>
          </w:p>
        </w:tc>
        <w:tc>
          <w:tcPr>
            <w:tcW w:w="1385" w:type="dxa"/>
            <w:tcMar>
              <w:left w:w="70" w:type="dxa"/>
              <w:right w:w="70" w:type="dxa"/>
            </w:tcMar>
            <w:vAlign w:val="center"/>
          </w:tcPr>
          <w:p w14:paraId="170D4497">
            <w:pPr>
              <w:keepNext w:val="0"/>
              <w:spacing w:before="20" w:after="20" w:line="260" w:lineRule="exact"/>
              <w:ind w:firstLine="0" w:firstLineChars="0"/>
              <w:jc w:val="center"/>
            </w:pPr>
            <w:r>
              <w:rPr>
                <w:rFonts w:ascii="Times New Roman" w:hAnsi="Times New Roman" w:eastAsia="宋体"/>
                <w:b w:val="0"/>
                <w:sz w:val="18"/>
              </w:rPr>
              <w:t>382125</w:t>
            </w:r>
          </w:p>
        </w:tc>
      </w:tr>
      <w:tr w14:paraId="3048B54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76E30EB9">
            <w:pPr>
              <w:keepNext w:val="0"/>
              <w:spacing w:before="20" w:after="20" w:line="260" w:lineRule="exact"/>
              <w:ind w:firstLine="0" w:firstLineChars="0"/>
              <w:jc w:val="center"/>
            </w:pPr>
            <w:r>
              <w:rPr>
                <w:rFonts w:ascii="Times New Roman" w:hAnsi="Times New Roman" w:eastAsia="宋体"/>
                <w:b w:val="0"/>
                <w:sz w:val="18"/>
              </w:rPr>
              <w:t>7</w:t>
            </w:r>
          </w:p>
        </w:tc>
        <w:tc>
          <w:tcPr>
            <w:tcW w:w="1385" w:type="dxa"/>
            <w:tcMar>
              <w:left w:w="70" w:type="dxa"/>
              <w:right w:w="70" w:type="dxa"/>
            </w:tcMar>
            <w:vAlign w:val="center"/>
          </w:tcPr>
          <w:p w14:paraId="77154AF1">
            <w:pPr>
              <w:keepNext w:val="0"/>
              <w:spacing w:before="20" w:after="20" w:line="260" w:lineRule="exact"/>
              <w:ind w:firstLine="0" w:firstLineChars="0"/>
              <w:jc w:val="center"/>
            </w:pPr>
            <w:r>
              <w:rPr>
                <w:rFonts w:ascii="Times New Roman" w:hAnsi="Times New Roman" w:eastAsia="宋体"/>
                <w:b w:val="0"/>
                <w:sz w:val="18"/>
              </w:rPr>
              <w:t>37.85</w:t>
            </w:r>
          </w:p>
        </w:tc>
        <w:tc>
          <w:tcPr>
            <w:tcW w:w="1385" w:type="dxa"/>
            <w:tcMar>
              <w:left w:w="70" w:type="dxa"/>
              <w:right w:w="70" w:type="dxa"/>
            </w:tcMar>
            <w:vAlign w:val="center"/>
          </w:tcPr>
          <w:p w14:paraId="7F4DF411">
            <w:pPr>
              <w:keepNext w:val="0"/>
              <w:spacing w:before="20" w:after="20" w:line="260" w:lineRule="exact"/>
              <w:ind w:firstLine="0" w:firstLineChars="0"/>
              <w:jc w:val="center"/>
            </w:pPr>
            <w:r>
              <w:rPr>
                <w:rFonts w:ascii="Times New Roman" w:hAnsi="Times New Roman" w:eastAsia="宋体"/>
                <w:b w:val="0"/>
                <w:sz w:val="18"/>
              </w:rPr>
              <w:t>2.24</w:t>
            </w:r>
          </w:p>
        </w:tc>
        <w:tc>
          <w:tcPr>
            <w:tcW w:w="1385" w:type="dxa"/>
            <w:tcMar>
              <w:left w:w="70" w:type="dxa"/>
              <w:right w:w="70" w:type="dxa"/>
            </w:tcMar>
            <w:vAlign w:val="center"/>
          </w:tcPr>
          <w:p w14:paraId="72689C29">
            <w:pPr>
              <w:keepNext w:val="0"/>
              <w:spacing w:before="20" w:after="20" w:line="260" w:lineRule="exact"/>
              <w:ind w:firstLine="0" w:firstLineChars="0"/>
              <w:jc w:val="center"/>
            </w:pPr>
            <w:r>
              <w:rPr>
                <w:rFonts w:ascii="Times New Roman" w:hAnsi="Times New Roman" w:eastAsia="宋体"/>
                <w:b w:val="0"/>
                <w:sz w:val="18"/>
              </w:rPr>
              <w:t>47.06</w:t>
            </w:r>
          </w:p>
        </w:tc>
        <w:tc>
          <w:tcPr>
            <w:tcW w:w="1385" w:type="dxa"/>
            <w:tcMar>
              <w:left w:w="70" w:type="dxa"/>
              <w:right w:w="70" w:type="dxa"/>
            </w:tcMar>
            <w:vAlign w:val="center"/>
          </w:tcPr>
          <w:p w14:paraId="380029D8">
            <w:pPr>
              <w:keepNext w:val="0"/>
              <w:spacing w:before="20" w:after="20" w:line="260" w:lineRule="exact"/>
              <w:ind w:firstLine="0" w:firstLineChars="0"/>
              <w:jc w:val="center"/>
            </w:pPr>
            <w:r>
              <w:rPr>
                <w:rFonts w:ascii="Times New Roman" w:hAnsi="Times New Roman" w:eastAsia="宋体"/>
                <w:b w:val="0"/>
                <w:sz w:val="18"/>
              </w:rPr>
              <w:t>212845</w:t>
            </w:r>
          </w:p>
        </w:tc>
        <w:tc>
          <w:tcPr>
            <w:tcW w:w="1385" w:type="dxa"/>
            <w:tcMar>
              <w:left w:w="70" w:type="dxa"/>
              <w:right w:w="70" w:type="dxa"/>
            </w:tcMar>
            <w:vAlign w:val="center"/>
          </w:tcPr>
          <w:p w14:paraId="0DB97A81">
            <w:pPr>
              <w:keepNext w:val="0"/>
              <w:spacing w:before="20" w:after="20" w:line="260" w:lineRule="exact"/>
              <w:ind w:firstLine="0" w:firstLineChars="0"/>
              <w:jc w:val="center"/>
            </w:pPr>
            <w:r>
              <w:rPr>
                <w:rFonts w:ascii="Times New Roman" w:hAnsi="Times New Roman" w:eastAsia="宋体"/>
                <w:b w:val="0"/>
                <w:sz w:val="18"/>
              </w:rPr>
              <w:t>562355</w:t>
            </w:r>
          </w:p>
        </w:tc>
      </w:tr>
      <w:tr w14:paraId="3D525D2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F0035FA">
            <w:pPr>
              <w:keepNext w:val="0"/>
              <w:spacing w:before="20" w:after="20" w:line="260" w:lineRule="exact"/>
              <w:ind w:firstLine="0" w:firstLineChars="0"/>
              <w:jc w:val="center"/>
            </w:pPr>
            <w:r>
              <w:rPr>
                <w:rFonts w:ascii="Times New Roman" w:hAnsi="Times New Roman" w:eastAsia="宋体"/>
                <w:b w:val="0"/>
                <w:sz w:val="18"/>
              </w:rPr>
              <w:t>8</w:t>
            </w:r>
          </w:p>
        </w:tc>
        <w:tc>
          <w:tcPr>
            <w:tcW w:w="1385" w:type="dxa"/>
            <w:tcMar>
              <w:left w:w="70" w:type="dxa"/>
              <w:right w:w="70" w:type="dxa"/>
            </w:tcMar>
            <w:vAlign w:val="center"/>
          </w:tcPr>
          <w:p w14:paraId="3D9831B0">
            <w:pPr>
              <w:keepNext w:val="0"/>
              <w:spacing w:before="20" w:after="20" w:line="260" w:lineRule="exact"/>
              <w:ind w:firstLine="0" w:firstLineChars="0"/>
              <w:jc w:val="center"/>
            </w:pPr>
            <w:r>
              <w:rPr>
                <w:rFonts w:ascii="Times New Roman" w:hAnsi="Times New Roman" w:eastAsia="宋体"/>
                <w:b w:val="0"/>
                <w:sz w:val="18"/>
              </w:rPr>
              <w:t>24.77</w:t>
            </w:r>
          </w:p>
        </w:tc>
        <w:tc>
          <w:tcPr>
            <w:tcW w:w="1385" w:type="dxa"/>
            <w:tcMar>
              <w:left w:w="70" w:type="dxa"/>
              <w:right w:w="70" w:type="dxa"/>
            </w:tcMar>
            <w:vAlign w:val="center"/>
          </w:tcPr>
          <w:p w14:paraId="6014350E">
            <w:pPr>
              <w:keepNext w:val="0"/>
              <w:spacing w:before="20" w:after="20" w:line="260" w:lineRule="exact"/>
              <w:ind w:firstLine="0" w:firstLineChars="0"/>
              <w:jc w:val="center"/>
            </w:pPr>
            <w:r>
              <w:rPr>
                <w:rFonts w:ascii="Times New Roman" w:hAnsi="Times New Roman" w:eastAsia="宋体"/>
                <w:b w:val="0"/>
                <w:sz w:val="18"/>
              </w:rPr>
              <w:t>2.30</w:t>
            </w:r>
          </w:p>
        </w:tc>
        <w:tc>
          <w:tcPr>
            <w:tcW w:w="1385" w:type="dxa"/>
            <w:tcMar>
              <w:left w:w="70" w:type="dxa"/>
              <w:right w:w="70" w:type="dxa"/>
            </w:tcMar>
            <w:vAlign w:val="center"/>
          </w:tcPr>
          <w:p w14:paraId="0B97DC8C">
            <w:pPr>
              <w:keepNext w:val="0"/>
              <w:spacing w:before="20" w:after="20" w:line="260" w:lineRule="exact"/>
              <w:ind w:firstLine="0" w:firstLineChars="0"/>
              <w:jc w:val="center"/>
            </w:pPr>
            <w:r>
              <w:rPr>
                <w:rFonts w:ascii="Times New Roman" w:hAnsi="Times New Roman" w:eastAsia="宋体"/>
                <w:b w:val="0"/>
                <w:sz w:val="18"/>
              </w:rPr>
              <w:t>45.82</w:t>
            </w:r>
          </w:p>
        </w:tc>
        <w:tc>
          <w:tcPr>
            <w:tcW w:w="1385" w:type="dxa"/>
            <w:tcMar>
              <w:left w:w="70" w:type="dxa"/>
              <w:right w:w="70" w:type="dxa"/>
            </w:tcMar>
            <w:vAlign w:val="center"/>
          </w:tcPr>
          <w:p w14:paraId="7DBA1654">
            <w:pPr>
              <w:keepNext w:val="0"/>
              <w:spacing w:before="20" w:after="20" w:line="260" w:lineRule="exact"/>
              <w:ind w:firstLine="0" w:firstLineChars="0"/>
              <w:jc w:val="center"/>
            </w:pPr>
            <w:r>
              <w:rPr>
                <w:rFonts w:ascii="Times New Roman" w:hAnsi="Times New Roman" w:eastAsia="宋体"/>
                <w:b w:val="0"/>
                <w:sz w:val="18"/>
              </w:rPr>
              <w:t>109046</w:t>
            </w:r>
          </w:p>
        </w:tc>
        <w:tc>
          <w:tcPr>
            <w:tcW w:w="1385" w:type="dxa"/>
            <w:tcMar>
              <w:left w:w="70" w:type="dxa"/>
              <w:right w:w="70" w:type="dxa"/>
            </w:tcMar>
            <w:vAlign w:val="center"/>
          </w:tcPr>
          <w:p w14:paraId="1532F0DA">
            <w:pPr>
              <w:keepNext w:val="0"/>
              <w:spacing w:before="20" w:after="20" w:line="260" w:lineRule="exact"/>
              <w:ind w:firstLine="0" w:firstLineChars="0"/>
              <w:jc w:val="center"/>
            </w:pPr>
            <w:r>
              <w:rPr>
                <w:rFonts w:ascii="Times New Roman" w:hAnsi="Times New Roman" w:eastAsia="宋体"/>
                <w:b w:val="0"/>
                <w:sz w:val="18"/>
              </w:rPr>
              <w:t>440252</w:t>
            </w:r>
          </w:p>
        </w:tc>
      </w:tr>
      <w:tr w14:paraId="2BA1392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ED611CD">
            <w:pPr>
              <w:keepNext w:val="0"/>
              <w:spacing w:before="20" w:after="20" w:line="260" w:lineRule="exact"/>
              <w:ind w:firstLine="0" w:firstLineChars="0"/>
              <w:jc w:val="center"/>
            </w:pPr>
            <w:r>
              <w:rPr>
                <w:rFonts w:ascii="Times New Roman" w:hAnsi="Times New Roman" w:eastAsia="宋体"/>
                <w:b w:val="0"/>
                <w:sz w:val="18"/>
              </w:rPr>
              <w:t>9</w:t>
            </w:r>
          </w:p>
        </w:tc>
        <w:tc>
          <w:tcPr>
            <w:tcW w:w="1385" w:type="dxa"/>
            <w:tcMar>
              <w:left w:w="70" w:type="dxa"/>
              <w:right w:w="70" w:type="dxa"/>
            </w:tcMar>
            <w:vAlign w:val="center"/>
          </w:tcPr>
          <w:p w14:paraId="4257EACA">
            <w:pPr>
              <w:keepNext w:val="0"/>
              <w:spacing w:before="20" w:after="20" w:line="260" w:lineRule="exact"/>
              <w:ind w:firstLine="0" w:firstLineChars="0"/>
              <w:jc w:val="center"/>
            </w:pPr>
            <w:r>
              <w:rPr>
                <w:rFonts w:ascii="Times New Roman" w:hAnsi="Times New Roman" w:eastAsia="宋体"/>
                <w:b w:val="0"/>
                <w:sz w:val="18"/>
              </w:rPr>
              <w:t>36.79</w:t>
            </w:r>
          </w:p>
        </w:tc>
        <w:tc>
          <w:tcPr>
            <w:tcW w:w="1385" w:type="dxa"/>
            <w:tcMar>
              <w:left w:w="70" w:type="dxa"/>
              <w:right w:w="70" w:type="dxa"/>
            </w:tcMar>
            <w:vAlign w:val="center"/>
          </w:tcPr>
          <w:p w14:paraId="3CA3E1D8">
            <w:pPr>
              <w:keepNext w:val="0"/>
              <w:spacing w:before="20" w:after="20" w:line="260" w:lineRule="exact"/>
              <w:ind w:firstLine="0" w:firstLineChars="0"/>
              <w:jc w:val="center"/>
            </w:pPr>
            <w:r>
              <w:rPr>
                <w:rFonts w:ascii="Times New Roman" w:hAnsi="Times New Roman" w:eastAsia="宋体"/>
                <w:b w:val="0"/>
                <w:sz w:val="18"/>
              </w:rPr>
              <w:t>3.55</w:t>
            </w:r>
          </w:p>
        </w:tc>
        <w:tc>
          <w:tcPr>
            <w:tcW w:w="1385" w:type="dxa"/>
            <w:tcMar>
              <w:left w:w="70" w:type="dxa"/>
              <w:right w:w="70" w:type="dxa"/>
            </w:tcMar>
            <w:vAlign w:val="center"/>
          </w:tcPr>
          <w:p w14:paraId="3A97D999">
            <w:pPr>
              <w:keepNext w:val="0"/>
              <w:spacing w:before="20" w:after="20" w:line="260" w:lineRule="exact"/>
              <w:ind w:firstLine="0" w:firstLineChars="0"/>
              <w:jc w:val="center"/>
            </w:pPr>
            <w:r>
              <w:rPr>
                <w:rFonts w:ascii="Times New Roman" w:hAnsi="Times New Roman" w:eastAsia="宋体"/>
                <w:b w:val="0"/>
                <w:sz w:val="18"/>
              </w:rPr>
              <w:t>29.69</w:t>
            </w:r>
          </w:p>
        </w:tc>
        <w:tc>
          <w:tcPr>
            <w:tcW w:w="1385" w:type="dxa"/>
            <w:tcMar>
              <w:left w:w="70" w:type="dxa"/>
              <w:right w:w="70" w:type="dxa"/>
            </w:tcMar>
            <w:vAlign w:val="center"/>
          </w:tcPr>
          <w:p w14:paraId="03761CDD">
            <w:pPr>
              <w:keepNext w:val="0"/>
              <w:spacing w:before="20" w:after="20" w:line="260" w:lineRule="exact"/>
              <w:ind w:firstLine="0" w:firstLineChars="0"/>
              <w:jc w:val="center"/>
            </w:pPr>
            <w:r>
              <w:rPr>
                <w:rFonts w:ascii="Times New Roman" w:hAnsi="Times New Roman" w:eastAsia="宋体"/>
                <w:b w:val="0"/>
                <w:sz w:val="18"/>
              </w:rPr>
              <w:t>113324</w:t>
            </w:r>
          </w:p>
        </w:tc>
        <w:tc>
          <w:tcPr>
            <w:tcW w:w="1385" w:type="dxa"/>
            <w:tcMar>
              <w:left w:w="70" w:type="dxa"/>
              <w:right w:w="70" w:type="dxa"/>
            </w:tcMar>
            <w:vAlign w:val="center"/>
          </w:tcPr>
          <w:p w14:paraId="6989D8E0">
            <w:pPr>
              <w:keepNext w:val="0"/>
              <w:spacing w:before="20" w:after="20" w:line="260" w:lineRule="exact"/>
              <w:ind w:firstLine="0" w:firstLineChars="0"/>
              <w:jc w:val="center"/>
            </w:pPr>
            <w:r>
              <w:rPr>
                <w:rFonts w:ascii="Times New Roman" w:hAnsi="Times New Roman" w:eastAsia="宋体"/>
                <w:b w:val="0"/>
                <w:sz w:val="18"/>
              </w:rPr>
              <w:t>308070</w:t>
            </w:r>
          </w:p>
        </w:tc>
      </w:tr>
      <w:tr w14:paraId="523726A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DD45EF4">
            <w:pPr>
              <w:keepNext w:val="0"/>
              <w:spacing w:before="20" w:after="20" w:line="260" w:lineRule="exact"/>
              <w:ind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036D3E08">
            <w:pPr>
              <w:keepNext w:val="0"/>
              <w:spacing w:before="20" w:after="20" w:line="260" w:lineRule="exact"/>
              <w:ind w:firstLine="0" w:firstLineChars="0"/>
              <w:jc w:val="center"/>
            </w:pPr>
            <w:r>
              <w:rPr>
                <w:rFonts w:ascii="Times New Roman" w:hAnsi="Times New Roman" w:eastAsia="宋体"/>
                <w:b w:val="0"/>
                <w:sz w:val="18"/>
              </w:rPr>
              <w:t>43.36</w:t>
            </w:r>
          </w:p>
        </w:tc>
        <w:tc>
          <w:tcPr>
            <w:tcW w:w="1385" w:type="dxa"/>
            <w:tcMar>
              <w:left w:w="70" w:type="dxa"/>
              <w:right w:w="70" w:type="dxa"/>
            </w:tcMar>
            <w:vAlign w:val="center"/>
          </w:tcPr>
          <w:p w14:paraId="3297793E">
            <w:pPr>
              <w:keepNext w:val="0"/>
              <w:spacing w:before="20" w:after="20" w:line="260" w:lineRule="exact"/>
              <w:ind w:firstLine="0" w:firstLineChars="0"/>
              <w:jc w:val="center"/>
            </w:pPr>
            <w:r>
              <w:rPr>
                <w:rFonts w:ascii="Times New Roman" w:hAnsi="Times New Roman" w:eastAsia="宋体"/>
                <w:b w:val="0"/>
                <w:sz w:val="18"/>
              </w:rPr>
              <w:t>5.27</w:t>
            </w:r>
          </w:p>
        </w:tc>
        <w:tc>
          <w:tcPr>
            <w:tcW w:w="1385" w:type="dxa"/>
            <w:tcMar>
              <w:left w:w="70" w:type="dxa"/>
              <w:right w:w="70" w:type="dxa"/>
            </w:tcMar>
            <w:vAlign w:val="center"/>
          </w:tcPr>
          <w:p w14:paraId="35CCE199">
            <w:pPr>
              <w:keepNext w:val="0"/>
              <w:spacing w:before="20" w:after="20" w:line="260" w:lineRule="exact"/>
              <w:ind w:firstLine="0" w:firstLineChars="0"/>
              <w:jc w:val="center"/>
            </w:pPr>
            <w:r>
              <w:rPr>
                <w:rFonts w:ascii="Times New Roman" w:hAnsi="Times New Roman" w:eastAsia="宋体"/>
                <w:b w:val="0"/>
                <w:sz w:val="18"/>
              </w:rPr>
              <w:t>19.98</w:t>
            </w:r>
          </w:p>
        </w:tc>
        <w:tc>
          <w:tcPr>
            <w:tcW w:w="1385" w:type="dxa"/>
            <w:tcMar>
              <w:left w:w="70" w:type="dxa"/>
              <w:right w:w="70" w:type="dxa"/>
            </w:tcMar>
            <w:vAlign w:val="center"/>
          </w:tcPr>
          <w:p w14:paraId="08F706D2">
            <w:pPr>
              <w:keepNext w:val="0"/>
              <w:spacing w:before="20" w:after="20" w:line="260" w:lineRule="exact"/>
              <w:ind w:firstLine="0" w:firstLineChars="0"/>
              <w:jc w:val="center"/>
            </w:pPr>
            <w:r>
              <w:rPr>
                <w:rFonts w:ascii="Times New Roman" w:hAnsi="Times New Roman" w:eastAsia="宋体"/>
                <w:b w:val="0"/>
                <w:sz w:val="18"/>
              </w:rPr>
              <w:t>131956</w:t>
            </w:r>
          </w:p>
        </w:tc>
        <w:tc>
          <w:tcPr>
            <w:tcW w:w="1385" w:type="dxa"/>
            <w:tcMar>
              <w:left w:w="70" w:type="dxa"/>
              <w:right w:w="70" w:type="dxa"/>
            </w:tcMar>
            <w:vAlign w:val="center"/>
          </w:tcPr>
          <w:p w14:paraId="538E3E3B">
            <w:pPr>
              <w:keepNext w:val="0"/>
              <w:spacing w:before="20" w:after="20" w:line="260" w:lineRule="exact"/>
              <w:ind w:firstLine="0" w:firstLineChars="0"/>
              <w:jc w:val="center"/>
            </w:pPr>
            <w:r>
              <w:rPr>
                <w:rFonts w:ascii="Times New Roman" w:hAnsi="Times New Roman" w:eastAsia="宋体"/>
                <w:b w:val="0"/>
                <w:sz w:val="18"/>
              </w:rPr>
              <w:t>304320</w:t>
            </w:r>
          </w:p>
        </w:tc>
      </w:tr>
      <w:tr w14:paraId="11D9957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520EE6C6">
            <w:pPr>
              <w:keepNext w:val="0"/>
              <w:spacing w:before="20" w:after="20" w:line="260" w:lineRule="exact"/>
              <w:ind w:firstLine="0" w:firstLineChars="0"/>
              <w:jc w:val="center"/>
            </w:pPr>
            <w:r>
              <w:rPr>
                <w:rFonts w:ascii="Times New Roman" w:hAnsi="Times New Roman" w:eastAsia="宋体"/>
                <w:b w:val="0"/>
                <w:sz w:val="18"/>
              </w:rPr>
              <w:t>11</w:t>
            </w:r>
          </w:p>
        </w:tc>
        <w:tc>
          <w:tcPr>
            <w:tcW w:w="1385" w:type="dxa"/>
            <w:tcMar>
              <w:left w:w="70" w:type="dxa"/>
              <w:right w:w="70" w:type="dxa"/>
            </w:tcMar>
            <w:vAlign w:val="center"/>
          </w:tcPr>
          <w:p w14:paraId="2157118E">
            <w:pPr>
              <w:keepNext w:val="0"/>
              <w:spacing w:before="20" w:after="20" w:line="260" w:lineRule="exact"/>
              <w:ind w:firstLine="0" w:firstLineChars="0"/>
              <w:jc w:val="center"/>
            </w:pPr>
            <w:r>
              <w:rPr>
                <w:rFonts w:ascii="Times New Roman" w:hAnsi="Times New Roman" w:eastAsia="宋体"/>
                <w:b w:val="0"/>
                <w:sz w:val="18"/>
              </w:rPr>
              <w:t>48.48</w:t>
            </w:r>
          </w:p>
        </w:tc>
        <w:tc>
          <w:tcPr>
            <w:tcW w:w="1385" w:type="dxa"/>
            <w:tcMar>
              <w:left w:w="70" w:type="dxa"/>
              <w:right w:w="70" w:type="dxa"/>
            </w:tcMar>
            <w:vAlign w:val="center"/>
          </w:tcPr>
          <w:p w14:paraId="073F7BC4">
            <w:pPr>
              <w:keepNext w:val="0"/>
              <w:spacing w:before="20" w:after="20" w:line="260" w:lineRule="exact"/>
              <w:ind w:firstLine="0" w:firstLineChars="0"/>
              <w:jc w:val="center"/>
            </w:pPr>
            <w:r>
              <w:rPr>
                <w:rFonts w:ascii="Times New Roman" w:hAnsi="Times New Roman" w:eastAsia="宋体"/>
                <w:b w:val="0"/>
                <w:sz w:val="18"/>
              </w:rPr>
              <w:t>4.71</w:t>
            </w:r>
          </w:p>
        </w:tc>
        <w:tc>
          <w:tcPr>
            <w:tcW w:w="1385" w:type="dxa"/>
            <w:tcMar>
              <w:left w:w="70" w:type="dxa"/>
              <w:right w:w="70" w:type="dxa"/>
            </w:tcMar>
            <w:vAlign w:val="center"/>
          </w:tcPr>
          <w:p w14:paraId="2BF09F39">
            <w:pPr>
              <w:keepNext w:val="0"/>
              <w:spacing w:before="20" w:after="20" w:line="260" w:lineRule="exact"/>
              <w:ind w:firstLine="0" w:firstLineChars="0"/>
              <w:jc w:val="center"/>
            </w:pPr>
            <w:r>
              <w:rPr>
                <w:rFonts w:ascii="Times New Roman" w:hAnsi="Times New Roman" w:eastAsia="宋体"/>
                <w:b w:val="0"/>
                <w:sz w:val="18"/>
              </w:rPr>
              <w:t>22.34</w:t>
            </w:r>
          </w:p>
        </w:tc>
        <w:tc>
          <w:tcPr>
            <w:tcW w:w="1385" w:type="dxa"/>
            <w:tcMar>
              <w:left w:w="70" w:type="dxa"/>
              <w:right w:w="70" w:type="dxa"/>
            </w:tcMar>
            <w:vAlign w:val="center"/>
          </w:tcPr>
          <w:p w14:paraId="4EBEC74F">
            <w:pPr>
              <w:keepNext w:val="0"/>
              <w:spacing w:before="20" w:after="20" w:line="260" w:lineRule="exact"/>
              <w:ind w:firstLine="0" w:firstLineChars="0"/>
              <w:jc w:val="center"/>
            </w:pPr>
            <w:r>
              <w:rPr>
                <w:rFonts w:ascii="Times New Roman" w:hAnsi="Times New Roman" w:eastAsia="宋体"/>
                <w:b w:val="0"/>
                <w:sz w:val="18"/>
              </w:rPr>
              <w:t>162290</w:t>
            </w:r>
          </w:p>
        </w:tc>
        <w:tc>
          <w:tcPr>
            <w:tcW w:w="1385" w:type="dxa"/>
            <w:tcMar>
              <w:left w:w="70" w:type="dxa"/>
              <w:right w:w="70" w:type="dxa"/>
            </w:tcMar>
            <w:vAlign w:val="center"/>
          </w:tcPr>
          <w:p w14:paraId="0325D116">
            <w:pPr>
              <w:keepNext w:val="0"/>
              <w:spacing w:before="20" w:after="20" w:line="260" w:lineRule="exact"/>
              <w:ind w:firstLine="0" w:firstLineChars="0"/>
              <w:jc w:val="center"/>
            </w:pPr>
            <w:r>
              <w:rPr>
                <w:rFonts w:ascii="Times New Roman" w:hAnsi="Times New Roman" w:eastAsia="宋体"/>
                <w:b w:val="0"/>
                <w:sz w:val="18"/>
              </w:rPr>
              <w:t>334722</w:t>
            </w:r>
          </w:p>
        </w:tc>
      </w:tr>
      <w:tr w14:paraId="70BF2E5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902F5E2">
            <w:pPr>
              <w:keepNext w:val="0"/>
              <w:spacing w:before="20" w:after="20" w:line="260" w:lineRule="exact"/>
              <w:ind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496AD0D6">
            <w:pPr>
              <w:keepNext w:val="0"/>
              <w:spacing w:before="20" w:after="20" w:line="260" w:lineRule="exact"/>
              <w:ind w:firstLine="0" w:firstLineChars="0"/>
              <w:jc w:val="center"/>
            </w:pPr>
            <w:r>
              <w:rPr>
                <w:rFonts w:ascii="Times New Roman" w:hAnsi="Times New Roman" w:eastAsia="宋体"/>
                <w:b w:val="0"/>
                <w:sz w:val="18"/>
              </w:rPr>
              <w:t>39.38</w:t>
            </w:r>
          </w:p>
        </w:tc>
        <w:tc>
          <w:tcPr>
            <w:tcW w:w="1385" w:type="dxa"/>
            <w:tcMar>
              <w:left w:w="70" w:type="dxa"/>
              <w:right w:w="70" w:type="dxa"/>
            </w:tcMar>
            <w:vAlign w:val="center"/>
          </w:tcPr>
          <w:p w14:paraId="358CB0E3">
            <w:pPr>
              <w:keepNext w:val="0"/>
              <w:spacing w:before="20" w:after="20" w:line="260" w:lineRule="exact"/>
              <w:ind w:firstLine="0" w:firstLineChars="0"/>
              <w:jc w:val="center"/>
            </w:pPr>
            <w:r>
              <w:rPr>
                <w:rFonts w:ascii="Times New Roman" w:hAnsi="Times New Roman" w:eastAsia="宋体"/>
                <w:b w:val="0"/>
                <w:sz w:val="18"/>
              </w:rPr>
              <w:t>3.63</w:t>
            </w:r>
          </w:p>
        </w:tc>
        <w:tc>
          <w:tcPr>
            <w:tcW w:w="1385" w:type="dxa"/>
            <w:tcMar>
              <w:left w:w="70" w:type="dxa"/>
              <w:right w:w="70" w:type="dxa"/>
            </w:tcMar>
            <w:vAlign w:val="center"/>
          </w:tcPr>
          <w:p w14:paraId="40E4F440">
            <w:pPr>
              <w:keepNext w:val="0"/>
              <w:spacing w:before="20" w:after="20" w:line="260" w:lineRule="exact"/>
              <w:ind w:firstLine="0" w:firstLineChars="0"/>
              <w:jc w:val="center"/>
            </w:pPr>
            <w:r>
              <w:rPr>
                <w:rFonts w:ascii="Times New Roman" w:hAnsi="Times New Roman" w:eastAsia="宋体"/>
                <w:b w:val="0"/>
                <w:sz w:val="18"/>
              </w:rPr>
              <w:t>28.99</w:t>
            </w:r>
          </w:p>
        </w:tc>
        <w:tc>
          <w:tcPr>
            <w:tcW w:w="1385" w:type="dxa"/>
            <w:tcMar>
              <w:left w:w="70" w:type="dxa"/>
              <w:right w:w="70" w:type="dxa"/>
            </w:tcMar>
            <w:vAlign w:val="center"/>
          </w:tcPr>
          <w:p w14:paraId="6C97FCDB">
            <w:pPr>
              <w:keepNext w:val="0"/>
              <w:spacing w:before="20" w:after="20" w:line="260" w:lineRule="exact"/>
              <w:ind w:firstLine="0" w:firstLineChars="0"/>
              <w:jc w:val="center"/>
            </w:pPr>
            <w:r>
              <w:rPr>
                <w:rFonts w:ascii="Times New Roman" w:hAnsi="Times New Roman" w:eastAsia="宋体"/>
                <w:b w:val="0"/>
                <w:sz w:val="18"/>
              </w:rPr>
              <w:t>161660</w:t>
            </w:r>
          </w:p>
        </w:tc>
        <w:tc>
          <w:tcPr>
            <w:tcW w:w="1385" w:type="dxa"/>
            <w:tcMar>
              <w:left w:w="70" w:type="dxa"/>
              <w:right w:w="70" w:type="dxa"/>
            </w:tcMar>
            <w:vAlign w:val="center"/>
          </w:tcPr>
          <w:p w14:paraId="76CFCD59">
            <w:pPr>
              <w:keepNext w:val="0"/>
              <w:spacing w:before="20" w:after="20" w:line="260" w:lineRule="exact"/>
              <w:ind w:firstLine="0" w:firstLineChars="0"/>
              <w:jc w:val="center"/>
            </w:pPr>
            <w:r>
              <w:rPr>
                <w:rFonts w:ascii="Times New Roman" w:hAnsi="Times New Roman" w:eastAsia="宋体"/>
                <w:b w:val="0"/>
                <w:sz w:val="18"/>
              </w:rPr>
              <w:t>410515</w:t>
            </w:r>
          </w:p>
        </w:tc>
      </w:tr>
    </w:tbl>
    <w:p w14:paraId="5E4C456D">
      <w:pPr>
        <w:pStyle w:val="2"/>
        <w:widowControl/>
        <w:spacing w:before="0" w:after="0" w:line="300" w:lineRule="auto"/>
        <w:ind w:firstLine="480"/>
        <w:jc w:val="both"/>
      </w:pPr>
      <w:r>
        <w:rPr>
          <w:rFonts w:ascii="Times New Roman" w:hAnsi="Times New Roman" w:eastAsia="方正仿宋_GBK"/>
          <w:b w:val="0"/>
          <w:sz w:val="24"/>
        </w:rPr>
        <w:t>邳州12个月的分布式电源电量渗透率与固定主变容量下的容载比（月度分析）呈正相关，与主变负载率估计值呈负相关。该方向与两个区县年度对照并不相同，月度关系包含季节性与固定容量条件，用于同片区季节分析。</w:t>
      </w:r>
    </w:p>
    <w:p w14:paraId="63BBCBF5">
      <w:pPr>
        <w:pStyle w:val="2"/>
        <w:keepNext/>
        <w:spacing w:before="120" w:after="0" w:line="240" w:lineRule="auto"/>
        <w:ind w:firstLine="0"/>
        <w:jc w:val="center"/>
      </w:pPr>
      <w:r>
        <w:drawing>
          <wp:inline distT="0" distB="0" distL="114300" distR="114300">
            <wp:extent cx="5120640" cy="2364740"/>
            <wp:effectExtent l="0" t="0" r="0" b="0"/>
            <wp:docPr id="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pic:cNvPicPr>
                      <a:picLocks noChangeAspect="1" noChangeArrowheads="1"/>
                    </pic:cNvPicPr>
                  </pic:nvPicPr>
                  <pic:blipFill>
                    <a:blip r:embed="rId18"/>
                    <a:stretch>
                      <a:fillRect/>
                    </a:stretch>
                  </pic:blipFill>
                  <pic:spPr>
                    <a:xfrm>
                      <a:off x="0" y="0"/>
                      <a:ext cx="5120640" cy="2365283"/>
                    </a:xfrm>
                    <a:prstGeom prst="rect">
                      <a:avLst/>
                    </a:prstGeom>
                    <a:noFill/>
                    <a:ln w="9525">
                      <a:noFill/>
                    </a:ln>
                  </pic:spPr>
                </pic:pic>
              </a:graphicData>
            </a:graphic>
          </wp:inline>
        </w:drawing>
      </w:r>
    </w:p>
    <w:p w14:paraId="1EBA8378">
      <w:pPr>
        <w:pStyle w:val="2"/>
        <w:spacing w:before="60" w:after="120" w:line="300" w:lineRule="auto"/>
        <w:ind w:firstLine="0"/>
        <w:jc w:val="center"/>
      </w:pPr>
      <w:r>
        <w:rPr>
          <w:rFonts w:ascii="Times New Roman" w:hAnsi="Times New Roman" w:eastAsia="宋体"/>
          <w:b w:val="0"/>
          <w:sz w:val="21"/>
        </w:rPr>
        <w:t>图3-6 邳州月度分布式电源电量渗透率与容量压力关联</w:t>
      </w:r>
    </w:p>
    <w:p w14:paraId="52107B79">
      <w:pPr>
        <w:pStyle w:val="5"/>
        <w:keepNext/>
        <w:numPr>
          <w:ilvl w:val="0"/>
          <w:numId w:val="0"/>
        </w:numPr>
        <w:spacing w:before="160" w:after="120" w:line="360" w:lineRule="auto"/>
        <w:ind w:firstLine="0"/>
      </w:pPr>
      <w:bookmarkStart w:id="108" w:name="相关性结果的使用"/>
      <w:r>
        <w:rPr>
          <w:rFonts w:ascii="Times New Roman" w:hAnsi="Times New Roman" w:eastAsia="方正仿宋_GBK"/>
          <w:b/>
          <w:sz w:val="26"/>
        </w:rPr>
        <w:t>3.5.3 相关性结果的使用</w:t>
      </w:r>
      <w:bookmarkEnd w:id="108"/>
    </w:p>
    <w:p w14:paraId="34F09DA1">
      <w:pPr>
        <w:widowControl/>
        <w:spacing w:before="0" w:after="0" w:line="300" w:lineRule="auto"/>
        <w:ind w:firstLine="480"/>
        <w:jc w:val="both"/>
      </w:pPr>
      <w:r>
        <w:rPr>
          <w:rFonts w:ascii="Times New Roman" w:hAnsi="Times New Roman" w:eastAsia="方正仿宋_GBK"/>
          <w:b w:val="0"/>
          <w:sz w:val="24"/>
        </w:rPr>
        <w:t>月度统计用于识别光伏高发月份与容量压力的共同变化，为峰段情景选择提供参考。月度结果解释邳州同样本的季节变化，跨地区推荐采</w:t>
      </w:r>
      <w:r>
        <w:rPr>
          <w:rFonts w:ascii="Times New Roman" w:hAnsi="Times New Roman" w:eastAsia="方正仿宋_GBK"/>
          <w:b w:val="0"/>
          <w:sz w:val="24"/>
          <w:highlight w:val="yellow"/>
          <w:rPrChange w:id="146" w:author="白日梦想家" w:date="2026-10-02T20:17:43Z">
            <w:rPr>
              <w:rFonts w:ascii="Times New Roman" w:hAnsi="Times New Roman" w:eastAsia="方正仿宋_GBK"/>
              <w:b w:val="0"/>
              <w:sz w:val="24"/>
            </w:rPr>
          </w:rPrChange>
        </w:rPr>
        <w:t>用一般站群</w:t>
      </w:r>
      <w:r>
        <w:rPr>
          <w:rFonts w:ascii="Times New Roman" w:hAnsi="Times New Roman" w:eastAsia="方正仿宋_GBK"/>
          <w:b w:val="0"/>
          <w:sz w:val="24"/>
        </w:rPr>
        <w:t>的多参数计算。</w:t>
      </w:r>
    </w:p>
    <w:p w14:paraId="0ECE209B">
      <w:pPr>
        <w:pStyle w:val="2"/>
        <w:widowControl/>
        <w:spacing w:before="0" w:after="0" w:line="300" w:lineRule="auto"/>
        <w:ind w:firstLine="480"/>
        <w:jc w:val="both"/>
      </w:pPr>
      <w:r>
        <w:rPr>
          <w:rFonts w:ascii="Times New Roman" w:hAnsi="Times New Roman" w:eastAsia="方正仿宋_GBK"/>
          <w:b w:val="0"/>
          <w:sz w:val="24"/>
        </w:rPr>
        <w:t>通用矩阵以装机渗透率划分源荷条件，电量渗透率按统一利用小时和用户年负荷率换算。当前静态技术模型约束的是峰值和持续时间，未求解全年发电消纳目标。电量指标通过源荷条件与容量需求衔接，设备选择由相应峰值和持续时间约束确定。</w:t>
      </w:r>
    </w:p>
    <w:p w14:paraId="6DBD299D">
      <w:pPr>
        <w:pStyle w:val="4"/>
        <w:keepNext/>
        <w:numPr>
          <w:ilvl w:val="0"/>
          <w:numId w:val="0"/>
        </w:numPr>
        <w:spacing w:before="160" w:after="120" w:line="360" w:lineRule="auto"/>
        <w:ind w:firstLine="0"/>
      </w:pPr>
      <w:bookmarkStart w:id="109" w:name="h306"/>
      <w:bookmarkStart w:id="110" w:name="kv负荷转接资料与仿真条件"/>
      <w:r>
        <w:rPr>
          <w:rFonts w:ascii="Times New Roman" w:hAnsi="Times New Roman" w:eastAsia="方正仿宋_GBK"/>
          <w:b/>
          <w:sz w:val="32"/>
        </w:rPr>
        <w:t>3.6 10 kV负荷转接资料与仿真条件</w:t>
      </w:r>
      <w:bookmarkEnd w:id="109"/>
      <w:bookmarkEnd w:id="110"/>
    </w:p>
    <w:p w14:paraId="546058DA">
      <w:pPr>
        <w:pStyle w:val="5"/>
        <w:keepNext/>
        <w:numPr>
          <w:ilvl w:val="0"/>
          <w:numId w:val="0"/>
        </w:numPr>
        <w:spacing w:before="160" w:after="120" w:line="360" w:lineRule="auto"/>
        <w:ind w:firstLine="0"/>
      </w:pPr>
      <w:bookmarkStart w:id="111" w:name="现有馈线资料"/>
      <w:r>
        <w:rPr>
          <w:rFonts w:ascii="Times New Roman" w:hAnsi="Times New Roman" w:eastAsia="方正仿宋_GBK"/>
          <w:b/>
          <w:sz w:val="26"/>
        </w:rPr>
        <w:t>3.6.1 现有馈线资料</w:t>
      </w:r>
      <w:bookmarkEnd w:id="111"/>
    </w:p>
    <w:p w14:paraId="1BFB9E48">
      <w:pPr>
        <w:widowControl/>
        <w:spacing w:before="0" w:after="0" w:line="300" w:lineRule="auto"/>
        <w:ind w:firstLine="480"/>
        <w:jc w:val="both"/>
      </w:pPr>
      <w:r>
        <w:rPr>
          <w:rFonts w:ascii="Times New Roman" w:hAnsi="Times New Roman" w:eastAsia="方正仿宋_GBK"/>
          <w:b w:val="0"/>
          <w:sz w:val="24"/>
        </w:rPr>
        <w:t>邳州局部样本包含六条馈线及跨站联络关系。根据源端负荷、分段位置和接收余量，原样本静态可转移上界为9.98 MW，六馈线源端负荷为35.29 MW，比值28.29%。本研究将该局部样本比例作为邳州各仿真站的初始转供率。</w:t>
      </w:r>
    </w:p>
    <w:p w14:paraId="728444A1">
      <w:pPr>
        <w:pStyle w:val="2"/>
        <w:widowControl/>
        <w:spacing w:before="0" w:after="0" w:line="300" w:lineRule="auto"/>
        <w:ind w:firstLine="480"/>
        <w:jc w:val="both"/>
      </w:pPr>
      <w:r>
        <w:rPr>
          <w:rFonts w:ascii="Times New Roman" w:hAnsi="Times New Roman" w:eastAsia="方正仿宋_GBK"/>
          <w:b w:val="0"/>
          <w:sz w:val="24"/>
        </w:rPr>
        <w:t>具体新线候选区段的原重建负荷为7.49 MW，规划筛查取7.49 MW；按允许电流折算的线路有功容量为9.05 MW。候选有效转供负荷取区段负荷与线路允许容量较小值。线路参考长度为3 km，架空与电缆比例为90%与10%。</w:t>
      </w:r>
    </w:p>
    <w:p w14:paraId="5D163C62">
      <w:pPr>
        <w:pStyle w:val="5"/>
        <w:keepNext/>
        <w:numPr>
          <w:ilvl w:val="0"/>
          <w:numId w:val="0"/>
        </w:numPr>
        <w:spacing w:before="160" w:after="120" w:line="360" w:lineRule="auto"/>
        <w:ind w:firstLine="0"/>
      </w:pPr>
      <w:bookmarkStart w:id="112" w:name="区县站间转供率的设定"/>
      <w:r>
        <w:rPr>
          <w:rFonts w:ascii="Times New Roman" w:hAnsi="Times New Roman" w:eastAsia="方正仿宋_GBK"/>
          <w:b/>
          <w:sz w:val="26"/>
        </w:rPr>
        <w:t>3.6.2 区县站间转供率的设定</w:t>
      </w:r>
      <w:bookmarkEnd w:id="112"/>
    </w:p>
    <w:p w14:paraId="62FD3C2A">
      <w:pPr>
        <w:widowControl/>
        <w:spacing w:before="0" w:after="0" w:line="300" w:lineRule="auto"/>
        <w:ind w:firstLine="480"/>
        <w:jc w:val="both"/>
      </w:pPr>
      <w:del w:id="147" w:author="白日梦想家" w:date="2026-10-02T20:19:56Z">
        <w:r>
          <w:rPr>
            <w:rFonts w:ascii="Times New Roman" w:hAnsi="Times New Roman" w:eastAsia="方正仿宋_GBK"/>
            <w:b w:val="0"/>
            <w:sz w:val="24"/>
          </w:rPr>
          <w:delText>市区分布式光伏装机渗透率较低，</w:delText>
        </w:r>
      </w:del>
      <w:ins w:id="148" w:author="白日梦想家" w:date="2026-10-02T20:19:51Z">
        <w:r>
          <w:rPr>
            <w:rFonts w:hint="eastAsia"/>
            <w:b w:val="0"/>
            <w:sz w:val="24"/>
            <w:lang w:eastAsia="zh"/>
            <w:woUserID w:val="2"/>
          </w:rPr>
          <w:t>根据</w:t>
        </w:r>
      </w:ins>
      <w:ins w:id="149" w:author="白日梦想家" w:date="2026-10-02T20:18:58Z">
        <w:r>
          <w:rPr>
            <w:rFonts w:hint="eastAsia"/>
            <w:lang w:val="en-US" w:eastAsia="zh"/>
            <w:woUserID w:val="2"/>
          </w:rPr>
          <w:t>《配电网规划设计技术导则》</w:t>
        </w:r>
      </w:ins>
      <w:ins w:id="150" w:author="白日梦想家" w:date="2026-10-02T20:19:44Z">
        <w:r>
          <w:rPr>
            <w:rFonts w:hint="eastAsia"/>
            <w:lang w:val="en-US" w:eastAsia="zh"/>
            <w:woUserID w:val="2"/>
          </w:rPr>
          <w:t>：，变电站之间应有一定比例的负荷转供能力。变电站间通过中压配电网转移负荷的比例，A+、A类供电区域宜控制在50%~70%，B、C类供电区域宜控制在30%~50%。</w:t>
        </w:r>
      </w:ins>
      <w:ins w:id="151" w:author="白日梦想家" w:date="2026-10-02T20:19:59Z">
        <w:r>
          <w:rPr>
            <w:rFonts w:ascii="Times New Roman" w:hAnsi="Times New Roman" w:eastAsia="方正仿宋_GBK"/>
            <w:b w:val="0"/>
            <w:sz w:val="24"/>
            <w:woUserID w:val="2"/>
          </w:rPr>
          <w:t>市区</w:t>
        </w:r>
      </w:ins>
      <w:r>
        <w:rPr>
          <w:rFonts w:ascii="Times New Roman" w:hAnsi="Times New Roman" w:eastAsia="方正仿宋_GBK"/>
          <w:b w:val="0"/>
          <w:sz w:val="24"/>
        </w:rPr>
        <w:t>按A类供电区域假定初始站间转供率为50%。邳州依据六条馈线负荷和跨站联络资料计算得到28.29%，将该样本比例作为县域各站统一的初始转供率。</w:t>
      </w:r>
    </w:p>
    <w:p w14:paraId="53D9EC01">
      <w:pPr>
        <w:pStyle w:val="2"/>
        <w:widowControl/>
        <w:spacing w:before="0" w:after="0" w:line="300" w:lineRule="auto"/>
        <w:ind w:firstLine="480"/>
        <w:jc w:val="both"/>
      </w:pPr>
      <w:r>
        <w:rPr>
          <w:rFonts w:ascii="Times New Roman" w:hAnsi="Times New Roman" w:eastAsia="方正仿宋_GBK"/>
          <w:b w:val="0"/>
          <w:sz w:val="24"/>
        </w:rPr>
        <w:t>邳州以30%、市区以50%作为转供能力规划目标，分别以50%和70%作为研究上限。利用既有能力进行负荷转接的新增建设投资为零；能力不足时，通过新建10 kV联络线补充。两区县均允许内部任意两个不同站之间设置新增等效联络项目。第五章列明能力预算、项目计费和送受端校核方法[5]。</w:t>
      </w:r>
    </w:p>
    <w:p w14:paraId="66F31432">
      <w:pPr>
        <w:pStyle w:val="5"/>
        <w:keepNext/>
        <w:numPr>
          <w:ilvl w:val="0"/>
          <w:numId w:val="0"/>
        </w:numPr>
        <w:spacing w:before="160" w:after="120" w:line="360" w:lineRule="auto"/>
        <w:ind w:firstLine="0"/>
      </w:pPr>
      <w:bookmarkStart w:id="113" w:name="电源归属及反送处理"/>
      <w:r>
        <w:rPr>
          <w:rFonts w:ascii="Times New Roman" w:hAnsi="Times New Roman" w:eastAsia="方正仿宋_GBK"/>
          <w:b/>
          <w:sz w:val="26"/>
        </w:rPr>
        <w:t>3.6.3 电源归属及反送处理</w:t>
      </w:r>
      <w:bookmarkEnd w:id="113"/>
    </w:p>
    <w:p w14:paraId="507D83ED">
      <w:pPr>
        <w:widowControl/>
        <w:spacing w:before="0" w:after="0" w:line="300" w:lineRule="auto"/>
        <w:ind w:firstLine="480"/>
        <w:jc w:val="both"/>
      </w:pPr>
      <w:r>
        <w:rPr>
          <w:rFonts w:ascii="Times New Roman" w:hAnsi="Times New Roman" w:eastAsia="方正仿宋_GBK"/>
          <w:b w:val="0"/>
          <w:sz w:val="24"/>
        </w:rPr>
        <w:t>正常转接的是用电负荷，电源仍保留在原站。转出负荷后，本地消纳减少，原站反送压力可能增加。缺少转接块逐时曲线时，模型以原反送峰值加转出峰值作为保守上界，不抵扣受端增加消纳的收益。该规则使正向减压与潜在反向增压同步进入筛查。</w:t>
      </w:r>
    </w:p>
    <w:p w14:paraId="04E07982">
      <w:pPr>
        <w:pStyle w:val="2"/>
        <w:widowControl/>
        <w:spacing w:before="0" w:after="0" w:line="300" w:lineRule="auto"/>
        <w:ind w:firstLine="480"/>
        <w:jc w:val="both"/>
      </w:pPr>
      <w:r>
        <w:rPr>
          <w:rFonts w:ascii="Times New Roman" w:hAnsi="Times New Roman" w:eastAsia="方正仿宋_GBK"/>
          <w:b w:val="0"/>
          <w:sz w:val="24"/>
        </w:rPr>
        <w:t>该上界按峰值包络处理反向容量需求。取得转接负荷块的同步负荷与光伏时序后，可按同一时刻重新计算两端净负荷，并同步修正正向与反向约束。</w:t>
      </w:r>
    </w:p>
    <w:p w14:paraId="036E7A37">
      <w:pPr>
        <w:pStyle w:val="4"/>
        <w:keepNext/>
        <w:numPr>
          <w:ilvl w:val="0"/>
          <w:numId w:val="0"/>
        </w:numPr>
        <w:spacing w:before="160" w:after="120" w:line="360" w:lineRule="auto"/>
        <w:ind w:firstLine="0"/>
      </w:pPr>
      <w:bookmarkStart w:id="114" w:name="h316"/>
      <w:bookmarkStart w:id="115" w:name="站级净负荷分布与配置需求"/>
      <w:r>
        <w:rPr>
          <w:rFonts w:ascii="Times New Roman" w:hAnsi="Times New Roman" w:eastAsia="方正仿宋_GBK"/>
          <w:b/>
          <w:sz w:val="32"/>
        </w:rPr>
        <w:t>3.7 站级净负荷分布与配置需求</w:t>
      </w:r>
      <w:bookmarkEnd w:id="114"/>
      <w:bookmarkEnd w:id="115"/>
    </w:p>
    <w:p w14:paraId="1D8B8B82">
      <w:pPr>
        <w:pStyle w:val="5"/>
        <w:keepNext/>
        <w:numPr>
          <w:ilvl w:val="0"/>
          <w:numId w:val="0"/>
        </w:numPr>
        <w:spacing w:before="160" w:after="120" w:line="360" w:lineRule="auto"/>
        <w:ind w:firstLine="0"/>
      </w:pPr>
      <w:bookmarkStart w:id="116" w:name="邳州仿真净负荷"/>
      <w:r>
        <w:rPr>
          <w:rFonts w:ascii="Times New Roman" w:hAnsi="Times New Roman" w:eastAsia="方正仿宋_GBK"/>
          <w:b/>
          <w:sz w:val="26"/>
        </w:rPr>
        <w:t>3.7.1 邳州仿真净负荷</w:t>
      </w:r>
      <w:bookmarkEnd w:id="116"/>
    </w:p>
    <w:p w14:paraId="145711F3">
      <w:pPr>
        <w:widowControl/>
        <w:spacing w:before="0" w:after="0" w:line="300" w:lineRule="auto"/>
        <w:ind w:firstLine="480"/>
        <w:jc w:val="both"/>
      </w:pPr>
      <w:r>
        <w:rPr>
          <w:rFonts w:ascii="Times New Roman" w:hAnsi="Times New Roman" w:eastAsia="方正仿宋_GBK"/>
          <w:b w:val="0"/>
          <w:sz w:val="24"/>
        </w:rPr>
        <w:t>邳州将2025年站级正向、反向净负荷分布标定到容载比2.00的</w:t>
      </w:r>
      <w:ins w:id="152" w:author="白日梦想家" w:date="2026-10-02T20:21:26Z">
        <w:r>
          <w:rPr>
            <w:rFonts w:hint="eastAsia"/>
            <w:b w:val="0"/>
            <w:sz w:val="24"/>
            <w:lang w:eastAsia="zh"/>
            <w:woUserID w:val="2"/>
          </w:rPr>
          <w:t>基准点</w:t>
        </w:r>
      </w:ins>
      <w:del w:id="153" w:author="白日梦想家" w:date="2026-10-02T20:21:23Z">
        <w:r>
          <w:rPr>
            <w:rFonts w:ascii="Times New Roman" w:hAnsi="Times New Roman" w:eastAsia="方正仿宋_GBK"/>
            <w:b w:val="0"/>
            <w:sz w:val="24"/>
          </w:rPr>
          <w:delText>基期</w:delText>
        </w:r>
      </w:del>
      <w:r>
        <w:rPr>
          <w:rFonts w:ascii="Times New Roman" w:hAnsi="Times New Roman" w:eastAsia="方正仿宋_GBK"/>
          <w:b w:val="0"/>
          <w:sz w:val="24"/>
        </w:rPr>
        <w:t>，后续按年负荷平均增长率推演。各站采用相同年度规模系数，保留站级源荷结构和峰段持续时间。</w:t>
      </w:r>
    </w:p>
    <w:p w14:paraId="2FC8E4A9">
      <w:pPr>
        <w:pStyle w:val="2"/>
        <w:keepNext/>
        <w:spacing w:before="120" w:after="0" w:line="240" w:lineRule="auto"/>
        <w:ind w:firstLine="0"/>
        <w:jc w:val="center"/>
      </w:pPr>
      <w:commentRangeStart w:id="13"/>
      <w:r>
        <w:drawing>
          <wp:inline distT="0" distB="0" distL="114300" distR="114300">
            <wp:extent cx="5120640" cy="4659630"/>
            <wp:effectExtent l="0" t="0" r="0" b="0"/>
            <wp:docPr id="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pic:cNvPicPr>
                      <a:picLocks noChangeAspect="1" noChangeArrowheads="1"/>
                    </pic:cNvPicPr>
                  </pic:nvPicPr>
                  <pic:blipFill>
                    <a:blip r:embed="rId19"/>
                    <a:stretch>
                      <a:fillRect/>
                    </a:stretch>
                  </pic:blipFill>
                  <pic:spPr>
                    <a:xfrm>
                      <a:off x="0" y="0"/>
                      <a:ext cx="5120640" cy="4660111"/>
                    </a:xfrm>
                    <a:prstGeom prst="rect">
                      <a:avLst/>
                    </a:prstGeom>
                    <a:noFill/>
                    <a:ln w="9525">
                      <a:noFill/>
                    </a:ln>
                  </pic:spPr>
                </pic:pic>
              </a:graphicData>
            </a:graphic>
          </wp:inline>
        </w:drawing>
      </w:r>
      <w:commentRangeEnd w:id="13"/>
      <w:r>
        <w:rPr>
          <w:woUserID w:val="2"/>
        </w:rPr>
        <w:commentReference w:id="13"/>
      </w:r>
    </w:p>
    <w:p w14:paraId="1B2CDD00">
      <w:pPr>
        <w:pStyle w:val="2"/>
        <w:spacing w:before="60" w:after="120" w:line="300" w:lineRule="auto"/>
        <w:ind w:firstLine="0"/>
        <w:jc w:val="center"/>
      </w:pPr>
      <w:r>
        <w:rPr>
          <w:rFonts w:ascii="Times New Roman" w:hAnsi="Times New Roman" w:eastAsia="宋体"/>
          <w:b w:val="0"/>
          <w:sz w:val="21"/>
        </w:rPr>
        <w:t>图3-7 邳州逐站仿真年度净负荷最大绝对值</w:t>
      </w:r>
    </w:p>
    <w:p w14:paraId="6DE423BB">
      <w:pPr>
        <w:pStyle w:val="2"/>
        <w:widowControl/>
        <w:spacing w:before="0" w:after="0" w:line="300" w:lineRule="auto"/>
        <w:ind w:firstLine="480"/>
        <w:jc w:val="both"/>
      </w:pPr>
      <w:r>
        <w:rPr>
          <w:rFonts w:ascii="Times New Roman" w:hAnsi="Times New Roman" w:eastAsia="方正仿宋_GBK"/>
          <w:b w:val="0"/>
          <w:sz w:val="24"/>
        </w:rPr>
        <w:t>图中同一站的四年数值保持对应，颜色反映正反向峰值较大者。各站</w:t>
      </w:r>
      <w:del w:id="154" w:author="白日梦想家" w:date="2026-10-02T20:21:55Z">
        <w:r>
          <w:rPr>
            <w:rFonts w:ascii="Times New Roman" w:hAnsi="Times New Roman" w:eastAsia="方正仿宋_GBK"/>
            <w:b w:val="0"/>
            <w:sz w:val="24"/>
          </w:rPr>
          <w:delText>独立</w:delText>
        </w:r>
      </w:del>
      <w:r>
        <w:rPr>
          <w:rFonts w:ascii="Times New Roman" w:hAnsi="Times New Roman" w:eastAsia="方正仿宋_GBK"/>
          <w:b w:val="0"/>
          <w:sz w:val="24"/>
        </w:rPr>
        <w:t>峰值</w:t>
      </w:r>
      <w:ins w:id="155" w:author="白日梦想家" w:date="2026-10-02T20:21:57Z">
        <w:r>
          <w:rPr>
            <w:rFonts w:hint="eastAsia"/>
            <w:b w:val="0"/>
            <w:sz w:val="24"/>
            <w:lang w:eastAsia="zh"/>
            <w:woUserID w:val="2"/>
          </w:rPr>
          <w:t>负荷</w:t>
        </w:r>
      </w:ins>
      <w:r>
        <w:rPr>
          <w:rFonts w:ascii="Times New Roman" w:hAnsi="Times New Roman" w:eastAsia="方正仿宋_GBK"/>
          <w:b w:val="0"/>
          <w:sz w:val="24"/>
        </w:rPr>
        <w:t>用于局部容量校核，区域年网供最大负荷用于计算容载比。</w:t>
      </w:r>
    </w:p>
    <w:p w14:paraId="02EAD393">
      <w:pPr>
        <w:pStyle w:val="5"/>
        <w:keepNext/>
        <w:numPr>
          <w:ilvl w:val="0"/>
          <w:numId w:val="0"/>
        </w:numPr>
        <w:spacing w:before="160" w:after="120" w:line="360" w:lineRule="auto"/>
        <w:ind w:firstLine="0"/>
      </w:pPr>
      <w:bookmarkStart w:id="117" w:name="市区仿真净负荷"/>
      <w:r>
        <w:rPr>
          <w:rFonts w:ascii="Times New Roman" w:hAnsi="Times New Roman" w:eastAsia="方正仿宋_GBK"/>
          <w:b/>
          <w:sz w:val="26"/>
        </w:rPr>
        <w:t>3.7.2 市区仿真净负荷</w:t>
      </w:r>
      <w:bookmarkEnd w:id="117"/>
    </w:p>
    <w:p w14:paraId="7610A729">
      <w:pPr>
        <w:widowControl/>
        <w:spacing w:before="0" w:after="0" w:line="300" w:lineRule="auto"/>
        <w:ind w:firstLine="480"/>
        <w:jc w:val="both"/>
      </w:pPr>
      <w:r>
        <w:rPr>
          <w:rFonts w:ascii="Times New Roman" w:hAnsi="Times New Roman" w:eastAsia="方正仿宋_GBK"/>
          <w:b w:val="0"/>
          <w:sz w:val="24"/>
        </w:rPr>
        <w:t>市区29站同样按2025年空间分布与仿真年度规模标定。初始转供率50%用于内部负荷调整，A类供电区域的设备选择与转供能力范围进入规划条件。</w:t>
      </w:r>
    </w:p>
    <w:p w14:paraId="71514A2C">
      <w:pPr>
        <w:pStyle w:val="2"/>
        <w:keepNext/>
        <w:spacing w:before="120" w:after="0" w:line="240" w:lineRule="auto"/>
        <w:ind w:firstLine="0"/>
        <w:jc w:val="center"/>
      </w:pPr>
      <w:r>
        <w:drawing>
          <wp:inline distT="0" distB="0" distL="114300" distR="114300">
            <wp:extent cx="5120640" cy="6110605"/>
            <wp:effectExtent l="0" t="0" r="0" b="0"/>
            <wp:docPr id="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pic:cNvPicPr>
                      <a:picLocks noChangeAspect="1" noChangeArrowheads="1"/>
                    </pic:cNvPicPr>
                  </pic:nvPicPr>
                  <pic:blipFill>
                    <a:blip r:embed="rId20"/>
                    <a:stretch>
                      <a:fillRect/>
                    </a:stretch>
                  </pic:blipFill>
                  <pic:spPr>
                    <a:xfrm>
                      <a:off x="0" y="0"/>
                      <a:ext cx="5120640" cy="6110939"/>
                    </a:xfrm>
                    <a:prstGeom prst="rect">
                      <a:avLst/>
                    </a:prstGeom>
                    <a:noFill/>
                    <a:ln w="9525">
                      <a:noFill/>
                    </a:ln>
                  </pic:spPr>
                </pic:pic>
              </a:graphicData>
            </a:graphic>
          </wp:inline>
        </w:drawing>
      </w:r>
    </w:p>
    <w:p w14:paraId="19AD44B8">
      <w:pPr>
        <w:pStyle w:val="2"/>
        <w:spacing w:before="60" w:after="120" w:line="300" w:lineRule="auto"/>
        <w:ind w:firstLine="0"/>
        <w:jc w:val="center"/>
      </w:pPr>
      <w:r>
        <w:rPr>
          <w:rFonts w:ascii="Times New Roman" w:hAnsi="Times New Roman" w:eastAsia="宋体"/>
          <w:b w:val="0"/>
          <w:sz w:val="21"/>
        </w:rPr>
        <w:t>图3-8 市区逐站仿真年度净负荷最大绝对值</w:t>
      </w:r>
    </w:p>
    <w:p w14:paraId="3D63730F">
      <w:pPr>
        <w:pStyle w:val="2"/>
        <w:widowControl/>
        <w:spacing w:before="0" w:after="0" w:line="300" w:lineRule="auto"/>
        <w:ind w:firstLine="480"/>
        <w:jc w:val="both"/>
      </w:pPr>
      <w:r>
        <w:rPr>
          <w:rFonts w:ascii="Times New Roman" w:hAnsi="Times New Roman" w:eastAsia="方正仿宋_GBK"/>
          <w:b w:val="0"/>
          <w:sz w:val="24"/>
        </w:rPr>
        <w:t>市区最大反向净负荷相对较小，主要容量需求来自正向负荷及</w:t>
      </w:r>
      <w:del w:id="156" w:author="白日梦想家" w:date="2026-10-02T20:23:06Z">
        <w:r>
          <w:rPr>
            <w:rFonts w:ascii="Times New Roman" w:hAnsi="Times New Roman" w:eastAsia="方正仿宋_GBK"/>
            <w:b w:val="0"/>
            <w:sz w:val="24"/>
          </w:rPr>
          <w:delText>单台</w:delText>
        </w:r>
      </w:del>
      <w:r>
        <w:rPr>
          <w:rFonts w:ascii="Times New Roman" w:hAnsi="Times New Roman" w:eastAsia="方正仿宋_GBK"/>
          <w:b w:val="0"/>
          <w:sz w:val="24"/>
        </w:rPr>
        <w:t>主变</w:t>
      </w:r>
      <w:ins w:id="157" w:author="白日梦想家" w:date="2026-10-02T20:23:07Z">
        <w:r>
          <w:rPr>
            <w:rFonts w:hint="eastAsia"/>
            <w:b w:val="0"/>
            <w:sz w:val="24"/>
            <w:lang w:eastAsia="zh"/>
            <w:woUserID w:val="2"/>
          </w:rPr>
          <w:t>N-</w:t>
        </w:r>
      </w:ins>
      <w:ins w:id="158" w:author="白日梦想家" w:date="2026-10-02T20:23:09Z">
        <w:r>
          <w:rPr>
            <w:rFonts w:hint="eastAsia"/>
            <w:b w:val="0"/>
            <w:sz w:val="24"/>
            <w:lang w:eastAsia="zh"/>
            <w:woUserID w:val="2"/>
          </w:rPr>
          <w:t>1</w:t>
        </w:r>
      </w:ins>
      <w:del w:id="159" w:author="白日梦想家" w:date="2026-10-02T20:23:12Z">
        <w:r>
          <w:rPr>
            <w:rFonts w:ascii="Times New Roman" w:hAnsi="Times New Roman" w:eastAsia="方正仿宋_GBK"/>
            <w:b w:val="0"/>
            <w:sz w:val="24"/>
          </w:rPr>
          <w:delText>退出</w:delText>
        </w:r>
      </w:del>
      <w:r>
        <w:rPr>
          <w:rFonts w:ascii="Times New Roman" w:hAnsi="Times New Roman" w:eastAsia="方正仿宋_GBK"/>
          <w:b w:val="0"/>
          <w:sz w:val="24"/>
        </w:rPr>
        <w:t>后的供电缺口。局部负荷分布、设备台数和承接站余量共同影响增容、配储和联络选择。</w:t>
      </w:r>
    </w:p>
    <w:p w14:paraId="4079F0A4">
      <w:pPr>
        <w:pStyle w:val="5"/>
        <w:keepNext/>
        <w:numPr>
          <w:ilvl w:val="0"/>
          <w:numId w:val="0"/>
        </w:numPr>
        <w:spacing w:before="160" w:after="120" w:line="360" w:lineRule="auto"/>
        <w:ind w:firstLine="0"/>
      </w:pPr>
      <w:bookmarkStart w:id="118" w:name="较高净负荷站的方向与时间"/>
      <w:r>
        <w:rPr>
          <w:rFonts w:ascii="Times New Roman" w:hAnsi="Times New Roman" w:eastAsia="方正仿宋_GBK"/>
          <w:b/>
          <w:sz w:val="26"/>
        </w:rPr>
        <w:t>3.7.3 较高净负荷站的方向与时间</w:t>
      </w:r>
      <w:bookmarkEnd w:id="118"/>
    </w:p>
    <w:p w14:paraId="56519F9D">
      <w:pPr>
        <w:keepNext/>
        <w:spacing w:before="120" w:after="80" w:line="300" w:lineRule="auto"/>
        <w:ind w:firstLine="0"/>
        <w:jc w:val="center"/>
      </w:pPr>
      <w:r>
        <w:rPr>
          <w:rFonts w:ascii="Times New Roman" w:hAnsi="Times New Roman" w:eastAsia="宋体"/>
          <w:b w:val="0"/>
          <w:sz w:val="21"/>
        </w:rPr>
        <w:t>表3-10 第4年净负荷较大站的运行特征</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41"/>
        <w:gridCol w:w="1609"/>
        <w:gridCol w:w="1341"/>
        <w:gridCol w:w="1341"/>
        <w:gridCol w:w="1341"/>
        <w:gridCol w:w="1341"/>
      </w:tblGrid>
      <w:tr w14:paraId="4DB523B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41" w:type="dxa"/>
            <w:tcMar>
              <w:left w:w="70" w:type="dxa"/>
              <w:right w:w="70" w:type="dxa"/>
            </w:tcMar>
            <w:vAlign w:val="center"/>
          </w:tcPr>
          <w:p w14:paraId="591BFE31">
            <w:pPr>
              <w:keepNext w:val="0"/>
              <w:spacing w:before="20" w:after="20" w:line="260" w:lineRule="exact"/>
              <w:ind w:firstLine="0" w:firstLineChars="0"/>
              <w:jc w:val="center"/>
            </w:pPr>
            <w:r>
              <w:rPr>
                <w:rFonts w:ascii="Times New Roman" w:hAnsi="Times New Roman" w:eastAsia="宋体"/>
                <w:b/>
                <w:sz w:val="18"/>
              </w:rPr>
              <w:t>地区</w:t>
            </w:r>
          </w:p>
        </w:tc>
        <w:tc>
          <w:tcPr>
            <w:tcW w:w="1609" w:type="dxa"/>
            <w:tcMar>
              <w:left w:w="70" w:type="dxa"/>
              <w:right w:w="70" w:type="dxa"/>
            </w:tcMar>
            <w:vAlign w:val="center"/>
          </w:tcPr>
          <w:p w14:paraId="2B9617F4">
            <w:pPr>
              <w:keepNext w:val="0"/>
              <w:spacing w:before="20" w:after="20" w:line="260" w:lineRule="exact"/>
              <w:ind w:firstLine="0" w:firstLineChars="0"/>
              <w:jc w:val="center"/>
            </w:pPr>
            <w:r>
              <w:rPr>
                <w:rFonts w:ascii="Times New Roman" w:hAnsi="Times New Roman" w:eastAsia="宋体"/>
                <w:b/>
                <w:sz w:val="18"/>
              </w:rPr>
              <w:t>站号</w:t>
            </w:r>
          </w:p>
        </w:tc>
        <w:tc>
          <w:tcPr>
            <w:tcW w:w="1341" w:type="dxa"/>
            <w:tcMar>
              <w:left w:w="70" w:type="dxa"/>
              <w:right w:w="70" w:type="dxa"/>
            </w:tcMar>
            <w:vAlign w:val="center"/>
          </w:tcPr>
          <w:p w14:paraId="141FEDA6">
            <w:pPr>
              <w:keepNext w:val="0"/>
              <w:spacing w:before="20" w:after="20" w:line="260" w:lineRule="exact"/>
              <w:ind w:firstLine="0" w:firstLineChars="0"/>
              <w:jc w:val="center"/>
            </w:pPr>
            <w:r>
              <w:rPr>
                <w:rFonts w:ascii="Times New Roman" w:hAnsi="Times New Roman" w:eastAsia="宋体"/>
                <w:b/>
                <w:sz w:val="18"/>
              </w:rPr>
              <w:t>正向/MW</w:t>
            </w:r>
          </w:p>
        </w:tc>
        <w:tc>
          <w:tcPr>
            <w:tcW w:w="1341" w:type="dxa"/>
            <w:tcMar>
              <w:left w:w="70" w:type="dxa"/>
              <w:right w:w="70" w:type="dxa"/>
            </w:tcMar>
            <w:vAlign w:val="center"/>
          </w:tcPr>
          <w:p w14:paraId="20282E45">
            <w:pPr>
              <w:keepNext w:val="0"/>
              <w:spacing w:before="20" w:after="20" w:line="260" w:lineRule="exact"/>
              <w:ind w:firstLine="0" w:firstLineChars="0"/>
              <w:jc w:val="center"/>
            </w:pPr>
            <w:r>
              <w:rPr>
                <w:rFonts w:ascii="Times New Roman" w:hAnsi="Times New Roman" w:eastAsia="宋体"/>
                <w:b/>
                <w:sz w:val="18"/>
              </w:rPr>
              <w:t>反向/MW</w:t>
            </w:r>
          </w:p>
        </w:tc>
        <w:tc>
          <w:tcPr>
            <w:tcW w:w="1341" w:type="dxa"/>
            <w:tcMar>
              <w:left w:w="70" w:type="dxa"/>
              <w:right w:w="70" w:type="dxa"/>
            </w:tcMar>
            <w:vAlign w:val="center"/>
          </w:tcPr>
          <w:p w14:paraId="4A84B6A4">
            <w:pPr>
              <w:keepNext w:val="0"/>
              <w:spacing w:before="20" w:after="20" w:line="260" w:lineRule="exact"/>
              <w:ind w:firstLine="0" w:firstLineChars="0"/>
              <w:jc w:val="center"/>
            </w:pPr>
            <w:r>
              <w:rPr>
                <w:rFonts w:ascii="Times New Roman" w:hAnsi="Times New Roman" w:eastAsia="宋体"/>
                <w:b/>
                <w:sz w:val="18"/>
              </w:rPr>
              <w:t>正向持续/h</w:t>
            </w:r>
          </w:p>
        </w:tc>
        <w:tc>
          <w:tcPr>
            <w:tcW w:w="1341" w:type="dxa"/>
            <w:tcMar>
              <w:left w:w="70" w:type="dxa"/>
              <w:right w:w="70" w:type="dxa"/>
            </w:tcMar>
            <w:vAlign w:val="center"/>
          </w:tcPr>
          <w:p w14:paraId="18971168">
            <w:pPr>
              <w:keepNext w:val="0"/>
              <w:spacing w:before="20" w:after="20" w:line="260" w:lineRule="exact"/>
              <w:ind w:firstLine="0" w:firstLineChars="0"/>
              <w:jc w:val="center"/>
            </w:pPr>
            <w:r>
              <w:rPr>
                <w:rFonts w:ascii="Times New Roman" w:hAnsi="Times New Roman" w:eastAsia="宋体"/>
                <w:b/>
                <w:sz w:val="18"/>
              </w:rPr>
              <w:t>反向持续/h</w:t>
            </w:r>
          </w:p>
        </w:tc>
      </w:tr>
      <w:tr w14:paraId="1A94D01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41" w:type="dxa"/>
            <w:tcMar>
              <w:left w:w="70" w:type="dxa"/>
              <w:right w:w="70" w:type="dxa"/>
            </w:tcMar>
            <w:vAlign w:val="center"/>
          </w:tcPr>
          <w:p w14:paraId="5163A217">
            <w:pPr>
              <w:keepNext w:val="0"/>
              <w:spacing w:before="20" w:after="20" w:line="260" w:lineRule="exact"/>
              <w:ind w:firstLine="0" w:firstLineChars="0"/>
              <w:jc w:val="center"/>
            </w:pPr>
            <w:r>
              <w:rPr>
                <w:rFonts w:ascii="Times New Roman" w:hAnsi="Times New Roman" w:eastAsia="宋体"/>
                <w:b w:val="0"/>
                <w:sz w:val="18"/>
              </w:rPr>
              <w:t>邳州</w:t>
            </w:r>
          </w:p>
        </w:tc>
        <w:tc>
          <w:tcPr>
            <w:tcW w:w="1609" w:type="dxa"/>
            <w:tcMar>
              <w:left w:w="70" w:type="dxa"/>
              <w:right w:w="70" w:type="dxa"/>
            </w:tcMar>
            <w:vAlign w:val="center"/>
          </w:tcPr>
          <w:p w14:paraId="775EF4D6">
            <w:pPr>
              <w:keepNext w:val="0"/>
              <w:spacing w:before="20" w:after="20" w:line="260" w:lineRule="exact"/>
              <w:ind w:firstLine="0" w:firstLineChars="0"/>
              <w:jc w:val="center"/>
            </w:pPr>
            <w:r>
              <w:rPr>
                <w:rFonts w:ascii="Times New Roman" w:hAnsi="Times New Roman" w:eastAsia="宋体"/>
                <w:b w:val="0"/>
                <w:sz w:val="18"/>
              </w:rPr>
              <w:t>BDZ-00028</w:t>
            </w:r>
          </w:p>
        </w:tc>
        <w:tc>
          <w:tcPr>
            <w:tcW w:w="1341" w:type="dxa"/>
            <w:tcMar>
              <w:left w:w="70" w:type="dxa"/>
              <w:right w:w="70" w:type="dxa"/>
            </w:tcMar>
            <w:vAlign w:val="center"/>
          </w:tcPr>
          <w:p w14:paraId="12636E12">
            <w:pPr>
              <w:keepNext w:val="0"/>
              <w:spacing w:before="20" w:after="20" w:line="260" w:lineRule="exact"/>
              <w:ind w:firstLine="0" w:firstLineChars="0"/>
              <w:jc w:val="center"/>
            </w:pPr>
            <w:r>
              <w:rPr>
                <w:rFonts w:ascii="Times New Roman" w:hAnsi="Times New Roman" w:eastAsia="宋体"/>
                <w:b w:val="0"/>
                <w:sz w:val="18"/>
              </w:rPr>
              <w:t>108.09</w:t>
            </w:r>
          </w:p>
        </w:tc>
        <w:tc>
          <w:tcPr>
            <w:tcW w:w="1341" w:type="dxa"/>
            <w:tcMar>
              <w:left w:w="70" w:type="dxa"/>
              <w:right w:w="70" w:type="dxa"/>
            </w:tcMar>
            <w:vAlign w:val="center"/>
          </w:tcPr>
          <w:p w14:paraId="63A33B9C">
            <w:pPr>
              <w:keepNext w:val="0"/>
              <w:spacing w:before="20" w:after="20" w:line="260" w:lineRule="exact"/>
              <w:ind w:firstLine="0" w:firstLineChars="0"/>
              <w:jc w:val="center"/>
            </w:pPr>
            <w:r>
              <w:rPr>
                <w:rFonts w:ascii="Times New Roman" w:hAnsi="Times New Roman" w:eastAsia="宋体"/>
                <w:b w:val="0"/>
                <w:sz w:val="18"/>
              </w:rPr>
              <w:t>0.00</w:t>
            </w:r>
          </w:p>
        </w:tc>
        <w:tc>
          <w:tcPr>
            <w:tcW w:w="1341" w:type="dxa"/>
            <w:tcMar>
              <w:left w:w="70" w:type="dxa"/>
              <w:right w:w="70" w:type="dxa"/>
            </w:tcMar>
            <w:vAlign w:val="center"/>
          </w:tcPr>
          <w:p w14:paraId="1DFC59EB">
            <w:pPr>
              <w:keepNext w:val="0"/>
              <w:spacing w:before="20" w:after="20" w:line="260" w:lineRule="exact"/>
              <w:ind w:firstLine="0" w:firstLineChars="0"/>
              <w:jc w:val="center"/>
            </w:pPr>
            <w:r>
              <w:rPr>
                <w:rFonts w:ascii="Times New Roman" w:hAnsi="Times New Roman" w:eastAsia="宋体"/>
                <w:b w:val="0"/>
                <w:sz w:val="18"/>
              </w:rPr>
              <w:t>3</w:t>
            </w:r>
          </w:p>
        </w:tc>
        <w:tc>
          <w:tcPr>
            <w:tcW w:w="1341" w:type="dxa"/>
            <w:tcMar>
              <w:left w:w="70" w:type="dxa"/>
              <w:right w:w="70" w:type="dxa"/>
            </w:tcMar>
            <w:vAlign w:val="center"/>
          </w:tcPr>
          <w:p w14:paraId="3AED5642">
            <w:pPr>
              <w:keepNext w:val="0"/>
              <w:spacing w:before="20" w:after="20" w:line="260" w:lineRule="exact"/>
              <w:ind w:firstLine="0" w:firstLineChars="0"/>
              <w:jc w:val="center"/>
            </w:pPr>
            <w:r>
              <w:rPr>
                <w:rFonts w:ascii="Times New Roman" w:hAnsi="Times New Roman" w:eastAsia="宋体"/>
                <w:b w:val="0"/>
                <w:sz w:val="18"/>
              </w:rPr>
              <w:t>0</w:t>
            </w:r>
          </w:p>
        </w:tc>
      </w:tr>
      <w:tr w14:paraId="28A3EBC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41" w:type="dxa"/>
            <w:tcMar>
              <w:left w:w="70" w:type="dxa"/>
              <w:right w:w="70" w:type="dxa"/>
            </w:tcMar>
            <w:vAlign w:val="center"/>
          </w:tcPr>
          <w:p w14:paraId="14772CFD">
            <w:pPr>
              <w:keepNext w:val="0"/>
              <w:spacing w:before="20" w:after="20" w:line="260" w:lineRule="exact"/>
              <w:ind w:firstLine="0" w:firstLineChars="0"/>
              <w:jc w:val="center"/>
            </w:pPr>
            <w:r>
              <w:rPr>
                <w:rFonts w:ascii="Times New Roman" w:hAnsi="Times New Roman" w:eastAsia="宋体"/>
                <w:b w:val="0"/>
                <w:sz w:val="18"/>
              </w:rPr>
              <w:t>邳州</w:t>
            </w:r>
          </w:p>
        </w:tc>
        <w:tc>
          <w:tcPr>
            <w:tcW w:w="1609" w:type="dxa"/>
            <w:tcMar>
              <w:left w:w="70" w:type="dxa"/>
              <w:right w:w="70" w:type="dxa"/>
            </w:tcMar>
            <w:vAlign w:val="center"/>
          </w:tcPr>
          <w:p w14:paraId="3569C217">
            <w:pPr>
              <w:keepNext w:val="0"/>
              <w:spacing w:before="20" w:after="20" w:line="260" w:lineRule="exact"/>
              <w:ind w:firstLine="0" w:firstLineChars="0"/>
              <w:jc w:val="center"/>
            </w:pPr>
            <w:r>
              <w:rPr>
                <w:rFonts w:ascii="Times New Roman" w:hAnsi="Times New Roman" w:eastAsia="宋体"/>
                <w:b w:val="0"/>
                <w:sz w:val="18"/>
              </w:rPr>
              <w:t>BDZ-00026</w:t>
            </w:r>
          </w:p>
        </w:tc>
        <w:tc>
          <w:tcPr>
            <w:tcW w:w="1341" w:type="dxa"/>
            <w:tcMar>
              <w:left w:w="70" w:type="dxa"/>
              <w:right w:w="70" w:type="dxa"/>
            </w:tcMar>
            <w:vAlign w:val="center"/>
          </w:tcPr>
          <w:p w14:paraId="60E9AEF3">
            <w:pPr>
              <w:keepNext w:val="0"/>
              <w:spacing w:before="20" w:after="20" w:line="260" w:lineRule="exact"/>
              <w:ind w:firstLine="0" w:firstLineChars="0"/>
              <w:jc w:val="center"/>
            </w:pPr>
            <w:r>
              <w:rPr>
                <w:rFonts w:ascii="Times New Roman" w:hAnsi="Times New Roman" w:eastAsia="宋体"/>
                <w:b w:val="0"/>
                <w:sz w:val="18"/>
              </w:rPr>
              <w:t>96.09</w:t>
            </w:r>
          </w:p>
        </w:tc>
        <w:tc>
          <w:tcPr>
            <w:tcW w:w="1341" w:type="dxa"/>
            <w:tcMar>
              <w:left w:w="70" w:type="dxa"/>
              <w:right w:w="70" w:type="dxa"/>
            </w:tcMar>
            <w:vAlign w:val="center"/>
          </w:tcPr>
          <w:p w14:paraId="3F0F9912">
            <w:pPr>
              <w:keepNext w:val="0"/>
              <w:spacing w:before="20" w:after="20" w:line="260" w:lineRule="exact"/>
              <w:ind w:firstLine="0" w:firstLineChars="0"/>
              <w:jc w:val="center"/>
            </w:pPr>
            <w:r>
              <w:rPr>
                <w:rFonts w:ascii="Times New Roman" w:hAnsi="Times New Roman" w:eastAsia="宋体"/>
                <w:b w:val="0"/>
                <w:sz w:val="18"/>
              </w:rPr>
              <w:t>18.83</w:t>
            </w:r>
          </w:p>
        </w:tc>
        <w:tc>
          <w:tcPr>
            <w:tcW w:w="1341" w:type="dxa"/>
            <w:tcMar>
              <w:left w:w="70" w:type="dxa"/>
              <w:right w:w="70" w:type="dxa"/>
            </w:tcMar>
            <w:vAlign w:val="center"/>
          </w:tcPr>
          <w:p w14:paraId="231DBAEE">
            <w:pPr>
              <w:keepNext w:val="0"/>
              <w:spacing w:before="20" w:after="20" w:line="260" w:lineRule="exact"/>
              <w:ind w:firstLine="0" w:firstLineChars="0"/>
              <w:jc w:val="center"/>
            </w:pPr>
            <w:r>
              <w:rPr>
                <w:rFonts w:ascii="Times New Roman" w:hAnsi="Times New Roman" w:eastAsia="宋体"/>
                <w:b w:val="0"/>
                <w:sz w:val="18"/>
              </w:rPr>
              <w:t>3</w:t>
            </w:r>
          </w:p>
        </w:tc>
        <w:tc>
          <w:tcPr>
            <w:tcW w:w="1341" w:type="dxa"/>
            <w:tcMar>
              <w:left w:w="70" w:type="dxa"/>
              <w:right w:w="70" w:type="dxa"/>
            </w:tcMar>
            <w:vAlign w:val="center"/>
          </w:tcPr>
          <w:p w14:paraId="724C8DF1">
            <w:pPr>
              <w:keepNext w:val="0"/>
              <w:spacing w:before="20" w:after="20" w:line="260" w:lineRule="exact"/>
              <w:ind w:firstLine="0" w:firstLineChars="0"/>
              <w:jc w:val="center"/>
            </w:pPr>
            <w:r>
              <w:rPr>
                <w:rFonts w:ascii="Times New Roman" w:hAnsi="Times New Roman" w:eastAsia="宋体"/>
                <w:b w:val="0"/>
                <w:sz w:val="18"/>
              </w:rPr>
              <w:t>1</w:t>
            </w:r>
          </w:p>
        </w:tc>
      </w:tr>
      <w:tr w14:paraId="44A127A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41" w:type="dxa"/>
            <w:tcMar>
              <w:left w:w="70" w:type="dxa"/>
              <w:right w:w="70" w:type="dxa"/>
            </w:tcMar>
            <w:vAlign w:val="center"/>
          </w:tcPr>
          <w:p w14:paraId="3C5E77F1">
            <w:pPr>
              <w:keepNext w:val="0"/>
              <w:spacing w:before="20" w:after="20" w:line="260" w:lineRule="exact"/>
              <w:ind w:firstLine="0" w:firstLineChars="0"/>
              <w:jc w:val="center"/>
            </w:pPr>
            <w:r>
              <w:rPr>
                <w:rFonts w:ascii="Times New Roman" w:hAnsi="Times New Roman" w:eastAsia="宋体"/>
                <w:b w:val="0"/>
                <w:sz w:val="18"/>
              </w:rPr>
              <w:t>邳州</w:t>
            </w:r>
          </w:p>
        </w:tc>
        <w:tc>
          <w:tcPr>
            <w:tcW w:w="1609" w:type="dxa"/>
            <w:tcMar>
              <w:left w:w="70" w:type="dxa"/>
              <w:right w:w="70" w:type="dxa"/>
            </w:tcMar>
            <w:vAlign w:val="center"/>
          </w:tcPr>
          <w:p w14:paraId="44B0D5D7">
            <w:pPr>
              <w:keepNext w:val="0"/>
              <w:spacing w:before="20" w:after="20" w:line="260" w:lineRule="exact"/>
              <w:ind w:firstLine="0" w:firstLineChars="0"/>
              <w:jc w:val="center"/>
            </w:pPr>
            <w:r>
              <w:rPr>
                <w:rFonts w:ascii="Times New Roman" w:hAnsi="Times New Roman" w:eastAsia="宋体"/>
                <w:b w:val="0"/>
                <w:sz w:val="18"/>
              </w:rPr>
              <w:t>BDZ-00135</w:t>
            </w:r>
          </w:p>
        </w:tc>
        <w:tc>
          <w:tcPr>
            <w:tcW w:w="1341" w:type="dxa"/>
            <w:tcMar>
              <w:left w:w="70" w:type="dxa"/>
              <w:right w:w="70" w:type="dxa"/>
            </w:tcMar>
            <w:vAlign w:val="center"/>
          </w:tcPr>
          <w:p w14:paraId="04509BBC">
            <w:pPr>
              <w:keepNext w:val="0"/>
              <w:spacing w:before="20" w:after="20" w:line="260" w:lineRule="exact"/>
              <w:ind w:firstLine="0" w:firstLineChars="0"/>
              <w:jc w:val="center"/>
            </w:pPr>
            <w:r>
              <w:rPr>
                <w:rFonts w:ascii="Times New Roman" w:hAnsi="Times New Roman" w:eastAsia="宋体"/>
                <w:b w:val="0"/>
                <w:sz w:val="18"/>
              </w:rPr>
              <w:t>88.53</w:t>
            </w:r>
          </w:p>
        </w:tc>
        <w:tc>
          <w:tcPr>
            <w:tcW w:w="1341" w:type="dxa"/>
            <w:tcMar>
              <w:left w:w="70" w:type="dxa"/>
              <w:right w:w="70" w:type="dxa"/>
            </w:tcMar>
            <w:vAlign w:val="center"/>
          </w:tcPr>
          <w:p w14:paraId="5D521AE6">
            <w:pPr>
              <w:keepNext w:val="0"/>
              <w:spacing w:before="20" w:after="20" w:line="260" w:lineRule="exact"/>
              <w:ind w:firstLine="0" w:firstLineChars="0"/>
              <w:jc w:val="center"/>
            </w:pPr>
            <w:r>
              <w:rPr>
                <w:rFonts w:ascii="Times New Roman" w:hAnsi="Times New Roman" w:eastAsia="宋体"/>
                <w:b w:val="0"/>
                <w:sz w:val="18"/>
              </w:rPr>
              <w:t>59.41</w:t>
            </w:r>
          </w:p>
        </w:tc>
        <w:tc>
          <w:tcPr>
            <w:tcW w:w="1341" w:type="dxa"/>
            <w:tcMar>
              <w:left w:w="70" w:type="dxa"/>
              <w:right w:w="70" w:type="dxa"/>
            </w:tcMar>
            <w:vAlign w:val="center"/>
          </w:tcPr>
          <w:p w14:paraId="629FC9DB">
            <w:pPr>
              <w:keepNext w:val="0"/>
              <w:spacing w:before="20" w:after="20" w:line="260" w:lineRule="exact"/>
              <w:ind w:firstLine="0" w:firstLineChars="0"/>
              <w:jc w:val="center"/>
            </w:pPr>
            <w:r>
              <w:rPr>
                <w:rFonts w:ascii="Times New Roman" w:hAnsi="Times New Roman" w:eastAsia="宋体"/>
                <w:b w:val="0"/>
                <w:sz w:val="18"/>
              </w:rPr>
              <w:t>1</w:t>
            </w:r>
          </w:p>
        </w:tc>
        <w:tc>
          <w:tcPr>
            <w:tcW w:w="1341" w:type="dxa"/>
            <w:tcMar>
              <w:left w:w="70" w:type="dxa"/>
              <w:right w:w="70" w:type="dxa"/>
            </w:tcMar>
            <w:vAlign w:val="center"/>
          </w:tcPr>
          <w:p w14:paraId="4951512F">
            <w:pPr>
              <w:keepNext w:val="0"/>
              <w:spacing w:before="20" w:after="20" w:line="260" w:lineRule="exact"/>
              <w:ind w:firstLine="0" w:firstLineChars="0"/>
              <w:jc w:val="center"/>
            </w:pPr>
            <w:r>
              <w:rPr>
                <w:rFonts w:ascii="Times New Roman" w:hAnsi="Times New Roman" w:eastAsia="宋体"/>
                <w:b w:val="0"/>
                <w:sz w:val="18"/>
              </w:rPr>
              <w:t>2</w:t>
            </w:r>
          </w:p>
        </w:tc>
      </w:tr>
      <w:tr w14:paraId="7C5B2F8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41" w:type="dxa"/>
            <w:tcMar>
              <w:left w:w="70" w:type="dxa"/>
              <w:right w:w="70" w:type="dxa"/>
            </w:tcMar>
            <w:vAlign w:val="center"/>
          </w:tcPr>
          <w:p w14:paraId="3032547D">
            <w:pPr>
              <w:keepNext w:val="0"/>
              <w:spacing w:before="20" w:after="20" w:line="260" w:lineRule="exact"/>
              <w:ind w:firstLine="0" w:firstLineChars="0"/>
              <w:jc w:val="center"/>
            </w:pPr>
            <w:r>
              <w:rPr>
                <w:rFonts w:ascii="Times New Roman" w:hAnsi="Times New Roman" w:eastAsia="宋体"/>
                <w:b w:val="0"/>
                <w:sz w:val="18"/>
              </w:rPr>
              <w:t>邳州</w:t>
            </w:r>
          </w:p>
        </w:tc>
        <w:tc>
          <w:tcPr>
            <w:tcW w:w="1609" w:type="dxa"/>
            <w:tcMar>
              <w:left w:w="70" w:type="dxa"/>
              <w:right w:w="70" w:type="dxa"/>
            </w:tcMar>
            <w:vAlign w:val="center"/>
          </w:tcPr>
          <w:p w14:paraId="62A1FFA1">
            <w:pPr>
              <w:keepNext w:val="0"/>
              <w:spacing w:before="20" w:after="20" w:line="260" w:lineRule="exact"/>
              <w:ind w:firstLine="0" w:firstLineChars="0"/>
              <w:jc w:val="center"/>
            </w:pPr>
            <w:r>
              <w:rPr>
                <w:rFonts w:ascii="Times New Roman" w:hAnsi="Times New Roman" w:eastAsia="宋体"/>
                <w:b w:val="0"/>
                <w:sz w:val="18"/>
              </w:rPr>
              <w:t>BDZ-00048</w:t>
            </w:r>
          </w:p>
        </w:tc>
        <w:tc>
          <w:tcPr>
            <w:tcW w:w="1341" w:type="dxa"/>
            <w:tcMar>
              <w:left w:w="70" w:type="dxa"/>
              <w:right w:w="70" w:type="dxa"/>
            </w:tcMar>
            <w:vAlign w:val="center"/>
          </w:tcPr>
          <w:p w14:paraId="657246C4">
            <w:pPr>
              <w:keepNext w:val="0"/>
              <w:spacing w:before="20" w:after="20" w:line="260" w:lineRule="exact"/>
              <w:ind w:firstLine="0" w:firstLineChars="0"/>
              <w:jc w:val="center"/>
            </w:pPr>
            <w:r>
              <w:rPr>
                <w:rFonts w:ascii="Times New Roman" w:hAnsi="Times New Roman" w:eastAsia="宋体"/>
                <w:b w:val="0"/>
                <w:sz w:val="18"/>
              </w:rPr>
              <w:t>76.30</w:t>
            </w:r>
          </w:p>
        </w:tc>
        <w:tc>
          <w:tcPr>
            <w:tcW w:w="1341" w:type="dxa"/>
            <w:tcMar>
              <w:left w:w="70" w:type="dxa"/>
              <w:right w:w="70" w:type="dxa"/>
            </w:tcMar>
            <w:vAlign w:val="center"/>
          </w:tcPr>
          <w:p w14:paraId="40EF2EB7">
            <w:pPr>
              <w:keepNext w:val="0"/>
              <w:spacing w:before="20" w:after="20" w:line="260" w:lineRule="exact"/>
              <w:ind w:firstLine="0" w:firstLineChars="0"/>
              <w:jc w:val="center"/>
            </w:pPr>
            <w:r>
              <w:rPr>
                <w:rFonts w:ascii="Times New Roman" w:hAnsi="Times New Roman" w:eastAsia="宋体"/>
                <w:b w:val="0"/>
                <w:sz w:val="18"/>
              </w:rPr>
              <w:t>4.76</w:t>
            </w:r>
          </w:p>
        </w:tc>
        <w:tc>
          <w:tcPr>
            <w:tcW w:w="1341" w:type="dxa"/>
            <w:tcMar>
              <w:left w:w="70" w:type="dxa"/>
              <w:right w:w="70" w:type="dxa"/>
            </w:tcMar>
            <w:vAlign w:val="center"/>
          </w:tcPr>
          <w:p w14:paraId="28C6804B">
            <w:pPr>
              <w:keepNext w:val="0"/>
              <w:spacing w:before="20" w:after="20" w:line="260" w:lineRule="exact"/>
              <w:ind w:firstLine="0" w:firstLineChars="0"/>
              <w:jc w:val="center"/>
            </w:pPr>
            <w:r>
              <w:rPr>
                <w:rFonts w:ascii="Times New Roman" w:hAnsi="Times New Roman" w:eastAsia="宋体"/>
                <w:b w:val="0"/>
                <w:sz w:val="18"/>
              </w:rPr>
              <w:t>3</w:t>
            </w:r>
          </w:p>
        </w:tc>
        <w:tc>
          <w:tcPr>
            <w:tcW w:w="1341" w:type="dxa"/>
            <w:tcMar>
              <w:left w:w="70" w:type="dxa"/>
              <w:right w:w="70" w:type="dxa"/>
            </w:tcMar>
            <w:vAlign w:val="center"/>
          </w:tcPr>
          <w:p w14:paraId="6839D4D7">
            <w:pPr>
              <w:keepNext w:val="0"/>
              <w:spacing w:before="20" w:after="20" w:line="260" w:lineRule="exact"/>
              <w:ind w:firstLine="0" w:firstLineChars="0"/>
              <w:jc w:val="center"/>
            </w:pPr>
            <w:r>
              <w:rPr>
                <w:rFonts w:ascii="Times New Roman" w:hAnsi="Times New Roman" w:eastAsia="宋体"/>
                <w:b w:val="0"/>
                <w:sz w:val="18"/>
              </w:rPr>
              <w:t>1</w:t>
            </w:r>
          </w:p>
        </w:tc>
      </w:tr>
      <w:tr w14:paraId="4FD5787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41" w:type="dxa"/>
            <w:tcMar>
              <w:left w:w="70" w:type="dxa"/>
              <w:right w:w="70" w:type="dxa"/>
            </w:tcMar>
            <w:vAlign w:val="center"/>
          </w:tcPr>
          <w:p w14:paraId="22547A4B">
            <w:pPr>
              <w:keepNext w:val="0"/>
              <w:spacing w:before="20" w:after="20" w:line="260" w:lineRule="exact"/>
              <w:ind w:firstLine="0" w:firstLineChars="0"/>
              <w:jc w:val="center"/>
            </w:pPr>
            <w:r>
              <w:rPr>
                <w:rFonts w:ascii="Times New Roman" w:hAnsi="Times New Roman" w:eastAsia="宋体"/>
                <w:b w:val="0"/>
                <w:sz w:val="18"/>
              </w:rPr>
              <w:t>邳州</w:t>
            </w:r>
          </w:p>
        </w:tc>
        <w:tc>
          <w:tcPr>
            <w:tcW w:w="1609" w:type="dxa"/>
            <w:tcMar>
              <w:left w:w="70" w:type="dxa"/>
              <w:right w:w="70" w:type="dxa"/>
            </w:tcMar>
            <w:vAlign w:val="center"/>
          </w:tcPr>
          <w:p w14:paraId="3113AA27">
            <w:pPr>
              <w:keepNext w:val="0"/>
              <w:spacing w:before="20" w:after="20" w:line="260" w:lineRule="exact"/>
              <w:ind w:firstLine="0" w:firstLineChars="0"/>
              <w:jc w:val="center"/>
            </w:pPr>
            <w:r>
              <w:rPr>
                <w:rFonts w:ascii="Times New Roman" w:hAnsi="Times New Roman" w:eastAsia="宋体"/>
                <w:b w:val="0"/>
                <w:sz w:val="18"/>
              </w:rPr>
              <w:t>BDZ-00016</w:t>
            </w:r>
          </w:p>
        </w:tc>
        <w:tc>
          <w:tcPr>
            <w:tcW w:w="1341" w:type="dxa"/>
            <w:tcMar>
              <w:left w:w="70" w:type="dxa"/>
              <w:right w:w="70" w:type="dxa"/>
            </w:tcMar>
            <w:vAlign w:val="center"/>
          </w:tcPr>
          <w:p w14:paraId="77FEFB8E">
            <w:pPr>
              <w:keepNext w:val="0"/>
              <w:spacing w:before="20" w:after="20" w:line="260" w:lineRule="exact"/>
              <w:ind w:firstLine="0" w:firstLineChars="0"/>
              <w:jc w:val="center"/>
            </w:pPr>
            <w:r>
              <w:rPr>
                <w:rFonts w:ascii="Times New Roman" w:hAnsi="Times New Roman" w:eastAsia="宋体"/>
                <w:b w:val="0"/>
                <w:sz w:val="18"/>
              </w:rPr>
              <w:t>72.47</w:t>
            </w:r>
          </w:p>
        </w:tc>
        <w:tc>
          <w:tcPr>
            <w:tcW w:w="1341" w:type="dxa"/>
            <w:tcMar>
              <w:left w:w="70" w:type="dxa"/>
              <w:right w:w="70" w:type="dxa"/>
            </w:tcMar>
            <w:vAlign w:val="center"/>
          </w:tcPr>
          <w:p w14:paraId="74DCBBFA">
            <w:pPr>
              <w:keepNext w:val="0"/>
              <w:spacing w:before="20" w:after="20" w:line="260" w:lineRule="exact"/>
              <w:ind w:firstLine="0" w:firstLineChars="0"/>
              <w:jc w:val="center"/>
            </w:pPr>
            <w:r>
              <w:rPr>
                <w:rFonts w:ascii="Times New Roman" w:hAnsi="Times New Roman" w:eastAsia="宋体"/>
                <w:b w:val="0"/>
                <w:sz w:val="18"/>
              </w:rPr>
              <w:t>32.99</w:t>
            </w:r>
          </w:p>
        </w:tc>
        <w:tc>
          <w:tcPr>
            <w:tcW w:w="1341" w:type="dxa"/>
            <w:tcMar>
              <w:left w:w="70" w:type="dxa"/>
              <w:right w:w="70" w:type="dxa"/>
            </w:tcMar>
            <w:vAlign w:val="center"/>
          </w:tcPr>
          <w:p w14:paraId="035EDD0B">
            <w:pPr>
              <w:keepNext w:val="0"/>
              <w:spacing w:before="20" w:after="20" w:line="260" w:lineRule="exact"/>
              <w:ind w:firstLine="0" w:firstLineChars="0"/>
              <w:jc w:val="center"/>
            </w:pPr>
            <w:r>
              <w:rPr>
                <w:rFonts w:ascii="Times New Roman" w:hAnsi="Times New Roman" w:eastAsia="宋体"/>
                <w:b w:val="0"/>
                <w:sz w:val="18"/>
              </w:rPr>
              <w:t>3</w:t>
            </w:r>
          </w:p>
        </w:tc>
        <w:tc>
          <w:tcPr>
            <w:tcW w:w="1341" w:type="dxa"/>
            <w:tcMar>
              <w:left w:w="70" w:type="dxa"/>
              <w:right w:w="70" w:type="dxa"/>
            </w:tcMar>
            <w:vAlign w:val="center"/>
          </w:tcPr>
          <w:p w14:paraId="2BA610FB">
            <w:pPr>
              <w:keepNext w:val="0"/>
              <w:spacing w:before="20" w:after="20" w:line="260" w:lineRule="exact"/>
              <w:ind w:firstLine="0" w:firstLineChars="0"/>
              <w:jc w:val="center"/>
            </w:pPr>
            <w:r>
              <w:rPr>
                <w:rFonts w:ascii="Times New Roman" w:hAnsi="Times New Roman" w:eastAsia="宋体"/>
                <w:b w:val="0"/>
                <w:sz w:val="18"/>
              </w:rPr>
              <w:t>2</w:t>
            </w:r>
          </w:p>
        </w:tc>
      </w:tr>
      <w:tr w14:paraId="4968B55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41" w:type="dxa"/>
            <w:tcMar>
              <w:left w:w="70" w:type="dxa"/>
              <w:right w:w="70" w:type="dxa"/>
            </w:tcMar>
            <w:vAlign w:val="center"/>
          </w:tcPr>
          <w:p w14:paraId="343661C7">
            <w:pPr>
              <w:keepNext w:val="0"/>
              <w:spacing w:before="20" w:after="20" w:line="260" w:lineRule="exact"/>
              <w:ind w:firstLine="0" w:firstLineChars="0"/>
              <w:jc w:val="center"/>
            </w:pPr>
            <w:r>
              <w:rPr>
                <w:rFonts w:ascii="Times New Roman" w:hAnsi="Times New Roman" w:eastAsia="宋体"/>
                <w:b w:val="0"/>
                <w:sz w:val="18"/>
              </w:rPr>
              <w:t>市区</w:t>
            </w:r>
          </w:p>
        </w:tc>
        <w:tc>
          <w:tcPr>
            <w:tcW w:w="1609" w:type="dxa"/>
            <w:tcMar>
              <w:left w:w="70" w:type="dxa"/>
              <w:right w:w="70" w:type="dxa"/>
            </w:tcMar>
            <w:vAlign w:val="center"/>
          </w:tcPr>
          <w:p w14:paraId="26AD1F68">
            <w:pPr>
              <w:keepNext w:val="0"/>
              <w:spacing w:before="20" w:after="20" w:line="260" w:lineRule="exact"/>
              <w:ind w:firstLine="0" w:firstLineChars="0"/>
              <w:jc w:val="center"/>
            </w:pPr>
            <w:r>
              <w:rPr>
                <w:rFonts w:ascii="Times New Roman" w:hAnsi="Times New Roman" w:eastAsia="宋体"/>
                <w:b w:val="0"/>
                <w:sz w:val="18"/>
              </w:rPr>
              <w:t>BDZ-00151</w:t>
            </w:r>
          </w:p>
        </w:tc>
        <w:tc>
          <w:tcPr>
            <w:tcW w:w="1341" w:type="dxa"/>
            <w:tcMar>
              <w:left w:w="70" w:type="dxa"/>
              <w:right w:w="70" w:type="dxa"/>
            </w:tcMar>
            <w:vAlign w:val="center"/>
          </w:tcPr>
          <w:p w14:paraId="7357D397">
            <w:pPr>
              <w:keepNext w:val="0"/>
              <w:spacing w:before="20" w:after="20" w:line="260" w:lineRule="exact"/>
              <w:ind w:firstLine="0" w:firstLineChars="0"/>
              <w:jc w:val="center"/>
            </w:pPr>
            <w:r>
              <w:rPr>
                <w:rFonts w:ascii="Times New Roman" w:hAnsi="Times New Roman" w:eastAsia="宋体"/>
                <w:b w:val="0"/>
                <w:sz w:val="18"/>
              </w:rPr>
              <w:t>110.92</w:t>
            </w:r>
          </w:p>
        </w:tc>
        <w:tc>
          <w:tcPr>
            <w:tcW w:w="1341" w:type="dxa"/>
            <w:tcMar>
              <w:left w:w="70" w:type="dxa"/>
              <w:right w:w="70" w:type="dxa"/>
            </w:tcMar>
            <w:vAlign w:val="center"/>
          </w:tcPr>
          <w:p w14:paraId="31709BE2">
            <w:pPr>
              <w:keepNext w:val="0"/>
              <w:spacing w:before="20" w:after="20" w:line="260" w:lineRule="exact"/>
              <w:ind w:firstLine="0" w:firstLineChars="0"/>
              <w:jc w:val="center"/>
            </w:pPr>
            <w:r>
              <w:rPr>
                <w:rFonts w:ascii="Times New Roman" w:hAnsi="Times New Roman" w:eastAsia="宋体"/>
                <w:b w:val="0"/>
                <w:sz w:val="18"/>
              </w:rPr>
              <w:t>0.00</w:t>
            </w:r>
          </w:p>
        </w:tc>
        <w:tc>
          <w:tcPr>
            <w:tcW w:w="1341" w:type="dxa"/>
            <w:tcMar>
              <w:left w:w="70" w:type="dxa"/>
              <w:right w:w="70" w:type="dxa"/>
            </w:tcMar>
            <w:vAlign w:val="center"/>
          </w:tcPr>
          <w:p w14:paraId="58F595CF">
            <w:pPr>
              <w:keepNext w:val="0"/>
              <w:spacing w:before="20" w:after="20" w:line="260" w:lineRule="exact"/>
              <w:ind w:firstLine="0" w:firstLineChars="0"/>
              <w:jc w:val="center"/>
            </w:pPr>
            <w:r>
              <w:rPr>
                <w:rFonts w:ascii="Times New Roman" w:hAnsi="Times New Roman" w:eastAsia="宋体"/>
                <w:b w:val="0"/>
                <w:sz w:val="18"/>
              </w:rPr>
              <w:t>4</w:t>
            </w:r>
          </w:p>
        </w:tc>
        <w:tc>
          <w:tcPr>
            <w:tcW w:w="1341" w:type="dxa"/>
            <w:tcMar>
              <w:left w:w="70" w:type="dxa"/>
              <w:right w:w="70" w:type="dxa"/>
            </w:tcMar>
            <w:vAlign w:val="center"/>
          </w:tcPr>
          <w:p w14:paraId="7DBA486F">
            <w:pPr>
              <w:keepNext w:val="0"/>
              <w:spacing w:before="20" w:after="20" w:line="260" w:lineRule="exact"/>
              <w:ind w:firstLine="0" w:firstLineChars="0"/>
              <w:jc w:val="center"/>
            </w:pPr>
            <w:r>
              <w:rPr>
                <w:rFonts w:ascii="Times New Roman" w:hAnsi="Times New Roman" w:eastAsia="宋体"/>
                <w:b w:val="0"/>
                <w:sz w:val="18"/>
              </w:rPr>
              <w:t>0</w:t>
            </w:r>
          </w:p>
        </w:tc>
      </w:tr>
      <w:tr w14:paraId="136EEC3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41" w:type="dxa"/>
            <w:tcMar>
              <w:left w:w="70" w:type="dxa"/>
              <w:right w:w="70" w:type="dxa"/>
            </w:tcMar>
            <w:vAlign w:val="center"/>
          </w:tcPr>
          <w:p w14:paraId="195808D6">
            <w:pPr>
              <w:keepNext w:val="0"/>
              <w:spacing w:before="20" w:after="20" w:line="260" w:lineRule="exact"/>
              <w:ind w:firstLine="0" w:firstLineChars="0"/>
              <w:jc w:val="center"/>
            </w:pPr>
            <w:r>
              <w:rPr>
                <w:rFonts w:ascii="Times New Roman" w:hAnsi="Times New Roman" w:eastAsia="宋体"/>
                <w:b w:val="0"/>
                <w:sz w:val="18"/>
              </w:rPr>
              <w:t>市区</w:t>
            </w:r>
          </w:p>
        </w:tc>
        <w:tc>
          <w:tcPr>
            <w:tcW w:w="1609" w:type="dxa"/>
            <w:tcMar>
              <w:left w:w="70" w:type="dxa"/>
              <w:right w:w="70" w:type="dxa"/>
            </w:tcMar>
            <w:vAlign w:val="center"/>
          </w:tcPr>
          <w:p w14:paraId="76F537A0">
            <w:pPr>
              <w:keepNext w:val="0"/>
              <w:spacing w:before="20" w:after="20" w:line="260" w:lineRule="exact"/>
              <w:ind w:firstLine="0" w:firstLineChars="0"/>
              <w:jc w:val="center"/>
            </w:pPr>
            <w:r>
              <w:rPr>
                <w:rFonts w:ascii="Times New Roman" w:hAnsi="Times New Roman" w:eastAsia="宋体"/>
                <w:b w:val="0"/>
                <w:sz w:val="18"/>
              </w:rPr>
              <w:t>BDZ-00114</w:t>
            </w:r>
          </w:p>
        </w:tc>
        <w:tc>
          <w:tcPr>
            <w:tcW w:w="1341" w:type="dxa"/>
            <w:tcMar>
              <w:left w:w="70" w:type="dxa"/>
              <w:right w:w="70" w:type="dxa"/>
            </w:tcMar>
            <w:vAlign w:val="center"/>
          </w:tcPr>
          <w:p w14:paraId="7651DCC1">
            <w:pPr>
              <w:keepNext w:val="0"/>
              <w:spacing w:before="20" w:after="20" w:line="260" w:lineRule="exact"/>
              <w:ind w:firstLine="0" w:firstLineChars="0"/>
              <w:jc w:val="center"/>
            </w:pPr>
            <w:r>
              <w:rPr>
                <w:rFonts w:ascii="Times New Roman" w:hAnsi="Times New Roman" w:eastAsia="宋体"/>
                <w:b w:val="0"/>
                <w:sz w:val="18"/>
              </w:rPr>
              <w:t>95.14</w:t>
            </w:r>
          </w:p>
        </w:tc>
        <w:tc>
          <w:tcPr>
            <w:tcW w:w="1341" w:type="dxa"/>
            <w:tcMar>
              <w:left w:w="70" w:type="dxa"/>
              <w:right w:w="70" w:type="dxa"/>
            </w:tcMar>
            <w:vAlign w:val="center"/>
          </w:tcPr>
          <w:p w14:paraId="33C0281B">
            <w:pPr>
              <w:keepNext w:val="0"/>
              <w:spacing w:before="20" w:after="20" w:line="260" w:lineRule="exact"/>
              <w:ind w:firstLine="0" w:firstLineChars="0"/>
              <w:jc w:val="center"/>
            </w:pPr>
            <w:r>
              <w:rPr>
                <w:rFonts w:ascii="Times New Roman" w:hAnsi="Times New Roman" w:eastAsia="宋体"/>
                <w:b w:val="0"/>
                <w:sz w:val="18"/>
              </w:rPr>
              <w:t>9.47</w:t>
            </w:r>
          </w:p>
        </w:tc>
        <w:tc>
          <w:tcPr>
            <w:tcW w:w="1341" w:type="dxa"/>
            <w:tcMar>
              <w:left w:w="70" w:type="dxa"/>
              <w:right w:w="70" w:type="dxa"/>
            </w:tcMar>
            <w:vAlign w:val="center"/>
          </w:tcPr>
          <w:p w14:paraId="695FBB2B">
            <w:pPr>
              <w:keepNext w:val="0"/>
              <w:spacing w:before="20" w:after="20" w:line="260" w:lineRule="exact"/>
              <w:ind w:firstLine="0" w:firstLineChars="0"/>
              <w:jc w:val="center"/>
            </w:pPr>
            <w:r>
              <w:rPr>
                <w:rFonts w:ascii="Times New Roman" w:hAnsi="Times New Roman" w:eastAsia="宋体"/>
                <w:b w:val="0"/>
                <w:sz w:val="18"/>
              </w:rPr>
              <w:t>1</w:t>
            </w:r>
          </w:p>
        </w:tc>
        <w:tc>
          <w:tcPr>
            <w:tcW w:w="1341" w:type="dxa"/>
            <w:tcMar>
              <w:left w:w="70" w:type="dxa"/>
              <w:right w:w="70" w:type="dxa"/>
            </w:tcMar>
            <w:vAlign w:val="center"/>
          </w:tcPr>
          <w:p w14:paraId="5E2F1C7E">
            <w:pPr>
              <w:keepNext w:val="0"/>
              <w:spacing w:before="20" w:after="20" w:line="260" w:lineRule="exact"/>
              <w:ind w:firstLine="0" w:firstLineChars="0"/>
              <w:jc w:val="center"/>
            </w:pPr>
            <w:r>
              <w:rPr>
                <w:rFonts w:ascii="Times New Roman" w:hAnsi="Times New Roman" w:eastAsia="宋体"/>
                <w:b w:val="0"/>
                <w:sz w:val="18"/>
              </w:rPr>
              <w:t>1</w:t>
            </w:r>
          </w:p>
        </w:tc>
      </w:tr>
      <w:tr w14:paraId="7BC4E5F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41" w:type="dxa"/>
            <w:tcMar>
              <w:left w:w="70" w:type="dxa"/>
              <w:right w:w="70" w:type="dxa"/>
            </w:tcMar>
            <w:vAlign w:val="center"/>
          </w:tcPr>
          <w:p w14:paraId="408AA926">
            <w:pPr>
              <w:keepNext w:val="0"/>
              <w:spacing w:before="20" w:after="20" w:line="260" w:lineRule="exact"/>
              <w:ind w:firstLine="0" w:firstLineChars="0"/>
              <w:jc w:val="center"/>
            </w:pPr>
            <w:r>
              <w:rPr>
                <w:rFonts w:ascii="Times New Roman" w:hAnsi="Times New Roman" w:eastAsia="宋体"/>
                <w:b w:val="0"/>
                <w:sz w:val="18"/>
              </w:rPr>
              <w:t>市区</w:t>
            </w:r>
          </w:p>
        </w:tc>
        <w:tc>
          <w:tcPr>
            <w:tcW w:w="1609" w:type="dxa"/>
            <w:tcMar>
              <w:left w:w="70" w:type="dxa"/>
              <w:right w:w="70" w:type="dxa"/>
            </w:tcMar>
            <w:vAlign w:val="center"/>
          </w:tcPr>
          <w:p w14:paraId="61FA1512">
            <w:pPr>
              <w:keepNext w:val="0"/>
              <w:spacing w:before="20" w:after="20" w:line="260" w:lineRule="exact"/>
              <w:ind w:firstLine="0" w:firstLineChars="0"/>
              <w:jc w:val="center"/>
            </w:pPr>
            <w:r>
              <w:rPr>
                <w:rFonts w:ascii="Times New Roman" w:hAnsi="Times New Roman" w:eastAsia="宋体"/>
                <w:b w:val="0"/>
                <w:sz w:val="18"/>
              </w:rPr>
              <w:t>BDZ-00148</w:t>
            </w:r>
          </w:p>
        </w:tc>
        <w:tc>
          <w:tcPr>
            <w:tcW w:w="1341" w:type="dxa"/>
            <w:tcMar>
              <w:left w:w="70" w:type="dxa"/>
              <w:right w:w="70" w:type="dxa"/>
            </w:tcMar>
            <w:vAlign w:val="center"/>
          </w:tcPr>
          <w:p w14:paraId="27331CEE">
            <w:pPr>
              <w:keepNext w:val="0"/>
              <w:spacing w:before="20" w:after="20" w:line="260" w:lineRule="exact"/>
              <w:ind w:firstLine="0" w:firstLineChars="0"/>
              <w:jc w:val="center"/>
            </w:pPr>
            <w:r>
              <w:rPr>
                <w:rFonts w:ascii="Times New Roman" w:hAnsi="Times New Roman" w:eastAsia="宋体"/>
                <w:b w:val="0"/>
                <w:sz w:val="18"/>
              </w:rPr>
              <w:t>89.09</w:t>
            </w:r>
          </w:p>
        </w:tc>
        <w:tc>
          <w:tcPr>
            <w:tcW w:w="1341" w:type="dxa"/>
            <w:tcMar>
              <w:left w:w="70" w:type="dxa"/>
              <w:right w:w="70" w:type="dxa"/>
            </w:tcMar>
            <w:vAlign w:val="center"/>
          </w:tcPr>
          <w:p w14:paraId="19501AB4">
            <w:pPr>
              <w:keepNext w:val="0"/>
              <w:spacing w:before="20" w:after="20" w:line="260" w:lineRule="exact"/>
              <w:ind w:firstLine="0" w:firstLineChars="0"/>
              <w:jc w:val="center"/>
            </w:pPr>
            <w:r>
              <w:rPr>
                <w:rFonts w:ascii="Times New Roman" w:hAnsi="Times New Roman" w:eastAsia="宋体"/>
                <w:b w:val="0"/>
                <w:sz w:val="18"/>
              </w:rPr>
              <w:t>0.00</w:t>
            </w:r>
          </w:p>
        </w:tc>
        <w:tc>
          <w:tcPr>
            <w:tcW w:w="1341" w:type="dxa"/>
            <w:tcMar>
              <w:left w:w="70" w:type="dxa"/>
              <w:right w:w="70" w:type="dxa"/>
            </w:tcMar>
            <w:vAlign w:val="center"/>
          </w:tcPr>
          <w:p w14:paraId="754B7679">
            <w:pPr>
              <w:keepNext w:val="0"/>
              <w:spacing w:before="20" w:after="20" w:line="260" w:lineRule="exact"/>
              <w:ind w:firstLine="0" w:firstLineChars="0"/>
              <w:jc w:val="center"/>
            </w:pPr>
            <w:r>
              <w:rPr>
                <w:rFonts w:ascii="Times New Roman" w:hAnsi="Times New Roman" w:eastAsia="宋体"/>
                <w:b w:val="0"/>
                <w:sz w:val="18"/>
              </w:rPr>
              <w:t>2</w:t>
            </w:r>
          </w:p>
        </w:tc>
        <w:tc>
          <w:tcPr>
            <w:tcW w:w="1341" w:type="dxa"/>
            <w:tcMar>
              <w:left w:w="70" w:type="dxa"/>
              <w:right w:w="70" w:type="dxa"/>
            </w:tcMar>
            <w:vAlign w:val="center"/>
          </w:tcPr>
          <w:p w14:paraId="4B759F51">
            <w:pPr>
              <w:keepNext w:val="0"/>
              <w:spacing w:before="20" w:after="20" w:line="260" w:lineRule="exact"/>
              <w:ind w:firstLine="0" w:firstLineChars="0"/>
              <w:jc w:val="center"/>
            </w:pPr>
            <w:r>
              <w:rPr>
                <w:rFonts w:ascii="Times New Roman" w:hAnsi="Times New Roman" w:eastAsia="宋体"/>
                <w:b w:val="0"/>
                <w:sz w:val="18"/>
              </w:rPr>
              <w:t>0</w:t>
            </w:r>
          </w:p>
        </w:tc>
      </w:tr>
      <w:tr w14:paraId="08131D1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41" w:type="dxa"/>
            <w:tcMar>
              <w:left w:w="70" w:type="dxa"/>
              <w:right w:w="70" w:type="dxa"/>
            </w:tcMar>
            <w:vAlign w:val="center"/>
          </w:tcPr>
          <w:p w14:paraId="2623738F">
            <w:pPr>
              <w:keepNext w:val="0"/>
              <w:spacing w:before="20" w:after="20" w:line="260" w:lineRule="exact"/>
              <w:ind w:firstLine="0" w:firstLineChars="0"/>
              <w:jc w:val="center"/>
            </w:pPr>
            <w:r>
              <w:rPr>
                <w:rFonts w:ascii="Times New Roman" w:hAnsi="Times New Roman" w:eastAsia="宋体"/>
                <w:b w:val="0"/>
                <w:sz w:val="18"/>
              </w:rPr>
              <w:t>市区</w:t>
            </w:r>
          </w:p>
        </w:tc>
        <w:tc>
          <w:tcPr>
            <w:tcW w:w="1609" w:type="dxa"/>
            <w:tcMar>
              <w:left w:w="70" w:type="dxa"/>
              <w:right w:w="70" w:type="dxa"/>
            </w:tcMar>
            <w:vAlign w:val="center"/>
          </w:tcPr>
          <w:p w14:paraId="60CE4815">
            <w:pPr>
              <w:keepNext w:val="0"/>
              <w:spacing w:before="20" w:after="20" w:line="260" w:lineRule="exact"/>
              <w:ind w:firstLine="0" w:firstLineChars="0"/>
              <w:jc w:val="center"/>
            </w:pPr>
            <w:r>
              <w:rPr>
                <w:rFonts w:ascii="Times New Roman" w:hAnsi="Times New Roman" w:eastAsia="宋体"/>
                <w:b w:val="0"/>
                <w:sz w:val="18"/>
              </w:rPr>
              <w:t>BDZ-00023</w:t>
            </w:r>
          </w:p>
        </w:tc>
        <w:tc>
          <w:tcPr>
            <w:tcW w:w="1341" w:type="dxa"/>
            <w:tcMar>
              <w:left w:w="70" w:type="dxa"/>
              <w:right w:w="70" w:type="dxa"/>
            </w:tcMar>
            <w:vAlign w:val="center"/>
          </w:tcPr>
          <w:p w14:paraId="78533873">
            <w:pPr>
              <w:keepNext w:val="0"/>
              <w:spacing w:before="20" w:after="20" w:line="260" w:lineRule="exact"/>
              <w:ind w:firstLine="0" w:firstLineChars="0"/>
              <w:jc w:val="center"/>
            </w:pPr>
            <w:r>
              <w:rPr>
                <w:rFonts w:ascii="Times New Roman" w:hAnsi="Times New Roman" w:eastAsia="宋体"/>
                <w:b w:val="0"/>
                <w:sz w:val="18"/>
              </w:rPr>
              <w:t>89.01</w:t>
            </w:r>
          </w:p>
        </w:tc>
        <w:tc>
          <w:tcPr>
            <w:tcW w:w="1341" w:type="dxa"/>
            <w:tcMar>
              <w:left w:w="70" w:type="dxa"/>
              <w:right w:w="70" w:type="dxa"/>
            </w:tcMar>
            <w:vAlign w:val="center"/>
          </w:tcPr>
          <w:p w14:paraId="19881AA0">
            <w:pPr>
              <w:keepNext w:val="0"/>
              <w:spacing w:before="20" w:after="20" w:line="260" w:lineRule="exact"/>
              <w:ind w:firstLine="0" w:firstLineChars="0"/>
              <w:jc w:val="center"/>
            </w:pPr>
            <w:r>
              <w:rPr>
                <w:rFonts w:ascii="Times New Roman" w:hAnsi="Times New Roman" w:eastAsia="宋体"/>
                <w:b w:val="0"/>
                <w:sz w:val="18"/>
              </w:rPr>
              <w:t>0.00</w:t>
            </w:r>
          </w:p>
        </w:tc>
        <w:tc>
          <w:tcPr>
            <w:tcW w:w="1341" w:type="dxa"/>
            <w:tcMar>
              <w:left w:w="70" w:type="dxa"/>
              <w:right w:w="70" w:type="dxa"/>
            </w:tcMar>
            <w:vAlign w:val="center"/>
          </w:tcPr>
          <w:p w14:paraId="40B2C262">
            <w:pPr>
              <w:keepNext w:val="0"/>
              <w:spacing w:before="20" w:after="20" w:line="260" w:lineRule="exact"/>
              <w:ind w:firstLine="0" w:firstLineChars="0"/>
              <w:jc w:val="center"/>
            </w:pPr>
            <w:r>
              <w:rPr>
                <w:rFonts w:ascii="Times New Roman" w:hAnsi="Times New Roman" w:eastAsia="宋体"/>
                <w:b w:val="0"/>
                <w:sz w:val="18"/>
              </w:rPr>
              <w:t>4</w:t>
            </w:r>
          </w:p>
        </w:tc>
        <w:tc>
          <w:tcPr>
            <w:tcW w:w="1341" w:type="dxa"/>
            <w:tcMar>
              <w:left w:w="70" w:type="dxa"/>
              <w:right w:w="70" w:type="dxa"/>
            </w:tcMar>
            <w:vAlign w:val="center"/>
          </w:tcPr>
          <w:p w14:paraId="669AADED">
            <w:pPr>
              <w:keepNext w:val="0"/>
              <w:spacing w:before="20" w:after="20" w:line="260" w:lineRule="exact"/>
              <w:ind w:firstLine="0" w:firstLineChars="0"/>
              <w:jc w:val="center"/>
            </w:pPr>
            <w:r>
              <w:rPr>
                <w:rFonts w:ascii="Times New Roman" w:hAnsi="Times New Roman" w:eastAsia="宋体"/>
                <w:b w:val="0"/>
                <w:sz w:val="18"/>
              </w:rPr>
              <w:t>0</w:t>
            </w:r>
          </w:p>
        </w:tc>
      </w:tr>
      <w:tr w14:paraId="35D23D0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41" w:type="dxa"/>
            <w:tcMar>
              <w:left w:w="70" w:type="dxa"/>
              <w:right w:w="70" w:type="dxa"/>
            </w:tcMar>
            <w:vAlign w:val="center"/>
          </w:tcPr>
          <w:p w14:paraId="4F5F0F0D">
            <w:pPr>
              <w:keepNext w:val="0"/>
              <w:spacing w:before="20" w:after="20" w:line="260" w:lineRule="exact"/>
              <w:ind w:firstLine="0" w:firstLineChars="0"/>
              <w:jc w:val="center"/>
            </w:pPr>
            <w:r>
              <w:rPr>
                <w:rFonts w:ascii="Times New Roman" w:hAnsi="Times New Roman" w:eastAsia="宋体"/>
                <w:b w:val="0"/>
                <w:sz w:val="18"/>
              </w:rPr>
              <w:t>市区</w:t>
            </w:r>
          </w:p>
        </w:tc>
        <w:tc>
          <w:tcPr>
            <w:tcW w:w="1609" w:type="dxa"/>
            <w:tcMar>
              <w:left w:w="70" w:type="dxa"/>
              <w:right w:w="70" w:type="dxa"/>
            </w:tcMar>
            <w:vAlign w:val="center"/>
          </w:tcPr>
          <w:p w14:paraId="1AB80540">
            <w:pPr>
              <w:keepNext w:val="0"/>
              <w:spacing w:before="20" w:after="20" w:line="260" w:lineRule="exact"/>
              <w:ind w:firstLine="0" w:firstLineChars="0"/>
              <w:jc w:val="center"/>
            </w:pPr>
            <w:r>
              <w:rPr>
                <w:rFonts w:ascii="Times New Roman" w:hAnsi="Times New Roman" w:eastAsia="宋体"/>
                <w:b w:val="0"/>
                <w:sz w:val="18"/>
              </w:rPr>
              <w:t>BDZ-00024</w:t>
            </w:r>
          </w:p>
        </w:tc>
        <w:tc>
          <w:tcPr>
            <w:tcW w:w="1341" w:type="dxa"/>
            <w:tcMar>
              <w:left w:w="70" w:type="dxa"/>
              <w:right w:w="70" w:type="dxa"/>
            </w:tcMar>
            <w:vAlign w:val="center"/>
          </w:tcPr>
          <w:p w14:paraId="303D0DD8">
            <w:pPr>
              <w:keepNext w:val="0"/>
              <w:spacing w:before="20" w:after="20" w:line="260" w:lineRule="exact"/>
              <w:ind w:firstLine="0" w:firstLineChars="0"/>
              <w:jc w:val="center"/>
            </w:pPr>
            <w:r>
              <w:rPr>
                <w:rFonts w:ascii="Times New Roman" w:hAnsi="Times New Roman" w:eastAsia="宋体"/>
                <w:b w:val="0"/>
                <w:sz w:val="18"/>
              </w:rPr>
              <w:t>82.69</w:t>
            </w:r>
          </w:p>
        </w:tc>
        <w:tc>
          <w:tcPr>
            <w:tcW w:w="1341" w:type="dxa"/>
            <w:tcMar>
              <w:left w:w="70" w:type="dxa"/>
              <w:right w:w="70" w:type="dxa"/>
            </w:tcMar>
            <w:vAlign w:val="center"/>
          </w:tcPr>
          <w:p w14:paraId="6EA7DF02">
            <w:pPr>
              <w:keepNext w:val="0"/>
              <w:spacing w:before="20" w:after="20" w:line="260" w:lineRule="exact"/>
              <w:ind w:firstLine="0" w:firstLineChars="0"/>
              <w:jc w:val="center"/>
            </w:pPr>
            <w:r>
              <w:rPr>
                <w:rFonts w:ascii="Times New Roman" w:hAnsi="Times New Roman" w:eastAsia="宋体"/>
                <w:b w:val="0"/>
                <w:sz w:val="18"/>
              </w:rPr>
              <w:t>0.00</w:t>
            </w:r>
          </w:p>
        </w:tc>
        <w:tc>
          <w:tcPr>
            <w:tcW w:w="1341" w:type="dxa"/>
            <w:tcMar>
              <w:left w:w="70" w:type="dxa"/>
              <w:right w:w="70" w:type="dxa"/>
            </w:tcMar>
            <w:vAlign w:val="center"/>
          </w:tcPr>
          <w:p w14:paraId="3864E996">
            <w:pPr>
              <w:keepNext w:val="0"/>
              <w:spacing w:before="20" w:after="20" w:line="260" w:lineRule="exact"/>
              <w:ind w:firstLine="0" w:firstLineChars="0"/>
              <w:jc w:val="center"/>
            </w:pPr>
            <w:r>
              <w:rPr>
                <w:rFonts w:ascii="Times New Roman" w:hAnsi="Times New Roman" w:eastAsia="宋体"/>
                <w:b w:val="0"/>
                <w:sz w:val="18"/>
              </w:rPr>
              <w:t>2</w:t>
            </w:r>
          </w:p>
        </w:tc>
        <w:tc>
          <w:tcPr>
            <w:tcW w:w="1341" w:type="dxa"/>
            <w:tcMar>
              <w:left w:w="70" w:type="dxa"/>
              <w:right w:w="70" w:type="dxa"/>
            </w:tcMar>
            <w:vAlign w:val="center"/>
          </w:tcPr>
          <w:p w14:paraId="04878429">
            <w:pPr>
              <w:keepNext w:val="0"/>
              <w:spacing w:before="20" w:after="20" w:line="260" w:lineRule="exact"/>
              <w:ind w:firstLine="0" w:firstLineChars="0"/>
              <w:jc w:val="center"/>
            </w:pPr>
            <w:r>
              <w:rPr>
                <w:rFonts w:ascii="Times New Roman" w:hAnsi="Times New Roman" w:eastAsia="宋体"/>
                <w:b w:val="0"/>
                <w:sz w:val="18"/>
              </w:rPr>
              <w:t>0</w:t>
            </w:r>
          </w:p>
        </w:tc>
      </w:tr>
    </w:tbl>
    <w:p w14:paraId="6C4B6652">
      <w:pPr>
        <w:pStyle w:val="2"/>
        <w:widowControl/>
        <w:spacing w:before="0" w:after="0" w:line="300" w:lineRule="auto"/>
        <w:ind w:firstLine="480"/>
        <w:jc w:val="both"/>
      </w:pPr>
      <w:r>
        <w:rPr>
          <w:rFonts w:ascii="Times New Roman" w:hAnsi="Times New Roman" w:eastAsia="方正仿宋_GBK"/>
          <w:b w:val="0"/>
          <w:sz w:val="24"/>
        </w:rPr>
        <w:t>表中分别选取两地区仿真第4年净负荷最大绝对值较大的5座站。方向峰值与持续时间成对使用，用于识别主变有功容量和储能能量需求。</w:t>
      </w:r>
    </w:p>
    <w:p w14:paraId="432C49EB">
      <w:pPr>
        <w:pStyle w:val="5"/>
        <w:keepNext/>
        <w:numPr>
          <w:ilvl w:val="0"/>
          <w:numId w:val="0"/>
        </w:numPr>
        <w:spacing w:before="160" w:after="120" w:line="360" w:lineRule="auto"/>
        <w:ind w:firstLine="0"/>
      </w:pPr>
      <w:bookmarkStart w:id="119" w:name="运行分析与寻优输入的衔接"/>
      <w:r>
        <w:rPr>
          <w:rFonts w:ascii="Times New Roman" w:hAnsi="Times New Roman" w:eastAsia="方正仿宋_GBK"/>
          <w:b/>
          <w:sz w:val="26"/>
        </w:rPr>
        <w:t>3.7.4 运行分析与寻优输入的衔接</w:t>
      </w:r>
      <w:bookmarkEnd w:id="119"/>
    </w:p>
    <w:p w14:paraId="1B58774E">
      <w:pPr>
        <w:widowControl/>
        <w:spacing w:before="0" w:after="0" w:line="300" w:lineRule="auto"/>
        <w:ind w:firstLine="480"/>
        <w:jc w:val="both"/>
      </w:pPr>
      <w:r>
        <w:rPr>
          <w:rFonts w:ascii="Times New Roman" w:hAnsi="Times New Roman" w:eastAsia="方正仿宋_GBK"/>
          <w:b w:val="0"/>
          <w:sz w:val="24"/>
        </w:rPr>
        <w:t>两地区采用相同三类措施，负荷和设备结构不同，各约束的作用也不同。</w:t>
      </w:r>
      <w:ins w:id="160" w:author="白日梦想家" w:date="2026-10-02T20:26:39Z">
        <w:r>
          <w:rPr>
            <w:rFonts w:hint="eastAsia"/>
            <w:b w:val="0"/>
            <w:sz w:val="24"/>
            <w:lang w:eastAsia="zh"/>
            <w:woUserID w:val="2"/>
          </w:rPr>
          <w:t>变电站</w:t>
        </w:r>
      </w:ins>
      <w:del w:id="161" w:author="白日梦想家" w:date="2026-10-02T20:26:38Z">
        <w:r>
          <w:rPr>
            <w:rFonts w:ascii="Times New Roman" w:hAnsi="Times New Roman" w:eastAsia="方正仿宋_GBK"/>
            <w:b w:val="0"/>
            <w:sz w:val="24"/>
          </w:rPr>
          <w:delText>站级正向</w:delText>
        </w:r>
      </w:del>
      <w:r>
        <w:rPr>
          <w:rFonts w:ascii="Times New Roman" w:hAnsi="Times New Roman" w:eastAsia="方正仿宋_GBK"/>
          <w:b w:val="0"/>
          <w:sz w:val="24"/>
        </w:rPr>
        <w:t>负荷转出后，</w:t>
      </w:r>
      <w:del w:id="162" w:author="白日梦想家" w:date="2026-10-02T20:27:00Z">
        <w:r>
          <w:rPr>
            <w:rFonts w:ascii="Times New Roman" w:hAnsi="Times New Roman" w:eastAsia="方正仿宋_GBK"/>
            <w:b w:val="0"/>
            <w:sz w:val="24"/>
          </w:rPr>
          <w:delText>原站电源保持归属，反向校核上界相应增加；</w:delText>
        </w:r>
      </w:del>
      <w:ins w:id="163" w:author="白日梦想家" w:date="2026-10-02T20:27:03Z">
        <w:r>
          <w:rPr>
            <w:rFonts w:hint="eastAsia"/>
            <w:b w:val="0"/>
            <w:sz w:val="24"/>
            <w:lang w:eastAsia="zh"/>
            <w:woUserID w:val="2"/>
          </w:rPr>
          <w:t>负荷</w:t>
        </w:r>
      </w:ins>
      <w:ins w:id="164" w:author="白日梦想家" w:date="2026-10-02T20:27:06Z">
        <w:r>
          <w:rPr>
            <w:rFonts w:hint="eastAsia"/>
            <w:b w:val="0"/>
            <w:sz w:val="24"/>
            <w:lang w:eastAsia="zh"/>
            <w:woUserID w:val="2"/>
          </w:rPr>
          <w:t>转入</w:t>
        </w:r>
      </w:ins>
      <w:del w:id="165" w:author="白日梦想家" w:date="2026-10-02T20:27:02Z">
        <w:r>
          <w:rPr>
            <w:rFonts w:ascii="Times New Roman" w:hAnsi="Times New Roman" w:eastAsia="方正仿宋_GBK"/>
            <w:b w:val="0"/>
            <w:sz w:val="24"/>
          </w:rPr>
          <w:delText>承接</w:delText>
        </w:r>
      </w:del>
      <w:r>
        <w:rPr>
          <w:rFonts w:ascii="Times New Roman" w:hAnsi="Times New Roman" w:eastAsia="方正仿宋_GBK"/>
          <w:b w:val="0"/>
          <w:sz w:val="24"/>
        </w:rPr>
        <w:t>站按</w:t>
      </w:r>
      <w:ins w:id="166" w:author="白日梦想家" w:date="2026-10-02T20:27:13Z">
        <w:r>
          <w:rPr>
            <w:rFonts w:hint="eastAsia"/>
            <w:b w:val="0"/>
            <w:sz w:val="24"/>
            <w:lang w:eastAsia="zh"/>
            <w:woUserID w:val="2"/>
          </w:rPr>
          <w:t>负荷</w:t>
        </w:r>
      </w:ins>
      <w:ins w:id="167" w:author="白日梦想家" w:date="2026-10-02T20:27:16Z">
        <w:r>
          <w:rPr>
            <w:rFonts w:hint="eastAsia"/>
            <w:b w:val="0"/>
            <w:sz w:val="24"/>
            <w:lang w:eastAsia="zh"/>
            <w:woUserID w:val="2"/>
          </w:rPr>
          <w:t>切转</w:t>
        </w:r>
      </w:ins>
      <w:del w:id="168" w:author="白日梦想家" w:date="2026-10-02T20:27:18Z">
        <w:r>
          <w:rPr>
            <w:rFonts w:ascii="Times New Roman" w:hAnsi="Times New Roman" w:eastAsia="方正仿宋_GBK"/>
            <w:b w:val="0"/>
            <w:sz w:val="24"/>
          </w:rPr>
          <w:delText>转接</w:delText>
        </w:r>
      </w:del>
      <w:r>
        <w:rPr>
          <w:rFonts w:ascii="Times New Roman" w:hAnsi="Times New Roman" w:eastAsia="方正仿宋_GBK"/>
          <w:b w:val="0"/>
          <w:sz w:val="24"/>
        </w:rPr>
        <w:t>后的</w:t>
      </w:r>
      <w:del w:id="169" w:author="白日梦想家" w:date="2026-10-02T20:27:22Z">
        <w:r>
          <w:rPr>
            <w:rFonts w:ascii="Times New Roman" w:hAnsi="Times New Roman" w:eastAsia="方正仿宋_GBK"/>
            <w:b w:val="0"/>
            <w:sz w:val="24"/>
          </w:rPr>
          <w:delText>正向</w:delText>
        </w:r>
      </w:del>
      <w:ins w:id="170" w:author="白日梦想家" w:date="2026-10-02T20:27:26Z">
        <w:r>
          <w:rPr>
            <w:rFonts w:ascii="Times New Roman" w:hAnsi="Times New Roman" w:eastAsia="方正仿宋_GBK"/>
            <w:b w:val="0"/>
            <w:sz w:val="24"/>
            <w:woUserID w:val="2"/>
          </w:rPr>
          <w:t>校核</w:t>
        </w:r>
      </w:ins>
      <w:ins w:id="171" w:author="白日梦想家" w:date="2026-10-02T20:27:31Z">
        <w:r>
          <w:rPr>
            <w:rFonts w:hint="eastAsia"/>
            <w:b w:val="0"/>
            <w:sz w:val="24"/>
            <w:lang w:eastAsia="zh"/>
            <w:woUserID w:val="2"/>
          </w:rPr>
          <w:t>供电</w:t>
        </w:r>
      </w:ins>
      <w:ins w:id="172" w:author="白日梦想家" w:date="2026-10-02T20:27:33Z">
        <w:r>
          <w:rPr>
            <w:rFonts w:hint="eastAsia"/>
            <w:b w:val="0"/>
            <w:sz w:val="24"/>
            <w:lang w:eastAsia="zh"/>
            <w:woUserID w:val="2"/>
          </w:rPr>
          <w:t>可靠性</w:t>
        </w:r>
      </w:ins>
      <w:del w:id="173" w:author="白日梦想家" w:date="2026-10-02T20:27:30Z">
        <w:r>
          <w:rPr>
            <w:rFonts w:ascii="Times New Roman" w:hAnsi="Times New Roman" w:eastAsia="方正仿宋_GBK"/>
            <w:b w:val="0"/>
            <w:sz w:val="24"/>
          </w:rPr>
          <w:delText>负荷校核正常与退出容量</w:delText>
        </w:r>
      </w:del>
      <w:r>
        <w:rPr>
          <w:rFonts w:ascii="Times New Roman" w:hAnsi="Times New Roman" w:eastAsia="方正仿宋_GBK"/>
          <w:b w:val="0"/>
          <w:sz w:val="24"/>
        </w:rPr>
        <w:t>。</w:t>
      </w:r>
    </w:p>
    <w:p w14:paraId="3D85000D">
      <w:pPr>
        <w:pStyle w:val="2"/>
        <w:widowControl/>
        <w:spacing w:before="0" w:after="0" w:line="300" w:lineRule="auto"/>
        <w:ind w:firstLine="480"/>
        <w:jc w:val="both"/>
      </w:pPr>
      <w:r>
        <w:rPr>
          <w:rFonts w:ascii="Times New Roman" w:hAnsi="Times New Roman" w:eastAsia="方正仿宋_GBK"/>
          <w:b w:val="0"/>
          <w:sz w:val="24"/>
        </w:rPr>
        <w:t>区域年网供最大负荷按仿真增长条件确定，</w:t>
      </w:r>
      <w:ins w:id="174" w:author="白日梦想家" w:date="2026-10-02T20:27:53Z">
        <w:r>
          <w:rPr>
            <w:rFonts w:hint="eastAsia"/>
            <w:b w:val="0"/>
            <w:sz w:val="24"/>
            <w:lang w:eastAsia="zh"/>
            <w:woUserID w:val="2"/>
          </w:rPr>
          <w:t>切转</w:t>
        </w:r>
      </w:ins>
      <w:ins w:id="175" w:author="白日梦想家" w:date="2026-10-02T20:27:54Z">
        <w:r>
          <w:rPr>
            <w:rFonts w:hint="eastAsia"/>
            <w:b w:val="0"/>
            <w:sz w:val="24"/>
            <w:lang w:eastAsia="zh"/>
            <w:woUserID w:val="2"/>
          </w:rPr>
          <w:t>前后</w:t>
        </w:r>
      </w:ins>
      <w:ins w:id="176" w:author="白日梦想家" w:date="2026-10-02T20:27:59Z">
        <w:r>
          <w:rPr>
            <w:rFonts w:hint="eastAsia"/>
            <w:b w:val="0"/>
            <w:sz w:val="24"/>
            <w:lang w:eastAsia="zh"/>
            <w:woUserID w:val="2"/>
          </w:rPr>
          <w:t>区县</w:t>
        </w:r>
      </w:ins>
      <w:del w:id="177" w:author="白日梦想家" w:date="2026-10-02T20:27:52Z">
        <w:r>
          <w:rPr>
            <w:rFonts w:ascii="Times New Roman" w:hAnsi="Times New Roman" w:eastAsia="方正仿宋_GBK"/>
            <w:b w:val="0"/>
            <w:sz w:val="24"/>
          </w:rPr>
          <w:delText>区县内部转接保持站级</w:delText>
        </w:r>
      </w:del>
      <w:r>
        <w:rPr>
          <w:rFonts w:ascii="Times New Roman" w:hAnsi="Times New Roman" w:eastAsia="方正仿宋_GBK"/>
          <w:b w:val="0"/>
          <w:sz w:val="24"/>
        </w:rPr>
        <w:t>负荷总量</w:t>
      </w:r>
      <w:ins w:id="178" w:author="白日梦想家" w:date="2026-10-02T20:28:02Z">
        <w:r>
          <w:rPr>
            <w:rFonts w:hint="eastAsia"/>
            <w:b w:val="0"/>
            <w:sz w:val="24"/>
            <w:lang w:eastAsia="zh"/>
            <w:woUserID w:val="2"/>
          </w:rPr>
          <w:t>保持</w:t>
        </w:r>
      </w:ins>
      <w:ins w:id="179" w:author="白日梦想家" w:date="2026-10-02T20:28:03Z">
        <w:r>
          <w:rPr>
            <w:rFonts w:hint="eastAsia"/>
            <w:b w:val="0"/>
            <w:sz w:val="24"/>
            <w:lang w:eastAsia="zh"/>
            <w:woUserID w:val="2"/>
          </w:rPr>
          <w:t>不变</w:t>
        </w:r>
      </w:ins>
      <w:r>
        <w:rPr>
          <w:rFonts w:ascii="Times New Roman" w:hAnsi="Times New Roman" w:eastAsia="方正仿宋_GBK"/>
          <w:b w:val="0"/>
          <w:sz w:val="24"/>
        </w:rPr>
        <w:t>。第五章按逐站约束求得设备容量，再计算年度容载比。</w:t>
      </w:r>
    </w:p>
    <w:p w14:paraId="68EFDE1D">
      <w:pPr>
        <w:pStyle w:val="5"/>
        <w:keepNext/>
        <w:numPr>
          <w:ilvl w:val="0"/>
          <w:numId w:val="0"/>
        </w:numPr>
        <w:spacing w:before="160" w:after="120" w:line="360" w:lineRule="auto"/>
        <w:ind w:firstLine="0"/>
      </w:pPr>
      <w:bookmarkStart w:id="120" w:name="站级净负荷的主导方向"/>
      <w:r>
        <w:rPr>
          <w:rFonts w:ascii="Times New Roman" w:hAnsi="Times New Roman" w:eastAsia="方正仿宋_GBK"/>
          <w:b/>
          <w:sz w:val="26"/>
        </w:rPr>
        <w:t>3.7.5 站级净负荷的主导方向</w:t>
      </w:r>
      <w:bookmarkEnd w:id="120"/>
    </w:p>
    <w:p w14:paraId="110465AE">
      <w:pPr>
        <w:keepNext/>
        <w:spacing w:before="120" w:after="80" w:line="300" w:lineRule="auto"/>
        <w:ind w:firstLine="0"/>
        <w:jc w:val="center"/>
      </w:pPr>
      <w:r>
        <w:rPr>
          <w:rFonts w:ascii="Times New Roman" w:hAnsi="Times New Roman" w:eastAsia="宋体"/>
          <w:b w:val="0"/>
          <w:sz w:val="21"/>
        </w:rPr>
        <w:t>表3-11 第4年站级净负荷方向统计</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078"/>
        <w:gridCol w:w="2078"/>
        <w:gridCol w:w="2078"/>
        <w:gridCol w:w="2078"/>
      </w:tblGrid>
      <w:tr w14:paraId="6E97C12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078" w:type="dxa"/>
            <w:tcMar>
              <w:left w:w="70" w:type="dxa"/>
              <w:right w:w="70" w:type="dxa"/>
            </w:tcMar>
            <w:vAlign w:val="center"/>
          </w:tcPr>
          <w:p w14:paraId="3A35E823">
            <w:pPr>
              <w:keepNext w:val="0"/>
              <w:spacing w:before="20" w:after="20" w:line="260" w:lineRule="exact"/>
              <w:ind w:firstLine="0" w:firstLineChars="0"/>
              <w:jc w:val="center"/>
            </w:pPr>
            <w:r>
              <w:rPr>
                <w:rFonts w:ascii="Times New Roman" w:hAnsi="Times New Roman" w:eastAsia="宋体"/>
                <w:b/>
                <w:sz w:val="18"/>
              </w:rPr>
              <w:t>地区</w:t>
            </w:r>
          </w:p>
        </w:tc>
        <w:tc>
          <w:tcPr>
            <w:tcW w:w="2078" w:type="dxa"/>
            <w:tcMar>
              <w:left w:w="70" w:type="dxa"/>
              <w:right w:w="70" w:type="dxa"/>
            </w:tcMar>
            <w:vAlign w:val="center"/>
          </w:tcPr>
          <w:p w14:paraId="160092DE">
            <w:pPr>
              <w:keepNext w:val="0"/>
              <w:spacing w:before="20" w:after="20" w:line="260" w:lineRule="exact"/>
              <w:ind w:firstLine="0" w:firstLineChars="0"/>
              <w:jc w:val="center"/>
            </w:pPr>
            <w:r>
              <w:rPr>
                <w:rFonts w:ascii="Times New Roman" w:hAnsi="Times New Roman" w:eastAsia="宋体"/>
                <w:b/>
                <w:sz w:val="18"/>
              </w:rPr>
              <w:t>变电站数量</w:t>
            </w:r>
          </w:p>
        </w:tc>
        <w:tc>
          <w:tcPr>
            <w:tcW w:w="2078" w:type="dxa"/>
            <w:tcMar>
              <w:left w:w="70" w:type="dxa"/>
              <w:right w:w="70" w:type="dxa"/>
            </w:tcMar>
            <w:vAlign w:val="center"/>
          </w:tcPr>
          <w:p w14:paraId="4B7D6E31">
            <w:pPr>
              <w:keepNext w:val="0"/>
              <w:spacing w:before="20" w:after="20" w:line="260" w:lineRule="exact"/>
              <w:ind w:firstLine="0" w:firstLineChars="0"/>
              <w:jc w:val="center"/>
            </w:pPr>
            <w:r>
              <w:rPr>
                <w:rFonts w:ascii="Times New Roman" w:hAnsi="Times New Roman" w:eastAsia="宋体"/>
                <w:b/>
                <w:sz w:val="18"/>
              </w:rPr>
              <w:t>反向较大站数</w:t>
            </w:r>
          </w:p>
        </w:tc>
        <w:tc>
          <w:tcPr>
            <w:tcW w:w="2078" w:type="dxa"/>
            <w:tcMar>
              <w:left w:w="70" w:type="dxa"/>
              <w:right w:w="70" w:type="dxa"/>
            </w:tcMar>
            <w:vAlign w:val="center"/>
          </w:tcPr>
          <w:p w14:paraId="42902173">
            <w:pPr>
              <w:keepNext w:val="0"/>
              <w:spacing w:before="20" w:after="20" w:line="260" w:lineRule="exact"/>
              <w:ind w:firstLine="0" w:firstLineChars="0"/>
              <w:jc w:val="center"/>
            </w:pPr>
            <w:r>
              <w:rPr>
                <w:rFonts w:ascii="Times New Roman" w:hAnsi="Times New Roman" w:eastAsia="宋体"/>
                <w:b/>
                <w:sz w:val="18"/>
              </w:rPr>
              <w:t>存在反向净负荷站数</w:t>
            </w:r>
          </w:p>
        </w:tc>
      </w:tr>
      <w:tr w14:paraId="1B4FF51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2F951A58">
            <w:pPr>
              <w:keepNext w:val="0"/>
              <w:spacing w:before="20" w:after="20" w:line="260" w:lineRule="exact"/>
              <w:ind w:firstLine="0" w:firstLineChars="0"/>
              <w:jc w:val="center"/>
            </w:pPr>
            <w:r>
              <w:rPr>
                <w:rFonts w:ascii="Times New Roman" w:hAnsi="Times New Roman" w:eastAsia="宋体"/>
                <w:b w:val="0"/>
                <w:sz w:val="18"/>
              </w:rPr>
              <w:t>邳州</w:t>
            </w:r>
          </w:p>
        </w:tc>
        <w:tc>
          <w:tcPr>
            <w:tcW w:w="2078" w:type="dxa"/>
            <w:tcMar>
              <w:left w:w="70" w:type="dxa"/>
              <w:right w:w="70" w:type="dxa"/>
            </w:tcMar>
            <w:vAlign w:val="center"/>
          </w:tcPr>
          <w:p w14:paraId="2D99505D">
            <w:pPr>
              <w:keepNext w:val="0"/>
              <w:spacing w:before="20" w:after="20" w:line="260" w:lineRule="exact"/>
              <w:ind w:firstLine="0" w:firstLineChars="0"/>
              <w:jc w:val="center"/>
            </w:pPr>
            <w:r>
              <w:rPr>
                <w:rFonts w:ascii="Times New Roman" w:hAnsi="Times New Roman" w:eastAsia="宋体"/>
                <w:b w:val="0"/>
                <w:sz w:val="18"/>
              </w:rPr>
              <w:t>20</w:t>
            </w:r>
          </w:p>
        </w:tc>
        <w:tc>
          <w:tcPr>
            <w:tcW w:w="2078" w:type="dxa"/>
            <w:tcMar>
              <w:left w:w="70" w:type="dxa"/>
              <w:right w:w="70" w:type="dxa"/>
            </w:tcMar>
            <w:vAlign w:val="center"/>
          </w:tcPr>
          <w:p w14:paraId="10198FD9">
            <w:pPr>
              <w:keepNext w:val="0"/>
              <w:spacing w:before="20" w:after="20" w:line="260" w:lineRule="exact"/>
              <w:ind w:firstLine="0" w:firstLineChars="0"/>
              <w:jc w:val="center"/>
            </w:pPr>
            <w:r>
              <w:rPr>
                <w:rFonts w:ascii="Times New Roman" w:hAnsi="Times New Roman" w:eastAsia="宋体"/>
                <w:b w:val="0"/>
                <w:sz w:val="18"/>
              </w:rPr>
              <w:t>4</w:t>
            </w:r>
          </w:p>
        </w:tc>
        <w:tc>
          <w:tcPr>
            <w:tcW w:w="2078" w:type="dxa"/>
            <w:tcMar>
              <w:left w:w="70" w:type="dxa"/>
              <w:right w:w="70" w:type="dxa"/>
            </w:tcMar>
            <w:vAlign w:val="center"/>
          </w:tcPr>
          <w:p w14:paraId="607BC8D5">
            <w:pPr>
              <w:keepNext w:val="0"/>
              <w:spacing w:before="20" w:after="20" w:line="260" w:lineRule="exact"/>
              <w:ind w:firstLine="0" w:firstLineChars="0"/>
              <w:jc w:val="center"/>
            </w:pPr>
            <w:r>
              <w:rPr>
                <w:rFonts w:ascii="Times New Roman" w:hAnsi="Times New Roman" w:eastAsia="宋体"/>
                <w:b w:val="0"/>
                <w:sz w:val="18"/>
              </w:rPr>
              <w:t>17</w:t>
            </w:r>
          </w:p>
        </w:tc>
      </w:tr>
      <w:tr w14:paraId="5DAFB4B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052C85D8">
            <w:pPr>
              <w:keepNext w:val="0"/>
              <w:spacing w:before="20" w:after="20" w:line="260" w:lineRule="exact"/>
              <w:ind w:firstLine="0" w:firstLineChars="0"/>
              <w:jc w:val="center"/>
            </w:pPr>
            <w:r>
              <w:rPr>
                <w:rFonts w:ascii="Times New Roman" w:hAnsi="Times New Roman" w:eastAsia="宋体"/>
                <w:b w:val="0"/>
                <w:sz w:val="18"/>
              </w:rPr>
              <w:t>市区</w:t>
            </w:r>
          </w:p>
        </w:tc>
        <w:tc>
          <w:tcPr>
            <w:tcW w:w="2078" w:type="dxa"/>
            <w:tcMar>
              <w:left w:w="70" w:type="dxa"/>
              <w:right w:w="70" w:type="dxa"/>
            </w:tcMar>
            <w:vAlign w:val="center"/>
          </w:tcPr>
          <w:p w14:paraId="63179945">
            <w:pPr>
              <w:keepNext w:val="0"/>
              <w:spacing w:before="20" w:after="20" w:line="260" w:lineRule="exact"/>
              <w:ind w:firstLine="0" w:firstLineChars="0"/>
              <w:jc w:val="center"/>
            </w:pPr>
            <w:r>
              <w:rPr>
                <w:rFonts w:ascii="Times New Roman" w:hAnsi="Times New Roman" w:eastAsia="宋体"/>
                <w:b w:val="0"/>
                <w:sz w:val="18"/>
              </w:rPr>
              <w:t>29</w:t>
            </w:r>
          </w:p>
        </w:tc>
        <w:tc>
          <w:tcPr>
            <w:tcW w:w="2078" w:type="dxa"/>
            <w:tcMar>
              <w:left w:w="70" w:type="dxa"/>
              <w:right w:w="70" w:type="dxa"/>
            </w:tcMar>
            <w:vAlign w:val="center"/>
          </w:tcPr>
          <w:p w14:paraId="7B480AE5">
            <w:pPr>
              <w:keepNext w:val="0"/>
              <w:spacing w:before="20" w:after="20" w:line="260" w:lineRule="exact"/>
              <w:ind w:firstLine="0" w:firstLineChars="0"/>
              <w:jc w:val="center"/>
            </w:pPr>
            <w:r>
              <w:rPr>
                <w:rFonts w:ascii="Times New Roman" w:hAnsi="Times New Roman" w:eastAsia="宋体"/>
                <w:b w:val="0"/>
                <w:sz w:val="18"/>
              </w:rPr>
              <w:t>1</w:t>
            </w:r>
          </w:p>
        </w:tc>
        <w:tc>
          <w:tcPr>
            <w:tcW w:w="2078" w:type="dxa"/>
            <w:tcMar>
              <w:left w:w="70" w:type="dxa"/>
              <w:right w:w="70" w:type="dxa"/>
            </w:tcMar>
            <w:vAlign w:val="center"/>
          </w:tcPr>
          <w:p w14:paraId="5295EE38">
            <w:pPr>
              <w:keepNext w:val="0"/>
              <w:spacing w:before="20" w:after="20" w:line="260" w:lineRule="exact"/>
              <w:ind w:firstLine="0" w:firstLineChars="0"/>
              <w:jc w:val="center"/>
            </w:pPr>
            <w:r>
              <w:rPr>
                <w:rFonts w:ascii="Times New Roman" w:hAnsi="Times New Roman" w:eastAsia="宋体"/>
                <w:b w:val="0"/>
                <w:sz w:val="18"/>
              </w:rPr>
              <w:t>9</w:t>
            </w:r>
          </w:p>
        </w:tc>
      </w:tr>
    </w:tbl>
    <w:p w14:paraId="0DF97926">
      <w:pPr>
        <w:pStyle w:val="2"/>
        <w:widowControl/>
        <w:spacing w:before="0" w:after="0" w:line="300" w:lineRule="auto"/>
        <w:ind w:firstLine="480"/>
        <w:jc w:val="both"/>
      </w:pPr>
      <w:r>
        <w:rPr>
          <w:rFonts w:ascii="Times New Roman" w:hAnsi="Times New Roman" w:eastAsia="方正仿宋_GBK"/>
          <w:b w:val="0"/>
          <w:sz w:val="24"/>
        </w:rPr>
        <w:t>方向统计以转接前最大正向、反向净负荷比较得到。存在反向净负荷的站点中，部分站仍以正向峰值为主；最大绝对值所在站与反向较大的站也可能不同。规划中分别保留两个方向，供电和反向承载使用对应容量约束。</w:t>
      </w:r>
    </w:p>
    <w:p w14:paraId="73B890F0">
      <w:pPr>
        <w:pStyle w:val="4"/>
        <w:keepNext/>
        <w:numPr>
          <w:ilvl w:val="0"/>
          <w:numId w:val="0"/>
        </w:numPr>
        <w:spacing w:before="160" w:after="120" w:line="360" w:lineRule="auto"/>
        <w:ind w:firstLine="0"/>
      </w:pPr>
      <w:bookmarkStart w:id="121" w:name="h336"/>
      <w:bookmarkStart w:id="122" w:name="数据基础的适用范围"/>
      <w:r>
        <w:rPr>
          <w:rFonts w:ascii="Times New Roman" w:hAnsi="Times New Roman" w:eastAsia="方正仿宋_GBK"/>
          <w:b/>
          <w:sz w:val="32"/>
        </w:rPr>
        <w:t>3.8 数据基础的适用范围</w:t>
      </w:r>
      <w:bookmarkEnd w:id="121"/>
      <w:bookmarkEnd w:id="122"/>
    </w:p>
    <w:p w14:paraId="59AE2EBD">
      <w:pPr>
        <w:widowControl/>
        <w:spacing w:before="0" w:after="0" w:line="300" w:lineRule="auto"/>
        <w:ind w:firstLine="480"/>
        <w:jc w:val="both"/>
      </w:pPr>
      <w:r>
        <w:rPr>
          <w:rFonts w:ascii="Times New Roman" w:hAnsi="Times New Roman" w:eastAsia="方正仿宋_GBK"/>
          <w:b w:val="0"/>
          <w:sz w:val="24"/>
        </w:rPr>
        <w:t>现有收资能够支持年度区县容量对照、站级静态压力筛查和统一费用比较。分布式电源装机渗透率、分布式电源电量渗透率及</w:t>
      </w:r>
      <w:ins w:id="180" w:author="白日梦想家" w:date="2026-10-02T20:28:40Z">
        <w:r>
          <w:rPr>
            <w:rFonts w:hint="eastAsia"/>
            <w:b w:val="0"/>
            <w:sz w:val="24"/>
            <w:lang w:eastAsia="zh"/>
            <w:woUserID w:val="2"/>
          </w:rPr>
          <w:t>变电站</w:t>
        </w:r>
      </w:ins>
      <w:del w:id="181" w:author="白日梦想家" w:date="2026-10-02T20:28:39Z">
        <w:r>
          <w:rPr>
            <w:rFonts w:ascii="Times New Roman" w:hAnsi="Times New Roman" w:eastAsia="方正仿宋_GBK"/>
            <w:b w:val="0"/>
            <w:sz w:val="24"/>
          </w:rPr>
          <w:delText>站级</w:delText>
        </w:r>
      </w:del>
      <w:del w:id="182" w:author="白日梦想家" w:date="2026-10-02T20:29:02Z">
        <w:r>
          <w:rPr>
            <w:rFonts w:ascii="Times New Roman" w:hAnsi="Times New Roman" w:eastAsia="方正仿宋_GBK"/>
            <w:b w:val="0"/>
            <w:sz w:val="24"/>
          </w:rPr>
          <w:delText>仿真</w:delText>
        </w:r>
      </w:del>
      <w:r>
        <w:rPr>
          <w:rFonts w:ascii="Times New Roman" w:hAnsi="Times New Roman" w:eastAsia="方正仿宋_GBK"/>
          <w:b w:val="0"/>
          <w:sz w:val="24"/>
        </w:rPr>
        <w:t>净负荷</w:t>
      </w:r>
      <w:del w:id="183" w:author="白日梦想家" w:date="2026-10-02T20:29:05Z">
        <w:r>
          <w:rPr>
            <w:rFonts w:ascii="Times New Roman" w:hAnsi="Times New Roman" w:eastAsia="方正仿宋_GBK"/>
            <w:b w:val="0"/>
            <w:sz w:val="24"/>
          </w:rPr>
          <w:delText>含估计成分</w:delText>
        </w:r>
      </w:del>
      <w:r>
        <w:rPr>
          <w:rFonts w:ascii="Times New Roman" w:hAnsi="Times New Roman" w:eastAsia="方正仿宋_GBK"/>
          <w:b w:val="0"/>
          <w:sz w:val="24"/>
        </w:rPr>
        <w:t>，报告以算式和条件说明其用途。月度相关性用于样本分析，2025年持续时间模板用于规划仿真。</w:t>
      </w:r>
    </w:p>
    <w:p w14:paraId="348E2504">
      <w:pPr>
        <w:pStyle w:val="2"/>
        <w:widowControl/>
        <w:spacing w:before="0" w:after="0" w:line="300" w:lineRule="auto"/>
        <w:ind w:firstLine="480"/>
        <w:jc w:val="both"/>
      </w:pPr>
      <w:r>
        <w:rPr>
          <w:rFonts w:ascii="Times New Roman" w:hAnsi="Times New Roman" w:eastAsia="方正仿宋_GBK"/>
          <w:b w:val="0"/>
          <w:sz w:val="24"/>
        </w:rPr>
        <w:t>后续工程应用应优先核定年网供最大负荷形成记录、同范围用户年电量、市区完整设备映射及馈线实际约束。取得核定数据后，应重新计算指标和方案费用。负荷增长情景用于确定规划需求。</w:t>
      </w:r>
    </w:p>
    <w:p w14:paraId="5B2F3676">
      <w:pPr>
        <w:pStyle w:val="3"/>
        <w:keepNext/>
        <w:pageBreakBefore/>
        <w:numPr>
          <w:ilvl w:val="0"/>
          <w:numId w:val="0"/>
        </w:numPr>
        <w:spacing w:before="0" w:after="120" w:line="360" w:lineRule="auto"/>
        <w:ind w:firstLine="0"/>
      </w:pPr>
      <w:bookmarkStart w:id="123" w:name="h339"/>
      <w:bookmarkStart w:id="124" w:name="第四章-基于实际工程的建设成本模型"/>
      <w:r>
        <w:rPr>
          <w:rFonts w:ascii="Times New Roman" w:hAnsi="Times New Roman" w:eastAsia="方正仿宋_GBK"/>
          <w:b/>
          <w:sz w:val="36"/>
        </w:rPr>
        <w:t>第四章 基于实际工程的建设成本模型</w:t>
      </w:r>
      <w:bookmarkEnd w:id="123"/>
      <w:bookmarkEnd w:id="124"/>
    </w:p>
    <w:p w14:paraId="49CEDE64">
      <w:pPr>
        <w:pStyle w:val="4"/>
        <w:keepNext/>
        <w:numPr>
          <w:ilvl w:val="0"/>
          <w:numId w:val="0"/>
        </w:numPr>
        <w:spacing w:before="160" w:after="120" w:line="360" w:lineRule="auto"/>
        <w:ind w:firstLine="0"/>
      </w:pPr>
      <w:bookmarkStart w:id="125" w:name="h340"/>
      <w:bookmarkStart w:id="126" w:name="成本模型的范围与建立原则"/>
      <w:r>
        <w:rPr>
          <w:rFonts w:ascii="Times New Roman" w:hAnsi="Times New Roman" w:eastAsia="方正仿宋_GBK"/>
          <w:b/>
          <w:sz w:val="32"/>
        </w:rPr>
        <w:t>4.1 成本模型的范围与建立原则</w:t>
      </w:r>
      <w:bookmarkEnd w:id="125"/>
      <w:bookmarkEnd w:id="126"/>
    </w:p>
    <w:p w14:paraId="0A7B6CFA">
      <w:pPr>
        <w:pStyle w:val="5"/>
        <w:keepNext/>
        <w:numPr>
          <w:ilvl w:val="0"/>
          <w:numId w:val="0"/>
        </w:numPr>
        <w:spacing w:before="160" w:after="120" w:line="360" w:lineRule="auto"/>
        <w:ind w:firstLine="0"/>
      </w:pPr>
      <w:bookmarkStart w:id="127" w:name="工程事件与计价依据"/>
      <w:r>
        <w:rPr>
          <w:rFonts w:ascii="Times New Roman" w:hAnsi="Times New Roman" w:eastAsia="方正仿宋_GBK"/>
          <w:b/>
          <w:sz w:val="26"/>
        </w:rPr>
        <w:t>4.1.1 工程事件与计价依据</w:t>
      </w:r>
      <w:bookmarkEnd w:id="127"/>
    </w:p>
    <w:p w14:paraId="25018063">
      <w:pPr>
        <w:widowControl/>
        <w:spacing w:before="0" w:after="0" w:line="300" w:lineRule="auto"/>
        <w:ind w:firstLine="480"/>
        <w:jc w:val="both"/>
      </w:pPr>
      <w:r>
        <w:rPr>
          <w:rFonts w:ascii="Times New Roman" w:hAnsi="Times New Roman" w:eastAsia="方正仿宋_GBK"/>
          <w:b w:val="0"/>
          <w:sz w:val="24"/>
        </w:rPr>
        <w:t>本研究比较新增主变、储能与10 kV联络措施的增量费用。先识别每年发生的工程事件，再按工程规模和统一价格计算投资。主变更换以</w:t>
      </w:r>
      <w:ins w:id="184" w:author="白日梦想家" w:date="2026-10-02T20:29:29Z">
        <w:r>
          <w:rPr>
            <w:rFonts w:hint="eastAsia"/>
            <w:b w:val="0"/>
            <w:sz w:val="24"/>
            <w:lang w:eastAsia="zh"/>
            <w:woUserID w:val="2"/>
          </w:rPr>
          <w:t>主变</w:t>
        </w:r>
      </w:ins>
      <w:ins w:id="185" w:author="白日梦想家" w:date="2026-10-02T20:29:34Z">
        <w:r>
          <w:rPr>
            <w:rFonts w:hint="eastAsia"/>
            <w:b w:val="0"/>
            <w:sz w:val="24"/>
            <w:lang w:eastAsia="zh"/>
            <w:woUserID w:val="2"/>
          </w:rPr>
          <w:t>新购</w:t>
        </w:r>
      </w:ins>
      <w:del w:id="186" w:author="白日梦想家" w:date="2026-10-02T20:29:28Z">
        <w:r>
          <w:rPr>
            <w:rFonts w:ascii="Times New Roman" w:hAnsi="Times New Roman" w:eastAsia="方正仿宋_GBK"/>
            <w:b w:val="0"/>
            <w:sz w:val="24"/>
          </w:rPr>
          <w:delText>整台新购铭牌</w:delText>
        </w:r>
      </w:del>
      <w:del w:id="187" w:author="白日梦想家" w:date="2026-10-02T20:29:36Z">
        <w:r>
          <w:rPr>
            <w:rFonts w:ascii="Times New Roman" w:hAnsi="Times New Roman" w:eastAsia="方正仿宋_GBK"/>
            <w:b w:val="0"/>
            <w:sz w:val="24"/>
          </w:rPr>
          <w:delText>容量</w:delText>
        </w:r>
      </w:del>
      <w:r>
        <w:rPr>
          <w:rFonts w:ascii="Times New Roman" w:hAnsi="Times New Roman" w:eastAsia="方正仿宋_GBK"/>
          <w:b w:val="0"/>
          <w:sz w:val="24"/>
        </w:rPr>
        <w:t>计价，扩建主变按独立扩建项目计价，储能按新增柜数计价，线路按当年新投运条数计价。既有资产只影响技术条件，其原建设费用不重复计入。</w:t>
      </w:r>
    </w:p>
    <w:p w14:paraId="51981624">
      <w:pPr>
        <w:pStyle w:val="2"/>
        <w:widowControl/>
        <w:spacing w:before="0" w:after="0" w:line="300" w:lineRule="auto"/>
        <w:ind w:firstLine="480"/>
        <w:jc w:val="both"/>
      </w:pPr>
      <w:r>
        <w:rPr>
          <w:rFonts w:ascii="Times New Roman" w:hAnsi="Times New Roman" w:eastAsia="方正仿宋_GBK"/>
          <w:b w:val="0"/>
          <w:sz w:val="24"/>
        </w:rPr>
        <w:t>主变、储能与线路均按项目范围使用价格。徐州主变投资表的静态总投资包括工程配套内容；储能成交公告包括设备采购及安装等范围；线路参考价来自公开规划造价。参考价格按各案例工程范围折算，通过主变与线路、主变与储能两个成本比检查价格变化对措施选择的影响[7][86][85]。</w:t>
      </w:r>
    </w:p>
    <w:p w14:paraId="5CEFBD8B">
      <w:pPr>
        <w:pStyle w:val="5"/>
        <w:keepNext/>
        <w:numPr>
          <w:ilvl w:val="0"/>
          <w:numId w:val="0"/>
        </w:numPr>
        <w:spacing w:before="160" w:after="120" w:line="360" w:lineRule="auto"/>
        <w:ind w:firstLine="0"/>
      </w:pPr>
      <w:bookmarkStart w:id="128" w:name="投资运维与更新"/>
      <w:r>
        <w:rPr>
          <w:rFonts w:ascii="Times New Roman" w:hAnsi="Times New Roman" w:eastAsia="方正仿宋_GBK"/>
          <w:b/>
          <w:sz w:val="26"/>
        </w:rPr>
        <w:t>4.1.2 投资、运维与更新</w:t>
      </w:r>
      <w:bookmarkEnd w:id="128"/>
    </w:p>
    <w:p w14:paraId="30D7DB7D">
      <w:pPr>
        <w:widowControl/>
        <w:spacing w:before="0" w:after="0" w:line="300" w:lineRule="auto"/>
        <w:ind w:firstLine="480"/>
        <w:jc w:val="both"/>
      </w:pPr>
      <w:r>
        <w:rPr>
          <w:rFonts w:ascii="Times New Roman" w:hAnsi="Times New Roman" w:eastAsia="方正仿宋_GBK"/>
          <w:b w:val="0"/>
          <w:sz w:val="24"/>
        </w:rPr>
        <w:t>全寿命费用以2021年末为评价基准，截止于2041年。新增工程在投运年发生初始投资，次年起计固定运维；设备达到设定寿命且评价期尚需服务时，按同等实价更新。不同寿命的措施以同一现金流边界比较[10][12][13]。</w:t>
      </w:r>
    </w:p>
    <w:p w14:paraId="6984F4DD">
      <w:pPr>
        <w:pStyle w:val="2"/>
        <w:widowControl/>
        <w:spacing w:before="0" w:after="0" w:line="300" w:lineRule="auto"/>
        <w:ind w:firstLine="480"/>
        <w:jc w:val="both"/>
      </w:pPr>
      <w:r>
        <w:rPr>
          <w:rFonts w:ascii="Times New Roman" w:hAnsi="Times New Roman" w:eastAsia="方正仿宋_GBK"/>
          <w:b w:val="0"/>
          <w:sz w:val="24"/>
          <w:highlight w:val="yellow"/>
          <w:rPrChange w:id="188" w:author="白日梦想家" w:date="2026-10-02T20:34:26Z">
            <w:rPr>
              <w:rFonts w:ascii="Times New Roman" w:hAnsi="Times New Roman" w:eastAsia="方正仿宋_GBK"/>
              <w:b w:val="0"/>
              <w:sz w:val="24"/>
            </w:rPr>
          </w:rPrChange>
        </w:rPr>
        <w:t>模型寿命参数为</w:t>
      </w:r>
      <w:commentRangeStart w:id="14"/>
      <w:r>
        <w:rPr>
          <w:rFonts w:ascii="Times New Roman" w:hAnsi="Times New Roman" w:eastAsia="方正仿宋_GBK"/>
          <w:b w:val="0"/>
          <w:sz w:val="24"/>
          <w:highlight w:val="yellow"/>
          <w:rPrChange w:id="189" w:author="白日梦想家" w:date="2026-10-02T20:34:26Z">
            <w:rPr>
              <w:rFonts w:ascii="Times New Roman" w:hAnsi="Times New Roman" w:eastAsia="方正仿宋_GBK"/>
              <w:b w:val="0"/>
              <w:sz w:val="24"/>
            </w:rPr>
          </w:rPrChange>
        </w:rPr>
        <w:t>主变20年、线路20年</w:t>
      </w:r>
      <w:commentRangeEnd w:id="14"/>
      <w:r>
        <w:rPr>
          <w:highlight w:val="yellow"/>
          <w:rPrChange w:id="190" w:author="白日梦想家" w:date="2026-10-02T20:34:26Z">
            <w:rPr>
              <w:woUserID w:val="2"/>
            </w:rPr>
          </w:rPrChange>
          <w:woUserID w:val="2"/>
        </w:rPr>
        <w:commentReference w:id="14"/>
      </w:r>
      <w:r>
        <w:rPr>
          <w:rFonts w:ascii="Times New Roman" w:hAnsi="Times New Roman" w:eastAsia="方正仿宋_GBK"/>
          <w:b w:val="0"/>
          <w:sz w:val="24"/>
          <w:highlight w:val="yellow"/>
          <w:rPrChange w:id="191" w:author="白日梦想家" w:date="2026-10-02T20:34:26Z">
            <w:rPr>
              <w:rFonts w:ascii="Times New Roman" w:hAnsi="Times New Roman" w:eastAsia="方正仿宋_GBK"/>
              <w:b w:val="0"/>
              <w:sz w:val="24"/>
            </w:rPr>
          </w:rPrChange>
        </w:rPr>
        <w:t>、储能10年，固定运维比例为主变和线路1%、储能3%，折现率6%。</w:t>
      </w:r>
      <w:r>
        <w:rPr>
          <w:rFonts w:ascii="Times New Roman" w:hAnsi="Times New Roman" w:eastAsia="方正仿宋_GBK"/>
          <w:b w:val="0"/>
          <w:sz w:val="24"/>
        </w:rPr>
        <w:t>这些参数为本研究统一评价假定，现值计算采用相关文献的全寿命费用方法。参数选择使储能更新费用在长期比较中明确出现，同时保持两方案完全一致。</w:t>
      </w:r>
    </w:p>
    <w:p w14:paraId="035DEDE9">
      <w:pPr>
        <w:pStyle w:val="2"/>
        <w:keepNext/>
        <w:spacing w:before="120" w:after="80" w:line="300" w:lineRule="auto"/>
        <w:ind w:firstLine="0"/>
        <w:jc w:val="center"/>
      </w:pPr>
      <w:r>
        <w:rPr>
          <w:rFonts w:ascii="Times New Roman" w:hAnsi="Times New Roman" w:eastAsia="宋体"/>
          <w:b w:val="0"/>
          <w:sz w:val="21"/>
        </w:rPr>
        <w:t>表4-1 统一经济评价假定</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793"/>
        <w:gridCol w:w="3259"/>
        <w:gridCol w:w="3259"/>
      </w:tblGrid>
      <w:tr w14:paraId="33D0A16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793" w:type="dxa"/>
            <w:tcMar>
              <w:left w:w="70" w:type="dxa"/>
              <w:right w:w="70" w:type="dxa"/>
            </w:tcMar>
            <w:vAlign w:val="center"/>
          </w:tcPr>
          <w:p w14:paraId="6D7EEBFE">
            <w:pPr>
              <w:keepNext w:val="0"/>
              <w:spacing w:before="20" w:after="20" w:line="260" w:lineRule="exact"/>
              <w:ind w:firstLine="0" w:firstLineChars="0"/>
              <w:jc w:val="center"/>
            </w:pPr>
            <w:r>
              <w:rPr>
                <w:rFonts w:ascii="Times New Roman" w:hAnsi="Times New Roman" w:eastAsia="宋体"/>
                <w:b/>
                <w:sz w:val="18"/>
              </w:rPr>
              <w:t>参数</w:t>
            </w:r>
          </w:p>
        </w:tc>
        <w:tc>
          <w:tcPr>
            <w:tcW w:w="3259" w:type="dxa"/>
            <w:tcMar>
              <w:left w:w="70" w:type="dxa"/>
              <w:right w:w="70" w:type="dxa"/>
            </w:tcMar>
            <w:vAlign w:val="center"/>
          </w:tcPr>
          <w:p w14:paraId="465C9860">
            <w:pPr>
              <w:keepNext w:val="0"/>
              <w:spacing w:before="20" w:after="20" w:line="260" w:lineRule="exact"/>
              <w:ind w:firstLine="0" w:firstLineChars="0"/>
              <w:jc w:val="center"/>
            </w:pPr>
            <w:r>
              <w:rPr>
                <w:rFonts w:ascii="Times New Roman" w:hAnsi="Times New Roman" w:eastAsia="宋体"/>
                <w:b/>
                <w:sz w:val="18"/>
              </w:rPr>
              <w:t>取值</w:t>
            </w:r>
          </w:p>
        </w:tc>
        <w:tc>
          <w:tcPr>
            <w:tcW w:w="3259" w:type="dxa"/>
            <w:tcMar>
              <w:left w:w="70" w:type="dxa"/>
              <w:right w:w="70" w:type="dxa"/>
            </w:tcMar>
            <w:vAlign w:val="center"/>
          </w:tcPr>
          <w:p w14:paraId="2C68922B">
            <w:pPr>
              <w:keepNext w:val="0"/>
              <w:spacing w:before="20" w:after="20" w:line="260" w:lineRule="exact"/>
              <w:ind w:firstLine="0" w:firstLineChars="0"/>
              <w:jc w:val="center"/>
            </w:pPr>
            <w:r>
              <w:rPr>
                <w:rFonts w:ascii="Times New Roman" w:hAnsi="Times New Roman" w:eastAsia="宋体"/>
                <w:b/>
                <w:sz w:val="18"/>
              </w:rPr>
              <w:t>依据性质</w:t>
            </w:r>
          </w:p>
        </w:tc>
      </w:tr>
      <w:tr w14:paraId="2AEEB65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44C309BA">
            <w:pPr>
              <w:keepNext w:val="0"/>
              <w:spacing w:before="20" w:after="20" w:line="260" w:lineRule="exact"/>
              <w:ind w:firstLine="0" w:firstLineChars="0"/>
              <w:jc w:val="center"/>
            </w:pPr>
            <w:r>
              <w:rPr>
                <w:rFonts w:ascii="Times New Roman" w:hAnsi="Times New Roman" w:eastAsia="宋体"/>
                <w:b w:val="0"/>
                <w:sz w:val="18"/>
              </w:rPr>
              <w:t>基准年／截止年</w:t>
            </w:r>
          </w:p>
        </w:tc>
        <w:tc>
          <w:tcPr>
            <w:tcW w:w="3259" w:type="dxa"/>
            <w:tcMar>
              <w:left w:w="70" w:type="dxa"/>
              <w:right w:w="70" w:type="dxa"/>
            </w:tcMar>
            <w:vAlign w:val="center"/>
          </w:tcPr>
          <w:p w14:paraId="27BC3A5F">
            <w:pPr>
              <w:keepNext w:val="0"/>
              <w:spacing w:before="20" w:after="20" w:line="260" w:lineRule="exact"/>
              <w:ind w:firstLine="0" w:firstLineChars="0"/>
              <w:jc w:val="center"/>
            </w:pPr>
            <w:r>
              <w:rPr>
                <w:rFonts w:ascii="Times New Roman" w:hAnsi="Times New Roman" w:eastAsia="宋体"/>
                <w:b w:val="0"/>
                <w:sz w:val="18"/>
              </w:rPr>
              <w:t>2021／2041</w:t>
            </w:r>
          </w:p>
        </w:tc>
        <w:tc>
          <w:tcPr>
            <w:tcW w:w="3259" w:type="dxa"/>
            <w:tcMar>
              <w:left w:w="70" w:type="dxa"/>
              <w:right w:w="70" w:type="dxa"/>
            </w:tcMar>
            <w:vAlign w:val="center"/>
          </w:tcPr>
          <w:p w14:paraId="778EA647">
            <w:pPr>
              <w:keepNext w:val="0"/>
              <w:spacing w:before="20" w:after="20" w:line="260" w:lineRule="exact"/>
              <w:ind w:firstLine="0" w:firstLineChars="0"/>
              <w:jc w:val="center"/>
            </w:pPr>
            <w:r>
              <w:rPr>
                <w:rFonts w:ascii="Times New Roman" w:hAnsi="Times New Roman" w:eastAsia="宋体"/>
                <w:b w:val="0"/>
                <w:sz w:val="18"/>
              </w:rPr>
              <w:t>研究评价边界</w:t>
            </w:r>
          </w:p>
        </w:tc>
      </w:tr>
      <w:tr w14:paraId="2FA4EEF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12AEAA50">
            <w:pPr>
              <w:keepNext w:val="0"/>
              <w:spacing w:before="20" w:after="20" w:line="260" w:lineRule="exact"/>
              <w:ind w:firstLine="0" w:firstLineChars="0"/>
              <w:jc w:val="center"/>
            </w:pPr>
            <w:r>
              <w:rPr>
                <w:rFonts w:ascii="Times New Roman" w:hAnsi="Times New Roman" w:eastAsia="宋体"/>
                <w:b w:val="0"/>
                <w:sz w:val="18"/>
              </w:rPr>
              <w:t>折现率</w:t>
            </w:r>
          </w:p>
        </w:tc>
        <w:tc>
          <w:tcPr>
            <w:tcW w:w="3259" w:type="dxa"/>
            <w:tcMar>
              <w:left w:w="70" w:type="dxa"/>
              <w:right w:w="70" w:type="dxa"/>
            </w:tcMar>
            <w:vAlign w:val="center"/>
          </w:tcPr>
          <w:p w14:paraId="5F0F5CDC">
            <w:pPr>
              <w:keepNext w:val="0"/>
              <w:spacing w:before="20" w:after="20" w:line="260" w:lineRule="exact"/>
              <w:ind w:firstLine="0" w:firstLineChars="0"/>
              <w:jc w:val="center"/>
            </w:pPr>
            <w:r>
              <w:rPr>
                <w:rFonts w:ascii="Times New Roman" w:hAnsi="Times New Roman" w:eastAsia="宋体"/>
                <w:b w:val="0"/>
                <w:sz w:val="18"/>
              </w:rPr>
              <w:t>6%</w:t>
            </w:r>
          </w:p>
        </w:tc>
        <w:tc>
          <w:tcPr>
            <w:tcW w:w="3259" w:type="dxa"/>
            <w:tcMar>
              <w:left w:w="70" w:type="dxa"/>
              <w:right w:w="70" w:type="dxa"/>
            </w:tcMar>
            <w:vAlign w:val="center"/>
          </w:tcPr>
          <w:p w14:paraId="4DB416E2">
            <w:pPr>
              <w:keepNext w:val="0"/>
              <w:spacing w:before="20" w:after="20" w:line="260" w:lineRule="exact"/>
              <w:ind w:firstLine="0" w:firstLineChars="0"/>
              <w:jc w:val="center"/>
            </w:pPr>
            <w:r>
              <w:rPr>
                <w:rFonts w:ascii="Times New Roman" w:hAnsi="Times New Roman" w:eastAsia="宋体"/>
                <w:b w:val="0"/>
                <w:sz w:val="18"/>
              </w:rPr>
              <w:t>统一实价评价假定</w:t>
            </w:r>
          </w:p>
        </w:tc>
      </w:tr>
      <w:tr w14:paraId="521A9F9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0310B251">
            <w:pPr>
              <w:keepNext w:val="0"/>
              <w:spacing w:before="20" w:after="20" w:line="260" w:lineRule="exact"/>
              <w:ind w:firstLine="0" w:firstLineChars="0"/>
              <w:jc w:val="center"/>
            </w:pPr>
            <w:r>
              <w:rPr>
                <w:rFonts w:ascii="Times New Roman" w:hAnsi="Times New Roman" w:eastAsia="宋体"/>
                <w:b w:val="0"/>
                <w:sz w:val="18"/>
              </w:rPr>
              <w:t>主变／线路寿命</w:t>
            </w:r>
          </w:p>
        </w:tc>
        <w:tc>
          <w:tcPr>
            <w:tcW w:w="3259" w:type="dxa"/>
            <w:tcMar>
              <w:left w:w="70" w:type="dxa"/>
              <w:right w:w="70" w:type="dxa"/>
            </w:tcMar>
            <w:vAlign w:val="center"/>
          </w:tcPr>
          <w:p w14:paraId="3F85912C">
            <w:pPr>
              <w:keepNext w:val="0"/>
              <w:spacing w:before="20" w:after="20" w:line="260" w:lineRule="exact"/>
              <w:ind w:firstLine="0" w:firstLineChars="0"/>
              <w:jc w:val="center"/>
            </w:pPr>
            <w:r>
              <w:rPr>
                <w:rFonts w:ascii="Times New Roman" w:hAnsi="Times New Roman" w:eastAsia="宋体"/>
                <w:b w:val="0"/>
                <w:sz w:val="18"/>
              </w:rPr>
              <w:t>20／20年</w:t>
            </w:r>
          </w:p>
        </w:tc>
        <w:tc>
          <w:tcPr>
            <w:tcW w:w="3259" w:type="dxa"/>
            <w:tcMar>
              <w:left w:w="70" w:type="dxa"/>
              <w:right w:w="70" w:type="dxa"/>
            </w:tcMar>
            <w:vAlign w:val="center"/>
          </w:tcPr>
          <w:p w14:paraId="77F8AE06">
            <w:pPr>
              <w:keepNext w:val="0"/>
              <w:spacing w:before="20" w:after="20" w:line="260" w:lineRule="exact"/>
              <w:ind w:firstLine="0" w:firstLineChars="0"/>
              <w:jc w:val="center"/>
            </w:pPr>
            <w:r>
              <w:rPr>
                <w:rFonts w:ascii="Times New Roman" w:hAnsi="Times New Roman" w:eastAsia="宋体"/>
                <w:b w:val="0"/>
                <w:sz w:val="18"/>
              </w:rPr>
              <w:t>研究寿命假定</w:t>
            </w:r>
          </w:p>
        </w:tc>
      </w:tr>
      <w:tr w14:paraId="565BAD8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428655A3">
            <w:pPr>
              <w:keepNext w:val="0"/>
              <w:spacing w:before="20" w:after="20" w:line="260" w:lineRule="exact"/>
              <w:ind w:firstLine="0" w:firstLineChars="0"/>
              <w:jc w:val="center"/>
            </w:pPr>
            <w:r>
              <w:rPr>
                <w:rFonts w:ascii="Times New Roman" w:hAnsi="Times New Roman" w:eastAsia="宋体"/>
                <w:b w:val="0"/>
                <w:sz w:val="18"/>
              </w:rPr>
              <w:t>储能寿命</w:t>
            </w:r>
          </w:p>
        </w:tc>
        <w:tc>
          <w:tcPr>
            <w:tcW w:w="3259" w:type="dxa"/>
            <w:tcMar>
              <w:left w:w="70" w:type="dxa"/>
              <w:right w:w="70" w:type="dxa"/>
            </w:tcMar>
            <w:vAlign w:val="center"/>
          </w:tcPr>
          <w:p w14:paraId="6F49D6B5">
            <w:pPr>
              <w:keepNext w:val="0"/>
              <w:spacing w:before="20" w:after="20" w:line="260" w:lineRule="exact"/>
              <w:ind w:firstLine="0" w:firstLineChars="0"/>
              <w:jc w:val="center"/>
            </w:pPr>
            <w:r>
              <w:rPr>
                <w:rFonts w:ascii="Times New Roman" w:hAnsi="Times New Roman" w:eastAsia="宋体"/>
                <w:b w:val="0"/>
                <w:sz w:val="18"/>
              </w:rPr>
              <w:t>10年</w:t>
            </w:r>
          </w:p>
        </w:tc>
        <w:tc>
          <w:tcPr>
            <w:tcW w:w="3259" w:type="dxa"/>
            <w:tcMar>
              <w:left w:w="70" w:type="dxa"/>
              <w:right w:w="70" w:type="dxa"/>
            </w:tcMar>
            <w:vAlign w:val="center"/>
          </w:tcPr>
          <w:p w14:paraId="72510B02">
            <w:pPr>
              <w:keepNext w:val="0"/>
              <w:spacing w:before="20" w:after="20" w:line="260" w:lineRule="exact"/>
              <w:ind w:firstLine="0" w:firstLineChars="0"/>
              <w:jc w:val="center"/>
            </w:pPr>
            <w:r>
              <w:rPr>
                <w:rFonts w:ascii="Times New Roman" w:hAnsi="Times New Roman" w:eastAsia="宋体"/>
                <w:b w:val="0"/>
                <w:sz w:val="18"/>
              </w:rPr>
              <w:t>更新周期假定</w:t>
            </w:r>
          </w:p>
        </w:tc>
      </w:tr>
      <w:tr w14:paraId="7B40168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3D5A3E14">
            <w:pPr>
              <w:keepNext w:val="0"/>
              <w:spacing w:before="20" w:after="20" w:line="260" w:lineRule="exact"/>
              <w:ind w:firstLine="0" w:firstLineChars="0"/>
              <w:jc w:val="center"/>
            </w:pPr>
            <w:r>
              <w:rPr>
                <w:rFonts w:ascii="Times New Roman" w:hAnsi="Times New Roman" w:eastAsia="宋体"/>
                <w:b w:val="0"/>
                <w:sz w:val="18"/>
              </w:rPr>
              <w:t>主变／线路固定运维</w:t>
            </w:r>
          </w:p>
        </w:tc>
        <w:tc>
          <w:tcPr>
            <w:tcW w:w="3259" w:type="dxa"/>
            <w:tcMar>
              <w:left w:w="70" w:type="dxa"/>
              <w:right w:w="70" w:type="dxa"/>
            </w:tcMar>
            <w:vAlign w:val="center"/>
          </w:tcPr>
          <w:p w14:paraId="398C4D37">
            <w:pPr>
              <w:keepNext w:val="0"/>
              <w:spacing w:before="20" w:after="20" w:line="260" w:lineRule="exact"/>
              <w:ind w:firstLine="0" w:firstLineChars="0"/>
              <w:jc w:val="center"/>
            </w:pPr>
            <w:r>
              <w:rPr>
                <w:rFonts w:ascii="Times New Roman" w:hAnsi="Times New Roman" w:eastAsia="宋体"/>
                <w:b w:val="0"/>
                <w:sz w:val="18"/>
              </w:rPr>
              <w:t>初始投资1%/年</w:t>
            </w:r>
          </w:p>
        </w:tc>
        <w:tc>
          <w:tcPr>
            <w:tcW w:w="3259" w:type="dxa"/>
            <w:tcMar>
              <w:left w:w="70" w:type="dxa"/>
              <w:right w:w="70" w:type="dxa"/>
            </w:tcMar>
            <w:vAlign w:val="center"/>
          </w:tcPr>
          <w:p w14:paraId="4B175034">
            <w:pPr>
              <w:keepNext w:val="0"/>
              <w:spacing w:before="20" w:after="20" w:line="260" w:lineRule="exact"/>
              <w:ind w:firstLine="0" w:firstLineChars="0"/>
              <w:jc w:val="center"/>
            </w:pPr>
            <w:r>
              <w:rPr>
                <w:rFonts w:ascii="Times New Roman" w:hAnsi="Times New Roman" w:eastAsia="宋体"/>
                <w:b w:val="0"/>
                <w:sz w:val="18"/>
              </w:rPr>
              <w:t>统一研究参数</w:t>
            </w:r>
          </w:p>
        </w:tc>
      </w:tr>
      <w:tr w14:paraId="753562A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22770219">
            <w:pPr>
              <w:keepNext w:val="0"/>
              <w:spacing w:before="20" w:after="20" w:line="260" w:lineRule="exact"/>
              <w:ind w:firstLine="0" w:firstLineChars="0"/>
              <w:jc w:val="center"/>
            </w:pPr>
            <w:r>
              <w:rPr>
                <w:rFonts w:ascii="Times New Roman" w:hAnsi="Times New Roman" w:eastAsia="宋体"/>
                <w:b w:val="0"/>
                <w:sz w:val="18"/>
              </w:rPr>
              <w:t>储能固定运维</w:t>
            </w:r>
          </w:p>
        </w:tc>
        <w:tc>
          <w:tcPr>
            <w:tcW w:w="3259" w:type="dxa"/>
            <w:tcMar>
              <w:left w:w="70" w:type="dxa"/>
              <w:right w:w="70" w:type="dxa"/>
            </w:tcMar>
            <w:vAlign w:val="center"/>
          </w:tcPr>
          <w:p w14:paraId="103DAFD6">
            <w:pPr>
              <w:keepNext w:val="0"/>
              <w:spacing w:before="20" w:after="20" w:line="260" w:lineRule="exact"/>
              <w:ind w:firstLine="0" w:firstLineChars="0"/>
              <w:jc w:val="center"/>
            </w:pPr>
            <w:r>
              <w:rPr>
                <w:rFonts w:ascii="Times New Roman" w:hAnsi="Times New Roman" w:eastAsia="宋体"/>
                <w:b w:val="0"/>
                <w:sz w:val="18"/>
              </w:rPr>
              <w:t>初始投资3%/年</w:t>
            </w:r>
          </w:p>
        </w:tc>
        <w:tc>
          <w:tcPr>
            <w:tcW w:w="3259" w:type="dxa"/>
            <w:tcMar>
              <w:left w:w="70" w:type="dxa"/>
              <w:right w:w="70" w:type="dxa"/>
            </w:tcMar>
            <w:vAlign w:val="center"/>
          </w:tcPr>
          <w:p w14:paraId="312A54C7">
            <w:pPr>
              <w:keepNext w:val="0"/>
              <w:spacing w:before="20" w:after="20" w:line="260" w:lineRule="exact"/>
              <w:ind w:firstLine="0" w:firstLineChars="0"/>
              <w:jc w:val="center"/>
            </w:pPr>
            <w:r>
              <w:rPr>
                <w:rFonts w:ascii="Times New Roman" w:hAnsi="Times New Roman" w:eastAsia="宋体"/>
                <w:b w:val="0"/>
                <w:sz w:val="18"/>
              </w:rPr>
              <w:t>统一研究参数</w:t>
            </w:r>
          </w:p>
        </w:tc>
      </w:tr>
    </w:tbl>
    <w:p w14:paraId="276C6713">
      <w:pPr>
        <w:pStyle w:val="5"/>
        <w:keepNext/>
        <w:numPr>
          <w:ilvl w:val="0"/>
          <w:numId w:val="0"/>
        </w:numPr>
        <w:spacing w:before="160" w:after="120" w:line="360" w:lineRule="auto"/>
        <w:ind w:firstLine="0"/>
      </w:pPr>
      <w:bookmarkStart w:id="129" w:name="增量比较的适用范围"/>
      <w:r>
        <w:rPr>
          <w:rFonts w:ascii="Times New Roman" w:hAnsi="Times New Roman" w:eastAsia="方正仿宋_GBK"/>
          <w:b/>
          <w:sz w:val="26"/>
        </w:rPr>
        <w:t>4.1.3 增量比较的适用范围</w:t>
      </w:r>
      <w:bookmarkEnd w:id="129"/>
    </w:p>
    <w:p w14:paraId="4A307986">
      <w:pPr>
        <w:widowControl/>
        <w:spacing w:before="0" w:after="0" w:line="300" w:lineRule="auto"/>
        <w:ind w:firstLine="480"/>
        <w:jc w:val="both"/>
      </w:pPr>
      <w:r>
        <w:rPr>
          <w:rFonts w:ascii="Times New Roman" w:hAnsi="Times New Roman" w:eastAsia="方正仿宋_GBK"/>
          <w:b w:val="0"/>
          <w:sz w:val="24"/>
        </w:rPr>
        <w:t>2021年存量投资是两方案共有历史费用，不进入增量目标。基期按仿真设备结构确定容量，年网供最大负荷统一标定到容载比2.00。2022年以后增加的措施按明确的购置和投运量计取，后续在役容量非减。该边界使费用差主要来自规划期新增措施及其投运时点。</w:t>
      </w:r>
    </w:p>
    <w:p w14:paraId="1252EA7C">
      <w:pPr>
        <w:pStyle w:val="2"/>
        <w:widowControl/>
        <w:spacing w:before="0" w:after="0" w:line="300" w:lineRule="auto"/>
        <w:ind w:firstLine="480"/>
        <w:jc w:val="both"/>
      </w:pPr>
      <w:r>
        <w:rPr>
          <w:rFonts w:ascii="Times New Roman" w:hAnsi="Times New Roman" w:eastAsia="方正仿宋_GBK"/>
          <w:b w:val="0"/>
          <w:sz w:val="24"/>
        </w:rPr>
        <w:t>费用目标采用新增建设、固定运维和寿命更新支出，工程审定时以项目概算及运行资料更新对应现金流。</w:t>
      </w:r>
    </w:p>
    <w:p w14:paraId="708D40D4">
      <w:pPr>
        <w:pStyle w:val="4"/>
        <w:keepNext/>
        <w:numPr>
          <w:ilvl w:val="0"/>
          <w:numId w:val="0"/>
        </w:numPr>
        <w:spacing w:before="160" w:after="120" w:line="360" w:lineRule="auto"/>
        <w:ind w:firstLine="0"/>
      </w:pPr>
      <w:bookmarkStart w:id="130" w:name="主变工程成本系数"/>
      <w:bookmarkStart w:id="131" w:name="h351"/>
      <w:r>
        <w:rPr>
          <w:rFonts w:ascii="Times New Roman" w:hAnsi="Times New Roman" w:eastAsia="方正仿宋_GBK"/>
          <w:b/>
          <w:sz w:val="32"/>
        </w:rPr>
        <w:t>4.2 主变工程成本系数</w:t>
      </w:r>
      <w:bookmarkEnd w:id="130"/>
      <w:bookmarkEnd w:id="131"/>
    </w:p>
    <w:p w14:paraId="4AF6E538">
      <w:pPr>
        <w:pStyle w:val="5"/>
        <w:keepNext/>
        <w:numPr>
          <w:ilvl w:val="0"/>
          <w:numId w:val="0"/>
        </w:numPr>
        <w:spacing w:before="160" w:after="120" w:line="360" w:lineRule="auto"/>
        <w:ind w:firstLine="0"/>
      </w:pPr>
      <w:bookmarkStart w:id="132" w:name="替换工程案例"/>
      <w:r>
        <w:rPr>
          <w:rFonts w:ascii="Times New Roman" w:hAnsi="Times New Roman" w:eastAsia="方正仿宋_GBK"/>
          <w:b/>
          <w:sz w:val="26"/>
        </w:rPr>
        <w:t xml:space="preserve">4.2.1 </w:t>
      </w:r>
      <w:ins w:id="192" w:author="白日梦想家" w:date="2026-10-02T20:37:01Z">
        <w:r>
          <w:rPr>
            <w:rFonts w:hint="eastAsia"/>
            <w:b/>
            <w:sz w:val="26"/>
            <w:lang w:eastAsia="zh"/>
            <w:woUserID w:val="2"/>
          </w:rPr>
          <w:t>主变</w:t>
        </w:r>
      </w:ins>
      <w:ins w:id="193" w:author="白日梦想家" w:date="2026-10-02T20:37:02Z">
        <w:r>
          <w:rPr>
            <w:rFonts w:hint="eastAsia"/>
            <w:b/>
            <w:sz w:val="26"/>
            <w:lang w:eastAsia="zh"/>
            <w:woUserID w:val="2"/>
          </w:rPr>
          <w:t>增容</w:t>
        </w:r>
      </w:ins>
      <w:del w:id="194" w:author="白日梦想家" w:date="2026-10-02T20:37:00Z">
        <w:r>
          <w:rPr>
            <w:rFonts w:ascii="Times New Roman" w:hAnsi="Times New Roman" w:eastAsia="方正仿宋_GBK"/>
            <w:b/>
            <w:sz w:val="26"/>
          </w:rPr>
          <w:delText>替换</w:delText>
        </w:r>
      </w:del>
      <w:r>
        <w:rPr>
          <w:rFonts w:ascii="Times New Roman" w:hAnsi="Times New Roman" w:eastAsia="方正仿宋_GBK"/>
          <w:b/>
          <w:sz w:val="26"/>
        </w:rPr>
        <w:t>工程案例</w:t>
      </w:r>
      <w:bookmarkEnd w:id="132"/>
    </w:p>
    <w:p w14:paraId="4D2F004A">
      <w:pPr>
        <w:widowControl/>
        <w:spacing w:before="0" w:after="0" w:line="300" w:lineRule="auto"/>
        <w:ind w:firstLine="480"/>
        <w:jc w:val="both"/>
      </w:pPr>
      <w:r>
        <w:rPr>
          <w:rFonts w:ascii="Times New Roman" w:hAnsi="Times New Roman" w:eastAsia="方正仿宋_GBK"/>
          <w:b w:val="0"/>
          <w:sz w:val="24"/>
        </w:rPr>
        <w:t>徐州投资汇总表中，王庄110 kV变电站2号主变由20 MVA</w:t>
      </w:r>
      <w:ins w:id="195" w:author="白日梦想家" w:date="2026-10-02T20:37:09Z">
        <w:r>
          <w:rPr>
            <w:rFonts w:hint="eastAsia"/>
            <w:b w:val="0"/>
            <w:sz w:val="24"/>
            <w:lang w:eastAsia="zh"/>
            <w:woUserID w:val="2"/>
          </w:rPr>
          <w:t>增容</w:t>
        </w:r>
      </w:ins>
      <w:ins w:id="196" w:author="白日梦想家" w:date="2026-10-02T20:37:18Z">
        <w:r>
          <w:rPr>
            <w:rFonts w:hint="eastAsia"/>
            <w:b w:val="0"/>
            <w:sz w:val="24"/>
            <w:lang w:eastAsia="zh"/>
            <w:woUserID w:val="2"/>
          </w:rPr>
          <w:t>至</w:t>
        </w:r>
      </w:ins>
      <w:del w:id="197" w:author="白日梦想家" w:date="2026-10-02T20:37:07Z">
        <w:r>
          <w:rPr>
            <w:rFonts w:ascii="Times New Roman" w:hAnsi="Times New Roman" w:eastAsia="方正仿宋_GBK"/>
            <w:b w:val="0"/>
            <w:sz w:val="24"/>
          </w:rPr>
          <w:delText>更换</w:delText>
        </w:r>
      </w:del>
      <w:del w:id="198" w:author="白日梦想家" w:date="2026-10-02T20:37:20Z">
        <w:r>
          <w:rPr>
            <w:rFonts w:ascii="Times New Roman" w:hAnsi="Times New Roman" w:eastAsia="方正仿宋_GBK"/>
            <w:b w:val="0"/>
            <w:sz w:val="24"/>
          </w:rPr>
          <w:delText>为</w:delText>
        </w:r>
      </w:del>
      <w:r>
        <w:rPr>
          <w:rFonts w:ascii="Times New Roman" w:hAnsi="Times New Roman" w:eastAsia="方正仿宋_GBK"/>
          <w:b w:val="0"/>
          <w:sz w:val="24"/>
        </w:rPr>
        <w:t>50 MVA，静态投资1151万元；鲁庙110 kV变电站两台主变由2×31.50 MVA</w:t>
      </w:r>
      <w:ins w:id="199" w:author="白日梦想家" w:date="2026-10-02T20:37:31Z">
        <w:r>
          <w:rPr>
            <w:rFonts w:hint="eastAsia"/>
            <w:b w:val="0"/>
            <w:sz w:val="24"/>
            <w:lang w:eastAsia="zh"/>
            <w:woUserID w:val="2"/>
          </w:rPr>
          <w:t>增容至</w:t>
        </w:r>
      </w:ins>
      <w:del w:id="200" w:author="白日梦想家" w:date="2026-10-02T20:37:31Z">
        <w:r>
          <w:rPr>
            <w:rFonts w:ascii="Times New Roman" w:hAnsi="Times New Roman" w:eastAsia="方正仿宋_GBK"/>
            <w:b w:val="0"/>
            <w:sz w:val="24"/>
            <w:woUserID w:val="2"/>
          </w:rPr>
          <w:delText>更换为</w:delText>
        </w:r>
      </w:del>
      <w:r>
        <w:rPr>
          <w:rFonts w:ascii="Times New Roman" w:hAnsi="Times New Roman" w:eastAsia="方正仿宋_GBK"/>
          <w:b w:val="0"/>
          <w:sz w:val="24"/>
        </w:rPr>
        <w:t>2×50 MVA，静态投资1335万元。</w:t>
      </w:r>
    </w:p>
    <w:p w14:paraId="3C077696">
      <w:pPr>
        <w:pStyle w:val="2"/>
        <w:widowControl/>
        <w:spacing w:before="0" w:after="0" w:line="300" w:lineRule="auto"/>
        <w:ind w:firstLine="480"/>
        <w:jc w:val="both"/>
      </w:pPr>
      <w:r>
        <w:rPr>
          <w:rFonts w:ascii="Times New Roman" w:hAnsi="Times New Roman" w:eastAsia="方正仿宋_GBK"/>
          <w:b w:val="0"/>
          <w:sz w:val="24"/>
        </w:rPr>
        <w:t>两个案例</w:t>
      </w:r>
      <w:ins w:id="201" w:author="白日梦想家" w:date="2026-10-02T20:37:43Z">
        <w:r>
          <w:rPr>
            <w:rFonts w:hint="eastAsia"/>
            <w:b w:val="0"/>
            <w:sz w:val="24"/>
            <w:lang w:eastAsia="zh"/>
            <w:woUserID w:val="2"/>
          </w:rPr>
          <w:t>主变</w:t>
        </w:r>
      </w:ins>
      <w:ins w:id="202" w:author="白日梦想家" w:date="2026-10-02T20:37:46Z">
        <w:r>
          <w:rPr>
            <w:rFonts w:hint="eastAsia"/>
            <w:b w:val="0"/>
            <w:sz w:val="24"/>
            <w:lang w:eastAsia="zh"/>
            <w:woUserID w:val="2"/>
          </w:rPr>
          <w:t>单台</w:t>
        </w:r>
      </w:ins>
      <w:del w:id="203" w:author="白日梦想家" w:date="2026-10-02T20:37:42Z">
        <w:r>
          <w:rPr>
            <w:rFonts w:ascii="Times New Roman" w:hAnsi="Times New Roman" w:eastAsia="方正仿宋_GBK"/>
            <w:b w:val="0"/>
            <w:sz w:val="24"/>
          </w:rPr>
          <w:delText>采购</w:delText>
        </w:r>
      </w:del>
      <w:r>
        <w:rPr>
          <w:rFonts w:ascii="Times New Roman" w:hAnsi="Times New Roman" w:eastAsia="方正仿宋_GBK"/>
          <w:b w:val="0"/>
          <w:sz w:val="24"/>
        </w:rPr>
        <w:t>容量分别为50 MVA和100 MVA，容量净增分别为30 MVA和37 MVA。王庄包含新增9回10 kV出线，鲁庙包含新增1回10 kV出线。模型按两项目静态总投资形成含配套工程的主变更换参考系数。</w:t>
      </w:r>
    </w:p>
    <w:p w14:paraId="1F3913A4">
      <w:pPr>
        <w:pStyle w:val="2"/>
        <w:keepNext/>
        <w:spacing w:before="120" w:after="80" w:line="300" w:lineRule="auto"/>
        <w:ind w:firstLine="0"/>
        <w:jc w:val="center"/>
      </w:pPr>
      <w:r>
        <w:rPr>
          <w:rFonts w:ascii="Times New Roman" w:hAnsi="Times New Roman" w:eastAsia="宋体"/>
          <w:b w:val="0"/>
          <w:sz w:val="21"/>
        </w:rPr>
        <w:t>表4-2 徐州110 kV主变工程价格依据[7]</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438ED23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4695A9E1">
            <w:pPr>
              <w:keepNext w:val="0"/>
              <w:spacing w:before="20" w:after="20" w:line="260" w:lineRule="exact"/>
              <w:ind w:firstLine="0" w:firstLineChars="0"/>
              <w:jc w:val="center"/>
            </w:pPr>
            <w:r>
              <w:rPr>
                <w:rFonts w:ascii="Times New Roman" w:hAnsi="Times New Roman" w:eastAsia="宋体"/>
                <w:b/>
                <w:sz w:val="18"/>
              </w:rPr>
              <w:t>项目</w:t>
            </w:r>
          </w:p>
        </w:tc>
        <w:tc>
          <w:tcPr>
            <w:tcW w:w="1662" w:type="dxa"/>
            <w:tcMar>
              <w:left w:w="70" w:type="dxa"/>
              <w:right w:w="70" w:type="dxa"/>
            </w:tcMar>
            <w:vAlign w:val="center"/>
          </w:tcPr>
          <w:p w14:paraId="3C0D5A78">
            <w:pPr>
              <w:keepNext w:val="0"/>
              <w:spacing w:before="20" w:after="20" w:line="260" w:lineRule="exact"/>
              <w:ind w:firstLine="0" w:firstLineChars="0"/>
              <w:jc w:val="center"/>
            </w:pPr>
            <w:r>
              <w:rPr>
                <w:rFonts w:ascii="Times New Roman" w:hAnsi="Times New Roman" w:eastAsia="宋体"/>
                <w:b/>
                <w:sz w:val="18"/>
              </w:rPr>
              <w:t>新购/MVA</w:t>
            </w:r>
          </w:p>
        </w:tc>
        <w:tc>
          <w:tcPr>
            <w:tcW w:w="1662" w:type="dxa"/>
            <w:tcMar>
              <w:left w:w="70" w:type="dxa"/>
              <w:right w:w="70" w:type="dxa"/>
            </w:tcMar>
            <w:vAlign w:val="center"/>
          </w:tcPr>
          <w:p w14:paraId="38204C59">
            <w:pPr>
              <w:keepNext w:val="0"/>
              <w:spacing w:before="20" w:after="20" w:line="260" w:lineRule="exact"/>
              <w:ind w:firstLine="0" w:firstLineChars="0"/>
              <w:jc w:val="center"/>
            </w:pPr>
            <w:ins w:id="204" w:author="白日梦想家" w:date="2026-10-02T20:37:58Z">
              <w:r>
                <w:rPr>
                  <w:rFonts w:hint="eastAsia" w:eastAsia="宋体"/>
                  <w:b/>
                  <w:sz w:val="18"/>
                  <w:lang w:eastAsia="zh"/>
                  <w:woUserID w:val="2"/>
                </w:rPr>
                <w:t>退役</w:t>
              </w:r>
            </w:ins>
            <w:del w:id="205" w:author="白日梦想家" w:date="2026-10-02T20:37:57Z">
              <w:r>
                <w:rPr>
                  <w:rFonts w:ascii="Times New Roman" w:hAnsi="Times New Roman" w:eastAsia="宋体"/>
                  <w:b/>
                  <w:sz w:val="18"/>
                </w:rPr>
                <w:delText>退出</w:delText>
              </w:r>
            </w:del>
            <w:r>
              <w:rPr>
                <w:rFonts w:ascii="Times New Roman" w:hAnsi="Times New Roman" w:eastAsia="宋体"/>
                <w:b/>
                <w:sz w:val="18"/>
              </w:rPr>
              <w:t>/MVA</w:t>
            </w:r>
          </w:p>
        </w:tc>
        <w:tc>
          <w:tcPr>
            <w:tcW w:w="1662" w:type="dxa"/>
            <w:tcMar>
              <w:left w:w="70" w:type="dxa"/>
              <w:right w:w="70" w:type="dxa"/>
            </w:tcMar>
            <w:vAlign w:val="center"/>
          </w:tcPr>
          <w:p w14:paraId="7ED4C833">
            <w:pPr>
              <w:keepNext w:val="0"/>
              <w:spacing w:before="20" w:after="20" w:line="260" w:lineRule="exact"/>
              <w:ind w:firstLine="0" w:firstLineChars="0"/>
              <w:jc w:val="center"/>
            </w:pPr>
            <w:r>
              <w:rPr>
                <w:rFonts w:ascii="Times New Roman" w:hAnsi="Times New Roman" w:eastAsia="宋体"/>
                <w:b/>
                <w:sz w:val="18"/>
              </w:rPr>
              <w:t>净增/MVA</w:t>
            </w:r>
          </w:p>
        </w:tc>
        <w:tc>
          <w:tcPr>
            <w:tcW w:w="1662" w:type="dxa"/>
            <w:tcMar>
              <w:left w:w="70" w:type="dxa"/>
              <w:right w:w="70" w:type="dxa"/>
            </w:tcMar>
            <w:vAlign w:val="center"/>
          </w:tcPr>
          <w:p w14:paraId="2D8B8484">
            <w:pPr>
              <w:keepNext w:val="0"/>
              <w:spacing w:before="20" w:after="20" w:line="260" w:lineRule="exact"/>
              <w:ind w:firstLine="0" w:firstLineChars="0"/>
              <w:jc w:val="center"/>
            </w:pPr>
            <w:r>
              <w:rPr>
                <w:rFonts w:ascii="Times New Roman" w:hAnsi="Times New Roman" w:eastAsia="宋体"/>
                <w:b/>
                <w:sz w:val="18"/>
              </w:rPr>
              <w:t>静态投资/万元</w:t>
            </w:r>
          </w:p>
        </w:tc>
      </w:tr>
      <w:tr w14:paraId="5AE6D93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0EBD178D">
            <w:pPr>
              <w:keepNext w:val="0"/>
              <w:spacing w:before="20" w:after="20" w:line="260" w:lineRule="exact"/>
              <w:ind w:firstLine="0" w:firstLineChars="0"/>
              <w:jc w:val="center"/>
            </w:pPr>
            <w:r>
              <w:rPr>
                <w:rFonts w:ascii="Times New Roman" w:hAnsi="Times New Roman" w:eastAsia="宋体"/>
                <w:b w:val="0"/>
                <w:sz w:val="18"/>
              </w:rPr>
              <w:t>邢楼110千伏变电站主变扩建工程</w:t>
            </w:r>
          </w:p>
        </w:tc>
        <w:tc>
          <w:tcPr>
            <w:tcW w:w="1662" w:type="dxa"/>
            <w:tcMar>
              <w:left w:w="70" w:type="dxa"/>
              <w:right w:w="70" w:type="dxa"/>
            </w:tcMar>
            <w:vAlign w:val="center"/>
          </w:tcPr>
          <w:p w14:paraId="0E377350">
            <w:pPr>
              <w:keepNext w:val="0"/>
              <w:spacing w:before="20" w:after="20" w:line="260" w:lineRule="exact"/>
              <w:ind w:firstLine="0" w:firstLineChars="0"/>
              <w:jc w:val="center"/>
            </w:pPr>
            <w:r>
              <w:rPr>
                <w:rFonts w:ascii="Times New Roman" w:hAnsi="Times New Roman" w:eastAsia="宋体"/>
                <w:b w:val="0"/>
                <w:sz w:val="18"/>
              </w:rPr>
              <w:t>50</w:t>
            </w:r>
          </w:p>
        </w:tc>
        <w:tc>
          <w:tcPr>
            <w:tcW w:w="1662" w:type="dxa"/>
            <w:tcMar>
              <w:left w:w="70" w:type="dxa"/>
              <w:right w:w="70" w:type="dxa"/>
            </w:tcMar>
            <w:vAlign w:val="center"/>
          </w:tcPr>
          <w:p w14:paraId="3362C860">
            <w:pPr>
              <w:keepNext w:val="0"/>
              <w:spacing w:before="20" w:after="20" w:line="260" w:lineRule="exact"/>
              <w:ind w:firstLine="0" w:firstLineChars="0"/>
              <w:jc w:val="center"/>
            </w:pPr>
            <w:r>
              <w:rPr>
                <w:rFonts w:ascii="Times New Roman" w:hAnsi="Times New Roman" w:eastAsia="宋体"/>
                <w:b w:val="0"/>
                <w:sz w:val="18"/>
              </w:rPr>
              <w:t>0</w:t>
            </w:r>
          </w:p>
        </w:tc>
        <w:tc>
          <w:tcPr>
            <w:tcW w:w="1662" w:type="dxa"/>
            <w:tcMar>
              <w:left w:w="70" w:type="dxa"/>
              <w:right w:w="70" w:type="dxa"/>
            </w:tcMar>
            <w:vAlign w:val="center"/>
          </w:tcPr>
          <w:p w14:paraId="6FAC76F8">
            <w:pPr>
              <w:keepNext w:val="0"/>
              <w:spacing w:before="20" w:after="20" w:line="260" w:lineRule="exact"/>
              <w:ind w:firstLine="0" w:firstLineChars="0"/>
              <w:jc w:val="center"/>
            </w:pPr>
            <w:r>
              <w:rPr>
                <w:rFonts w:ascii="Times New Roman" w:hAnsi="Times New Roman" w:eastAsia="宋体"/>
                <w:b w:val="0"/>
                <w:sz w:val="18"/>
              </w:rPr>
              <w:t>50</w:t>
            </w:r>
          </w:p>
        </w:tc>
        <w:tc>
          <w:tcPr>
            <w:tcW w:w="1662" w:type="dxa"/>
            <w:tcMar>
              <w:left w:w="70" w:type="dxa"/>
              <w:right w:w="70" w:type="dxa"/>
            </w:tcMar>
            <w:vAlign w:val="center"/>
          </w:tcPr>
          <w:p w14:paraId="67C46524">
            <w:pPr>
              <w:keepNext w:val="0"/>
              <w:spacing w:before="20" w:after="20" w:line="260" w:lineRule="exact"/>
              <w:ind w:firstLine="0" w:firstLineChars="0"/>
              <w:jc w:val="center"/>
            </w:pPr>
            <w:r>
              <w:rPr>
                <w:rFonts w:ascii="Times New Roman" w:hAnsi="Times New Roman" w:eastAsia="宋体"/>
                <w:b w:val="0"/>
                <w:sz w:val="18"/>
              </w:rPr>
              <w:t>1206</w:t>
            </w:r>
          </w:p>
        </w:tc>
      </w:tr>
      <w:tr w14:paraId="06D1939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25F60D7C">
            <w:pPr>
              <w:keepNext w:val="0"/>
              <w:spacing w:before="20" w:after="20" w:line="260" w:lineRule="exact"/>
              <w:ind w:firstLine="0" w:firstLineChars="0"/>
              <w:jc w:val="center"/>
            </w:pPr>
            <w:r>
              <w:rPr>
                <w:rFonts w:ascii="Times New Roman" w:hAnsi="Times New Roman" w:eastAsia="宋体"/>
                <w:b w:val="0"/>
                <w:sz w:val="18"/>
              </w:rPr>
              <w:t>墩集110千伏变电站主变扩建工程</w:t>
            </w:r>
          </w:p>
        </w:tc>
        <w:tc>
          <w:tcPr>
            <w:tcW w:w="1662" w:type="dxa"/>
            <w:tcMar>
              <w:left w:w="70" w:type="dxa"/>
              <w:right w:w="70" w:type="dxa"/>
            </w:tcMar>
            <w:vAlign w:val="center"/>
          </w:tcPr>
          <w:p w14:paraId="2ACE550A">
            <w:pPr>
              <w:keepNext w:val="0"/>
              <w:spacing w:before="20" w:after="20" w:line="260" w:lineRule="exact"/>
              <w:ind w:firstLine="0" w:firstLineChars="0"/>
              <w:jc w:val="center"/>
            </w:pPr>
            <w:r>
              <w:rPr>
                <w:rFonts w:ascii="Times New Roman" w:hAnsi="Times New Roman" w:eastAsia="宋体"/>
                <w:b w:val="0"/>
                <w:sz w:val="18"/>
              </w:rPr>
              <w:t>50</w:t>
            </w:r>
          </w:p>
        </w:tc>
        <w:tc>
          <w:tcPr>
            <w:tcW w:w="1662" w:type="dxa"/>
            <w:tcMar>
              <w:left w:w="70" w:type="dxa"/>
              <w:right w:w="70" w:type="dxa"/>
            </w:tcMar>
            <w:vAlign w:val="center"/>
          </w:tcPr>
          <w:p w14:paraId="31AE2014">
            <w:pPr>
              <w:keepNext w:val="0"/>
              <w:spacing w:before="20" w:after="20" w:line="260" w:lineRule="exact"/>
              <w:ind w:firstLine="0" w:firstLineChars="0"/>
              <w:jc w:val="center"/>
            </w:pPr>
            <w:r>
              <w:rPr>
                <w:rFonts w:ascii="Times New Roman" w:hAnsi="Times New Roman" w:eastAsia="宋体"/>
                <w:b w:val="0"/>
                <w:sz w:val="18"/>
              </w:rPr>
              <w:t>0</w:t>
            </w:r>
          </w:p>
        </w:tc>
        <w:tc>
          <w:tcPr>
            <w:tcW w:w="1662" w:type="dxa"/>
            <w:tcMar>
              <w:left w:w="70" w:type="dxa"/>
              <w:right w:w="70" w:type="dxa"/>
            </w:tcMar>
            <w:vAlign w:val="center"/>
          </w:tcPr>
          <w:p w14:paraId="1ED6EEB9">
            <w:pPr>
              <w:keepNext w:val="0"/>
              <w:spacing w:before="20" w:after="20" w:line="260" w:lineRule="exact"/>
              <w:ind w:firstLine="0" w:firstLineChars="0"/>
              <w:jc w:val="center"/>
            </w:pPr>
            <w:r>
              <w:rPr>
                <w:rFonts w:ascii="Times New Roman" w:hAnsi="Times New Roman" w:eastAsia="宋体"/>
                <w:b w:val="0"/>
                <w:sz w:val="18"/>
              </w:rPr>
              <w:t>50</w:t>
            </w:r>
          </w:p>
        </w:tc>
        <w:tc>
          <w:tcPr>
            <w:tcW w:w="1662" w:type="dxa"/>
            <w:tcMar>
              <w:left w:w="70" w:type="dxa"/>
              <w:right w:w="70" w:type="dxa"/>
            </w:tcMar>
            <w:vAlign w:val="center"/>
          </w:tcPr>
          <w:p w14:paraId="01317126">
            <w:pPr>
              <w:keepNext w:val="0"/>
              <w:spacing w:before="20" w:after="20" w:line="260" w:lineRule="exact"/>
              <w:ind w:firstLine="0" w:firstLineChars="0"/>
              <w:jc w:val="center"/>
            </w:pPr>
            <w:r>
              <w:rPr>
                <w:rFonts w:ascii="Times New Roman" w:hAnsi="Times New Roman" w:eastAsia="宋体"/>
                <w:b w:val="0"/>
                <w:sz w:val="18"/>
              </w:rPr>
              <w:t>1240</w:t>
            </w:r>
          </w:p>
        </w:tc>
      </w:tr>
      <w:tr w14:paraId="7FB654B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44CA94E0">
            <w:pPr>
              <w:keepNext w:val="0"/>
              <w:spacing w:before="20" w:after="20" w:line="260" w:lineRule="exact"/>
              <w:ind w:firstLine="0" w:firstLineChars="0"/>
              <w:jc w:val="center"/>
            </w:pPr>
            <w:r>
              <w:rPr>
                <w:rFonts w:ascii="Times New Roman" w:hAnsi="Times New Roman" w:eastAsia="宋体"/>
                <w:b w:val="0"/>
                <w:sz w:val="18"/>
              </w:rPr>
              <w:t>王庄110千伏变电站2号主变增容工程</w:t>
            </w:r>
          </w:p>
        </w:tc>
        <w:tc>
          <w:tcPr>
            <w:tcW w:w="1662" w:type="dxa"/>
            <w:tcMar>
              <w:left w:w="70" w:type="dxa"/>
              <w:right w:w="70" w:type="dxa"/>
            </w:tcMar>
            <w:vAlign w:val="center"/>
          </w:tcPr>
          <w:p w14:paraId="1C91662F">
            <w:pPr>
              <w:keepNext w:val="0"/>
              <w:spacing w:before="20" w:after="20" w:line="260" w:lineRule="exact"/>
              <w:ind w:firstLine="0" w:firstLineChars="0"/>
              <w:jc w:val="center"/>
            </w:pPr>
            <w:r>
              <w:rPr>
                <w:rFonts w:ascii="Times New Roman" w:hAnsi="Times New Roman" w:eastAsia="宋体"/>
                <w:b w:val="0"/>
                <w:sz w:val="18"/>
              </w:rPr>
              <w:t>50</w:t>
            </w:r>
          </w:p>
        </w:tc>
        <w:tc>
          <w:tcPr>
            <w:tcW w:w="1662" w:type="dxa"/>
            <w:tcMar>
              <w:left w:w="70" w:type="dxa"/>
              <w:right w:w="70" w:type="dxa"/>
            </w:tcMar>
            <w:vAlign w:val="center"/>
          </w:tcPr>
          <w:p w14:paraId="177B1807">
            <w:pPr>
              <w:keepNext w:val="0"/>
              <w:spacing w:before="20" w:after="20" w:line="260" w:lineRule="exact"/>
              <w:ind w:firstLine="0" w:firstLineChars="0"/>
              <w:jc w:val="center"/>
            </w:pPr>
            <w:r>
              <w:rPr>
                <w:rFonts w:ascii="Times New Roman" w:hAnsi="Times New Roman" w:eastAsia="宋体"/>
                <w:b w:val="0"/>
                <w:sz w:val="18"/>
              </w:rPr>
              <w:t>20</w:t>
            </w:r>
          </w:p>
        </w:tc>
        <w:tc>
          <w:tcPr>
            <w:tcW w:w="1662" w:type="dxa"/>
            <w:tcMar>
              <w:left w:w="70" w:type="dxa"/>
              <w:right w:w="70" w:type="dxa"/>
            </w:tcMar>
            <w:vAlign w:val="center"/>
          </w:tcPr>
          <w:p w14:paraId="27105D2C">
            <w:pPr>
              <w:keepNext w:val="0"/>
              <w:spacing w:before="20" w:after="20" w:line="260" w:lineRule="exact"/>
              <w:ind w:firstLine="0" w:firstLineChars="0"/>
              <w:jc w:val="center"/>
            </w:pPr>
            <w:r>
              <w:rPr>
                <w:rFonts w:ascii="Times New Roman" w:hAnsi="Times New Roman" w:eastAsia="宋体"/>
                <w:b w:val="0"/>
                <w:sz w:val="18"/>
              </w:rPr>
              <w:t>30</w:t>
            </w:r>
          </w:p>
        </w:tc>
        <w:tc>
          <w:tcPr>
            <w:tcW w:w="1662" w:type="dxa"/>
            <w:tcMar>
              <w:left w:w="70" w:type="dxa"/>
              <w:right w:w="70" w:type="dxa"/>
            </w:tcMar>
            <w:vAlign w:val="center"/>
          </w:tcPr>
          <w:p w14:paraId="256ADF18">
            <w:pPr>
              <w:keepNext w:val="0"/>
              <w:spacing w:before="20" w:after="20" w:line="260" w:lineRule="exact"/>
              <w:ind w:firstLine="0" w:firstLineChars="0"/>
              <w:jc w:val="center"/>
            </w:pPr>
            <w:r>
              <w:rPr>
                <w:rFonts w:ascii="Times New Roman" w:hAnsi="Times New Roman" w:eastAsia="宋体"/>
                <w:b w:val="0"/>
                <w:sz w:val="18"/>
              </w:rPr>
              <w:t>1151</w:t>
            </w:r>
          </w:p>
        </w:tc>
      </w:tr>
      <w:tr w14:paraId="03F4DD2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27CE4734">
            <w:pPr>
              <w:keepNext w:val="0"/>
              <w:spacing w:before="20" w:after="20" w:line="260" w:lineRule="exact"/>
              <w:ind w:firstLine="0" w:firstLineChars="0"/>
              <w:jc w:val="center"/>
            </w:pPr>
            <w:r>
              <w:rPr>
                <w:rFonts w:ascii="Times New Roman" w:hAnsi="Times New Roman" w:eastAsia="宋体"/>
                <w:b w:val="0"/>
                <w:sz w:val="18"/>
              </w:rPr>
              <w:t>鲁庙110千伏变电站1号2号主变增容工程</w:t>
            </w:r>
          </w:p>
        </w:tc>
        <w:tc>
          <w:tcPr>
            <w:tcW w:w="1662" w:type="dxa"/>
            <w:tcMar>
              <w:left w:w="70" w:type="dxa"/>
              <w:right w:w="70" w:type="dxa"/>
            </w:tcMar>
            <w:vAlign w:val="center"/>
          </w:tcPr>
          <w:p w14:paraId="3D59C0FC">
            <w:pPr>
              <w:keepNext w:val="0"/>
              <w:spacing w:before="20" w:after="20" w:line="260" w:lineRule="exact"/>
              <w:ind w:firstLine="0" w:firstLineChars="0"/>
              <w:jc w:val="center"/>
            </w:pPr>
            <w:r>
              <w:rPr>
                <w:rFonts w:ascii="Times New Roman" w:hAnsi="Times New Roman" w:eastAsia="宋体"/>
                <w:b w:val="0"/>
                <w:sz w:val="18"/>
              </w:rPr>
              <w:t>100</w:t>
            </w:r>
          </w:p>
        </w:tc>
        <w:tc>
          <w:tcPr>
            <w:tcW w:w="1662" w:type="dxa"/>
            <w:tcMar>
              <w:left w:w="70" w:type="dxa"/>
              <w:right w:w="70" w:type="dxa"/>
            </w:tcMar>
            <w:vAlign w:val="center"/>
          </w:tcPr>
          <w:p w14:paraId="7CBCE9A1">
            <w:pPr>
              <w:keepNext w:val="0"/>
              <w:spacing w:before="20" w:after="20" w:line="260" w:lineRule="exact"/>
              <w:ind w:firstLine="0" w:firstLineChars="0"/>
              <w:jc w:val="center"/>
            </w:pPr>
            <w:r>
              <w:rPr>
                <w:rFonts w:ascii="Times New Roman" w:hAnsi="Times New Roman" w:eastAsia="宋体"/>
                <w:b w:val="0"/>
                <w:sz w:val="18"/>
              </w:rPr>
              <w:t>63</w:t>
            </w:r>
          </w:p>
        </w:tc>
        <w:tc>
          <w:tcPr>
            <w:tcW w:w="1662" w:type="dxa"/>
            <w:tcMar>
              <w:left w:w="70" w:type="dxa"/>
              <w:right w:w="70" w:type="dxa"/>
            </w:tcMar>
            <w:vAlign w:val="center"/>
          </w:tcPr>
          <w:p w14:paraId="7D2DFF05">
            <w:pPr>
              <w:keepNext w:val="0"/>
              <w:spacing w:before="20" w:after="20" w:line="260" w:lineRule="exact"/>
              <w:ind w:firstLine="0" w:firstLineChars="0"/>
              <w:jc w:val="center"/>
            </w:pPr>
            <w:r>
              <w:rPr>
                <w:rFonts w:ascii="Times New Roman" w:hAnsi="Times New Roman" w:eastAsia="宋体"/>
                <w:b w:val="0"/>
                <w:sz w:val="18"/>
              </w:rPr>
              <w:t>37</w:t>
            </w:r>
          </w:p>
        </w:tc>
        <w:tc>
          <w:tcPr>
            <w:tcW w:w="1662" w:type="dxa"/>
            <w:tcMar>
              <w:left w:w="70" w:type="dxa"/>
              <w:right w:w="70" w:type="dxa"/>
            </w:tcMar>
            <w:vAlign w:val="center"/>
          </w:tcPr>
          <w:p w14:paraId="2A30FF21">
            <w:pPr>
              <w:keepNext w:val="0"/>
              <w:spacing w:before="20" w:after="20" w:line="260" w:lineRule="exact"/>
              <w:ind w:firstLine="0" w:firstLineChars="0"/>
              <w:jc w:val="center"/>
            </w:pPr>
            <w:r>
              <w:rPr>
                <w:rFonts w:ascii="Times New Roman" w:hAnsi="Times New Roman" w:eastAsia="宋体"/>
                <w:b w:val="0"/>
                <w:sz w:val="18"/>
              </w:rPr>
              <w:t>1335</w:t>
            </w:r>
          </w:p>
        </w:tc>
      </w:tr>
    </w:tbl>
    <w:p w14:paraId="6625FAC3">
      <w:pPr>
        <w:pStyle w:val="5"/>
        <w:keepNext/>
        <w:numPr>
          <w:ilvl w:val="0"/>
          <w:numId w:val="0"/>
        </w:numPr>
        <w:spacing w:before="160" w:after="120" w:line="360" w:lineRule="auto"/>
        <w:ind w:firstLine="0"/>
      </w:pPr>
      <w:bookmarkStart w:id="133" w:name="采购容量加权系数"/>
      <w:r>
        <w:rPr>
          <w:rFonts w:ascii="Times New Roman" w:hAnsi="Times New Roman" w:eastAsia="方正仿宋_GBK"/>
          <w:b/>
          <w:sz w:val="26"/>
        </w:rPr>
        <w:t>4.2.2 采购容量加权系数</w:t>
      </w:r>
      <w:bookmarkEnd w:id="133"/>
    </w:p>
    <w:p w14:paraId="2719E098">
      <w:pPr>
        <w:widowControl/>
        <w:spacing w:before="0" w:after="0" w:line="300" w:lineRule="auto"/>
        <w:ind w:firstLine="480"/>
        <w:jc w:val="both"/>
      </w:pPr>
      <w:r>
        <w:rPr>
          <w:rFonts w:ascii="Times New Roman" w:hAnsi="Times New Roman" w:eastAsia="方正仿宋_GBK"/>
          <w:b w:val="0"/>
          <w:sz w:val="24"/>
        </w:rPr>
        <w:t>替换工程系数按两个案例静态投资之和除以新购铭牌容量之和计算，使用采购容量加权。参考系数按式（4-1）计算。</w:t>
      </w:r>
    </w:p>
    <w:tbl>
      <w:tblPr>
        <w:tblStyle w:val="25"/>
        <w:tblW w:w="83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
        <w:gridCol w:w="6838"/>
        <w:gridCol w:w="737"/>
      </w:tblGrid>
      <w:tr w14:paraId="26A254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37" w:type="dxa"/>
            <w:tcMar>
              <w:left w:w="0" w:type="dxa"/>
              <w:right w:w="0" w:type="dxa"/>
            </w:tcMar>
            <w:vAlign w:val="center"/>
          </w:tcPr>
          <w:p w14:paraId="2BCB7DCA">
            <w:pPr>
              <w:spacing w:before="0" w:after="0"/>
              <w:ind w:firstLine="0" w:firstLineChars="0"/>
            </w:pPr>
          </w:p>
        </w:tc>
        <w:tc>
          <w:tcPr>
            <w:tcW w:w="6838" w:type="dxa"/>
            <w:tcMar>
              <w:left w:w="0" w:type="dxa"/>
              <w:right w:w="0" w:type="dxa"/>
            </w:tcMar>
            <w:vAlign w:val="center"/>
          </w:tcPr>
          <w:p w14:paraId="320CDC9B">
            <w:pPr>
              <w:pStyle w:val="2"/>
              <w:keepNext/>
              <w:spacing w:before="100" w:after="100" w:line="276" w:lineRule="auto"/>
              <w:ind w:firstLine="0" w:firstLineChars="0"/>
              <w:jc w:val="center"/>
            </w:pPr>
            <m:oMathPara>
              <m:oMathParaPr>
                <m:jc m:val="center"/>
              </m:oMathParaPr>
              <m:oMath>
                <m:sSub>
                  <m:sSubPr/>
                  <m:e>
                    <m:r>
                      <m:rPr/>
                      <m:t>c</m:t>
                    </m:r>
                  </m:e>
                  <m:sub>
                    <m:r>
                      <m:rPr/>
                      <m:t>T</m:t>
                    </m:r>
                  </m:sub>
                </m:sSub>
                <m:r>
                  <m:rPr/>
                  <m:t>=</m:t>
                </m:r>
                <m:f>
                  <m:fPr/>
                  <m:num>
                    <m:r>
                      <m:rPr/>
                      <m:t>1151+1335</m:t>
                    </m:r>
                  </m:num>
                  <m:den>
                    <m:r>
                      <m:rPr/>
                      <m:t>50+100</m:t>
                    </m:r>
                  </m:den>
                </m:f>
                <m:r>
                  <m:rPr/>
                  <m:t>≈16.57 </m:t>
                </m:r>
                <m:r>
                  <m:rPr>
                    <m:nor/>
                    <m:sty m:val="p"/>
                  </m:rPr>
                  <w:rPr>
                    <w:b w:val="0"/>
                    <w:i w:val="0"/>
                  </w:rPr>
                  <m:t>万元/MVA</m:t>
                </m:r>
                <m:r>
                  <m:rPr/>
                  <m:t>.</m:t>
                </m:r>
              </m:oMath>
            </m:oMathPara>
          </w:p>
        </w:tc>
        <w:tc>
          <w:tcPr>
            <w:tcW w:w="737" w:type="dxa"/>
            <w:tcMar>
              <w:left w:w="0" w:type="dxa"/>
              <w:right w:w="0" w:type="dxa"/>
            </w:tcMar>
            <w:vAlign w:val="center"/>
          </w:tcPr>
          <w:p w14:paraId="29F23ADC">
            <w:pPr>
              <w:spacing w:before="0" w:after="0"/>
              <w:ind w:firstLine="0" w:firstLineChars="0"/>
              <w:jc w:val="right"/>
            </w:pPr>
            <w:r>
              <w:rPr>
                <w:rFonts w:ascii="Times New Roman" w:hAnsi="Times New Roman" w:eastAsia="方正仿宋_GBK"/>
                <w:b w:val="0"/>
                <w:sz w:val="18"/>
              </w:rPr>
              <w:t>（4-1）</w:t>
            </w:r>
          </w:p>
        </w:tc>
      </w:tr>
    </w:tbl>
    <w:p w14:paraId="0FE35C40">
      <w:pPr>
        <w:widowControl/>
        <w:spacing w:before="0" w:after="0" w:line="300" w:lineRule="auto"/>
        <w:ind w:firstLine="480"/>
        <w:jc w:val="both"/>
      </w:pPr>
      <w:r>
        <w:rPr>
          <w:rFonts w:ascii="Times New Roman" w:hAnsi="Times New Roman" w:eastAsia="方正仿宋_GBK"/>
          <w:b w:val="0"/>
          <w:sz w:val="24"/>
        </w:rPr>
        <w:t>式中，</w:t>
      </w:r>
      <m:oMath>
        <m:sSub>
          <m:sSubPr/>
          <m:e>
            <m:r>
              <m:rPr/>
              <m:t>c</m:t>
            </m:r>
          </m:e>
          <m:sub>
            <m:r>
              <m:rPr/>
              <m:t>T</m:t>
            </m:r>
          </m:sub>
        </m:sSub>
      </m:oMath>
      <w:r>
        <w:rPr>
          <w:rFonts w:ascii="Times New Roman" w:hAnsi="Times New Roman" w:eastAsia="方正仿宋_GBK"/>
          <w:b w:val="0"/>
          <w:sz w:val="24"/>
        </w:rPr>
        <w:t>为主变更换工程单位采购容量投资，单位万元/MVA；分子为两案例静态投资合计，单位万元，分母为新购容量合计，单位MVA。</w:t>
      </w:r>
    </w:p>
    <w:p w14:paraId="7893E1B7">
      <w:pPr>
        <w:pStyle w:val="2"/>
        <w:widowControl/>
        <w:spacing w:before="0" w:after="0" w:line="300" w:lineRule="auto"/>
        <w:ind w:firstLine="480"/>
        <w:jc w:val="both"/>
      </w:pPr>
      <w:r>
        <w:rPr>
          <w:rFonts w:ascii="Times New Roman" w:hAnsi="Times New Roman" w:eastAsia="方正仿宋_GBK"/>
          <w:b w:val="0"/>
          <w:sz w:val="24"/>
        </w:rPr>
        <w:t>王庄单案例系数为23.02万元/MVA，鲁庙为13.35万元/MVA。加权系数处于二者之间，保留项目配套规模差异的影响。本研究采用采购容量加权，并通过相对价格情景检查该系数对配置的影响。</w:t>
      </w:r>
    </w:p>
    <w:p w14:paraId="1503A037">
      <w:pPr>
        <w:pStyle w:val="2"/>
        <w:widowControl/>
        <w:spacing w:before="0" w:after="0" w:line="300" w:lineRule="auto"/>
        <w:ind w:firstLine="480"/>
        <w:jc w:val="both"/>
      </w:pPr>
      <w:r>
        <w:rPr>
          <w:rFonts w:ascii="Times New Roman" w:hAnsi="Times New Roman" w:eastAsia="方正仿宋_GBK"/>
          <w:b w:val="0"/>
          <w:sz w:val="24"/>
        </w:rPr>
        <w:t>主变容量按功率因数0.95折算为有功供电能力，单位费用约17.45万元/有效MW。该分母是新购容量对应的有效功率，用于与其他措施单位服务功率投资比较。</w:t>
      </w:r>
    </w:p>
    <w:p w14:paraId="54C17210">
      <w:pPr>
        <w:pStyle w:val="5"/>
        <w:keepNext/>
        <w:numPr>
          <w:ilvl w:val="0"/>
          <w:numId w:val="0"/>
        </w:numPr>
        <w:spacing w:before="160" w:after="120" w:line="360" w:lineRule="auto"/>
        <w:ind w:firstLine="0"/>
      </w:pPr>
      <w:bookmarkStart w:id="134" w:name="净增容量与工程费用"/>
      <w:r>
        <w:rPr>
          <w:rFonts w:ascii="Times New Roman" w:hAnsi="Times New Roman" w:eastAsia="方正仿宋_GBK"/>
          <w:b/>
          <w:sz w:val="26"/>
        </w:rPr>
        <w:t>4.2.3 净增容量与工程费用</w:t>
      </w:r>
      <w:bookmarkEnd w:id="134"/>
    </w:p>
    <w:p w14:paraId="64BB6A03">
      <w:pPr>
        <w:widowControl/>
        <w:spacing w:before="0" w:after="0" w:line="300" w:lineRule="auto"/>
        <w:ind w:firstLine="480"/>
        <w:jc w:val="both"/>
      </w:pPr>
      <w:r>
        <w:rPr>
          <w:rFonts w:ascii="Times New Roman" w:hAnsi="Times New Roman" w:eastAsia="方正仿宋_GBK"/>
          <w:b w:val="0"/>
          <w:sz w:val="24"/>
        </w:rPr>
        <w:t>王庄净增30 MVA，按净增有效MW</w:t>
      </w:r>
      <w:ins w:id="206" w:author="白日梦想家" w:date="2026-10-02T20:38:34Z">
        <w:r>
          <w:rPr>
            <w:rFonts w:hint="eastAsia"/>
            <w:b w:val="0"/>
            <w:sz w:val="24"/>
            <w:lang w:eastAsia="zh"/>
            <w:woUserID w:val="2"/>
          </w:rPr>
          <w:t>单价</w:t>
        </w:r>
      </w:ins>
      <w:del w:id="207" w:author="白日梦想家" w:date="2026-10-02T20:38:31Z">
        <w:r>
          <w:rPr>
            <w:rFonts w:ascii="Times New Roman" w:hAnsi="Times New Roman" w:eastAsia="方正仿宋_GBK"/>
            <w:b w:val="0"/>
            <w:sz w:val="24"/>
          </w:rPr>
          <w:delText>摊价</w:delText>
        </w:r>
      </w:del>
      <w:r>
        <w:rPr>
          <w:rFonts w:ascii="Times New Roman" w:hAnsi="Times New Roman" w:eastAsia="方正仿宋_GBK"/>
          <w:b w:val="0"/>
          <w:sz w:val="24"/>
        </w:rPr>
        <w:t>为1151/[30×0.95]=40.39万元/MW。该价格高于按新购50 MVA</w:t>
      </w:r>
      <w:ins w:id="208" w:author="白日梦想家" w:date="2026-10-02T20:38:39Z">
        <w:r>
          <w:rPr>
            <w:rFonts w:hint="eastAsia"/>
            <w:b w:val="0"/>
            <w:sz w:val="24"/>
            <w:lang w:eastAsia="zh"/>
            <w:woUserID w:val="2"/>
          </w:rPr>
          <w:t>单价</w:t>
        </w:r>
      </w:ins>
      <w:del w:id="209" w:author="白日梦想家" w:date="2026-10-02T20:38:38Z">
        <w:r>
          <w:rPr>
            <w:rFonts w:ascii="Times New Roman" w:hAnsi="Times New Roman" w:eastAsia="方正仿宋_GBK"/>
            <w:b w:val="0"/>
            <w:sz w:val="24"/>
          </w:rPr>
          <w:delText>摊价</w:delText>
        </w:r>
      </w:del>
      <w:r>
        <w:rPr>
          <w:rFonts w:ascii="Times New Roman" w:hAnsi="Times New Roman" w:eastAsia="方正仿宋_GBK"/>
          <w:b w:val="0"/>
          <w:sz w:val="24"/>
        </w:rPr>
        <w:t>，原因是新购设备需要替换原有20 MVA供电能力。鲁庙的净增比例不同，替换投资分别按实际采购容量计算。</w:t>
      </w:r>
    </w:p>
    <w:p w14:paraId="02EF6880">
      <w:pPr>
        <w:pStyle w:val="2"/>
        <w:widowControl/>
        <w:spacing w:before="0" w:after="0" w:line="300" w:lineRule="auto"/>
        <w:ind w:firstLine="480"/>
        <w:jc w:val="both"/>
      </w:pPr>
      <w:r>
        <w:rPr>
          <w:rFonts w:ascii="Times New Roman" w:hAnsi="Times New Roman" w:eastAsia="方正仿宋_GBK"/>
          <w:b w:val="0"/>
          <w:sz w:val="24"/>
        </w:rPr>
        <w:t>对站</w:t>
      </w:r>
      <m:oMath>
        <m:r>
          <m:rPr/>
          <m:t>i</m:t>
        </m:r>
      </m:oMath>
      <w:r>
        <w:rPr>
          <w:rFonts w:ascii="Times New Roman" w:hAnsi="Times New Roman" w:eastAsia="方正仿宋_GBK"/>
          <w:b w:val="0"/>
          <w:sz w:val="24"/>
        </w:rPr>
        <w:t>、主变槽位</w:t>
      </w:r>
      <m:oMath>
        <m:r>
          <m:rPr/>
          <m:t>k</m:t>
        </m:r>
      </m:oMath>
      <w:r>
        <w:rPr>
          <w:rFonts w:ascii="Times New Roman" w:hAnsi="Times New Roman" w:eastAsia="方正仿宋_GBK"/>
          <w:b w:val="0"/>
          <w:sz w:val="24"/>
        </w:rPr>
        <w:t>、投运年份</w:t>
      </w:r>
      <m:oMath>
        <m:r>
          <m:rPr/>
          <m:t>y</m:t>
        </m:r>
      </m:oMath>
      <w:r>
        <w:rPr>
          <w:rFonts w:ascii="Times New Roman" w:hAnsi="Times New Roman" w:eastAsia="方正仿宋_GBK"/>
          <w:b w:val="0"/>
          <w:sz w:val="24"/>
        </w:rPr>
        <w:t>，若容量由</w:t>
      </w:r>
      <m:oMath>
        <m:sSup>
          <m:sSupPr/>
          <m:e>
            <m:r>
              <m:rPr/>
              <m:t>S</m:t>
            </m:r>
          </m:e>
          <m:sup>
            <m:r>
              <m:rPr>
                <m:sty m:val="p"/>
              </m:rPr>
              <m:t>old</m:t>
            </m:r>
          </m:sup>
        </m:sSup>
      </m:oMath>
      <w:r>
        <w:rPr>
          <w:rFonts w:ascii="Times New Roman" w:hAnsi="Times New Roman" w:eastAsia="方正仿宋_GBK"/>
          <w:b w:val="0"/>
          <w:sz w:val="24"/>
        </w:rPr>
        <w:t>更换为</w:t>
      </w:r>
      <m:oMath>
        <m:sSup>
          <m:sSupPr/>
          <m:e>
            <m:r>
              <m:rPr/>
              <m:t>S</m:t>
            </m:r>
          </m:e>
          <m:sup>
            <m:r>
              <m:rPr>
                <m:sty m:val="p"/>
              </m:rPr>
              <m:t>new</m:t>
            </m:r>
          </m:sup>
        </m:sSup>
      </m:oMath>
      <w:r>
        <w:rPr>
          <w:rFonts w:ascii="Times New Roman" w:hAnsi="Times New Roman" w:eastAsia="方正仿宋_GBK"/>
          <w:b w:val="0"/>
          <w:sz w:val="24"/>
        </w:rPr>
        <w:t>，工程投资按</w:t>
      </w:r>
      <m:oMath>
        <m:sSub>
          <m:sSubPr/>
          <m:e>
            <m:r>
              <m:rPr/>
              <m:t>c</m:t>
            </m:r>
          </m:e>
          <m:sub>
            <m:r>
              <m:rPr/>
              <m:t>T</m:t>
            </m:r>
          </m:sub>
        </m:sSub>
        <m:sSup>
          <m:sSupPr/>
          <m:e>
            <m:r>
              <m:rPr/>
              <m:t>S</m:t>
            </m:r>
          </m:e>
          <m:sup>
            <m:r>
              <m:rPr>
                <m:sty m:val="p"/>
              </m:rPr>
              <m:t>new</m:t>
            </m:r>
          </m:sup>
        </m:sSup>
      </m:oMath>
      <w:r>
        <w:rPr>
          <w:rFonts w:ascii="Times New Roman" w:hAnsi="Times New Roman" w:eastAsia="方正仿宋_GBK"/>
          <w:b w:val="0"/>
          <w:sz w:val="24"/>
        </w:rPr>
        <w:t>计取。设备容量增加</w:t>
      </w:r>
      <m:oMath>
        <m:sSup>
          <m:sSupPr/>
          <m:e>
            <m:r>
              <m:rPr/>
              <m:t>S</m:t>
            </m:r>
          </m:e>
          <m:sup>
            <m:r>
              <m:rPr>
                <m:sty m:val="p"/>
              </m:rPr>
              <m:t>new</m:t>
            </m:r>
          </m:sup>
        </m:sSup>
        <m:r>
          <m:rPr/>
          <m:t>−</m:t>
        </m:r>
        <m:sSup>
          <m:sSupPr/>
          <m:e>
            <m:r>
              <m:rPr/>
              <m:t>S</m:t>
            </m:r>
          </m:e>
          <m:sup>
            <m:r>
              <m:rPr>
                <m:sty m:val="p"/>
              </m:rPr>
              <m:t>old</m:t>
            </m:r>
          </m:sup>
        </m:sSup>
      </m:oMath>
      <w:r>
        <w:rPr>
          <w:rFonts w:ascii="Times New Roman" w:hAnsi="Times New Roman" w:eastAsia="方正仿宋_GBK"/>
          <w:b w:val="0"/>
          <w:sz w:val="24"/>
        </w:rPr>
        <w:t>，费用按整台新购容量计取。报告在年度表中并列主变净增容量和新购铭牌容量，使比值变化与实际采购费用可以分别复算。</w:t>
      </w:r>
    </w:p>
    <w:tbl>
      <w:tblPr>
        <w:tblStyle w:val="25"/>
        <w:tblW w:w="83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
        <w:gridCol w:w="6838"/>
        <w:gridCol w:w="737"/>
      </w:tblGrid>
      <w:tr w14:paraId="1396AD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37" w:type="dxa"/>
            <w:tcMar>
              <w:left w:w="0" w:type="dxa"/>
              <w:right w:w="0" w:type="dxa"/>
            </w:tcMar>
            <w:vAlign w:val="center"/>
          </w:tcPr>
          <w:p w14:paraId="42988DE7">
            <w:pPr>
              <w:spacing w:before="0" w:after="0"/>
              <w:ind w:firstLine="0" w:firstLineChars="0"/>
            </w:pPr>
          </w:p>
        </w:tc>
        <w:tc>
          <w:tcPr>
            <w:tcW w:w="6838" w:type="dxa"/>
            <w:tcMar>
              <w:left w:w="0" w:type="dxa"/>
              <w:right w:w="0" w:type="dxa"/>
            </w:tcMar>
            <w:vAlign w:val="center"/>
          </w:tcPr>
          <w:p w14:paraId="16D9129A">
            <w:pPr>
              <w:pStyle w:val="2"/>
              <w:keepNext/>
              <w:spacing w:before="100" w:after="100" w:line="276" w:lineRule="auto"/>
              <w:ind w:firstLine="0" w:firstLineChars="0"/>
              <w:jc w:val="center"/>
            </w:pPr>
            <m:oMathPara>
              <m:oMathParaPr>
                <m:jc m:val="center"/>
              </m:oMathParaPr>
              <m:oMath>
                <m:m>
                  <m:mPr>
                    <m:mcs>
                      <m:mc>
                        <m:mcPr>
                          <m:count m:val="1"/>
                          <m:mcJc m:val="right"/>
                        </m:mcPr>
                      </m:mc>
                      <m:mc>
                        <m:mcPr>
                          <m:count m:val="1"/>
                          <m:mcJc m:val="left"/>
                        </m:mcPr>
                      </m:mc>
                    </m:mcs>
                    <m:plcHide m:val="1"/>
                  </m:mPr>
                  <m:mr>
                    <m:e>
                      <m:sSub>
                        <m:sSubPr/>
                        <m:e>
                          <m:r>
                            <m:rPr/>
                            <m:t>I</m:t>
                          </m:r>
                        </m:e>
                        <m:sub>
                          <m:r>
                            <m:rPr/>
                            <m:t>T,iky</m:t>
                          </m:r>
                        </m:sub>
                      </m:sSub>
                    </m:e>
                    <m:e>
                      <m:r>
                        <m:rPr/>
                        <m:t>=</m:t>
                      </m:r>
                      <m:sSub>
                        <m:sSubPr/>
                        <m:e>
                          <m:r>
                            <m:rPr/>
                            <m:t>c</m:t>
                          </m:r>
                        </m:e>
                        <m:sub>
                          <m:r>
                            <m:rPr/>
                            <m:t>T</m:t>
                          </m:r>
                        </m:sub>
                      </m:sSub>
                      <m:sSubSup>
                        <m:sSubSupPr/>
                        <m:e>
                          <m:r>
                            <m:rPr/>
                            <m:t>S</m:t>
                          </m:r>
                        </m:e>
                        <m:sub>
                          <m:r>
                            <m:rPr/>
                            <m:t>iky</m:t>
                          </m:r>
                        </m:sub>
                        <m:sup>
                          <m:r>
                            <m:rPr>
                              <m:sty m:val="p"/>
                            </m:rPr>
                            <m:t>new</m:t>
                          </m:r>
                        </m:sup>
                      </m:sSubSup>
                      <m:r>
                        <m:rPr/>
                        <m:t> </m:t>
                      </m:r>
                      <m:sSub>
                        <m:sSubPr/>
                        <m:e>
                          <m:r>
                            <m:rPr/>
                            <m:t>z</m:t>
                          </m:r>
                        </m:e>
                        <m:sub>
                          <m:r>
                            <m:rPr/>
                            <m:t>iky</m:t>
                          </m:r>
                        </m:sub>
                      </m:sSub>
                    </m:e>
                  </m:mr>
                  <m:mr>
                    <m:e>
                      <m:r>
                        <m:rPr/>
                        <m:t>Δ</m:t>
                      </m:r>
                      <m:sSub>
                        <m:sSubPr/>
                        <m:e>
                          <m:r>
                            <m:rPr/>
                            <m:t>S</m:t>
                          </m:r>
                        </m:e>
                        <m:sub>
                          <m:r>
                            <m:rPr/>
                            <m:t>iky</m:t>
                          </m:r>
                        </m:sub>
                      </m:sSub>
                    </m:e>
                    <m:e>
                      <m:r>
                        <m:rPr/>
                        <m:t>=</m:t>
                      </m:r>
                      <m:d>
                        <m:dPr/>
                        <m:e>
                          <m:sSubSup>
                            <m:sSubSupPr/>
                            <m:e>
                              <m:r>
                                <m:rPr/>
                                <m:t>S</m:t>
                              </m:r>
                            </m:e>
                            <m:sub>
                              <m:r>
                                <m:rPr/>
                                <m:t>iky</m:t>
                              </m:r>
                            </m:sub>
                            <m:sup>
                              <m:r>
                                <m:rPr>
                                  <m:sty m:val="p"/>
                                </m:rPr>
                                <m:t>new</m:t>
                              </m:r>
                            </m:sup>
                          </m:sSubSup>
                          <m:r>
                            <m:rPr/>
                            <m:t>−</m:t>
                          </m:r>
                          <m:sSubSup>
                            <m:sSubSupPr/>
                            <m:e>
                              <m:r>
                                <m:rPr/>
                                <m:t>S</m:t>
                              </m:r>
                            </m:e>
                            <m:sub>
                              <m:r>
                                <m:rPr/>
                                <m:t>ik,y−1</m:t>
                              </m:r>
                            </m:sub>
                            <m:sup>
                              <m:r>
                                <m:rPr>
                                  <m:sty m:val="p"/>
                                </m:rPr>
                                <m:t>old</m:t>
                              </m:r>
                            </m:sup>
                          </m:sSubSup>
                        </m:e>
                      </m:d>
                      <m:sSub>
                        <m:sSubPr/>
                        <m:e>
                          <m:r>
                            <m:rPr/>
                            <m:t>z</m:t>
                          </m:r>
                        </m:e>
                        <m:sub>
                          <m:r>
                            <m:rPr/>
                            <m:t>iky</m:t>
                          </m:r>
                        </m:sub>
                      </m:sSub>
                      <m:r>
                        <m:rPr/>
                        <m:t>.</m:t>
                      </m:r>
                    </m:e>
                  </m:mr>
                </m:m>
              </m:oMath>
            </m:oMathPara>
          </w:p>
        </w:tc>
        <w:tc>
          <w:tcPr>
            <w:tcW w:w="737" w:type="dxa"/>
            <w:tcMar>
              <w:left w:w="0" w:type="dxa"/>
              <w:right w:w="0" w:type="dxa"/>
            </w:tcMar>
            <w:vAlign w:val="center"/>
          </w:tcPr>
          <w:p w14:paraId="6EF5A8B7">
            <w:pPr>
              <w:spacing w:before="0" w:after="0"/>
              <w:ind w:firstLine="0" w:firstLineChars="0"/>
              <w:jc w:val="right"/>
            </w:pPr>
            <w:r>
              <w:rPr>
                <w:rFonts w:ascii="Times New Roman" w:hAnsi="Times New Roman" w:eastAsia="方正仿宋_GBK"/>
                <w:b w:val="0"/>
                <w:sz w:val="18"/>
              </w:rPr>
              <w:t>（4-2）</w:t>
            </w:r>
          </w:p>
        </w:tc>
      </w:tr>
    </w:tbl>
    <w:p w14:paraId="7082B584">
      <w:pPr>
        <w:widowControl/>
        <w:spacing w:before="0" w:after="0" w:line="300" w:lineRule="auto"/>
        <w:ind w:firstLine="480"/>
        <w:jc w:val="both"/>
      </w:pPr>
      <w:r>
        <w:rPr>
          <w:rFonts w:ascii="Times New Roman" w:hAnsi="Times New Roman" w:eastAsia="方正仿宋_GBK"/>
          <w:b w:val="0"/>
          <w:sz w:val="24"/>
        </w:rPr>
        <w:t>式中，</w:t>
      </w:r>
      <m:oMath>
        <m:r>
          <m:rPr/>
          <m:t>i</m:t>
        </m:r>
      </m:oMath>
      <w:r>
        <w:rPr>
          <w:rFonts w:ascii="Times New Roman" w:hAnsi="Times New Roman" w:eastAsia="方正仿宋_GBK"/>
          <w:b w:val="0"/>
          <w:sz w:val="24"/>
        </w:rPr>
        <w:t>为站号，</w:t>
      </w:r>
      <m:oMath>
        <m:r>
          <m:rPr/>
          <m:t>k</m:t>
        </m:r>
      </m:oMath>
      <w:r>
        <w:rPr>
          <w:rFonts w:ascii="Times New Roman" w:hAnsi="Times New Roman" w:eastAsia="方正仿宋_GBK"/>
          <w:b w:val="0"/>
          <w:sz w:val="24"/>
        </w:rPr>
        <w:t>为主变槽位，</w:t>
      </w:r>
      <m:oMath>
        <m:r>
          <m:rPr/>
          <m:t>y</m:t>
        </m:r>
      </m:oMath>
      <w:r>
        <w:rPr>
          <w:rFonts w:ascii="Times New Roman" w:hAnsi="Times New Roman" w:eastAsia="方正仿宋_GBK"/>
          <w:b w:val="0"/>
          <w:sz w:val="24"/>
        </w:rPr>
        <w:t>为投运年份；</w:t>
      </w:r>
      <m:oMath>
        <m:sSub>
          <m:sSubPr/>
          <m:e>
            <m:r>
              <m:rPr/>
              <m:t>I</m:t>
            </m:r>
          </m:e>
          <m:sub>
            <m:r>
              <m:rPr/>
              <m:t>T,iky</m:t>
            </m:r>
          </m:sub>
        </m:sSub>
      </m:oMath>
      <w:r>
        <w:rPr>
          <w:rFonts w:ascii="Times New Roman" w:hAnsi="Times New Roman" w:eastAsia="方正仿宋_GBK"/>
          <w:b w:val="0"/>
          <w:sz w:val="24"/>
        </w:rPr>
        <w:t>为更换投资，单位万元；</w:t>
      </w:r>
      <m:oMath>
        <m:sSub>
          <m:sSubPr/>
          <m:e>
            <m:r>
              <m:rPr/>
              <m:t>c</m:t>
            </m:r>
          </m:e>
          <m:sub>
            <m:r>
              <m:rPr/>
              <m:t>T</m:t>
            </m:r>
          </m:sub>
        </m:sSub>
      </m:oMath>
      <w:r>
        <w:rPr>
          <w:rFonts w:ascii="Times New Roman" w:hAnsi="Times New Roman" w:eastAsia="方正仿宋_GBK"/>
          <w:b w:val="0"/>
          <w:sz w:val="24"/>
        </w:rPr>
        <w:t>为单位采购容量工程投资，单位万元/MVA；</w:t>
      </w:r>
      <m:oMath>
        <m:sSubSup>
          <m:sSubSupPr/>
          <m:e>
            <m:r>
              <m:rPr/>
              <m:t>S</m:t>
            </m:r>
          </m:e>
          <m:sub>
            <m:r>
              <m:rPr/>
              <m:t>iky</m:t>
            </m:r>
          </m:sub>
          <m:sup>
            <m:r>
              <m:rPr>
                <m:sty m:val="p"/>
              </m:rPr>
              <m:t>new</m:t>
            </m:r>
          </m:sup>
        </m:sSubSup>
      </m:oMath>
      <w:r>
        <w:rPr>
          <w:rFonts w:ascii="Times New Roman" w:hAnsi="Times New Roman" w:eastAsia="方正仿宋_GBK"/>
          <w:b w:val="0"/>
          <w:sz w:val="24"/>
        </w:rPr>
        <w:t>和</w:t>
      </w:r>
      <m:oMath>
        <m:sSubSup>
          <m:sSubSupPr/>
          <m:e>
            <m:r>
              <m:rPr/>
              <m:t>S</m:t>
            </m:r>
          </m:e>
          <m:sub>
            <m:r>
              <m:rPr/>
              <m:t>ik,y−1</m:t>
            </m:r>
          </m:sub>
          <m:sup>
            <m:r>
              <m:rPr>
                <m:sty m:val="p"/>
              </m:rPr>
              <m:t>old</m:t>
            </m:r>
          </m:sup>
        </m:sSubSup>
      </m:oMath>
      <w:r>
        <w:rPr>
          <w:rFonts w:ascii="Times New Roman" w:hAnsi="Times New Roman" w:eastAsia="方正仿宋_GBK"/>
          <w:b w:val="0"/>
          <w:sz w:val="24"/>
        </w:rPr>
        <w:t>为更换前后容量，</w:t>
      </w:r>
      <m:oMath>
        <m:r>
          <m:rPr/>
          <m:t>Δ</m:t>
        </m:r>
        <m:sSub>
          <m:sSubPr/>
          <m:e>
            <m:r>
              <m:rPr/>
              <m:t>S</m:t>
            </m:r>
          </m:e>
          <m:sub>
            <m:r>
              <m:rPr/>
              <m:t>iky</m:t>
            </m:r>
          </m:sub>
        </m:sSub>
      </m:oMath>
      <w:r>
        <w:rPr>
          <w:rFonts w:ascii="Times New Roman" w:hAnsi="Times New Roman" w:eastAsia="方正仿宋_GBK"/>
          <w:b w:val="0"/>
          <w:sz w:val="24"/>
        </w:rPr>
        <w:t>为容量净增，单位MVA；</w:t>
      </w:r>
      <m:oMath>
        <m:sSub>
          <m:sSubPr/>
          <m:e>
            <m:r>
              <m:rPr/>
              <m:t>z</m:t>
            </m:r>
          </m:e>
          <m:sub>
            <m:r>
              <m:rPr/>
              <m:t>iky</m:t>
            </m:r>
          </m:sub>
        </m:sSub>
      </m:oMath>
      <w:r>
        <w:rPr>
          <w:rFonts w:ascii="Times New Roman" w:hAnsi="Times New Roman" w:eastAsia="方正仿宋_GBK"/>
          <w:b w:val="0"/>
          <w:sz w:val="24"/>
        </w:rPr>
        <w:t>为更换状态，发生更换取1，否则取0。未更换时投资为零；更换同一槽位后，新容量在后续年份持续在役。</w:t>
      </w:r>
    </w:p>
    <w:p w14:paraId="6B569AB6">
      <w:pPr>
        <w:pStyle w:val="5"/>
        <w:keepNext/>
        <w:numPr>
          <w:ilvl w:val="0"/>
          <w:numId w:val="0"/>
        </w:numPr>
        <w:spacing w:before="160" w:after="120" w:line="360" w:lineRule="auto"/>
        <w:ind w:firstLine="0"/>
      </w:pPr>
      <w:bookmarkStart w:id="135" w:name="主变扩建"/>
      <w:r>
        <w:rPr>
          <w:rFonts w:ascii="Times New Roman" w:hAnsi="Times New Roman" w:eastAsia="方正仿宋_GBK"/>
          <w:b/>
          <w:sz w:val="26"/>
        </w:rPr>
        <w:t>4.2.4 主变扩建</w:t>
      </w:r>
      <w:bookmarkEnd w:id="135"/>
    </w:p>
    <w:p w14:paraId="573223E7">
      <w:pPr>
        <w:widowControl/>
        <w:spacing w:before="0" w:after="0" w:line="300" w:lineRule="auto"/>
        <w:ind w:firstLine="480"/>
        <w:jc w:val="both"/>
      </w:pPr>
      <w:r>
        <w:rPr>
          <w:rFonts w:ascii="Times New Roman" w:hAnsi="Times New Roman" w:eastAsia="方正仿宋_GBK"/>
          <w:b w:val="0"/>
          <w:sz w:val="24"/>
        </w:rPr>
        <w:t>邢楼和墩集主变扩建工程均采购50 MVA主变，各新增12回10 kV出线，静态总投资分别为1206万元和1240万元[7]。同规模案例均值为1223万元，作为50 MVA主变扩建仿真费用。</w:t>
      </w:r>
    </w:p>
    <w:tbl>
      <w:tblPr>
        <w:tblStyle w:val="25"/>
        <w:tblW w:w="83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
        <w:gridCol w:w="6838"/>
        <w:gridCol w:w="737"/>
      </w:tblGrid>
      <w:tr w14:paraId="40F653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37" w:type="dxa"/>
            <w:tcMar>
              <w:left w:w="0" w:type="dxa"/>
              <w:right w:w="0" w:type="dxa"/>
            </w:tcMar>
            <w:vAlign w:val="center"/>
          </w:tcPr>
          <w:p w14:paraId="35ED21A8">
            <w:pPr>
              <w:spacing w:before="0" w:after="0"/>
              <w:ind w:firstLine="0" w:firstLineChars="0"/>
            </w:pPr>
          </w:p>
        </w:tc>
        <w:tc>
          <w:tcPr>
            <w:tcW w:w="6838" w:type="dxa"/>
            <w:tcMar>
              <w:left w:w="0" w:type="dxa"/>
              <w:right w:w="0" w:type="dxa"/>
            </w:tcMar>
            <w:vAlign w:val="center"/>
          </w:tcPr>
          <w:p w14:paraId="4B7B29F4">
            <w:pPr>
              <w:pStyle w:val="2"/>
              <w:keepNext/>
              <w:spacing w:before="100" w:after="100" w:line="276" w:lineRule="auto"/>
              <w:ind w:firstLine="0" w:firstLineChars="0"/>
              <w:jc w:val="center"/>
            </w:pPr>
            <m:oMathPara>
              <m:oMathParaPr>
                <m:jc m:val="center"/>
              </m:oMathParaPr>
              <m:oMath>
                <m:sSub>
                  <m:sSubPr/>
                  <m:e>
                    <m:r>
                      <m:rPr/>
                      <m:t>I</m:t>
                    </m:r>
                  </m:e>
                  <m:sub>
                    <m:r>
                      <m:rPr/>
                      <m:t>T,</m:t>
                    </m:r>
                    <m:r>
                      <m:rPr>
                        <m:sty m:val="p"/>
                      </m:rPr>
                      <m:t>exp</m:t>
                    </m:r>
                  </m:sub>
                </m:sSub>
                <m:r>
                  <m:rPr/>
                  <m:t>=</m:t>
                </m:r>
                <m:f>
                  <m:fPr/>
                  <m:num>
                    <m:r>
                      <m:rPr/>
                      <m:t>1206+1240</m:t>
                    </m:r>
                  </m:num>
                  <m:den>
                    <m:r>
                      <m:rPr/>
                      <m:t>2</m:t>
                    </m:r>
                  </m:den>
                </m:f>
                <m:r>
                  <m:rPr/>
                  <m:t>=1223 </m:t>
                </m:r>
                <m:r>
                  <m:rPr>
                    <m:nor/>
                    <m:sty m:val="p"/>
                  </m:rPr>
                  <w:rPr>
                    <w:b w:val="0"/>
                    <w:i w:val="0"/>
                  </w:rPr>
                  <m:t>万元/项</m:t>
                </m:r>
                <m:r>
                  <m:rPr/>
                  <m:t>.</m:t>
                </m:r>
              </m:oMath>
            </m:oMathPara>
          </w:p>
        </w:tc>
        <w:tc>
          <w:tcPr>
            <w:tcW w:w="737" w:type="dxa"/>
            <w:tcMar>
              <w:left w:w="0" w:type="dxa"/>
              <w:right w:w="0" w:type="dxa"/>
            </w:tcMar>
            <w:vAlign w:val="center"/>
          </w:tcPr>
          <w:p w14:paraId="157D8211">
            <w:pPr>
              <w:spacing w:before="0" w:after="0"/>
              <w:ind w:firstLine="0" w:firstLineChars="0"/>
              <w:jc w:val="right"/>
            </w:pPr>
            <w:r>
              <w:rPr>
                <w:rFonts w:ascii="Times New Roman" w:hAnsi="Times New Roman" w:eastAsia="方正仿宋_GBK"/>
                <w:b w:val="0"/>
                <w:sz w:val="18"/>
              </w:rPr>
              <w:t>（4-3）</w:t>
            </w:r>
          </w:p>
        </w:tc>
      </w:tr>
    </w:tbl>
    <w:p w14:paraId="5C78E150">
      <w:pPr>
        <w:widowControl/>
        <w:spacing w:before="0" w:after="0" w:line="300" w:lineRule="auto"/>
        <w:ind w:firstLine="480"/>
        <w:jc w:val="both"/>
      </w:pPr>
      <w:r>
        <w:rPr>
          <w:rFonts w:ascii="Times New Roman" w:hAnsi="Times New Roman" w:eastAsia="方正仿宋_GBK"/>
          <w:b w:val="0"/>
          <w:sz w:val="24"/>
        </w:rPr>
        <w:t>式中，</w:t>
      </w:r>
      <m:oMath>
        <m:sSub>
          <m:sSubPr/>
          <m:e>
            <m:r>
              <m:rPr/>
              <m:t>I</m:t>
            </m:r>
          </m:e>
          <m:sub>
            <m:r>
              <m:rPr/>
              <m:t>T,</m:t>
            </m:r>
            <m:r>
              <m:rPr>
                <m:sty m:val="p"/>
              </m:rPr>
              <m:t>exp</m:t>
            </m:r>
          </m:sub>
        </m:sSub>
      </m:oMath>
      <w:r>
        <w:rPr>
          <w:rFonts w:ascii="Times New Roman" w:hAnsi="Times New Roman" w:eastAsia="方正仿宋_GBK"/>
          <w:b w:val="0"/>
          <w:sz w:val="24"/>
        </w:rPr>
        <w:t>为50 MVA主变扩建项目参考投资，单位万元/项。</w:t>
      </w:r>
    </w:p>
    <w:p w14:paraId="6EC8B79D">
      <w:pPr>
        <w:pStyle w:val="2"/>
        <w:widowControl/>
        <w:spacing w:before="0" w:after="0" w:line="300" w:lineRule="auto"/>
        <w:ind w:firstLine="480"/>
        <w:jc w:val="both"/>
      </w:pPr>
      <w:r>
        <w:rPr>
          <w:rFonts w:ascii="Times New Roman" w:hAnsi="Times New Roman" w:eastAsia="方正仿宋_GBK"/>
          <w:b w:val="0"/>
          <w:sz w:val="24"/>
        </w:rPr>
        <w:t>主变扩建按1223万元/项计费，包含增加台数及相应配套工程。模型要求原表预留位置满足主变扩建条件，未预留站不因容量不足而自动获得新台位。</w:t>
      </w:r>
    </w:p>
    <w:p w14:paraId="17B22460">
      <w:pPr>
        <w:pStyle w:val="2"/>
        <w:widowControl/>
        <w:spacing w:before="0" w:after="0" w:line="300" w:lineRule="auto"/>
        <w:ind w:firstLine="480"/>
        <w:jc w:val="both"/>
      </w:pPr>
      <w:r>
        <w:rPr>
          <w:rFonts w:ascii="Times New Roman" w:hAnsi="Times New Roman" w:eastAsia="方正仿宋_GBK"/>
          <w:b w:val="0"/>
          <w:sz w:val="24"/>
        </w:rPr>
        <w:t>主变扩建提高主变总容量与单台退出后剩余容量，按第五章的容量约束和费用目标评价。既有两台规格、正向需求及供电安全任务不同，会使同样的扩建费用对应不同替代储能规模。</w:t>
      </w:r>
    </w:p>
    <w:p w14:paraId="61654112">
      <w:pPr>
        <w:pStyle w:val="4"/>
        <w:keepNext/>
        <w:numPr>
          <w:ilvl w:val="0"/>
          <w:numId w:val="0"/>
        </w:numPr>
        <w:spacing w:before="160" w:after="120" w:line="360" w:lineRule="auto"/>
        <w:ind w:firstLine="0"/>
      </w:pPr>
      <w:bookmarkStart w:id="136" w:name="kv联络工程费用"/>
      <w:bookmarkStart w:id="137" w:name="h370"/>
      <w:r>
        <w:rPr>
          <w:rFonts w:ascii="Times New Roman" w:hAnsi="Times New Roman" w:eastAsia="方正仿宋_GBK"/>
          <w:b/>
          <w:sz w:val="32"/>
        </w:rPr>
        <w:t>4.3 10 kV联络工程费用</w:t>
      </w:r>
      <w:bookmarkEnd w:id="136"/>
      <w:bookmarkEnd w:id="137"/>
    </w:p>
    <w:p w14:paraId="73E416F3">
      <w:pPr>
        <w:pStyle w:val="5"/>
        <w:keepNext/>
        <w:numPr>
          <w:ilvl w:val="0"/>
          <w:numId w:val="0"/>
        </w:numPr>
        <w:spacing w:before="160" w:after="120" w:line="360" w:lineRule="auto"/>
        <w:ind w:firstLine="0"/>
      </w:pPr>
      <w:bookmarkStart w:id="138" w:name="参考工程及单位造价"/>
      <w:r>
        <w:rPr>
          <w:rFonts w:ascii="Times New Roman" w:hAnsi="Times New Roman" w:eastAsia="方正仿宋_GBK"/>
          <w:b/>
          <w:sz w:val="26"/>
        </w:rPr>
        <w:t>4.3.1 参考工程及单位造价</w:t>
      </w:r>
      <w:bookmarkEnd w:id="138"/>
    </w:p>
    <w:p w14:paraId="653B410A">
      <w:pPr>
        <w:widowControl/>
        <w:spacing w:before="0" w:after="0" w:line="300" w:lineRule="auto"/>
        <w:ind w:firstLine="480"/>
        <w:jc w:val="both"/>
      </w:pPr>
      <w:r>
        <w:rPr>
          <w:rFonts w:ascii="Times New Roman" w:hAnsi="Times New Roman" w:eastAsia="方正仿宋_GBK"/>
          <w:b w:val="0"/>
          <w:sz w:val="24"/>
        </w:rPr>
        <w:t>10 kV联络工程采用华容县配电网规划报告表7-1的单位造价作为价格参考，架空线路24万元/km、</w:t>
      </w:r>
      <w:commentRangeStart w:id="15"/>
      <w:r>
        <w:rPr>
          <w:rFonts w:ascii="Times New Roman" w:hAnsi="Times New Roman" w:eastAsia="方正仿宋_GBK"/>
          <w:b w:val="0"/>
          <w:sz w:val="24"/>
        </w:rPr>
        <w:t>电缆电气部分120万元/km</w:t>
      </w:r>
      <w:commentRangeEnd w:id="15"/>
      <w:r>
        <w:rPr>
          <w:woUserID w:val="2"/>
        </w:rPr>
        <w:commentReference w:id="15"/>
      </w:r>
      <w:r>
        <w:rPr>
          <w:rFonts w:ascii="Times New Roman" w:hAnsi="Times New Roman" w:eastAsia="方正仿宋_GBK"/>
          <w:b w:val="0"/>
          <w:sz w:val="24"/>
        </w:rPr>
        <w:t>、柱上智能开关3万元/台[86]。徐州线路迁改工程公告用于核对线路改造涉及的工程内容[87]。模型按统一长度、敷设比例和开关数量形成新增联络项目投资。</w:t>
      </w:r>
    </w:p>
    <w:p w14:paraId="5368A1C5">
      <w:pPr>
        <w:pStyle w:val="5"/>
        <w:keepNext/>
        <w:numPr>
          <w:ilvl w:val="0"/>
          <w:numId w:val="0"/>
        </w:numPr>
        <w:spacing w:before="160" w:after="120" w:line="360" w:lineRule="auto"/>
        <w:ind w:firstLine="0"/>
      </w:pPr>
      <w:bookmarkStart w:id="139" w:name="长度与敷设比例"/>
      <w:r>
        <w:rPr>
          <w:rFonts w:ascii="Times New Roman" w:hAnsi="Times New Roman" w:eastAsia="方正仿宋_GBK"/>
          <w:b/>
          <w:sz w:val="26"/>
        </w:rPr>
        <w:t>4.3.2 长度与敷设比例</w:t>
      </w:r>
      <w:bookmarkEnd w:id="139"/>
    </w:p>
    <w:p w14:paraId="0F59575D">
      <w:pPr>
        <w:widowControl/>
        <w:spacing w:before="0" w:after="0" w:line="300" w:lineRule="auto"/>
        <w:ind w:firstLine="480"/>
        <w:jc w:val="both"/>
      </w:pPr>
      <w:r>
        <w:rPr>
          <w:rFonts w:ascii="Times New Roman" w:hAnsi="Times New Roman" w:eastAsia="方正仿宋_GBK"/>
          <w:b w:val="0"/>
          <w:sz w:val="24"/>
        </w:rPr>
        <w:t>本研究等效候选新线长3 km，按90%架空和10%电缆，配置两台柱上智能开关。初始投资按式（4-4）计算。</w:t>
      </w:r>
    </w:p>
    <w:tbl>
      <w:tblPr>
        <w:tblStyle w:val="25"/>
        <w:tblW w:w="83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
        <w:gridCol w:w="6838"/>
        <w:gridCol w:w="737"/>
      </w:tblGrid>
      <w:tr w14:paraId="3475A3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37" w:type="dxa"/>
            <w:tcMar>
              <w:left w:w="0" w:type="dxa"/>
              <w:right w:w="0" w:type="dxa"/>
            </w:tcMar>
            <w:vAlign w:val="center"/>
          </w:tcPr>
          <w:p w14:paraId="0D80617D">
            <w:pPr>
              <w:spacing w:before="0" w:after="0"/>
              <w:ind w:firstLine="0" w:firstLineChars="0"/>
            </w:pPr>
          </w:p>
        </w:tc>
        <w:tc>
          <w:tcPr>
            <w:tcW w:w="6838" w:type="dxa"/>
            <w:tcMar>
              <w:left w:w="0" w:type="dxa"/>
              <w:right w:w="0" w:type="dxa"/>
            </w:tcMar>
            <w:vAlign w:val="center"/>
          </w:tcPr>
          <w:p w14:paraId="1324BE5E">
            <w:pPr>
              <w:pStyle w:val="2"/>
              <w:keepNext/>
              <w:spacing w:before="100" w:after="100" w:line="276" w:lineRule="auto"/>
              <w:ind w:firstLine="0" w:firstLineChars="0"/>
              <w:jc w:val="center"/>
            </w:pPr>
            <m:oMathPara>
              <m:oMathParaPr>
                <m:jc m:val="center"/>
              </m:oMathParaPr>
              <m:oMath>
                <m:sSub>
                  <m:sSubPr/>
                  <m:e>
                    <m:r>
                      <m:rPr/>
                      <m:t>I</m:t>
                    </m:r>
                  </m:e>
                  <m:sub>
                    <m:r>
                      <m:rPr/>
                      <m:t>L</m:t>
                    </m:r>
                  </m:sub>
                </m:sSub>
                <m:r>
                  <m:rPr/>
                  <m:t>=3</m:t>
                </m:r>
                <m:d>
                  <m:dPr/>
                  <m:e>
                    <m:r>
                      <m:rPr/>
                      <m:t>0.90×24+0.10×120</m:t>
                    </m:r>
                  </m:e>
                </m:d>
                <m:r>
                  <m:rPr/>
                  <m:t>+2×3=106.80 </m:t>
                </m:r>
                <m:r>
                  <m:rPr>
                    <m:nor/>
                    <m:sty m:val="p"/>
                  </m:rPr>
                  <w:rPr>
                    <w:b w:val="0"/>
                    <w:i w:val="0"/>
                  </w:rPr>
                  <m:t>万元/条</m:t>
                </m:r>
                <m:r>
                  <m:rPr/>
                  <m:t>.</m:t>
                </m:r>
              </m:oMath>
            </m:oMathPara>
          </w:p>
        </w:tc>
        <w:tc>
          <w:tcPr>
            <w:tcW w:w="737" w:type="dxa"/>
            <w:tcMar>
              <w:left w:w="0" w:type="dxa"/>
              <w:right w:w="0" w:type="dxa"/>
            </w:tcMar>
            <w:vAlign w:val="center"/>
          </w:tcPr>
          <w:p w14:paraId="340C7354">
            <w:pPr>
              <w:spacing w:before="0" w:after="0"/>
              <w:ind w:firstLine="0" w:firstLineChars="0"/>
              <w:jc w:val="right"/>
            </w:pPr>
            <w:r>
              <w:rPr>
                <w:rFonts w:ascii="Times New Roman" w:hAnsi="Times New Roman" w:eastAsia="方正仿宋_GBK"/>
                <w:b w:val="0"/>
                <w:sz w:val="18"/>
              </w:rPr>
              <w:t>（4-4）</w:t>
            </w:r>
          </w:p>
        </w:tc>
      </w:tr>
    </w:tbl>
    <w:p w14:paraId="1157E90F">
      <w:pPr>
        <w:widowControl/>
        <w:spacing w:before="0" w:after="0" w:line="300" w:lineRule="auto"/>
        <w:ind w:firstLine="480"/>
        <w:jc w:val="both"/>
      </w:pPr>
      <w:r>
        <w:rPr>
          <w:rFonts w:ascii="Times New Roman" w:hAnsi="Times New Roman" w:eastAsia="方正仿宋_GBK"/>
          <w:b w:val="0"/>
          <w:sz w:val="24"/>
        </w:rPr>
        <w:t>式中，</w:t>
      </w:r>
      <m:oMath>
        <m:sSub>
          <m:sSubPr/>
          <m:e>
            <m:r>
              <m:rPr/>
              <m:t>I</m:t>
            </m:r>
          </m:e>
          <m:sub>
            <m:r>
              <m:rPr/>
              <m:t>L</m:t>
            </m:r>
          </m:sub>
        </m:sSub>
      </m:oMath>
      <w:r>
        <w:rPr>
          <w:rFonts w:ascii="Times New Roman" w:hAnsi="Times New Roman" w:eastAsia="方正仿宋_GBK"/>
          <w:b w:val="0"/>
          <w:sz w:val="24"/>
        </w:rPr>
        <w:t>为单项目初始投资，单位万元；3为线路长度，单位km；0.90和0.10分别为架空与电缆长度占比；24和120为相应单位造价，单位万元/km；末项按2台开关、3万元/台计算。</w:t>
      </w:r>
    </w:p>
    <w:p w14:paraId="5210F8AD">
      <w:pPr>
        <w:pStyle w:val="2"/>
        <w:widowControl/>
        <w:spacing w:before="0" w:after="0" w:line="300" w:lineRule="auto"/>
        <w:ind w:firstLine="480"/>
        <w:jc w:val="both"/>
      </w:pPr>
      <w:r>
        <w:rPr>
          <w:rFonts w:ascii="Times New Roman" w:hAnsi="Times New Roman" w:eastAsia="方正仿宋_GBK"/>
          <w:b w:val="0"/>
          <w:sz w:val="24"/>
        </w:rPr>
        <w:t>106.80万元按架空线路、电缆电气部分和两台智能开关计取。矩阵改变线路价格倍数时，统一作用于该工程投资和后续固定运维。新增项目按区县内候选站对配置，实施阶段落实实际线路走向。</w:t>
      </w:r>
    </w:p>
    <w:p w14:paraId="701B348E">
      <w:pPr>
        <w:pStyle w:val="2"/>
        <w:keepNext/>
        <w:spacing w:before="120" w:after="80" w:line="300" w:lineRule="auto"/>
        <w:ind w:firstLine="0"/>
        <w:jc w:val="center"/>
      </w:pPr>
      <w:r>
        <w:rPr>
          <w:rFonts w:ascii="Times New Roman" w:hAnsi="Times New Roman" w:eastAsia="宋体"/>
          <w:b w:val="0"/>
          <w:sz w:val="21"/>
        </w:rPr>
        <w:t>表4-3 等效联络线参考投资构成[86]</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078"/>
        <w:gridCol w:w="2078"/>
        <w:gridCol w:w="2078"/>
        <w:gridCol w:w="2078"/>
      </w:tblGrid>
      <w:tr w14:paraId="43722BF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078" w:type="dxa"/>
            <w:tcMar>
              <w:left w:w="70" w:type="dxa"/>
              <w:right w:w="70" w:type="dxa"/>
            </w:tcMar>
            <w:vAlign w:val="center"/>
          </w:tcPr>
          <w:p w14:paraId="6D3FB939">
            <w:pPr>
              <w:keepNext w:val="0"/>
              <w:spacing w:before="20" w:after="20" w:line="260" w:lineRule="exact"/>
              <w:ind w:firstLine="0" w:firstLineChars="0"/>
              <w:jc w:val="center"/>
            </w:pPr>
            <w:r>
              <w:rPr>
                <w:rFonts w:ascii="Times New Roman" w:hAnsi="Times New Roman" w:eastAsia="宋体"/>
                <w:b/>
                <w:sz w:val="18"/>
              </w:rPr>
              <w:t>项目</w:t>
            </w:r>
          </w:p>
        </w:tc>
        <w:tc>
          <w:tcPr>
            <w:tcW w:w="2078" w:type="dxa"/>
            <w:tcMar>
              <w:left w:w="70" w:type="dxa"/>
              <w:right w:w="70" w:type="dxa"/>
            </w:tcMar>
            <w:vAlign w:val="center"/>
          </w:tcPr>
          <w:p w14:paraId="4C896866">
            <w:pPr>
              <w:keepNext w:val="0"/>
              <w:spacing w:before="20" w:after="20" w:line="260" w:lineRule="exact"/>
              <w:ind w:firstLine="0" w:firstLineChars="0"/>
              <w:jc w:val="center"/>
            </w:pPr>
            <w:r>
              <w:rPr>
                <w:rFonts w:ascii="Times New Roman" w:hAnsi="Times New Roman" w:eastAsia="宋体"/>
                <w:b/>
                <w:sz w:val="18"/>
              </w:rPr>
              <w:t>工程量</w:t>
            </w:r>
          </w:p>
        </w:tc>
        <w:tc>
          <w:tcPr>
            <w:tcW w:w="2078" w:type="dxa"/>
            <w:tcMar>
              <w:left w:w="70" w:type="dxa"/>
              <w:right w:w="70" w:type="dxa"/>
            </w:tcMar>
            <w:vAlign w:val="center"/>
          </w:tcPr>
          <w:p w14:paraId="61A65D5C">
            <w:pPr>
              <w:keepNext w:val="0"/>
              <w:spacing w:before="20" w:after="20" w:line="260" w:lineRule="exact"/>
              <w:ind w:firstLine="0" w:firstLineChars="0"/>
              <w:jc w:val="center"/>
            </w:pPr>
            <w:r>
              <w:rPr>
                <w:rFonts w:ascii="Times New Roman" w:hAnsi="Times New Roman" w:eastAsia="宋体"/>
                <w:b/>
                <w:sz w:val="18"/>
              </w:rPr>
              <w:t>参考单价</w:t>
            </w:r>
          </w:p>
        </w:tc>
        <w:tc>
          <w:tcPr>
            <w:tcW w:w="2078" w:type="dxa"/>
            <w:tcMar>
              <w:left w:w="70" w:type="dxa"/>
              <w:right w:w="70" w:type="dxa"/>
            </w:tcMar>
            <w:vAlign w:val="center"/>
          </w:tcPr>
          <w:p w14:paraId="5A5613F9">
            <w:pPr>
              <w:keepNext w:val="0"/>
              <w:spacing w:before="20" w:after="20" w:line="260" w:lineRule="exact"/>
              <w:ind w:firstLine="0" w:firstLineChars="0"/>
              <w:jc w:val="center"/>
            </w:pPr>
            <w:r>
              <w:rPr>
                <w:rFonts w:ascii="Times New Roman" w:hAnsi="Times New Roman" w:eastAsia="宋体"/>
                <w:b/>
                <w:sz w:val="18"/>
              </w:rPr>
              <w:t>费用/万元</w:t>
            </w:r>
          </w:p>
        </w:tc>
      </w:tr>
      <w:tr w14:paraId="41D9F8B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73E98E56">
            <w:pPr>
              <w:keepNext w:val="0"/>
              <w:spacing w:before="20" w:after="20" w:line="260" w:lineRule="exact"/>
              <w:ind w:firstLine="0" w:firstLineChars="0"/>
              <w:jc w:val="center"/>
            </w:pPr>
            <w:r>
              <w:rPr>
                <w:rFonts w:ascii="Times New Roman" w:hAnsi="Times New Roman" w:eastAsia="宋体"/>
                <w:b w:val="0"/>
                <w:sz w:val="18"/>
              </w:rPr>
              <w:t>架空</w:t>
            </w:r>
          </w:p>
        </w:tc>
        <w:tc>
          <w:tcPr>
            <w:tcW w:w="2078" w:type="dxa"/>
            <w:tcMar>
              <w:left w:w="70" w:type="dxa"/>
              <w:right w:w="70" w:type="dxa"/>
            </w:tcMar>
            <w:vAlign w:val="center"/>
          </w:tcPr>
          <w:p w14:paraId="297EABBA">
            <w:pPr>
              <w:keepNext w:val="0"/>
              <w:spacing w:before="20" w:after="20" w:line="260" w:lineRule="exact"/>
              <w:ind w:firstLine="0" w:firstLineChars="0"/>
              <w:jc w:val="center"/>
            </w:pPr>
            <w:r>
              <w:rPr>
                <w:rFonts w:ascii="Times New Roman" w:hAnsi="Times New Roman" w:eastAsia="宋体"/>
                <w:b w:val="0"/>
                <w:sz w:val="18"/>
              </w:rPr>
              <w:t>2.70 km</w:t>
            </w:r>
          </w:p>
        </w:tc>
        <w:tc>
          <w:tcPr>
            <w:tcW w:w="2078" w:type="dxa"/>
            <w:tcMar>
              <w:left w:w="70" w:type="dxa"/>
              <w:right w:w="70" w:type="dxa"/>
            </w:tcMar>
            <w:vAlign w:val="center"/>
          </w:tcPr>
          <w:p w14:paraId="18ECA794">
            <w:pPr>
              <w:keepNext w:val="0"/>
              <w:spacing w:before="20" w:after="20" w:line="260" w:lineRule="exact"/>
              <w:ind w:firstLine="0" w:firstLineChars="0"/>
              <w:jc w:val="center"/>
            </w:pPr>
            <w:r>
              <w:rPr>
                <w:rFonts w:ascii="Times New Roman" w:hAnsi="Times New Roman" w:eastAsia="宋体"/>
                <w:b w:val="0"/>
                <w:sz w:val="18"/>
              </w:rPr>
              <w:t>24万元/km</w:t>
            </w:r>
          </w:p>
        </w:tc>
        <w:tc>
          <w:tcPr>
            <w:tcW w:w="2078" w:type="dxa"/>
            <w:tcMar>
              <w:left w:w="70" w:type="dxa"/>
              <w:right w:w="70" w:type="dxa"/>
            </w:tcMar>
            <w:vAlign w:val="center"/>
          </w:tcPr>
          <w:p w14:paraId="59E8908B">
            <w:pPr>
              <w:keepNext w:val="0"/>
              <w:spacing w:before="20" w:after="20" w:line="260" w:lineRule="exact"/>
              <w:ind w:firstLine="0" w:firstLineChars="0"/>
              <w:jc w:val="center"/>
            </w:pPr>
            <w:r>
              <w:rPr>
                <w:rFonts w:ascii="Times New Roman" w:hAnsi="Times New Roman" w:eastAsia="宋体"/>
                <w:b w:val="0"/>
                <w:sz w:val="18"/>
              </w:rPr>
              <w:t>64.80</w:t>
            </w:r>
          </w:p>
        </w:tc>
      </w:tr>
      <w:tr w14:paraId="487427B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2DFE307A">
            <w:pPr>
              <w:keepNext w:val="0"/>
              <w:spacing w:before="20" w:after="20" w:line="260" w:lineRule="exact"/>
              <w:ind w:firstLine="0" w:firstLineChars="0"/>
              <w:jc w:val="center"/>
            </w:pPr>
            <w:r>
              <w:rPr>
                <w:rFonts w:ascii="Times New Roman" w:hAnsi="Times New Roman" w:eastAsia="宋体"/>
                <w:b w:val="0"/>
                <w:sz w:val="18"/>
              </w:rPr>
              <w:t>电缆电气</w:t>
            </w:r>
          </w:p>
        </w:tc>
        <w:tc>
          <w:tcPr>
            <w:tcW w:w="2078" w:type="dxa"/>
            <w:tcMar>
              <w:left w:w="70" w:type="dxa"/>
              <w:right w:w="70" w:type="dxa"/>
            </w:tcMar>
            <w:vAlign w:val="center"/>
          </w:tcPr>
          <w:p w14:paraId="4A3AF44F">
            <w:pPr>
              <w:keepNext w:val="0"/>
              <w:spacing w:before="20" w:after="20" w:line="260" w:lineRule="exact"/>
              <w:ind w:firstLine="0" w:firstLineChars="0"/>
              <w:jc w:val="center"/>
            </w:pPr>
            <w:r>
              <w:rPr>
                <w:rFonts w:ascii="Times New Roman" w:hAnsi="Times New Roman" w:eastAsia="宋体"/>
                <w:b w:val="0"/>
                <w:sz w:val="18"/>
              </w:rPr>
              <w:t>0.30 km</w:t>
            </w:r>
          </w:p>
        </w:tc>
        <w:tc>
          <w:tcPr>
            <w:tcW w:w="2078" w:type="dxa"/>
            <w:tcMar>
              <w:left w:w="70" w:type="dxa"/>
              <w:right w:w="70" w:type="dxa"/>
            </w:tcMar>
            <w:vAlign w:val="center"/>
          </w:tcPr>
          <w:p w14:paraId="4A5C0C31">
            <w:pPr>
              <w:keepNext w:val="0"/>
              <w:spacing w:before="20" w:after="20" w:line="260" w:lineRule="exact"/>
              <w:ind w:firstLine="0" w:firstLineChars="0"/>
              <w:jc w:val="center"/>
            </w:pPr>
            <w:r>
              <w:rPr>
                <w:rFonts w:ascii="Times New Roman" w:hAnsi="Times New Roman" w:eastAsia="宋体"/>
                <w:b w:val="0"/>
                <w:sz w:val="18"/>
              </w:rPr>
              <w:t>120万元/km</w:t>
            </w:r>
          </w:p>
        </w:tc>
        <w:tc>
          <w:tcPr>
            <w:tcW w:w="2078" w:type="dxa"/>
            <w:tcMar>
              <w:left w:w="70" w:type="dxa"/>
              <w:right w:w="70" w:type="dxa"/>
            </w:tcMar>
            <w:vAlign w:val="center"/>
          </w:tcPr>
          <w:p w14:paraId="52A654D8">
            <w:pPr>
              <w:keepNext w:val="0"/>
              <w:spacing w:before="20" w:after="20" w:line="260" w:lineRule="exact"/>
              <w:ind w:firstLine="0" w:firstLineChars="0"/>
              <w:jc w:val="center"/>
            </w:pPr>
            <w:r>
              <w:rPr>
                <w:rFonts w:ascii="Times New Roman" w:hAnsi="Times New Roman" w:eastAsia="宋体"/>
                <w:b w:val="0"/>
                <w:sz w:val="18"/>
              </w:rPr>
              <w:t>36.00</w:t>
            </w:r>
          </w:p>
        </w:tc>
      </w:tr>
      <w:tr w14:paraId="606F908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33457046">
            <w:pPr>
              <w:keepNext w:val="0"/>
              <w:spacing w:before="20" w:after="20" w:line="260" w:lineRule="exact"/>
              <w:ind w:firstLine="0" w:firstLineChars="0"/>
              <w:jc w:val="center"/>
            </w:pPr>
            <w:r>
              <w:rPr>
                <w:rFonts w:ascii="Times New Roman" w:hAnsi="Times New Roman" w:eastAsia="宋体"/>
                <w:b w:val="0"/>
                <w:sz w:val="18"/>
              </w:rPr>
              <w:t>智能开关</w:t>
            </w:r>
          </w:p>
        </w:tc>
        <w:tc>
          <w:tcPr>
            <w:tcW w:w="2078" w:type="dxa"/>
            <w:tcMar>
              <w:left w:w="70" w:type="dxa"/>
              <w:right w:w="70" w:type="dxa"/>
            </w:tcMar>
            <w:vAlign w:val="center"/>
          </w:tcPr>
          <w:p w14:paraId="082F72C7">
            <w:pPr>
              <w:keepNext w:val="0"/>
              <w:spacing w:before="20" w:after="20" w:line="260" w:lineRule="exact"/>
              <w:ind w:firstLine="0" w:firstLineChars="0"/>
              <w:jc w:val="center"/>
            </w:pPr>
            <w:r>
              <w:rPr>
                <w:rFonts w:ascii="Times New Roman" w:hAnsi="Times New Roman" w:eastAsia="宋体"/>
                <w:b w:val="0"/>
                <w:sz w:val="18"/>
              </w:rPr>
              <w:t>2台</w:t>
            </w:r>
          </w:p>
        </w:tc>
        <w:tc>
          <w:tcPr>
            <w:tcW w:w="2078" w:type="dxa"/>
            <w:tcMar>
              <w:left w:w="70" w:type="dxa"/>
              <w:right w:w="70" w:type="dxa"/>
            </w:tcMar>
            <w:vAlign w:val="center"/>
          </w:tcPr>
          <w:p w14:paraId="0F6C3774">
            <w:pPr>
              <w:keepNext w:val="0"/>
              <w:spacing w:before="20" w:after="20" w:line="260" w:lineRule="exact"/>
              <w:ind w:firstLine="0" w:firstLineChars="0"/>
              <w:jc w:val="center"/>
            </w:pPr>
            <w:r>
              <w:rPr>
                <w:rFonts w:ascii="Times New Roman" w:hAnsi="Times New Roman" w:eastAsia="宋体"/>
                <w:b w:val="0"/>
                <w:sz w:val="18"/>
              </w:rPr>
              <w:t>3万元/台</w:t>
            </w:r>
          </w:p>
        </w:tc>
        <w:tc>
          <w:tcPr>
            <w:tcW w:w="2078" w:type="dxa"/>
            <w:tcMar>
              <w:left w:w="70" w:type="dxa"/>
              <w:right w:w="70" w:type="dxa"/>
            </w:tcMar>
            <w:vAlign w:val="center"/>
          </w:tcPr>
          <w:p w14:paraId="7EA7D1F7">
            <w:pPr>
              <w:keepNext w:val="0"/>
              <w:spacing w:before="20" w:after="20" w:line="260" w:lineRule="exact"/>
              <w:ind w:firstLine="0" w:firstLineChars="0"/>
              <w:jc w:val="center"/>
            </w:pPr>
            <w:r>
              <w:rPr>
                <w:rFonts w:ascii="Times New Roman" w:hAnsi="Times New Roman" w:eastAsia="宋体"/>
                <w:b w:val="0"/>
                <w:sz w:val="18"/>
              </w:rPr>
              <w:t>6.00</w:t>
            </w:r>
          </w:p>
        </w:tc>
      </w:tr>
      <w:tr w14:paraId="39FA793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2E6FDA9D">
            <w:pPr>
              <w:keepNext w:val="0"/>
              <w:spacing w:before="20" w:after="20" w:line="260" w:lineRule="exact"/>
              <w:ind w:firstLine="0" w:firstLineChars="0"/>
              <w:jc w:val="center"/>
            </w:pPr>
            <w:r>
              <w:rPr>
                <w:rFonts w:ascii="Times New Roman" w:hAnsi="Times New Roman" w:eastAsia="宋体"/>
                <w:b w:val="0"/>
                <w:sz w:val="18"/>
              </w:rPr>
              <w:t>合计</w:t>
            </w:r>
          </w:p>
        </w:tc>
        <w:tc>
          <w:tcPr>
            <w:tcW w:w="2078" w:type="dxa"/>
            <w:tcMar>
              <w:left w:w="70" w:type="dxa"/>
              <w:right w:w="70" w:type="dxa"/>
            </w:tcMar>
            <w:vAlign w:val="center"/>
          </w:tcPr>
          <w:p w14:paraId="39223A7A">
            <w:pPr>
              <w:keepNext w:val="0"/>
              <w:spacing w:before="20" w:after="20" w:line="260" w:lineRule="exact"/>
              <w:ind w:firstLine="0" w:firstLineChars="0"/>
              <w:jc w:val="center"/>
            </w:pPr>
            <w:r>
              <w:rPr>
                <w:rFonts w:ascii="Times New Roman" w:hAnsi="Times New Roman" w:eastAsia="宋体"/>
                <w:b w:val="0"/>
                <w:sz w:val="18"/>
              </w:rPr>
              <w:t>3 km及2台开关</w:t>
            </w:r>
          </w:p>
        </w:tc>
        <w:tc>
          <w:tcPr>
            <w:tcW w:w="2078" w:type="dxa"/>
            <w:tcMar>
              <w:left w:w="70" w:type="dxa"/>
              <w:right w:w="70" w:type="dxa"/>
            </w:tcMar>
            <w:vAlign w:val="center"/>
          </w:tcPr>
          <w:p w14:paraId="29AB9B57">
            <w:pPr>
              <w:keepNext w:val="0"/>
              <w:spacing w:before="20" w:after="20" w:line="260" w:lineRule="exact"/>
              <w:ind w:firstLine="0" w:firstLineChars="0"/>
              <w:jc w:val="center"/>
            </w:pPr>
            <w:r>
              <w:rPr>
                <w:rFonts w:ascii="Times New Roman" w:hAnsi="Times New Roman" w:eastAsia="宋体"/>
                <w:b w:val="0"/>
                <w:sz w:val="18"/>
              </w:rPr>
              <w:t>线路电气与开关费用</w:t>
            </w:r>
          </w:p>
        </w:tc>
        <w:tc>
          <w:tcPr>
            <w:tcW w:w="2078" w:type="dxa"/>
            <w:tcMar>
              <w:left w:w="70" w:type="dxa"/>
              <w:right w:w="70" w:type="dxa"/>
            </w:tcMar>
            <w:vAlign w:val="center"/>
          </w:tcPr>
          <w:p w14:paraId="193A4495">
            <w:pPr>
              <w:keepNext w:val="0"/>
              <w:spacing w:before="20" w:after="20" w:line="260" w:lineRule="exact"/>
              <w:ind w:firstLine="0" w:firstLineChars="0"/>
              <w:jc w:val="center"/>
            </w:pPr>
            <w:r>
              <w:rPr>
                <w:rFonts w:ascii="Times New Roman" w:hAnsi="Times New Roman" w:eastAsia="宋体"/>
                <w:b w:val="0"/>
                <w:sz w:val="18"/>
              </w:rPr>
              <w:t>106.80</w:t>
            </w:r>
          </w:p>
        </w:tc>
      </w:tr>
    </w:tbl>
    <w:p w14:paraId="0CA75CCC">
      <w:pPr>
        <w:pStyle w:val="5"/>
        <w:keepNext/>
        <w:numPr>
          <w:ilvl w:val="0"/>
          <w:numId w:val="0"/>
        </w:numPr>
        <w:spacing w:before="160" w:after="120" w:line="360" w:lineRule="auto"/>
        <w:ind w:firstLine="0"/>
      </w:pPr>
      <w:bookmarkStart w:id="140" w:name="有效转接任务及价格比"/>
      <w:r>
        <w:rPr>
          <w:rFonts w:ascii="Times New Roman" w:hAnsi="Times New Roman" w:eastAsia="方正仿宋_GBK"/>
          <w:b/>
          <w:sz w:val="26"/>
        </w:rPr>
        <w:t>4.3.3 有效转接任务及价格比</w:t>
      </w:r>
      <w:bookmarkEnd w:id="140"/>
    </w:p>
    <w:p w14:paraId="50281F05">
      <w:pPr>
        <w:widowControl/>
        <w:spacing w:before="0" w:after="0" w:line="300" w:lineRule="auto"/>
        <w:ind w:firstLine="480"/>
        <w:jc w:val="both"/>
      </w:pPr>
      <w:r>
        <w:rPr>
          <w:rFonts w:ascii="Times New Roman" w:hAnsi="Times New Roman" w:eastAsia="方正仿宋_GBK"/>
          <w:b w:val="0"/>
          <w:sz w:val="24"/>
        </w:rPr>
        <w:t>候选线2025年区段负荷筛查取7.49 MW，低于按允许电流折算的线路有功容量9.05 MW，因此单位可转负荷的初始投资约为14.26万元/MW。实际线路的有效可转负荷依据区段负荷、热限及受端余量核定。</w:t>
      </w:r>
    </w:p>
    <w:p w14:paraId="00A9E8B0">
      <w:pPr>
        <w:pStyle w:val="2"/>
        <w:widowControl/>
        <w:spacing w:before="0" w:after="0" w:line="300" w:lineRule="auto"/>
        <w:ind w:firstLine="480"/>
        <w:jc w:val="both"/>
      </w:pPr>
      <w:r>
        <w:rPr>
          <w:rFonts w:ascii="Times New Roman" w:hAnsi="Times New Roman" w:eastAsia="方正仿宋_GBK"/>
          <w:b w:val="0"/>
          <w:sz w:val="24"/>
        </w:rPr>
        <w:t>新增等效联络项目按邳州局部可切换负荷区段提供7.49 MW的能力增量，作用于站级转供能力预算。既有能力利用与新建工程分别进入寻优，项目投资按一次建设计取。</w:t>
      </w:r>
    </w:p>
    <w:p w14:paraId="6BE89850">
      <w:pPr>
        <w:pStyle w:val="4"/>
        <w:keepNext/>
        <w:numPr>
          <w:ilvl w:val="0"/>
          <w:numId w:val="0"/>
        </w:numPr>
        <w:spacing w:before="160" w:after="120" w:line="360" w:lineRule="auto"/>
        <w:ind w:firstLine="0"/>
      </w:pPr>
      <w:bookmarkStart w:id="141" w:name="储能投资模型"/>
      <w:bookmarkStart w:id="142" w:name="h381"/>
      <w:r>
        <w:rPr>
          <w:rFonts w:ascii="Times New Roman" w:hAnsi="Times New Roman" w:eastAsia="方正仿宋_GBK"/>
          <w:b/>
          <w:sz w:val="32"/>
        </w:rPr>
        <w:t>4.4 储能投资模型</w:t>
      </w:r>
      <w:bookmarkEnd w:id="141"/>
      <w:bookmarkEnd w:id="142"/>
    </w:p>
    <w:p w14:paraId="7E74B057">
      <w:pPr>
        <w:pStyle w:val="5"/>
        <w:keepNext/>
        <w:numPr>
          <w:ilvl w:val="0"/>
          <w:numId w:val="0"/>
        </w:numPr>
        <w:spacing w:before="160" w:after="120" w:line="360" w:lineRule="auto"/>
        <w:ind w:firstLine="0"/>
      </w:pPr>
      <w:bookmarkStart w:id="143" w:name="储能规格与采购价格依据"/>
      <w:r>
        <w:rPr>
          <w:rFonts w:ascii="Times New Roman" w:hAnsi="Times New Roman" w:eastAsia="方正仿宋_GBK"/>
          <w:b/>
          <w:sz w:val="26"/>
        </w:rPr>
        <w:t>4.4.1 储能规格与采购价格依据</w:t>
      </w:r>
      <w:bookmarkEnd w:id="143"/>
    </w:p>
    <w:p w14:paraId="6C213100">
      <w:pPr>
        <w:widowControl/>
        <w:spacing w:before="0" w:after="0" w:line="300" w:lineRule="auto"/>
        <w:ind w:firstLine="480"/>
        <w:jc w:val="both"/>
      </w:pPr>
      <w:r>
        <w:rPr>
          <w:rFonts w:ascii="Times New Roman" w:hAnsi="Times New Roman" w:eastAsia="方正仿宋_GBK"/>
          <w:b w:val="0"/>
          <w:sz w:val="24"/>
        </w:rPr>
        <w:t>储能设备采用100 kW/215 kWh柜规格。苏州</w:t>
      </w:r>
      <w:ins w:id="210" w:author="白日梦想家" w:date="2026-10-02T20:46:55Z">
        <w:r>
          <w:rPr>
            <w:rFonts w:hint="eastAsia"/>
            <w:b w:val="0"/>
            <w:sz w:val="24"/>
            <w:lang w:eastAsia="zh"/>
            <w:woUserID w:val="2"/>
          </w:rPr>
          <w:t>某</w:t>
        </w:r>
      </w:ins>
      <w:ins w:id="211" w:author="白日梦想家" w:date="2026-10-02T20:46:57Z">
        <w:r>
          <w:rPr>
            <w:rFonts w:hint="eastAsia"/>
            <w:b w:val="0"/>
            <w:sz w:val="24"/>
            <w:lang w:eastAsia="zh"/>
            <w:woUserID w:val="2"/>
          </w:rPr>
          <w:t>储能</w:t>
        </w:r>
      </w:ins>
      <w:ins w:id="212" w:author="白日梦想家" w:date="2026-10-02T20:46:58Z">
        <w:r>
          <w:rPr>
            <w:rFonts w:hint="eastAsia"/>
            <w:b w:val="0"/>
            <w:sz w:val="24"/>
            <w:lang w:eastAsia="zh"/>
            <w:woUserID w:val="2"/>
          </w:rPr>
          <w:t>项目</w:t>
        </w:r>
      </w:ins>
      <w:r>
        <w:rPr>
          <w:rFonts w:ascii="Times New Roman" w:hAnsi="Times New Roman" w:eastAsia="方正仿宋_GBK"/>
          <w:b w:val="0"/>
          <w:sz w:val="24"/>
        </w:rPr>
        <w:t>采购公告的储能柜子项最高限价为27.20万元，作为单柜价格参考[88]。模型投资采用浏阳</w:t>
      </w:r>
      <w:ins w:id="213" w:author="白日梦想家" w:date="2026-10-02T20:47:04Z">
        <w:r>
          <w:rPr>
            <w:rFonts w:hint="eastAsia"/>
            <w:b w:val="0"/>
            <w:sz w:val="24"/>
            <w:lang w:eastAsia="zh"/>
            <w:woUserID w:val="2"/>
          </w:rPr>
          <w:t>某</w:t>
        </w:r>
      </w:ins>
      <w:r>
        <w:rPr>
          <w:rFonts w:ascii="Times New Roman" w:hAnsi="Times New Roman" w:eastAsia="方正仿宋_GBK"/>
          <w:b w:val="0"/>
          <w:sz w:val="24"/>
        </w:rPr>
        <w:t>用户侧储能项目的成套中标价210.46万元，保证交付规模为1 MW/2.15 MWh，折合10柜[85]。</w:t>
      </w:r>
    </w:p>
    <w:p w14:paraId="3B5376C5">
      <w:pPr>
        <w:pStyle w:val="2"/>
        <w:widowControl/>
        <w:spacing w:before="0" w:after="0" w:line="300" w:lineRule="auto"/>
        <w:ind w:firstLine="480"/>
        <w:jc w:val="both"/>
      </w:pPr>
      <w:r>
        <w:rPr>
          <w:rFonts w:ascii="Times New Roman" w:hAnsi="Times New Roman" w:eastAsia="方正仿宋_GBK"/>
          <w:b w:val="0"/>
          <w:sz w:val="24"/>
        </w:rPr>
        <w:t>按保证交付规模形成单位价格，单柜参考投资为21.05万元。后续配置按整数柜计取功率、能量和投资。</w:t>
      </w:r>
    </w:p>
    <w:p w14:paraId="5A4A98F9">
      <w:pPr>
        <w:pStyle w:val="2"/>
        <w:keepNext/>
        <w:spacing w:before="120" w:after="80" w:line="300" w:lineRule="auto"/>
        <w:ind w:firstLine="0"/>
        <w:jc w:val="center"/>
      </w:pPr>
      <w:r>
        <w:rPr>
          <w:rFonts w:ascii="Times New Roman" w:hAnsi="Times New Roman" w:eastAsia="宋体"/>
          <w:b w:val="0"/>
          <w:sz w:val="21"/>
        </w:rPr>
        <w:t>表4-4 储能采购价格依据[88][85]</w:t>
      </w:r>
    </w:p>
    <w:tbl>
      <w:tblPr>
        <w:tblStyle w:val="25"/>
        <w:tblW w:w="6648"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tblGrid>
      <w:tr w14:paraId="6BA2568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1AFB9F2B">
            <w:pPr>
              <w:keepNext w:val="0"/>
              <w:spacing w:before="20" w:after="20" w:line="260" w:lineRule="exact"/>
              <w:ind w:firstLine="0" w:firstLineChars="0"/>
              <w:jc w:val="center"/>
            </w:pPr>
            <w:r>
              <w:rPr>
                <w:rFonts w:ascii="Times New Roman" w:hAnsi="Times New Roman" w:eastAsia="宋体"/>
                <w:b/>
                <w:sz w:val="18"/>
              </w:rPr>
              <w:t>案例</w:t>
            </w:r>
          </w:p>
        </w:tc>
        <w:tc>
          <w:tcPr>
            <w:tcW w:w="1662" w:type="dxa"/>
            <w:tcMar>
              <w:left w:w="70" w:type="dxa"/>
              <w:right w:w="70" w:type="dxa"/>
            </w:tcMar>
            <w:vAlign w:val="center"/>
          </w:tcPr>
          <w:p w14:paraId="3F9EDD57">
            <w:pPr>
              <w:keepNext w:val="0"/>
              <w:spacing w:before="20" w:after="20" w:line="260" w:lineRule="exact"/>
              <w:ind w:firstLine="0" w:firstLineChars="0"/>
              <w:jc w:val="center"/>
            </w:pPr>
            <w:ins w:id="214" w:author="白日梦想家" w:date="2026-10-02T20:47:34Z">
              <w:r>
                <w:rPr>
                  <w:rFonts w:hint="eastAsia" w:eastAsia="宋体"/>
                  <w:b/>
                  <w:sz w:val="18"/>
                  <w:lang w:eastAsia="zh"/>
                  <w:woUserID w:val="2"/>
                </w:rPr>
                <w:t>储能</w:t>
              </w:r>
            </w:ins>
            <w:del w:id="215" w:author="白日梦想家" w:date="2026-10-02T20:47:29Z">
              <w:r>
                <w:rPr>
                  <w:rFonts w:ascii="Times New Roman" w:hAnsi="Times New Roman" w:eastAsia="宋体"/>
                  <w:b/>
                  <w:sz w:val="18"/>
                </w:rPr>
                <w:delText>公告</w:delText>
              </w:r>
            </w:del>
            <w:r>
              <w:rPr>
                <w:rFonts w:ascii="Times New Roman" w:hAnsi="Times New Roman" w:eastAsia="宋体"/>
                <w:b/>
                <w:sz w:val="18"/>
              </w:rPr>
              <w:t>规模</w:t>
            </w:r>
          </w:p>
        </w:tc>
        <w:tc>
          <w:tcPr>
            <w:tcW w:w="1662" w:type="dxa"/>
            <w:tcMar>
              <w:left w:w="70" w:type="dxa"/>
              <w:right w:w="70" w:type="dxa"/>
            </w:tcMar>
            <w:vAlign w:val="center"/>
          </w:tcPr>
          <w:p w14:paraId="68444F52">
            <w:pPr>
              <w:keepNext w:val="0"/>
              <w:spacing w:before="20" w:after="20" w:line="260" w:lineRule="exact"/>
              <w:ind w:firstLine="0" w:firstLineChars="0"/>
              <w:jc w:val="center"/>
            </w:pPr>
            <w:r>
              <w:rPr>
                <w:rFonts w:ascii="Times New Roman" w:hAnsi="Times New Roman" w:eastAsia="宋体"/>
                <w:b/>
                <w:sz w:val="18"/>
              </w:rPr>
              <w:t>价格/万元</w:t>
            </w:r>
          </w:p>
        </w:tc>
        <w:tc>
          <w:tcPr>
            <w:tcW w:w="1662" w:type="dxa"/>
            <w:tcMar>
              <w:left w:w="70" w:type="dxa"/>
              <w:right w:w="70" w:type="dxa"/>
            </w:tcMar>
            <w:vAlign w:val="center"/>
          </w:tcPr>
          <w:p w14:paraId="657534C9">
            <w:pPr>
              <w:keepNext w:val="0"/>
              <w:spacing w:before="20" w:after="20" w:line="260" w:lineRule="exact"/>
              <w:ind w:firstLine="0" w:firstLineChars="0"/>
              <w:jc w:val="center"/>
            </w:pPr>
            <w:r>
              <w:rPr>
                <w:rFonts w:ascii="Times New Roman" w:hAnsi="Times New Roman" w:eastAsia="宋体"/>
                <w:b/>
                <w:sz w:val="18"/>
              </w:rPr>
              <w:t>价格性质</w:t>
            </w:r>
          </w:p>
        </w:tc>
      </w:tr>
      <w:tr w14:paraId="0A054CA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1333F97D">
            <w:pPr>
              <w:keepNext w:val="0"/>
              <w:spacing w:before="20" w:after="20" w:line="260" w:lineRule="exact"/>
              <w:ind w:firstLine="0" w:firstLineChars="0"/>
              <w:jc w:val="center"/>
            </w:pPr>
            <w:r>
              <w:rPr>
                <w:rFonts w:ascii="Times New Roman" w:hAnsi="Times New Roman" w:eastAsia="宋体"/>
                <w:b w:val="0"/>
                <w:sz w:val="18"/>
              </w:rPr>
              <w:t>苏州</w:t>
            </w:r>
          </w:p>
        </w:tc>
        <w:tc>
          <w:tcPr>
            <w:tcW w:w="1662" w:type="dxa"/>
            <w:tcMar>
              <w:left w:w="70" w:type="dxa"/>
              <w:right w:w="70" w:type="dxa"/>
            </w:tcMar>
            <w:vAlign w:val="center"/>
          </w:tcPr>
          <w:p w14:paraId="0960BDC6">
            <w:pPr>
              <w:keepNext w:val="0"/>
              <w:spacing w:before="20" w:after="20" w:line="260" w:lineRule="exact"/>
              <w:ind w:firstLine="0" w:firstLineChars="0"/>
              <w:jc w:val="center"/>
            </w:pPr>
            <w:r>
              <w:rPr>
                <w:rFonts w:ascii="Times New Roman" w:hAnsi="Times New Roman" w:eastAsia="宋体"/>
                <w:b w:val="0"/>
                <w:sz w:val="18"/>
              </w:rPr>
              <w:t>100 kW/215 kWh</w:t>
            </w:r>
          </w:p>
        </w:tc>
        <w:tc>
          <w:tcPr>
            <w:tcW w:w="1662" w:type="dxa"/>
            <w:tcMar>
              <w:left w:w="70" w:type="dxa"/>
              <w:right w:w="70" w:type="dxa"/>
            </w:tcMar>
            <w:vAlign w:val="center"/>
          </w:tcPr>
          <w:p w14:paraId="7902E6C6">
            <w:pPr>
              <w:keepNext w:val="0"/>
              <w:spacing w:before="20" w:after="20" w:line="260" w:lineRule="exact"/>
              <w:ind w:firstLine="0" w:firstLineChars="0"/>
              <w:jc w:val="center"/>
            </w:pPr>
            <w:r>
              <w:rPr>
                <w:rFonts w:ascii="Times New Roman" w:hAnsi="Times New Roman" w:eastAsia="宋体"/>
                <w:b w:val="0"/>
                <w:sz w:val="18"/>
              </w:rPr>
              <w:t>27.20</w:t>
            </w:r>
          </w:p>
        </w:tc>
        <w:tc>
          <w:tcPr>
            <w:tcW w:w="1662" w:type="dxa"/>
            <w:tcMar>
              <w:left w:w="70" w:type="dxa"/>
              <w:right w:w="70" w:type="dxa"/>
            </w:tcMar>
            <w:vAlign w:val="center"/>
          </w:tcPr>
          <w:p w14:paraId="6A62F6CF">
            <w:pPr>
              <w:keepNext w:val="0"/>
              <w:spacing w:before="20" w:after="20" w:line="260" w:lineRule="exact"/>
              <w:ind w:firstLine="0" w:firstLineChars="0"/>
              <w:jc w:val="center"/>
            </w:pPr>
            <w:r>
              <w:rPr>
                <w:rFonts w:ascii="Times New Roman" w:hAnsi="Times New Roman" w:eastAsia="宋体"/>
                <w:b w:val="0"/>
                <w:sz w:val="18"/>
              </w:rPr>
              <w:t>储能子项最高限价</w:t>
            </w:r>
          </w:p>
        </w:tc>
      </w:tr>
      <w:tr w14:paraId="086DCA1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2B6604D8">
            <w:pPr>
              <w:keepNext w:val="0"/>
              <w:spacing w:before="20" w:after="20" w:line="260" w:lineRule="exact"/>
              <w:ind w:firstLine="0" w:firstLineChars="0"/>
              <w:jc w:val="center"/>
            </w:pPr>
            <w:r>
              <w:rPr>
                <w:rFonts w:ascii="Times New Roman" w:hAnsi="Times New Roman" w:eastAsia="宋体"/>
                <w:b w:val="0"/>
                <w:sz w:val="18"/>
              </w:rPr>
              <w:t>浏阳</w:t>
            </w:r>
          </w:p>
        </w:tc>
        <w:tc>
          <w:tcPr>
            <w:tcW w:w="1662" w:type="dxa"/>
            <w:tcMar>
              <w:left w:w="70" w:type="dxa"/>
              <w:right w:w="70" w:type="dxa"/>
            </w:tcMar>
            <w:vAlign w:val="center"/>
          </w:tcPr>
          <w:p w14:paraId="2AC2F275">
            <w:pPr>
              <w:keepNext w:val="0"/>
              <w:spacing w:before="20" w:after="20" w:line="260" w:lineRule="exact"/>
              <w:ind w:firstLine="0" w:firstLineChars="0"/>
              <w:jc w:val="center"/>
            </w:pPr>
            <w:r>
              <w:rPr>
                <w:rFonts w:ascii="Times New Roman" w:hAnsi="Times New Roman" w:eastAsia="宋体"/>
                <w:b w:val="0"/>
                <w:sz w:val="18"/>
              </w:rPr>
              <w:t>1 MW/2.20 MWh</w:t>
            </w:r>
          </w:p>
        </w:tc>
        <w:tc>
          <w:tcPr>
            <w:tcW w:w="1662" w:type="dxa"/>
            <w:tcMar>
              <w:left w:w="70" w:type="dxa"/>
              <w:right w:w="70" w:type="dxa"/>
            </w:tcMar>
            <w:vAlign w:val="center"/>
          </w:tcPr>
          <w:p w14:paraId="2A70C082">
            <w:pPr>
              <w:keepNext w:val="0"/>
              <w:spacing w:before="20" w:after="20" w:line="260" w:lineRule="exact"/>
              <w:ind w:firstLine="0" w:firstLineChars="0"/>
              <w:jc w:val="center"/>
            </w:pPr>
            <w:r>
              <w:rPr>
                <w:rFonts w:ascii="Times New Roman" w:hAnsi="Times New Roman" w:eastAsia="宋体"/>
                <w:b w:val="0"/>
                <w:sz w:val="18"/>
              </w:rPr>
              <w:t>210.46</w:t>
            </w:r>
          </w:p>
        </w:tc>
        <w:tc>
          <w:tcPr>
            <w:tcW w:w="1662" w:type="dxa"/>
            <w:tcMar>
              <w:left w:w="70" w:type="dxa"/>
              <w:right w:w="70" w:type="dxa"/>
            </w:tcMar>
            <w:vAlign w:val="center"/>
          </w:tcPr>
          <w:p w14:paraId="4B29E5BA">
            <w:pPr>
              <w:keepNext w:val="0"/>
              <w:spacing w:before="20" w:after="20" w:line="260" w:lineRule="exact"/>
              <w:ind w:firstLine="0" w:firstLineChars="0"/>
              <w:jc w:val="center"/>
            </w:pPr>
            <w:r>
              <w:rPr>
                <w:rFonts w:ascii="Times New Roman" w:hAnsi="Times New Roman" w:eastAsia="宋体"/>
                <w:b w:val="0"/>
                <w:sz w:val="18"/>
              </w:rPr>
              <w:t>储能项目中标总价</w:t>
            </w:r>
          </w:p>
        </w:tc>
      </w:tr>
    </w:tbl>
    <w:p w14:paraId="2556D408">
      <w:pPr>
        <w:pStyle w:val="5"/>
        <w:keepNext/>
        <w:numPr>
          <w:ilvl w:val="0"/>
          <w:numId w:val="0"/>
        </w:numPr>
        <w:spacing w:before="160" w:after="120" w:line="360" w:lineRule="auto"/>
        <w:ind w:firstLine="0"/>
      </w:pPr>
      <w:bookmarkStart w:id="144" w:name="成套柜单位价格"/>
      <w:r>
        <w:rPr>
          <w:rFonts w:ascii="Times New Roman" w:hAnsi="Times New Roman" w:eastAsia="方正仿宋_GBK"/>
          <w:b/>
          <w:sz w:val="26"/>
        </w:rPr>
        <w:t>4.4.2 成套柜单位价格</w:t>
      </w:r>
      <w:bookmarkEnd w:id="144"/>
    </w:p>
    <w:p w14:paraId="72CBF9C7">
      <w:pPr>
        <w:widowControl/>
        <w:spacing w:before="0" w:after="0" w:line="300" w:lineRule="auto"/>
        <w:ind w:firstLine="480"/>
        <w:jc w:val="both"/>
      </w:pPr>
      <w:r>
        <w:rPr>
          <w:rFonts w:ascii="Times New Roman" w:hAnsi="Times New Roman" w:eastAsia="方正仿宋_GBK"/>
          <w:b w:val="0"/>
          <w:sz w:val="24"/>
        </w:rPr>
        <w:t>模型以10柜成套项目成交总投资线性折算为单柜，得到21.05万元/柜。后续按相同柜型和单位价格进行规模外推；苏州单柜最高限价用于价格对照。</w:t>
      </w:r>
    </w:p>
    <w:tbl>
      <w:tblPr>
        <w:tblStyle w:val="25"/>
        <w:tblW w:w="83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
        <w:gridCol w:w="6838"/>
        <w:gridCol w:w="737"/>
      </w:tblGrid>
      <w:tr w14:paraId="6BA1F1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37" w:type="dxa"/>
            <w:tcMar>
              <w:left w:w="0" w:type="dxa"/>
              <w:right w:w="0" w:type="dxa"/>
            </w:tcMar>
            <w:vAlign w:val="center"/>
          </w:tcPr>
          <w:p w14:paraId="6D669EDC">
            <w:pPr>
              <w:spacing w:before="0" w:after="0"/>
              <w:ind w:firstLine="0" w:firstLineChars="0"/>
            </w:pPr>
          </w:p>
        </w:tc>
        <w:tc>
          <w:tcPr>
            <w:tcW w:w="6838" w:type="dxa"/>
            <w:tcMar>
              <w:left w:w="0" w:type="dxa"/>
              <w:right w:w="0" w:type="dxa"/>
            </w:tcMar>
            <w:vAlign w:val="center"/>
          </w:tcPr>
          <w:p w14:paraId="3C79EECF">
            <w:pPr>
              <w:pStyle w:val="2"/>
              <w:keepNext/>
              <w:spacing w:before="100" w:after="100" w:line="276" w:lineRule="auto"/>
              <w:ind w:firstLine="0" w:firstLineChars="0"/>
              <w:jc w:val="center"/>
            </w:pPr>
            <m:oMathPara>
              <m:oMathParaPr>
                <m:jc m:val="center"/>
              </m:oMathParaPr>
              <m:oMath>
                <m:m>
                  <m:mPr>
                    <m:mcs>
                      <m:mc>
                        <m:mcPr>
                          <m:count m:val="1"/>
                          <m:mcJc m:val="right"/>
                        </m:mcPr>
                      </m:mc>
                      <m:mc>
                        <m:mcPr>
                          <m:count m:val="1"/>
                          <m:mcJc m:val="left"/>
                        </m:mcPr>
                      </m:mc>
                    </m:mcs>
                    <m:plcHide m:val="1"/>
                  </m:mPr>
                  <m:mr>
                    <m:e>
                      <m:sSub>
                        <m:sSubPr/>
                        <m:e>
                          <m:r>
                            <m:rPr/>
                            <m:t>c</m:t>
                          </m:r>
                        </m:e>
                        <m:sub>
                          <m:r>
                            <m:rPr/>
                            <m:t>B</m:t>
                          </m:r>
                        </m:sub>
                      </m:sSub>
                    </m:e>
                    <m:e>
                      <m:r>
                        <m:rPr/>
                        <m:t>=</m:t>
                      </m:r>
                      <m:f>
                        <m:fPr/>
                        <m:num>
                          <m:r>
                            <m:rPr/>
                            <m:t>2104562.62</m:t>
                          </m:r>
                        </m:num>
                        <m:den>
                          <m:r>
                            <m:rPr/>
                            <m:t>10000×10</m:t>
                          </m:r>
                        </m:den>
                      </m:f>
                      <m:r>
                        <m:rPr/>
                        <m:t>≈21.05 </m:t>
                      </m:r>
                      <m:r>
                        <m:rPr>
                          <m:nor/>
                          <m:sty m:val="p"/>
                        </m:rPr>
                        <w:rPr>
                          <w:b w:val="0"/>
                          <w:i w:val="0"/>
                        </w:rPr>
                        <m:t>万元/柜</m:t>
                      </m:r>
                    </m:e>
                  </m:mr>
                  <m:mr>
                    <m:e>
                      <m:sSub>
                        <m:sSubPr/>
                        <m:e>
                          <m:r>
                            <m:rPr/>
                            <m:t>I</m:t>
                          </m:r>
                        </m:e>
                        <m:sub>
                          <m:r>
                            <m:rPr/>
                            <m:t>B,iy</m:t>
                          </m:r>
                        </m:sub>
                      </m:sSub>
                    </m:e>
                    <m:e>
                      <m:r>
                        <m:rPr/>
                        <m:t>=</m:t>
                      </m:r>
                      <m:sSub>
                        <m:sSubPr/>
                        <m:e>
                          <m:r>
                            <m:rPr/>
                            <m:t>c</m:t>
                          </m:r>
                        </m:e>
                        <m:sub>
                          <m:r>
                            <m:rPr/>
                            <m:t>B</m:t>
                          </m:r>
                        </m:sub>
                      </m:sSub>
                      <m:r>
                        <m:rPr/>
                        <m:t>Δ</m:t>
                      </m:r>
                      <m:sSub>
                        <m:sSubPr/>
                        <m:e>
                          <m:r>
                            <m:rPr/>
                            <m:t>n</m:t>
                          </m:r>
                        </m:e>
                        <m:sub>
                          <m:r>
                            <m:rPr/>
                            <m:t>iy</m:t>
                          </m:r>
                        </m:sub>
                      </m:sSub>
                      <m:r>
                        <m:rPr/>
                        <m:t>.</m:t>
                      </m:r>
                    </m:e>
                  </m:mr>
                </m:m>
              </m:oMath>
            </m:oMathPara>
          </w:p>
        </w:tc>
        <w:tc>
          <w:tcPr>
            <w:tcW w:w="737" w:type="dxa"/>
            <w:tcMar>
              <w:left w:w="0" w:type="dxa"/>
              <w:right w:w="0" w:type="dxa"/>
            </w:tcMar>
            <w:vAlign w:val="center"/>
          </w:tcPr>
          <w:p w14:paraId="38B2B761">
            <w:pPr>
              <w:spacing w:before="0" w:after="0"/>
              <w:ind w:firstLine="0" w:firstLineChars="0"/>
              <w:jc w:val="right"/>
            </w:pPr>
            <w:r>
              <w:rPr>
                <w:rFonts w:ascii="Times New Roman" w:hAnsi="Times New Roman" w:eastAsia="方正仿宋_GBK"/>
                <w:b w:val="0"/>
                <w:sz w:val="18"/>
              </w:rPr>
              <w:t>（4-5）</w:t>
            </w:r>
          </w:p>
        </w:tc>
      </w:tr>
    </w:tbl>
    <w:p w14:paraId="50AE439E">
      <w:pPr>
        <w:widowControl/>
        <w:spacing w:before="0" w:after="0" w:line="300" w:lineRule="auto"/>
        <w:ind w:firstLine="480"/>
        <w:jc w:val="both"/>
      </w:pPr>
      <w:r>
        <w:rPr>
          <w:rFonts w:ascii="Times New Roman" w:hAnsi="Times New Roman" w:eastAsia="方正仿宋_GBK"/>
          <w:b w:val="0"/>
          <w:sz w:val="24"/>
        </w:rPr>
        <w:t>式中，</w:t>
      </w:r>
      <m:oMath>
        <m:sSub>
          <m:sSubPr/>
          <m:e>
            <m:r>
              <m:rPr/>
              <m:t>c</m:t>
            </m:r>
          </m:e>
          <m:sub>
            <m:r>
              <m:rPr/>
              <m:t>B</m:t>
            </m:r>
          </m:sub>
        </m:sSub>
      </m:oMath>
      <w:r>
        <w:rPr>
          <w:rFonts w:ascii="Times New Roman" w:hAnsi="Times New Roman" w:eastAsia="方正仿宋_GBK"/>
          <w:b w:val="0"/>
          <w:sz w:val="24"/>
        </w:rPr>
        <w:t>为单柜参考投资，</w:t>
      </w:r>
      <m:oMath>
        <m:sSub>
          <m:sSubPr/>
          <m:e>
            <m:r>
              <m:rPr/>
              <m:t>I</m:t>
            </m:r>
          </m:e>
          <m:sub>
            <m:r>
              <m:rPr/>
              <m:t>B,iy</m:t>
            </m:r>
          </m:sub>
        </m:sSub>
      </m:oMath>
      <w:r>
        <w:rPr>
          <w:rFonts w:ascii="Times New Roman" w:hAnsi="Times New Roman" w:eastAsia="方正仿宋_GBK"/>
          <w:b w:val="0"/>
          <w:sz w:val="24"/>
        </w:rPr>
        <w:t>为站</w:t>
      </w:r>
      <m:oMath>
        <m:r>
          <m:rPr/>
          <m:t>i</m:t>
        </m:r>
      </m:oMath>
      <w:r>
        <w:rPr>
          <w:rFonts w:ascii="Times New Roman" w:hAnsi="Times New Roman" w:eastAsia="方正仿宋_GBK"/>
          <w:b w:val="0"/>
          <w:sz w:val="24"/>
        </w:rPr>
        <w:t>第</w:t>
      </w:r>
      <m:oMath>
        <m:r>
          <m:rPr/>
          <m:t>y</m:t>
        </m:r>
      </m:oMath>
      <w:r>
        <w:rPr>
          <w:rFonts w:ascii="Times New Roman" w:hAnsi="Times New Roman" w:eastAsia="方正仿宋_GBK"/>
          <w:b w:val="0"/>
          <w:sz w:val="24"/>
        </w:rPr>
        <w:t>年新增储能投资，单位万元；新增柜数</w:t>
      </w:r>
      <m:oMath>
        <m:r>
          <m:rPr/>
          <m:t>Δn</m:t>
        </m:r>
      </m:oMath>
      <w:r>
        <w:rPr>
          <w:rFonts w:ascii="Times New Roman" w:hAnsi="Times New Roman" w:eastAsia="方正仿宋_GBK"/>
          <w:b w:val="0"/>
          <w:sz w:val="24"/>
        </w:rPr>
        <w:t xml:space="preserve">为非负整数；新增功率为 </w:t>
      </w:r>
      <m:oMath>
        <m:r>
          <m:rPr/>
          <m:t>0.10Δn</m:t>
        </m:r>
      </m:oMath>
      <w:r>
        <w:rPr>
          <w:rFonts w:ascii="Times New Roman" w:hAnsi="Times New Roman" w:eastAsia="方正仿宋_GBK"/>
          <w:b w:val="0"/>
          <w:sz w:val="24"/>
        </w:rPr>
        <w:t xml:space="preserve"> MW，新增能量为 </w:t>
      </w:r>
      <m:oMath>
        <m:f>
          <m:fPr/>
          <m:num>
            <m:r>
              <m:rPr/>
              <m:t>215Δn</m:t>
            </m:r>
          </m:num>
          <m:den>
            <m:r>
              <m:rPr/>
              <m:t>1000</m:t>
            </m:r>
          </m:den>
        </m:f>
      </m:oMath>
      <w:r>
        <w:rPr>
          <w:rFonts w:ascii="Times New Roman" w:hAnsi="Times New Roman" w:eastAsia="方正仿宋_GBK"/>
          <w:b w:val="0"/>
          <w:sz w:val="24"/>
        </w:rPr>
        <w:t xml:space="preserve"> MWh。按能量折算的成交参考价为2104562.62/2150000≈0.98元/Wh。</w:t>
      </w:r>
    </w:p>
    <w:p w14:paraId="22D4621E">
      <w:pPr>
        <w:pStyle w:val="5"/>
        <w:keepNext/>
        <w:numPr>
          <w:ilvl w:val="0"/>
          <w:numId w:val="0"/>
        </w:numPr>
        <w:spacing w:before="160" w:after="120" w:line="360" w:lineRule="auto"/>
        <w:ind w:firstLine="0"/>
      </w:pPr>
      <w:bookmarkStart w:id="145" w:name="峰段持续功率"/>
      <w:r>
        <w:rPr>
          <w:rFonts w:ascii="Times New Roman" w:hAnsi="Times New Roman" w:eastAsia="方正仿宋_GBK"/>
          <w:b/>
          <w:sz w:val="26"/>
        </w:rPr>
        <w:t>4.4.3 峰段持续功率</w:t>
      </w:r>
      <w:bookmarkEnd w:id="145"/>
    </w:p>
    <w:p w14:paraId="105E20DF">
      <w:pPr>
        <w:widowControl/>
        <w:spacing w:before="0" w:after="0" w:line="300" w:lineRule="auto"/>
        <w:ind w:firstLine="480"/>
        <w:jc w:val="both"/>
      </w:pPr>
      <w:r>
        <w:rPr>
          <w:rFonts w:ascii="Times New Roman" w:hAnsi="Times New Roman" w:eastAsia="方正仿宋_GBK"/>
          <w:b w:val="0"/>
          <w:sz w:val="24"/>
        </w:rPr>
        <w:t>对持续</w:t>
      </w:r>
      <m:oMath>
        <m:r>
          <m:rPr/>
          <m:t>d</m:t>
        </m:r>
      </m:oMath>
      <w:r>
        <w:rPr>
          <w:rFonts w:ascii="Times New Roman" w:hAnsi="Times New Roman" w:eastAsia="方正仿宋_GBK"/>
          <w:b w:val="0"/>
          <w:sz w:val="24"/>
        </w:rPr>
        <w:t>小时的峰段，</w:t>
      </w:r>
      <m:oMath>
        <m:r>
          <m:rPr/>
          <m:t>n</m:t>
        </m:r>
      </m:oMath>
      <w:r>
        <w:rPr>
          <w:rFonts w:ascii="Times New Roman" w:hAnsi="Times New Roman" w:eastAsia="方正仿宋_GBK"/>
          <w:b w:val="0"/>
          <w:sz w:val="24"/>
        </w:rPr>
        <w:t>柜储能的理想有效功率取铭牌功率与能量持续功率较小者。为保持模型能量系数统一，表达为式（4-6）。有效支撑功率按额定功率及峰段持续放电能量共同核定。</w:t>
      </w:r>
    </w:p>
    <w:tbl>
      <w:tblPr>
        <w:tblStyle w:val="25"/>
        <w:tblW w:w="83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
        <w:gridCol w:w="6838"/>
        <w:gridCol w:w="737"/>
      </w:tblGrid>
      <w:tr w14:paraId="04197C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37" w:type="dxa"/>
            <w:tcMar>
              <w:left w:w="0" w:type="dxa"/>
              <w:right w:w="0" w:type="dxa"/>
            </w:tcMar>
            <w:vAlign w:val="center"/>
          </w:tcPr>
          <w:p w14:paraId="7499BD49">
            <w:pPr>
              <w:spacing w:before="0" w:after="0"/>
              <w:ind w:firstLine="0" w:firstLineChars="0"/>
            </w:pPr>
          </w:p>
        </w:tc>
        <w:tc>
          <w:tcPr>
            <w:tcW w:w="6838" w:type="dxa"/>
            <w:tcMar>
              <w:left w:w="0" w:type="dxa"/>
              <w:right w:w="0" w:type="dxa"/>
            </w:tcMar>
            <w:vAlign w:val="center"/>
          </w:tcPr>
          <w:p w14:paraId="2A303EA6">
            <w:pPr>
              <w:pStyle w:val="2"/>
              <w:keepNext/>
              <w:spacing w:before="100" w:after="100" w:line="276" w:lineRule="auto"/>
              <w:ind w:firstLine="0" w:firstLineChars="0"/>
              <w:jc w:val="center"/>
            </w:pPr>
            <m:oMathPara>
              <m:oMathParaPr>
                <m:jc m:val="center"/>
              </m:oMathParaPr>
              <m:oMath>
                <m:r>
                  <m:rPr/>
                  <m:t>B(n,d)=</m:t>
                </m:r>
                <m:f>
                  <m:fPr/>
                  <m:num>
                    <m:r>
                      <m:rPr/>
                      <m:t>215n</m:t>
                    </m:r>
                  </m:num>
                  <m:den>
                    <m:r>
                      <m:rPr/>
                      <m:t>1000</m:t>
                    </m:r>
                    <m:r>
                      <m:rPr>
                        <m:nor/>
                        <m:sty m:val="p"/>
                      </m:rPr>
                      <w:rPr>
                        <w:b w:val="0"/>
                        <w:i w:val="0"/>
                      </w:rPr>
                      <m:t>max</m:t>
                    </m:r>
                    <m:r>
                      <m:rPr/>
                      <m:t>(2.15,d)</m:t>
                    </m:r>
                  </m:den>
                </m:f>
                <m:r>
                  <m:rPr/>
                  <m:t>,  d≥0.</m:t>
                </m:r>
              </m:oMath>
            </m:oMathPara>
          </w:p>
        </w:tc>
        <w:tc>
          <w:tcPr>
            <w:tcW w:w="737" w:type="dxa"/>
            <w:tcMar>
              <w:left w:w="0" w:type="dxa"/>
              <w:right w:w="0" w:type="dxa"/>
            </w:tcMar>
            <w:vAlign w:val="center"/>
          </w:tcPr>
          <w:p w14:paraId="10B6EFA9">
            <w:pPr>
              <w:spacing w:before="0" w:after="0"/>
              <w:ind w:firstLine="0" w:firstLineChars="0"/>
              <w:jc w:val="right"/>
            </w:pPr>
            <w:r>
              <w:rPr>
                <w:rFonts w:ascii="Times New Roman" w:hAnsi="Times New Roman" w:eastAsia="方正仿宋_GBK"/>
                <w:b w:val="0"/>
                <w:sz w:val="18"/>
              </w:rPr>
              <w:t>（4-6）</w:t>
            </w:r>
          </w:p>
        </w:tc>
      </w:tr>
    </w:tbl>
    <w:p w14:paraId="341133D6">
      <w:pPr>
        <w:widowControl/>
        <w:spacing w:before="0" w:after="0" w:line="300" w:lineRule="auto"/>
        <w:ind w:firstLine="480"/>
        <w:jc w:val="both"/>
      </w:pPr>
      <w:r>
        <w:rPr>
          <w:rFonts w:ascii="Times New Roman" w:hAnsi="Times New Roman" w:eastAsia="方正仿宋_GBK"/>
          <w:b w:val="0"/>
          <w:sz w:val="24"/>
        </w:rPr>
        <w:t>式中，</w:t>
      </w:r>
      <m:oMath>
        <m:r>
          <m:rPr/>
          <m:t>B(n,d)</m:t>
        </m:r>
      </m:oMath>
      <w:r>
        <w:rPr>
          <w:rFonts w:ascii="Times New Roman" w:hAnsi="Times New Roman" w:eastAsia="方正仿宋_GBK"/>
          <w:b w:val="0"/>
          <w:sz w:val="24"/>
        </w:rPr>
        <w:t>为</w:t>
      </w:r>
      <m:oMath>
        <m:r>
          <m:rPr/>
          <m:t>n</m:t>
        </m:r>
      </m:oMath>
      <w:r>
        <w:rPr>
          <w:rFonts w:ascii="Times New Roman" w:hAnsi="Times New Roman" w:eastAsia="方正仿宋_GBK"/>
          <w:b w:val="0"/>
          <w:sz w:val="24"/>
        </w:rPr>
        <w:t>柜储能在持续</w:t>
      </w:r>
      <m:oMath>
        <m:r>
          <m:rPr/>
          <m:t>d</m:t>
        </m:r>
      </m:oMath>
      <w:r>
        <w:rPr>
          <w:rFonts w:ascii="Times New Roman" w:hAnsi="Times New Roman" w:eastAsia="方正仿宋_GBK"/>
          <w:b w:val="0"/>
          <w:sz w:val="24"/>
        </w:rPr>
        <w:t>小时峰段中的有效支撑功率，单位MW；</w:t>
      </w:r>
      <m:oMath>
        <m:r>
          <m:rPr/>
          <m:t>n</m:t>
        </m:r>
      </m:oMath>
      <w:r>
        <w:rPr>
          <w:rFonts w:ascii="Times New Roman" w:hAnsi="Times New Roman" w:eastAsia="方正仿宋_GBK"/>
          <w:b w:val="0"/>
          <w:sz w:val="24"/>
        </w:rPr>
        <w:t>为非负整数柜数，</w:t>
      </w:r>
      <m:oMath>
        <m:r>
          <m:rPr/>
          <m:t>d</m:t>
        </m:r>
      </m:oMath>
      <w:r>
        <w:rPr>
          <w:rFonts w:ascii="Times New Roman" w:hAnsi="Times New Roman" w:eastAsia="方正仿宋_GBK"/>
          <w:b w:val="0"/>
          <w:sz w:val="24"/>
        </w:rPr>
        <w:t>为峰段持续时间，单位h；215为单柜能量，单位kWh，2.15 h为额定能量与功率之比。</w:t>
      </w:r>
    </w:p>
    <w:p w14:paraId="2D13DEC3">
      <w:pPr>
        <w:pStyle w:val="2"/>
        <w:widowControl/>
        <w:spacing w:before="0" w:after="0" w:line="300" w:lineRule="auto"/>
        <w:ind w:firstLine="480"/>
        <w:jc w:val="both"/>
      </w:pPr>
      <w:r>
        <w:rPr>
          <w:rFonts w:ascii="Times New Roman" w:hAnsi="Times New Roman" w:eastAsia="方正仿宋_GBK"/>
          <w:b w:val="0"/>
          <w:sz w:val="24"/>
        </w:rPr>
        <w:t>10柜包在1 h和2 h场景可以提供1 MW，3 h时为0.72 MW，4 h时为0.54 MW。单位有效MW费用按对应持续时间分别计算。</w:t>
      </w:r>
    </w:p>
    <w:p w14:paraId="54F5AE84">
      <w:pPr>
        <w:pStyle w:val="2"/>
        <w:keepNext/>
        <w:spacing w:before="120" w:after="80" w:line="300" w:lineRule="auto"/>
        <w:ind w:firstLine="0"/>
        <w:jc w:val="center"/>
      </w:pPr>
      <w:r>
        <w:rPr>
          <w:rFonts w:ascii="Times New Roman" w:hAnsi="Times New Roman" w:eastAsia="宋体"/>
          <w:b w:val="0"/>
          <w:sz w:val="21"/>
        </w:rPr>
        <w:t>表4-5 10柜包理想持续支撑与初始费用（式4-6）</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078"/>
        <w:gridCol w:w="2078"/>
        <w:gridCol w:w="2078"/>
        <w:gridCol w:w="2078"/>
      </w:tblGrid>
      <w:tr w14:paraId="697F0BB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078" w:type="dxa"/>
            <w:tcMar>
              <w:left w:w="70" w:type="dxa"/>
              <w:right w:w="70" w:type="dxa"/>
            </w:tcMar>
            <w:vAlign w:val="center"/>
          </w:tcPr>
          <w:p w14:paraId="7C939665">
            <w:pPr>
              <w:keepNext w:val="0"/>
              <w:spacing w:before="20" w:after="20" w:line="260" w:lineRule="exact"/>
              <w:ind w:firstLine="0" w:firstLineChars="0"/>
              <w:jc w:val="center"/>
            </w:pPr>
            <w:r>
              <w:rPr>
                <w:rFonts w:ascii="Times New Roman" w:hAnsi="Times New Roman" w:eastAsia="宋体"/>
                <w:b/>
                <w:sz w:val="18"/>
              </w:rPr>
              <w:t>持续时间/h</w:t>
            </w:r>
          </w:p>
        </w:tc>
        <w:tc>
          <w:tcPr>
            <w:tcW w:w="2078" w:type="dxa"/>
            <w:tcMar>
              <w:left w:w="70" w:type="dxa"/>
              <w:right w:w="70" w:type="dxa"/>
            </w:tcMar>
            <w:vAlign w:val="center"/>
          </w:tcPr>
          <w:p w14:paraId="794A2ED6">
            <w:pPr>
              <w:keepNext w:val="0"/>
              <w:spacing w:before="20" w:after="20" w:line="260" w:lineRule="exact"/>
              <w:ind w:firstLine="0" w:firstLineChars="0"/>
              <w:jc w:val="center"/>
            </w:pPr>
            <w:r>
              <w:rPr>
                <w:rFonts w:ascii="Times New Roman" w:hAnsi="Times New Roman" w:eastAsia="宋体"/>
                <w:b/>
                <w:sz w:val="18"/>
              </w:rPr>
              <w:t>有效功率/MW</w:t>
            </w:r>
          </w:p>
        </w:tc>
        <w:tc>
          <w:tcPr>
            <w:tcW w:w="2078" w:type="dxa"/>
            <w:tcMar>
              <w:left w:w="70" w:type="dxa"/>
              <w:right w:w="70" w:type="dxa"/>
            </w:tcMar>
            <w:vAlign w:val="center"/>
          </w:tcPr>
          <w:p w14:paraId="432272CD">
            <w:pPr>
              <w:keepNext w:val="0"/>
              <w:spacing w:before="20" w:after="20" w:line="260" w:lineRule="exact"/>
              <w:ind w:firstLine="0" w:firstLineChars="0"/>
              <w:jc w:val="center"/>
            </w:pPr>
            <w:r>
              <w:rPr>
                <w:rFonts w:ascii="Times New Roman" w:hAnsi="Times New Roman" w:eastAsia="宋体"/>
                <w:b/>
                <w:sz w:val="18"/>
              </w:rPr>
              <w:t>单位有效MW费用/万元</w:t>
            </w:r>
          </w:p>
        </w:tc>
        <w:tc>
          <w:tcPr>
            <w:tcW w:w="2078" w:type="dxa"/>
            <w:tcMar>
              <w:left w:w="70" w:type="dxa"/>
              <w:right w:w="70" w:type="dxa"/>
            </w:tcMar>
            <w:vAlign w:val="center"/>
          </w:tcPr>
          <w:p w14:paraId="0A59B533">
            <w:pPr>
              <w:keepNext w:val="0"/>
              <w:spacing w:before="20" w:after="20" w:line="260" w:lineRule="exact"/>
              <w:ind w:firstLine="0" w:firstLineChars="0"/>
              <w:jc w:val="center"/>
            </w:pPr>
            <w:r>
              <w:rPr>
                <w:rFonts w:ascii="Times New Roman" w:hAnsi="Times New Roman" w:eastAsia="宋体"/>
                <w:b/>
                <w:sz w:val="18"/>
              </w:rPr>
              <w:t>主变／储能成本比</w:t>
            </w:r>
          </w:p>
        </w:tc>
      </w:tr>
      <w:tr w14:paraId="4F75D99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7F250F0A">
            <w:pPr>
              <w:keepNext w:val="0"/>
              <w:spacing w:before="20" w:after="20" w:line="260" w:lineRule="exact"/>
              <w:ind w:firstLine="0" w:firstLineChars="0"/>
              <w:jc w:val="center"/>
            </w:pPr>
            <w:r>
              <w:rPr>
                <w:rFonts w:ascii="Times New Roman" w:hAnsi="Times New Roman" w:eastAsia="宋体"/>
                <w:b w:val="0"/>
                <w:sz w:val="18"/>
              </w:rPr>
              <w:t>1</w:t>
            </w:r>
          </w:p>
        </w:tc>
        <w:tc>
          <w:tcPr>
            <w:tcW w:w="2078" w:type="dxa"/>
            <w:tcMar>
              <w:left w:w="70" w:type="dxa"/>
              <w:right w:w="70" w:type="dxa"/>
            </w:tcMar>
            <w:vAlign w:val="center"/>
          </w:tcPr>
          <w:p w14:paraId="04994666">
            <w:pPr>
              <w:keepNext w:val="0"/>
              <w:spacing w:before="20" w:after="20" w:line="260" w:lineRule="exact"/>
              <w:ind w:firstLine="0" w:firstLineChars="0"/>
              <w:jc w:val="center"/>
            </w:pPr>
            <w:r>
              <w:rPr>
                <w:rFonts w:ascii="Times New Roman" w:hAnsi="Times New Roman" w:eastAsia="宋体"/>
                <w:b w:val="0"/>
                <w:sz w:val="18"/>
              </w:rPr>
              <w:t>1.00</w:t>
            </w:r>
          </w:p>
        </w:tc>
        <w:tc>
          <w:tcPr>
            <w:tcW w:w="2078" w:type="dxa"/>
            <w:tcMar>
              <w:left w:w="70" w:type="dxa"/>
              <w:right w:w="70" w:type="dxa"/>
            </w:tcMar>
            <w:vAlign w:val="center"/>
          </w:tcPr>
          <w:p w14:paraId="786E82A8">
            <w:pPr>
              <w:keepNext w:val="0"/>
              <w:spacing w:before="20" w:after="20" w:line="260" w:lineRule="exact"/>
              <w:ind w:firstLine="0" w:firstLineChars="0"/>
              <w:jc w:val="center"/>
            </w:pPr>
            <w:r>
              <w:rPr>
                <w:rFonts w:ascii="Times New Roman" w:hAnsi="Times New Roman" w:eastAsia="宋体"/>
                <w:b w:val="0"/>
                <w:sz w:val="18"/>
              </w:rPr>
              <w:t>210.46</w:t>
            </w:r>
          </w:p>
        </w:tc>
        <w:tc>
          <w:tcPr>
            <w:tcW w:w="2078" w:type="dxa"/>
            <w:tcMar>
              <w:left w:w="70" w:type="dxa"/>
              <w:right w:w="70" w:type="dxa"/>
            </w:tcMar>
            <w:vAlign w:val="center"/>
          </w:tcPr>
          <w:p w14:paraId="42A01815">
            <w:pPr>
              <w:keepNext w:val="0"/>
              <w:spacing w:before="20" w:after="20" w:line="260" w:lineRule="exact"/>
              <w:ind w:firstLine="0" w:firstLineChars="0"/>
              <w:jc w:val="center"/>
            </w:pPr>
            <w:r>
              <w:rPr>
                <w:rFonts w:ascii="Times New Roman" w:hAnsi="Times New Roman" w:eastAsia="宋体"/>
                <w:b w:val="0"/>
                <w:sz w:val="18"/>
              </w:rPr>
              <w:t>0.08</w:t>
            </w:r>
          </w:p>
        </w:tc>
      </w:tr>
      <w:tr w14:paraId="7749A62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4AD46370">
            <w:pPr>
              <w:keepNext w:val="0"/>
              <w:spacing w:before="20" w:after="20" w:line="260" w:lineRule="exact"/>
              <w:ind w:firstLine="0" w:firstLineChars="0"/>
              <w:jc w:val="center"/>
            </w:pPr>
            <w:r>
              <w:rPr>
                <w:rFonts w:ascii="Times New Roman" w:hAnsi="Times New Roman" w:eastAsia="宋体"/>
                <w:b w:val="0"/>
                <w:sz w:val="18"/>
              </w:rPr>
              <w:t>2</w:t>
            </w:r>
          </w:p>
        </w:tc>
        <w:tc>
          <w:tcPr>
            <w:tcW w:w="2078" w:type="dxa"/>
            <w:tcMar>
              <w:left w:w="70" w:type="dxa"/>
              <w:right w:w="70" w:type="dxa"/>
            </w:tcMar>
            <w:vAlign w:val="center"/>
          </w:tcPr>
          <w:p w14:paraId="7303D781">
            <w:pPr>
              <w:keepNext w:val="0"/>
              <w:spacing w:before="20" w:after="20" w:line="260" w:lineRule="exact"/>
              <w:ind w:firstLine="0" w:firstLineChars="0"/>
              <w:jc w:val="center"/>
            </w:pPr>
            <w:r>
              <w:rPr>
                <w:rFonts w:ascii="Times New Roman" w:hAnsi="Times New Roman" w:eastAsia="宋体"/>
                <w:b w:val="0"/>
                <w:sz w:val="18"/>
              </w:rPr>
              <w:t>1.00</w:t>
            </w:r>
          </w:p>
        </w:tc>
        <w:tc>
          <w:tcPr>
            <w:tcW w:w="2078" w:type="dxa"/>
            <w:tcMar>
              <w:left w:w="70" w:type="dxa"/>
              <w:right w:w="70" w:type="dxa"/>
            </w:tcMar>
            <w:vAlign w:val="center"/>
          </w:tcPr>
          <w:p w14:paraId="52B88C04">
            <w:pPr>
              <w:keepNext w:val="0"/>
              <w:spacing w:before="20" w:after="20" w:line="260" w:lineRule="exact"/>
              <w:ind w:firstLine="0" w:firstLineChars="0"/>
              <w:jc w:val="center"/>
            </w:pPr>
            <w:r>
              <w:rPr>
                <w:rFonts w:ascii="Times New Roman" w:hAnsi="Times New Roman" w:eastAsia="宋体"/>
                <w:b w:val="0"/>
                <w:sz w:val="18"/>
              </w:rPr>
              <w:t>210.46</w:t>
            </w:r>
          </w:p>
        </w:tc>
        <w:tc>
          <w:tcPr>
            <w:tcW w:w="2078" w:type="dxa"/>
            <w:tcMar>
              <w:left w:w="70" w:type="dxa"/>
              <w:right w:w="70" w:type="dxa"/>
            </w:tcMar>
            <w:vAlign w:val="center"/>
          </w:tcPr>
          <w:p w14:paraId="79DA4138">
            <w:pPr>
              <w:keepNext w:val="0"/>
              <w:spacing w:before="20" w:after="20" w:line="260" w:lineRule="exact"/>
              <w:ind w:firstLine="0" w:firstLineChars="0"/>
              <w:jc w:val="center"/>
            </w:pPr>
            <w:r>
              <w:rPr>
                <w:rFonts w:ascii="Times New Roman" w:hAnsi="Times New Roman" w:eastAsia="宋体"/>
                <w:b w:val="0"/>
                <w:sz w:val="18"/>
              </w:rPr>
              <w:t>0.08</w:t>
            </w:r>
          </w:p>
        </w:tc>
      </w:tr>
      <w:tr w14:paraId="4069B32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43817FC7">
            <w:pPr>
              <w:keepNext w:val="0"/>
              <w:spacing w:before="20" w:after="20" w:line="260" w:lineRule="exact"/>
              <w:ind w:firstLine="0" w:firstLineChars="0"/>
              <w:jc w:val="center"/>
            </w:pPr>
            <w:r>
              <w:rPr>
                <w:rFonts w:ascii="Times New Roman" w:hAnsi="Times New Roman" w:eastAsia="宋体"/>
                <w:b w:val="0"/>
                <w:sz w:val="18"/>
              </w:rPr>
              <w:t>2.15</w:t>
            </w:r>
          </w:p>
        </w:tc>
        <w:tc>
          <w:tcPr>
            <w:tcW w:w="2078" w:type="dxa"/>
            <w:tcMar>
              <w:left w:w="70" w:type="dxa"/>
              <w:right w:w="70" w:type="dxa"/>
            </w:tcMar>
            <w:vAlign w:val="center"/>
          </w:tcPr>
          <w:p w14:paraId="41AB376F">
            <w:pPr>
              <w:keepNext w:val="0"/>
              <w:spacing w:before="20" w:after="20" w:line="260" w:lineRule="exact"/>
              <w:ind w:firstLine="0" w:firstLineChars="0"/>
              <w:jc w:val="center"/>
            </w:pPr>
            <w:r>
              <w:rPr>
                <w:rFonts w:ascii="Times New Roman" w:hAnsi="Times New Roman" w:eastAsia="宋体"/>
                <w:b w:val="0"/>
                <w:sz w:val="18"/>
              </w:rPr>
              <w:t>1.00</w:t>
            </w:r>
          </w:p>
        </w:tc>
        <w:tc>
          <w:tcPr>
            <w:tcW w:w="2078" w:type="dxa"/>
            <w:tcMar>
              <w:left w:w="70" w:type="dxa"/>
              <w:right w:w="70" w:type="dxa"/>
            </w:tcMar>
            <w:vAlign w:val="center"/>
          </w:tcPr>
          <w:p w14:paraId="369513F9">
            <w:pPr>
              <w:keepNext w:val="0"/>
              <w:spacing w:before="20" w:after="20" w:line="260" w:lineRule="exact"/>
              <w:ind w:firstLine="0" w:firstLineChars="0"/>
              <w:jc w:val="center"/>
            </w:pPr>
            <w:r>
              <w:rPr>
                <w:rFonts w:ascii="Times New Roman" w:hAnsi="Times New Roman" w:eastAsia="宋体"/>
                <w:b w:val="0"/>
                <w:sz w:val="18"/>
              </w:rPr>
              <w:t>210.46</w:t>
            </w:r>
          </w:p>
        </w:tc>
        <w:tc>
          <w:tcPr>
            <w:tcW w:w="2078" w:type="dxa"/>
            <w:tcMar>
              <w:left w:w="70" w:type="dxa"/>
              <w:right w:w="70" w:type="dxa"/>
            </w:tcMar>
            <w:vAlign w:val="center"/>
          </w:tcPr>
          <w:p w14:paraId="6087527C">
            <w:pPr>
              <w:keepNext w:val="0"/>
              <w:spacing w:before="20" w:after="20" w:line="260" w:lineRule="exact"/>
              <w:ind w:firstLine="0" w:firstLineChars="0"/>
              <w:jc w:val="center"/>
            </w:pPr>
            <w:r>
              <w:rPr>
                <w:rFonts w:ascii="Times New Roman" w:hAnsi="Times New Roman" w:eastAsia="宋体"/>
                <w:b w:val="0"/>
                <w:sz w:val="18"/>
              </w:rPr>
              <w:t>0.08</w:t>
            </w:r>
          </w:p>
        </w:tc>
      </w:tr>
      <w:tr w14:paraId="42A3DE2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744A1EBA">
            <w:pPr>
              <w:keepNext w:val="0"/>
              <w:spacing w:before="20" w:after="20" w:line="260" w:lineRule="exact"/>
              <w:ind w:firstLine="0" w:firstLineChars="0"/>
              <w:jc w:val="center"/>
            </w:pPr>
            <w:r>
              <w:rPr>
                <w:rFonts w:ascii="Times New Roman" w:hAnsi="Times New Roman" w:eastAsia="宋体"/>
                <w:b w:val="0"/>
                <w:sz w:val="18"/>
              </w:rPr>
              <w:t>3</w:t>
            </w:r>
          </w:p>
        </w:tc>
        <w:tc>
          <w:tcPr>
            <w:tcW w:w="2078" w:type="dxa"/>
            <w:tcMar>
              <w:left w:w="70" w:type="dxa"/>
              <w:right w:w="70" w:type="dxa"/>
            </w:tcMar>
            <w:vAlign w:val="center"/>
          </w:tcPr>
          <w:p w14:paraId="0D4E9314">
            <w:pPr>
              <w:keepNext w:val="0"/>
              <w:spacing w:before="20" w:after="20" w:line="260" w:lineRule="exact"/>
              <w:ind w:firstLine="0" w:firstLineChars="0"/>
              <w:jc w:val="center"/>
            </w:pPr>
            <w:r>
              <w:rPr>
                <w:rFonts w:ascii="Times New Roman" w:hAnsi="Times New Roman" w:eastAsia="宋体"/>
                <w:b w:val="0"/>
                <w:sz w:val="18"/>
              </w:rPr>
              <w:t>0.72</w:t>
            </w:r>
          </w:p>
        </w:tc>
        <w:tc>
          <w:tcPr>
            <w:tcW w:w="2078" w:type="dxa"/>
            <w:tcMar>
              <w:left w:w="70" w:type="dxa"/>
              <w:right w:w="70" w:type="dxa"/>
            </w:tcMar>
            <w:vAlign w:val="center"/>
          </w:tcPr>
          <w:p w14:paraId="36B0641A">
            <w:pPr>
              <w:keepNext w:val="0"/>
              <w:spacing w:before="20" w:after="20" w:line="260" w:lineRule="exact"/>
              <w:ind w:firstLine="0" w:firstLineChars="0"/>
              <w:jc w:val="center"/>
            </w:pPr>
            <w:r>
              <w:rPr>
                <w:rFonts w:ascii="Times New Roman" w:hAnsi="Times New Roman" w:eastAsia="宋体"/>
                <w:b w:val="0"/>
                <w:sz w:val="18"/>
              </w:rPr>
              <w:t>293.66</w:t>
            </w:r>
          </w:p>
        </w:tc>
        <w:tc>
          <w:tcPr>
            <w:tcW w:w="2078" w:type="dxa"/>
            <w:tcMar>
              <w:left w:w="70" w:type="dxa"/>
              <w:right w:w="70" w:type="dxa"/>
            </w:tcMar>
            <w:vAlign w:val="center"/>
          </w:tcPr>
          <w:p w14:paraId="733D1DB5">
            <w:pPr>
              <w:keepNext w:val="0"/>
              <w:spacing w:before="20" w:after="20" w:line="260" w:lineRule="exact"/>
              <w:ind w:firstLine="0" w:firstLineChars="0"/>
              <w:jc w:val="center"/>
            </w:pPr>
            <w:r>
              <w:rPr>
                <w:rFonts w:ascii="Times New Roman" w:hAnsi="Times New Roman" w:eastAsia="宋体"/>
                <w:b w:val="0"/>
                <w:sz w:val="18"/>
              </w:rPr>
              <w:t>0.06</w:t>
            </w:r>
          </w:p>
        </w:tc>
      </w:tr>
      <w:tr w14:paraId="43F3B56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74229E02">
            <w:pPr>
              <w:keepNext w:val="0"/>
              <w:spacing w:before="20" w:after="20" w:line="260" w:lineRule="exact"/>
              <w:ind w:firstLine="0" w:firstLineChars="0"/>
              <w:jc w:val="center"/>
            </w:pPr>
            <w:r>
              <w:rPr>
                <w:rFonts w:ascii="Times New Roman" w:hAnsi="Times New Roman" w:eastAsia="宋体"/>
                <w:b w:val="0"/>
                <w:sz w:val="18"/>
              </w:rPr>
              <w:t>4</w:t>
            </w:r>
          </w:p>
        </w:tc>
        <w:tc>
          <w:tcPr>
            <w:tcW w:w="2078" w:type="dxa"/>
            <w:tcMar>
              <w:left w:w="70" w:type="dxa"/>
              <w:right w:w="70" w:type="dxa"/>
            </w:tcMar>
            <w:vAlign w:val="center"/>
          </w:tcPr>
          <w:p w14:paraId="3E6773E5">
            <w:pPr>
              <w:keepNext w:val="0"/>
              <w:spacing w:before="20" w:after="20" w:line="260" w:lineRule="exact"/>
              <w:ind w:firstLine="0" w:firstLineChars="0"/>
              <w:jc w:val="center"/>
            </w:pPr>
            <w:r>
              <w:rPr>
                <w:rFonts w:ascii="Times New Roman" w:hAnsi="Times New Roman" w:eastAsia="宋体"/>
                <w:b w:val="0"/>
                <w:sz w:val="18"/>
              </w:rPr>
              <w:t>0.54</w:t>
            </w:r>
          </w:p>
        </w:tc>
        <w:tc>
          <w:tcPr>
            <w:tcW w:w="2078" w:type="dxa"/>
            <w:tcMar>
              <w:left w:w="70" w:type="dxa"/>
              <w:right w:w="70" w:type="dxa"/>
            </w:tcMar>
            <w:vAlign w:val="center"/>
          </w:tcPr>
          <w:p w14:paraId="0CC90085">
            <w:pPr>
              <w:keepNext w:val="0"/>
              <w:spacing w:before="20" w:after="20" w:line="260" w:lineRule="exact"/>
              <w:ind w:firstLine="0" w:firstLineChars="0"/>
              <w:jc w:val="center"/>
            </w:pPr>
            <w:r>
              <w:rPr>
                <w:rFonts w:ascii="Times New Roman" w:hAnsi="Times New Roman" w:eastAsia="宋体"/>
                <w:b w:val="0"/>
                <w:sz w:val="18"/>
              </w:rPr>
              <w:t>391.55</w:t>
            </w:r>
          </w:p>
        </w:tc>
        <w:tc>
          <w:tcPr>
            <w:tcW w:w="2078" w:type="dxa"/>
            <w:tcMar>
              <w:left w:w="70" w:type="dxa"/>
              <w:right w:w="70" w:type="dxa"/>
            </w:tcMar>
            <w:vAlign w:val="center"/>
          </w:tcPr>
          <w:p w14:paraId="47BF404D">
            <w:pPr>
              <w:keepNext w:val="0"/>
              <w:spacing w:before="20" w:after="20" w:line="260" w:lineRule="exact"/>
              <w:ind w:firstLine="0" w:firstLineChars="0"/>
              <w:jc w:val="center"/>
            </w:pPr>
            <w:r>
              <w:rPr>
                <w:rFonts w:ascii="Times New Roman" w:hAnsi="Times New Roman" w:eastAsia="宋体"/>
                <w:b w:val="0"/>
                <w:sz w:val="18"/>
              </w:rPr>
              <w:t>0.04</w:t>
            </w:r>
          </w:p>
        </w:tc>
      </w:tr>
      <w:tr w14:paraId="66F7C71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4EC3FD6A">
            <w:pPr>
              <w:keepNext w:val="0"/>
              <w:spacing w:before="20" w:after="20" w:line="260" w:lineRule="exact"/>
              <w:ind w:firstLine="0" w:firstLineChars="0"/>
              <w:jc w:val="center"/>
            </w:pPr>
            <w:r>
              <w:rPr>
                <w:rFonts w:ascii="Times New Roman" w:hAnsi="Times New Roman" w:eastAsia="宋体"/>
                <w:b w:val="0"/>
                <w:sz w:val="18"/>
              </w:rPr>
              <w:t>6</w:t>
            </w:r>
          </w:p>
        </w:tc>
        <w:tc>
          <w:tcPr>
            <w:tcW w:w="2078" w:type="dxa"/>
            <w:tcMar>
              <w:left w:w="70" w:type="dxa"/>
              <w:right w:w="70" w:type="dxa"/>
            </w:tcMar>
            <w:vAlign w:val="center"/>
          </w:tcPr>
          <w:p w14:paraId="6564F778">
            <w:pPr>
              <w:keepNext w:val="0"/>
              <w:spacing w:before="20" w:after="20" w:line="260" w:lineRule="exact"/>
              <w:ind w:firstLine="0" w:firstLineChars="0"/>
              <w:jc w:val="center"/>
            </w:pPr>
            <w:r>
              <w:rPr>
                <w:rFonts w:ascii="Times New Roman" w:hAnsi="Times New Roman" w:eastAsia="宋体"/>
                <w:b w:val="0"/>
                <w:sz w:val="18"/>
              </w:rPr>
              <w:t>0.36</w:t>
            </w:r>
          </w:p>
        </w:tc>
        <w:tc>
          <w:tcPr>
            <w:tcW w:w="2078" w:type="dxa"/>
            <w:tcMar>
              <w:left w:w="70" w:type="dxa"/>
              <w:right w:w="70" w:type="dxa"/>
            </w:tcMar>
            <w:vAlign w:val="center"/>
          </w:tcPr>
          <w:p w14:paraId="6F06A6FA">
            <w:pPr>
              <w:keepNext w:val="0"/>
              <w:spacing w:before="20" w:after="20" w:line="260" w:lineRule="exact"/>
              <w:ind w:firstLine="0" w:firstLineChars="0"/>
              <w:jc w:val="center"/>
            </w:pPr>
            <w:r>
              <w:rPr>
                <w:rFonts w:ascii="Times New Roman" w:hAnsi="Times New Roman" w:eastAsia="宋体"/>
                <w:b w:val="0"/>
                <w:sz w:val="18"/>
              </w:rPr>
              <w:t>587.32</w:t>
            </w:r>
          </w:p>
        </w:tc>
        <w:tc>
          <w:tcPr>
            <w:tcW w:w="2078" w:type="dxa"/>
            <w:tcMar>
              <w:left w:w="70" w:type="dxa"/>
              <w:right w:w="70" w:type="dxa"/>
            </w:tcMar>
            <w:vAlign w:val="center"/>
          </w:tcPr>
          <w:p w14:paraId="3BE4B247">
            <w:pPr>
              <w:keepNext w:val="0"/>
              <w:spacing w:before="20" w:after="20" w:line="260" w:lineRule="exact"/>
              <w:ind w:firstLine="0" w:firstLineChars="0"/>
              <w:jc w:val="center"/>
            </w:pPr>
            <w:r>
              <w:rPr>
                <w:rFonts w:ascii="Times New Roman" w:hAnsi="Times New Roman" w:eastAsia="宋体"/>
                <w:b w:val="0"/>
                <w:sz w:val="18"/>
              </w:rPr>
              <w:t>0.03</w:t>
            </w:r>
          </w:p>
        </w:tc>
      </w:tr>
      <w:tr w14:paraId="28CDA94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65056748">
            <w:pPr>
              <w:keepNext w:val="0"/>
              <w:spacing w:before="20" w:after="20" w:line="260" w:lineRule="exact"/>
              <w:ind w:firstLine="0" w:firstLineChars="0"/>
              <w:jc w:val="center"/>
            </w:pPr>
            <w:r>
              <w:rPr>
                <w:rFonts w:ascii="Times New Roman" w:hAnsi="Times New Roman" w:eastAsia="宋体"/>
                <w:b w:val="0"/>
                <w:sz w:val="18"/>
              </w:rPr>
              <w:t>8</w:t>
            </w:r>
          </w:p>
        </w:tc>
        <w:tc>
          <w:tcPr>
            <w:tcW w:w="2078" w:type="dxa"/>
            <w:tcMar>
              <w:left w:w="70" w:type="dxa"/>
              <w:right w:w="70" w:type="dxa"/>
            </w:tcMar>
            <w:vAlign w:val="center"/>
          </w:tcPr>
          <w:p w14:paraId="33223B1B">
            <w:pPr>
              <w:keepNext w:val="0"/>
              <w:spacing w:before="20" w:after="20" w:line="260" w:lineRule="exact"/>
              <w:ind w:firstLine="0" w:firstLineChars="0"/>
              <w:jc w:val="center"/>
            </w:pPr>
            <w:r>
              <w:rPr>
                <w:rFonts w:ascii="Times New Roman" w:hAnsi="Times New Roman" w:eastAsia="宋体"/>
                <w:b w:val="0"/>
                <w:sz w:val="18"/>
              </w:rPr>
              <w:t>0.27</w:t>
            </w:r>
          </w:p>
        </w:tc>
        <w:tc>
          <w:tcPr>
            <w:tcW w:w="2078" w:type="dxa"/>
            <w:tcMar>
              <w:left w:w="70" w:type="dxa"/>
              <w:right w:w="70" w:type="dxa"/>
            </w:tcMar>
            <w:vAlign w:val="center"/>
          </w:tcPr>
          <w:p w14:paraId="248A0C20">
            <w:pPr>
              <w:keepNext w:val="0"/>
              <w:spacing w:before="20" w:after="20" w:line="260" w:lineRule="exact"/>
              <w:ind w:firstLine="0" w:firstLineChars="0"/>
              <w:jc w:val="center"/>
            </w:pPr>
            <w:r>
              <w:rPr>
                <w:rFonts w:ascii="Times New Roman" w:hAnsi="Times New Roman" w:eastAsia="宋体"/>
                <w:b w:val="0"/>
                <w:sz w:val="18"/>
              </w:rPr>
              <w:t>783.09</w:t>
            </w:r>
          </w:p>
        </w:tc>
        <w:tc>
          <w:tcPr>
            <w:tcW w:w="2078" w:type="dxa"/>
            <w:tcMar>
              <w:left w:w="70" w:type="dxa"/>
              <w:right w:w="70" w:type="dxa"/>
            </w:tcMar>
            <w:vAlign w:val="center"/>
          </w:tcPr>
          <w:p w14:paraId="2347BF51">
            <w:pPr>
              <w:keepNext w:val="0"/>
              <w:spacing w:before="20" w:after="20" w:line="260" w:lineRule="exact"/>
              <w:ind w:firstLine="0" w:firstLineChars="0"/>
              <w:jc w:val="center"/>
            </w:pPr>
            <w:r>
              <w:rPr>
                <w:rFonts w:ascii="Times New Roman" w:hAnsi="Times New Roman" w:eastAsia="宋体"/>
                <w:b w:val="0"/>
                <w:sz w:val="18"/>
              </w:rPr>
              <w:t>0.02</w:t>
            </w:r>
          </w:p>
        </w:tc>
      </w:tr>
      <w:tr w14:paraId="1B3446C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26639506">
            <w:pPr>
              <w:keepNext w:val="0"/>
              <w:spacing w:before="20" w:after="20" w:line="260" w:lineRule="exact"/>
              <w:ind w:firstLine="0" w:firstLineChars="0"/>
              <w:jc w:val="center"/>
            </w:pPr>
            <w:r>
              <w:rPr>
                <w:rFonts w:ascii="Times New Roman" w:hAnsi="Times New Roman" w:eastAsia="宋体"/>
                <w:b w:val="0"/>
                <w:sz w:val="18"/>
              </w:rPr>
              <w:t>12</w:t>
            </w:r>
          </w:p>
        </w:tc>
        <w:tc>
          <w:tcPr>
            <w:tcW w:w="2078" w:type="dxa"/>
            <w:tcMar>
              <w:left w:w="70" w:type="dxa"/>
              <w:right w:w="70" w:type="dxa"/>
            </w:tcMar>
            <w:vAlign w:val="center"/>
          </w:tcPr>
          <w:p w14:paraId="480A3D4D">
            <w:pPr>
              <w:keepNext w:val="0"/>
              <w:spacing w:before="20" w:after="20" w:line="260" w:lineRule="exact"/>
              <w:ind w:firstLine="0" w:firstLineChars="0"/>
              <w:jc w:val="center"/>
            </w:pPr>
            <w:r>
              <w:rPr>
                <w:rFonts w:ascii="Times New Roman" w:hAnsi="Times New Roman" w:eastAsia="宋体"/>
                <w:b w:val="0"/>
                <w:sz w:val="18"/>
              </w:rPr>
              <w:t>0.18</w:t>
            </w:r>
          </w:p>
        </w:tc>
        <w:tc>
          <w:tcPr>
            <w:tcW w:w="2078" w:type="dxa"/>
            <w:tcMar>
              <w:left w:w="70" w:type="dxa"/>
              <w:right w:w="70" w:type="dxa"/>
            </w:tcMar>
            <w:vAlign w:val="center"/>
          </w:tcPr>
          <w:p w14:paraId="0C490996">
            <w:pPr>
              <w:keepNext w:val="0"/>
              <w:spacing w:before="20" w:after="20" w:line="260" w:lineRule="exact"/>
              <w:ind w:firstLine="0" w:firstLineChars="0"/>
              <w:jc w:val="center"/>
            </w:pPr>
            <w:r>
              <w:rPr>
                <w:rFonts w:ascii="Times New Roman" w:hAnsi="Times New Roman" w:eastAsia="宋体"/>
                <w:b w:val="0"/>
                <w:sz w:val="18"/>
              </w:rPr>
              <w:t>1174.64</w:t>
            </w:r>
          </w:p>
        </w:tc>
        <w:tc>
          <w:tcPr>
            <w:tcW w:w="2078" w:type="dxa"/>
            <w:tcMar>
              <w:left w:w="70" w:type="dxa"/>
              <w:right w:w="70" w:type="dxa"/>
            </w:tcMar>
            <w:vAlign w:val="center"/>
          </w:tcPr>
          <w:p w14:paraId="7BDF205A">
            <w:pPr>
              <w:keepNext w:val="0"/>
              <w:spacing w:before="20" w:after="20" w:line="260" w:lineRule="exact"/>
              <w:ind w:firstLine="0" w:firstLineChars="0"/>
              <w:jc w:val="center"/>
            </w:pPr>
            <w:r>
              <w:rPr>
                <w:rFonts w:ascii="Times New Roman" w:hAnsi="Times New Roman" w:eastAsia="宋体"/>
                <w:b w:val="0"/>
                <w:sz w:val="18"/>
              </w:rPr>
              <w:t>0.01</w:t>
            </w:r>
          </w:p>
        </w:tc>
      </w:tr>
    </w:tbl>
    <w:p w14:paraId="1BF273E5">
      <w:pPr>
        <w:pStyle w:val="2"/>
        <w:keepNext/>
        <w:spacing w:before="120" w:after="0" w:line="240" w:lineRule="auto"/>
        <w:ind w:firstLine="0"/>
        <w:jc w:val="center"/>
      </w:pPr>
      <w:r>
        <w:drawing>
          <wp:inline distT="0" distB="0" distL="114300" distR="114300">
            <wp:extent cx="5120640" cy="2711450"/>
            <wp:effectExtent l="0" t="0" r="0" b="0"/>
            <wp:docPr id="1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pic:cNvPicPr>
                      <a:picLocks noChangeAspect="1" noChangeArrowheads="1"/>
                    </pic:cNvPicPr>
                  </pic:nvPicPr>
                  <pic:blipFill>
                    <a:blip r:embed="rId21"/>
                    <a:stretch>
                      <a:fillRect/>
                    </a:stretch>
                  </pic:blipFill>
                  <pic:spPr>
                    <a:xfrm>
                      <a:off x="0" y="0"/>
                      <a:ext cx="5120640" cy="2711715"/>
                    </a:xfrm>
                    <a:prstGeom prst="rect">
                      <a:avLst/>
                    </a:prstGeom>
                    <a:noFill/>
                    <a:ln w="9525">
                      <a:noFill/>
                    </a:ln>
                  </pic:spPr>
                </pic:pic>
              </a:graphicData>
            </a:graphic>
          </wp:inline>
        </w:drawing>
      </w:r>
    </w:p>
    <w:p w14:paraId="606CA2DA">
      <w:pPr>
        <w:pStyle w:val="2"/>
        <w:spacing w:before="60" w:after="120" w:line="300" w:lineRule="auto"/>
        <w:ind w:firstLine="0"/>
        <w:jc w:val="center"/>
      </w:pPr>
      <w:r>
        <w:rPr>
          <w:rFonts w:ascii="Times New Roman" w:hAnsi="Times New Roman" w:eastAsia="宋体"/>
          <w:b w:val="0"/>
          <w:sz w:val="21"/>
        </w:rPr>
        <w:t>图4-1 储能单位有效支撑功率费用与持续时间</w:t>
      </w:r>
    </w:p>
    <w:p w14:paraId="0D9EEF99">
      <w:pPr>
        <w:pStyle w:val="5"/>
        <w:keepNext/>
        <w:numPr>
          <w:ilvl w:val="0"/>
          <w:numId w:val="0"/>
        </w:numPr>
        <w:spacing w:before="160" w:after="120" w:line="360" w:lineRule="auto"/>
        <w:ind w:firstLine="0"/>
      </w:pPr>
      <w:bookmarkStart w:id="146" w:name="可用能力与工程适用性"/>
      <w:r>
        <w:rPr>
          <w:rFonts w:ascii="Times New Roman" w:hAnsi="Times New Roman" w:eastAsia="方正仿宋_GBK"/>
          <w:b/>
          <w:sz w:val="26"/>
        </w:rPr>
        <w:t>4.4.4 可用能力与工程适用性</w:t>
      </w:r>
      <w:bookmarkEnd w:id="146"/>
    </w:p>
    <w:p w14:paraId="32AB3701">
      <w:pPr>
        <w:widowControl/>
        <w:spacing w:before="0" w:after="0" w:line="300" w:lineRule="auto"/>
        <w:ind w:firstLine="480"/>
        <w:jc w:val="both"/>
      </w:pPr>
      <w:r>
        <w:rPr>
          <w:rFonts w:ascii="Times New Roman" w:hAnsi="Times New Roman" w:eastAsia="方正仿宋_GBK"/>
          <w:b w:val="0"/>
          <w:sz w:val="24"/>
        </w:rPr>
        <w:t>本研究按铭牌功率与能量进行峰段静态折算。工程设计采用保证可用功率、能量和充放电效率，并通过连续时序校核荷电状态及充电条件，核定实际可持续支撑能力。</w:t>
      </w:r>
    </w:p>
    <w:p w14:paraId="5ACEB833">
      <w:pPr>
        <w:pStyle w:val="4"/>
        <w:keepNext/>
        <w:numPr>
          <w:ilvl w:val="0"/>
          <w:numId w:val="0"/>
        </w:numPr>
        <w:spacing w:before="160" w:after="120" w:line="360" w:lineRule="auto"/>
        <w:ind w:firstLine="0"/>
      </w:pPr>
      <w:bookmarkStart w:id="147" w:name="h398"/>
      <w:bookmarkStart w:id="148" w:name="两个成本比例及敏感性方法"/>
      <w:r>
        <w:rPr>
          <w:rFonts w:ascii="Times New Roman" w:hAnsi="Times New Roman" w:eastAsia="方正仿宋_GBK"/>
          <w:b/>
          <w:sz w:val="32"/>
        </w:rPr>
        <w:t>4.5 两个成本比例及敏感性方法</w:t>
      </w:r>
      <w:bookmarkEnd w:id="147"/>
      <w:bookmarkEnd w:id="148"/>
    </w:p>
    <w:p w14:paraId="6B22CD85">
      <w:pPr>
        <w:pStyle w:val="5"/>
        <w:keepNext/>
        <w:numPr>
          <w:ilvl w:val="0"/>
          <w:numId w:val="0"/>
        </w:numPr>
        <w:spacing w:before="160" w:after="120" w:line="360" w:lineRule="auto"/>
        <w:ind w:firstLine="0"/>
      </w:pPr>
      <w:bookmarkStart w:id="149" w:name="主变与线路成本比例"/>
      <w:r>
        <w:rPr>
          <w:rFonts w:ascii="Times New Roman" w:hAnsi="Times New Roman" w:eastAsia="方正仿宋_GBK"/>
          <w:b/>
          <w:sz w:val="26"/>
        </w:rPr>
        <w:t>4.5.1 主变与线路成本比例</w:t>
      </w:r>
      <w:bookmarkEnd w:id="149"/>
    </w:p>
    <w:p w14:paraId="0D3063F0">
      <w:pPr>
        <w:widowControl/>
        <w:spacing w:before="0" w:after="0" w:line="300" w:lineRule="auto"/>
        <w:ind w:firstLine="480"/>
        <w:jc w:val="both"/>
      </w:pPr>
      <w:r>
        <w:rPr>
          <w:rFonts w:ascii="Times New Roman" w:hAnsi="Times New Roman" w:eastAsia="方正仿宋_GBK"/>
          <w:b w:val="0"/>
          <w:sz w:val="24"/>
        </w:rPr>
        <w:t>采用相同单位的初始投资尺度，</w:t>
      </w:r>
      <w:ins w:id="216" w:author="白日梦想家" w:date="2026-10-02T20:49:06Z">
        <w:r>
          <w:rPr>
            <w:rFonts w:hint="eastAsia"/>
            <w:b w:val="0"/>
            <w:sz w:val="24"/>
            <w:lang w:eastAsia="zh"/>
            <w:woUserID w:val="2"/>
          </w:rPr>
          <w:t>容量</w:t>
        </w:r>
      </w:ins>
      <w:ins w:id="217" w:author="白日梦想家" w:date="2026-10-02T20:49:08Z">
        <w:r>
          <w:rPr>
            <w:rFonts w:hint="eastAsia"/>
            <w:b w:val="0"/>
            <w:sz w:val="24"/>
            <w:lang w:eastAsia="zh"/>
            <w:woUserID w:val="2"/>
          </w:rPr>
          <w:t>项目</w:t>
        </w:r>
      </w:ins>
      <w:del w:id="218" w:author="白日梦想家" w:date="2026-10-02T20:49:02Z">
        <w:r>
          <w:rPr>
            <w:rFonts w:ascii="Times New Roman" w:hAnsi="Times New Roman" w:eastAsia="方正仿宋_GBK"/>
            <w:b w:val="0"/>
            <w:sz w:val="24"/>
          </w:rPr>
          <w:delText>主变</w:delText>
        </w:r>
      </w:del>
      <w:del w:id="219" w:author="白日梦想家" w:date="2026-10-02T20:48:52Z">
        <w:r>
          <w:rPr>
            <w:rFonts w:ascii="Times New Roman" w:hAnsi="Times New Roman" w:eastAsia="方正仿宋_GBK"/>
            <w:b w:val="0"/>
            <w:sz w:val="24"/>
          </w:rPr>
          <w:delText>采购有效</w:delText>
        </w:r>
      </w:del>
      <w:ins w:id="220" w:author="白日梦想家" w:date="2026-10-02T20:49:26Z">
        <w:r>
          <w:rPr>
            <w:rFonts w:hint="eastAsia"/>
            <w:b w:val="0"/>
            <w:sz w:val="24"/>
            <w:lang w:eastAsia="zh"/>
            <w:woUserID w:val="2"/>
          </w:rPr>
          <w:t>归一</w:t>
        </w:r>
      </w:ins>
      <w:ins w:id="221" w:author="白日梦想家" w:date="2026-10-02T20:49:33Z">
        <w:r>
          <w:rPr>
            <w:rFonts w:hint="eastAsia"/>
            <w:b w:val="0"/>
            <w:sz w:val="24"/>
            <w:lang w:eastAsia="zh"/>
            <w:woUserID w:val="2"/>
          </w:rPr>
          <w:t>后的</w:t>
        </w:r>
      </w:ins>
      <w:ins w:id="222" w:author="白日梦想家" w:date="2026-10-02T20:49:35Z">
        <w:r>
          <w:rPr>
            <w:rFonts w:hint="eastAsia"/>
            <w:b w:val="0"/>
            <w:sz w:val="24"/>
            <w:lang w:eastAsia="zh"/>
            <w:woUserID w:val="2"/>
          </w:rPr>
          <w:t>成本</w:t>
        </w:r>
      </w:ins>
      <w:del w:id="223" w:author="白日梦想家" w:date="2026-10-02T20:49:25Z">
        <w:r>
          <w:rPr>
            <w:rFonts w:ascii="Times New Roman" w:hAnsi="Times New Roman" w:eastAsia="方正仿宋_GBK"/>
            <w:b w:val="0"/>
            <w:sz w:val="24"/>
          </w:rPr>
          <w:delText>MW</w:delText>
        </w:r>
      </w:del>
      <w:del w:id="224" w:author="白日梦想家" w:date="2026-10-02T20:49:36Z">
        <w:r>
          <w:rPr>
            <w:rFonts w:ascii="Times New Roman" w:hAnsi="Times New Roman" w:eastAsia="方正仿宋_GBK"/>
            <w:b w:val="0"/>
            <w:sz w:val="24"/>
          </w:rPr>
          <w:delText>费用</w:delText>
        </w:r>
      </w:del>
      <w:r>
        <w:rPr>
          <w:rFonts w:ascii="Times New Roman" w:hAnsi="Times New Roman" w:eastAsia="方正仿宋_GBK"/>
          <w:b w:val="0"/>
          <w:sz w:val="24"/>
        </w:rPr>
        <w:t>与线路</w:t>
      </w:r>
      <w:ins w:id="225" w:author="白日梦想家" w:date="2026-10-02T20:49:49Z">
        <w:r>
          <w:rPr>
            <w:rFonts w:hint="eastAsia"/>
            <w:b w:val="0"/>
            <w:sz w:val="24"/>
            <w:lang w:eastAsia="zh"/>
            <w:woUserID w:val="2"/>
          </w:rPr>
          <w:t>工程</w:t>
        </w:r>
      </w:ins>
      <w:ins w:id="226" w:author="白日梦想家" w:date="2026-10-02T20:49:50Z">
        <w:r>
          <w:rPr>
            <w:rFonts w:hint="eastAsia"/>
            <w:b w:val="0"/>
            <w:sz w:val="24"/>
            <w:lang w:eastAsia="zh"/>
            <w:woUserID w:val="2"/>
          </w:rPr>
          <w:t>归一</w:t>
        </w:r>
      </w:ins>
      <w:ins w:id="227" w:author="白日梦想家" w:date="2026-10-02T20:49:51Z">
        <w:r>
          <w:rPr>
            <w:rFonts w:hint="eastAsia"/>
            <w:b w:val="0"/>
            <w:sz w:val="24"/>
            <w:lang w:eastAsia="zh"/>
            <w:woUserID w:val="2"/>
          </w:rPr>
          <w:t>后的</w:t>
        </w:r>
      </w:ins>
      <w:ins w:id="228" w:author="白日梦想家" w:date="2026-10-02T20:49:52Z">
        <w:r>
          <w:rPr>
            <w:rFonts w:hint="eastAsia"/>
            <w:b w:val="0"/>
            <w:sz w:val="24"/>
            <w:lang w:eastAsia="zh"/>
            <w:woUserID w:val="2"/>
          </w:rPr>
          <w:t>成本</w:t>
        </w:r>
      </w:ins>
      <w:del w:id="229" w:author="白日梦想家" w:date="2026-10-02T20:49:41Z">
        <w:r>
          <w:rPr>
            <w:rFonts w:ascii="Times New Roman" w:hAnsi="Times New Roman" w:eastAsia="方正仿宋_GBK"/>
            <w:b w:val="0"/>
            <w:sz w:val="24"/>
          </w:rPr>
          <w:delText>可转</w:delText>
        </w:r>
      </w:del>
      <w:del w:id="230" w:author="白日梦想家" w:date="2026-10-02T20:49:42Z">
        <w:r>
          <w:rPr>
            <w:rFonts w:ascii="Times New Roman" w:hAnsi="Times New Roman" w:eastAsia="方正仿宋_GBK"/>
            <w:b w:val="0"/>
            <w:sz w:val="24"/>
          </w:rPr>
          <w:delText>任务</w:delText>
        </w:r>
      </w:del>
      <w:del w:id="231" w:author="白日梦想家" w:date="2026-10-02T20:49:45Z">
        <w:r>
          <w:rPr>
            <w:rFonts w:ascii="Times New Roman" w:hAnsi="Times New Roman" w:eastAsia="方正仿宋_GBK"/>
            <w:b w:val="0"/>
            <w:sz w:val="24"/>
          </w:rPr>
          <w:delText>MW</w:delText>
        </w:r>
      </w:del>
      <w:del w:id="232" w:author="白日梦想家" w:date="2026-10-02T20:49:53Z">
        <w:r>
          <w:rPr>
            <w:rFonts w:ascii="Times New Roman" w:hAnsi="Times New Roman" w:eastAsia="方正仿宋_GBK"/>
            <w:b w:val="0"/>
            <w:sz w:val="24"/>
          </w:rPr>
          <w:delText>费用</w:delText>
        </w:r>
      </w:del>
      <w:r>
        <w:rPr>
          <w:rFonts w:ascii="Times New Roman" w:hAnsi="Times New Roman" w:eastAsia="方正仿宋_GBK"/>
          <w:b w:val="0"/>
          <w:sz w:val="24"/>
        </w:rPr>
        <w:t>之比记为</w:t>
      </w:r>
      <m:oMath>
        <m:sSub>
          <m:sSubPr/>
          <m:e>
            <m:r>
              <m:rPr/>
              <m:t>k</m:t>
            </m:r>
          </m:e>
          <m:sub>
            <m:r>
              <m:rPr/>
              <m:t>TL</m:t>
            </m:r>
          </m:sub>
        </m:sSub>
      </m:oMath>
      <w:r>
        <w:rPr>
          <w:rFonts w:ascii="Times New Roman" w:hAnsi="Times New Roman" w:eastAsia="方正仿宋_GBK"/>
          <w:b w:val="0"/>
          <w:sz w:val="24"/>
        </w:rPr>
        <w:t>。式（4-7）对应本研究参考规模，主变系数来自实际替换工程，线路价格及有效任务取前述情景[7][86]。</w:t>
      </w:r>
    </w:p>
    <w:tbl>
      <w:tblPr>
        <w:tblStyle w:val="25"/>
        <w:tblW w:w="83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
        <w:gridCol w:w="6838"/>
        <w:gridCol w:w="737"/>
      </w:tblGrid>
      <w:tr w14:paraId="34AE6A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37" w:type="dxa"/>
            <w:tcMar>
              <w:left w:w="0" w:type="dxa"/>
              <w:right w:w="0" w:type="dxa"/>
            </w:tcMar>
            <w:vAlign w:val="center"/>
          </w:tcPr>
          <w:p w14:paraId="3D91A5BE">
            <w:pPr>
              <w:spacing w:before="0" w:after="0"/>
              <w:ind w:firstLine="0" w:firstLineChars="0"/>
            </w:pPr>
          </w:p>
        </w:tc>
        <w:tc>
          <w:tcPr>
            <w:tcW w:w="6838" w:type="dxa"/>
            <w:tcMar>
              <w:left w:w="0" w:type="dxa"/>
              <w:right w:w="0" w:type="dxa"/>
            </w:tcMar>
            <w:vAlign w:val="center"/>
          </w:tcPr>
          <w:p w14:paraId="6E98AE4E">
            <w:pPr>
              <w:pStyle w:val="2"/>
              <w:keepNext/>
              <w:spacing w:before="100" w:after="100" w:line="276" w:lineRule="auto"/>
              <w:ind w:firstLine="0" w:firstLineChars="0"/>
              <w:jc w:val="center"/>
            </w:pPr>
            <m:oMathPara>
              <m:oMathParaPr>
                <m:jc m:val="center"/>
              </m:oMathParaPr>
              <m:oMath>
                <m:sSub>
                  <m:sSubPr/>
                  <m:e>
                    <m:r>
                      <m:rPr/>
                      <m:t>k</m:t>
                    </m:r>
                  </m:e>
                  <m:sub>
                    <m:r>
                      <m:rPr/>
                      <m:t>TL</m:t>
                    </m:r>
                  </m:sub>
                </m:sSub>
                <m:r>
                  <m:rPr/>
                  <m:t>=</m:t>
                </m:r>
                <m:f>
                  <m:fPr/>
                  <m:num>
                    <m:sSub>
                      <m:sSubPr/>
                      <m:e>
                        <m:r>
                          <m:rPr/>
                          <m:t>c</m:t>
                        </m:r>
                      </m:e>
                      <m:sub>
                        <m:r>
                          <m:rPr/>
                          <m:t>T</m:t>
                        </m:r>
                      </m:sub>
                    </m:sSub>
                    <m:r>
                      <m:rPr/>
                      <m:t>/0.95</m:t>
                    </m:r>
                  </m:num>
                  <m:den>
                    <m:sSub>
                      <m:sSubPr/>
                      <m:e>
                        <m:r>
                          <m:rPr/>
                          <m:t>I</m:t>
                        </m:r>
                      </m:e>
                      <m:sub>
                        <m:r>
                          <m:rPr/>
                          <m:t>L</m:t>
                        </m:r>
                      </m:sub>
                    </m:sSub>
                    <m:r>
                      <m:rPr/>
                      <m:t>/</m:t>
                    </m:r>
                    <m:sSub>
                      <m:sSubPr/>
                      <m:e>
                        <m:r>
                          <m:rPr/>
                          <m:t>F</m:t>
                        </m:r>
                      </m:e>
                      <m:sub>
                        <m:r>
                          <m:rPr/>
                          <m:t>L</m:t>
                        </m:r>
                      </m:sub>
                    </m:sSub>
                  </m:den>
                </m:f>
                <m:r>
                  <m:rPr/>
                  <m:t>=</m:t>
                </m:r>
                <m:f>
                  <m:fPr/>
                  <m:num>
                    <m:r>
                      <m:rPr/>
                      <m:t>16.57/0.95</m:t>
                    </m:r>
                  </m:num>
                  <m:den>
                    <m:r>
                      <m:rPr/>
                      <m:t>106.80/7.49</m:t>
                    </m:r>
                  </m:den>
                </m:f>
                <m:r>
                  <m:rPr/>
                  <m:t>≈1.22.</m:t>
                </m:r>
              </m:oMath>
            </m:oMathPara>
          </w:p>
        </w:tc>
        <w:tc>
          <w:tcPr>
            <w:tcW w:w="737" w:type="dxa"/>
            <w:tcMar>
              <w:left w:w="0" w:type="dxa"/>
              <w:right w:w="0" w:type="dxa"/>
            </w:tcMar>
            <w:vAlign w:val="center"/>
          </w:tcPr>
          <w:p w14:paraId="185196E4">
            <w:pPr>
              <w:spacing w:before="0" w:after="0"/>
              <w:ind w:firstLine="0" w:firstLineChars="0"/>
              <w:jc w:val="right"/>
            </w:pPr>
            <w:r>
              <w:rPr>
                <w:rFonts w:ascii="Times New Roman" w:hAnsi="Times New Roman" w:eastAsia="方正仿宋_GBK"/>
                <w:b w:val="0"/>
                <w:sz w:val="18"/>
              </w:rPr>
              <w:t>（4-7）</w:t>
            </w:r>
          </w:p>
        </w:tc>
      </w:tr>
    </w:tbl>
    <w:p w14:paraId="2BE3AA56">
      <w:pPr>
        <w:widowControl/>
        <w:spacing w:before="0" w:after="0" w:line="300" w:lineRule="auto"/>
        <w:ind w:firstLine="480"/>
        <w:jc w:val="both"/>
      </w:pPr>
      <w:r>
        <w:rPr>
          <w:rFonts w:ascii="Times New Roman" w:hAnsi="Times New Roman" w:eastAsia="方正仿宋_GBK"/>
          <w:b w:val="0"/>
          <w:sz w:val="24"/>
        </w:rPr>
        <w:t>式中，</w:t>
      </w:r>
      <m:oMath>
        <m:sSub>
          <m:sSubPr/>
          <m:e>
            <m:r>
              <m:rPr/>
              <m:t>k</m:t>
            </m:r>
          </m:e>
          <m:sub>
            <m:r>
              <m:rPr/>
              <m:t>TL</m:t>
            </m:r>
          </m:sub>
        </m:sSub>
      </m:oMath>
      <w:r>
        <w:rPr>
          <w:rFonts w:ascii="Times New Roman" w:hAnsi="Times New Roman" w:eastAsia="方正仿宋_GBK"/>
          <w:b w:val="0"/>
          <w:sz w:val="24"/>
        </w:rPr>
        <w:t>为主变与线路成本比，无量纲；</w:t>
      </w:r>
      <m:oMath>
        <m:sSub>
          <m:sSubPr/>
          <m:e>
            <m:r>
              <m:rPr/>
              <m:t>F</m:t>
            </m:r>
          </m:e>
          <m:sub>
            <m:r>
              <m:rPr/>
              <m:t>L</m:t>
            </m:r>
          </m:sub>
        </m:sSub>
      </m:oMath>
      <w:r>
        <w:rPr>
          <w:rFonts w:ascii="Times New Roman" w:hAnsi="Times New Roman" w:eastAsia="方正仿宋_GBK"/>
          <w:b w:val="0"/>
          <w:sz w:val="24"/>
        </w:rPr>
        <w:t>为单项目可转负荷，取7.49 MW；</w:t>
      </w:r>
      <m:oMath>
        <m:sSub>
          <m:sSubPr/>
          <m:e>
            <m:r>
              <m:rPr/>
              <m:t>I</m:t>
            </m:r>
          </m:e>
          <m:sub>
            <m:r>
              <m:rPr/>
              <m:t>L</m:t>
            </m:r>
          </m:sub>
        </m:sSub>
      </m:oMath>
      <w:r>
        <w:rPr>
          <w:rFonts w:ascii="Times New Roman" w:hAnsi="Times New Roman" w:eastAsia="方正仿宋_GBK"/>
          <w:b w:val="0"/>
          <w:sz w:val="24"/>
        </w:rPr>
        <w:t>为单项目投资，单位万元；</w:t>
      </w:r>
      <m:oMath>
        <m:sSub>
          <m:sSubPr/>
          <m:e>
            <m:r>
              <m:rPr/>
              <m:t>c</m:t>
            </m:r>
          </m:e>
          <m:sub>
            <m:r>
              <m:rPr/>
              <m:t>T</m:t>
            </m:r>
          </m:sub>
        </m:sSub>
      </m:oMath>
      <w:r>
        <w:rPr>
          <w:rFonts w:ascii="Times New Roman" w:hAnsi="Times New Roman" w:eastAsia="方正仿宋_GBK"/>
          <w:b w:val="0"/>
          <w:sz w:val="24"/>
        </w:rPr>
        <w:t>为主变采购容量投资系数，0.95为功率因数。</w:t>
      </w:r>
    </w:p>
    <w:p w14:paraId="0A1AFDB0">
      <w:pPr>
        <w:pStyle w:val="2"/>
        <w:widowControl/>
        <w:spacing w:before="0" w:after="0" w:line="300" w:lineRule="auto"/>
        <w:ind w:firstLine="480"/>
        <w:jc w:val="both"/>
      </w:pPr>
      <w:r>
        <w:rPr>
          <w:rFonts w:ascii="Times New Roman" w:hAnsi="Times New Roman" w:eastAsia="方正仿宋_GBK"/>
          <w:b w:val="0"/>
          <w:sz w:val="24"/>
        </w:rPr>
        <w:t>主变分母表达</w:t>
      </w:r>
      <w:ins w:id="233" w:author="白日梦想家" w:date="2026-10-02T20:50:14Z">
        <w:r>
          <w:rPr>
            <w:rFonts w:hint="eastAsia"/>
            <w:b w:val="0"/>
            <w:sz w:val="24"/>
            <w:lang w:eastAsia="zh"/>
            <w:woUserID w:val="2"/>
          </w:rPr>
          <w:t>新增</w:t>
        </w:r>
      </w:ins>
      <w:del w:id="234" w:author="白日梦想家" w:date="2026-10-02T20:50:10Z">
        <w:r>
          <w:rPr>
            <w:rFonts w:ascii="Times New Roman" w:hAnsi="Times New Roman" w:eastAsia="方正仿宋_GBK"/>
            <w:b w:val="0"/>
            <w:sz w:val="24"/>
          </w:rPr>
          <w:delText>采购</w:delText>
        </w:r>
      </w:del>
      <w:r>
        <w:rPr>
          <w:rFonts w:ascii="Times New Roman" w:hAnsi="Times New Roman" w:eastAsia="方正仿宋_GBK"/>
          <w:b w:val="0"/>
          <w:sz w:val="24"/>
        </w:rPr>
        <w:t>容量，线路分母表达可转负荷，</w:t>
      </w:r>
      <w:del w:id="235" w:author="白日梦想家" w:date="2026-10-02T20:50:31Z">
        <w:r>
          <w:rPr>
            <w:rFonts w:ascii="Times New Roman" w:hAnsi="Times New Roman" w:eastAsia="方正仿宋_GBK"/>
            <w:b w:val="0"/>
            <w:sz w:val="24"/>
          </w:rPr>
          <w:delText>二者的服务机制不同。</w:delText>
        </w:r>
      </w:del>
      <w:del w:id="236" w:author="白日梦想家" w:date="2026-10-02T20:50:32Z">
        <w:r>
          <w:rPr>
            <w:rFonts w:ascii="Times New Roman" w:hAnsi="Times New Roman" w:eastAsia="方正仿宋_GBK"/>
            <w:b w:val="0"/>
            <w:sz w:val="24"/>
          </w:rPr>
          <w:delText>该</w:delText>
        </w:r>
      </w:del>
      <w:r>
        <w:rPr>
          <w:rFonts w:ascii="Times New Roman" w:hAnsi="Times New Roman" w:eastAsia="方正仿宋_GBK"/>
          <w:b w:val="0"/>
          <w:sz w:val="24"/>
        </w:rPr>
        <w:t>比例作为相对价格参数，不可直接写成主变与联络的等效效率，也不用于代数推导容载比上限。实际站级约束决定这些措施能否替代。</w:t>
      </w:r>
    </w:p>
    <w:p w14:paraId="31C03F38">
      <w:pPr>
        <w:pStyle w:val="2"/>
        <w:widowControl/>
        <w:spacing w:before="0" w:after="0" w:line="300" w:lineRule="auto"/>
        <w:ind w:firstLine="480"/>
        <w:jc w:val="both"/>
      </w:pPr>
      <w:r>
        <w:rPr>
          <w:rFonts w:ascii="Times New Roman" w:hAnsi="Times New Roman" w:eastAsia="方正仿宋_GBK"/>
          <w:b w:val="0"/>
          <w:sz w:val="24"/>
        </w:rPr>
        <w:t>线路价格乘以0.75或1.25时，主变价格保持，比例相对于基准分别变为1/0.75与1/1.25。联络容量、负荷和候选集合不因改变价格而变化。这样可以将价格影响与技术能力影响分开观察。</w:t>
      </w:r>
    </w:p>
    <w:p w14:paraId="71D9D967">
      <w:pPr>
        <w:pStyle w:val="5"/>
        <w:keepNext/>
        <w:numPr>
          <w:ilvl w:val="0"/>
          <w:numId w:val="0"/>
        </w:numPr>
        <w:spacing w:before="160" w:after="120" w:line="360" w:lineRule="auto"/>
        <w:ind w:firstLine="0"/>
      </w:pPr>
      <w:bookmarkStart w:id="150" w:name="主变与储能成本比例"/>
      <w:r>
        <w:rPr>
          <w:rFonts w:ascii="Times New Roman" w:hAnsi="Times New Roman" w:eastAsia="方正仿宋_GBK"/>
          <w:b/>
          <w:sz w:val="26"/>
        </w:rPr>
        <w:t>4.5.2 主变与储能成本比例</w:t>
      </w:r>
      <w:bookmarkEnd w:id="150"/>
    </w:p>
    <w:p w14:paraId="1560FA6F">
      <w:pPr>
        <w:widowControl/>
        <w:spacing w:before="0" w:after="0" w:line="240" w:lineRule="auto"/>
        <w:ind w:firstLine="0"/>
        <w:jc w:val="left"/>
        <w:pPrChange w:id="237" w:author="白日梦想家" w:date="2026-10-02T20:51:02Z">
          <w:pPr>
            <w:widowControl/>
            <w:spacing w:before="0" w:after="0" w:line="300" w:lineRule="auto"/>
            <w:ind w:firstLine="480"/>
            <w:jc w:val="both"/>
          </w:pPr>
        </w:pPrChange>
      </w:pPr>
      <w:ins w:id="238" w:author="白日梦想家" w:date="2026-10-02T20:50:57Z">
        <w:r>
          <w:rPr>
            <w:rFonts w:hint="eastAsia"/>
            <w:b w:val="0"/>
            <w:sz w:val="24"/>
            <w:lang w:eastAsia="zh"/>
            <w:woUserID w:val="2"/>
          </w:rPr>
          <w:t>容量项目归一后的成本</w:t>
        </w:r>
      </w:ins>
      <w:del w:id="239" w:author="白日梦想家" w:date="2026-10-02T20:50:57Z">
        <w:r>
          <w:rPr>
            <w:rFonts w:ascii="Times New Roman" w:hAnsi="Times New Roman" w:eastAsia="方正仿宋_GBK"/>
            <w:b w:val="0"/>
            <w:sz w:val="24"/>
            <w:woUserID w:val="2"/>
          </w:rPr>
          <w:delText>主变采购有效MW费用</w:delText>
        </w:r>
      </w:del>
      <w:r>
        <w:rPr>
          <w:rFonts w:ascii="Times New Roman" w:hAnsi="Times New Roman" w:eastAsia="方正仿宋_GBK"/>
          <w:b w:val="0"/>
          <w:sz w:val="24"/>
        </w:rPr>
        <w:t>与</w:t>
      </w:r>
      <m:oMath>
        <m:r>
          <m:rPr/>
          <m:t>d</m:t>
        </m:r>
      </m:oMath>
      <w:r>
        <w:rPr>
          <w:rFonts w:ascii="Times New Roman" w:hAnsi="Times New Roman" w:eastAsia="方正仿宋_GBK"/>
          <w:b w:val="0"/>
          <w:sz w:val="24"/>
        </w:rPr>
        <w:t>小时储能</w:t>
      </w:r>
      <w:ins w:id="240" w:author="白日梦想家" w:date="2026-10-02T20:51:15Z">
        <w:r>
          <w:rPr>
            <w:rFonts w:hint="eastAsia"/>
            <w:b w:val="0"/>
            <w:sz w:val="24"/>
            <w:lang w:eastAsia="zh"/>
            <w:woUserID w:val="2"/>
          </w:rPr>
          <w:t>归一后</w:t>
        </w:r>
      </w:ins>
      <w:ins w:id="241" w:author="白日梦想家" w:date="2026-10-02T20:51:16Z">
        <w:r>
          <w:rPr>
            <w:rFonts w:hint="eastAsia"/>
            <w:b w:val="0"/>
            <w:sz w:val="24"/>
            <w:lang w:eastAsia="zh"/>
            <w:woUserID w:val="2"/>
          </w:rPr>
          <w:t>的</w:t>
        </w:r>
      </w:ins>
      <w:ins w:id="242" w:author="白日梦想家" w:date="2026-10-02T20:51:17Z">
        <w:r>
          <w:rPr>
            <w:rFonts w:hint="eastAsia"/>
            <w:b w:val="0"/>
            <w:sz w:val="24"/>
            <w:lang w:eastAsia="zh"/>
            <w:woUserID w:val="2"/>
          </w:rPr>
          <w:t>成本</w:t>
        </w:r>
      </w:ins>
      <w:del w:id="243" w:author="白日梦想家" w:date="2026-10-02T20:51:14Z">
        <w:r>
          <w:rPr>
            <w:rFonts w:ascii="Times New Roman" w:hAnsi="Times New Roman" w:eastAsia="方正仿宋_GBK"/>
            <w:b w:val="0"/>
            <w:sz w:val="24"/>
          </w:rPr>
          <w:delText>有效MW费用</w:delText>
        </w:r>
      </w:del>
      <w:r>
        <w:rPr>
          <w:rFonts w:ascii="Times New Roman" w:hAnsi="Times New Roman" w:eastAsia="方正仿宋_GBK"/>
          <w:b w:val="0"/>
          <w:sz w:val="24"/>
        </w:rPr>
        <w:t>之比记为</w:t>
      </w:r>
      <m:oMath>
        <m:sSub>
          <m:sSubPr/>
          <m:e>
            <m:r>
              <m:rPr/>
              <m:t>k</m:t>
            </m:r>
          </m:e>
          <m:sub>
            <m:r>
              <m:rPr/>
              <m:t>TB</m:t>
            </m:r>
          </m:sub>
        </m:sSub>
        <m:r>
          <m:rPr/>
          <m:t>(d)</m:t>
        </m:r>
      </m:oMath>
      <w:r>
        <w:rPr>
          <w:rFonts w:ascii="Times New Roman" w:hAnsi="Times New Roman" w:eastAsia="方正仿宋_GBK"/>
          <w:b w:val="0"/>
          <w:sz w:val="24"/>
        </w:rPr>
        <w:t>。式（4-8）以10柜包为尺度，使持续时间明确进入比例。</w:t>
      </w:r>
    </w:p>
    <w:tbl>
      <w:tblPr>
        <w:tblStyle w:val="25"/>
        <w:tblW w:w="83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
        <w:gridCol w:w="6838"/>
        <w:gridCol w:w="737"/>
      </w:tblGrid>
      <w:tr w14:paraId="2B5E0B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37" w:type="dxa"/>
            <w:tcMar>
              <w:left w:w="0" w:type="dxa"/>
              <w:right w:w="0" w:type="dxa"/>
            </w:tcMar>
            <w:vAlign w:val="center"/>
          </w:tcPr>
          <w:p w14:paraId="11EC3C6B">
            <w:pPr>
              <w:spacing w:before="0" w:after="0"/>
              <w:ind w:firstLine="0" w:firstLineChars="0"/>
            </w:pPr>
          </w:p>
        </w:tc>
        <w:tc>
          <w:tcPr>
            <w:tcW w:w="6838" w:type="dxa"/>
            <w:tcMar>
              <w:left w:w="0" w:type="dxa"/>
              <w:right w:w="0" w:type="dxa"/>
            </w:tcMar>
            <w:vAlign w:val="center"/>
          </w:tcPr>
          <w:p w14:paraId="0DAAC21F">
            <w:pPr>
              <w:pStyle w:val="2"/>
              <w:keepNext/>
              <w:spacing w:before="100" w:after="100" w:line="276" w:lineRule="auto"/>
              <w:ind w:firstLine="0" w:firstLineChars="0"/>
              <w:jc w:val="center"/>
            </w:pPr>
            <m:oMathPara>
              <m:oMathParaPr>
                <m:jc m:val="center"/>
              </m:oMathParaPr>
              <m:oMath>
                <m:sSub>
                  <m:sSubPr/>
                  <m:e>
                    <m:r>
                      <m:rPr/>
                      <m:t>k</m:t>
                    </m:r>
                  </m:e>
                  <m:sub>
                    <m:r>
                      <m:rPr/>
                      <m:t>TB</m:t>
                    </m:r>
                  </m:sub>
                </m:sSub>
                <m:r>
                  <m:rPr/>
                  <m:t>(d)=</m:t>
                </m:r>
                <m:f>
                  <m:fPr/>
                  <m:num>
                    <m:sSub>
                      <m:sSubPr/>
                      <m:e>
                        <m:r>
                          <m:rPr/>
                          <m:t>c</m:t>
                        </m:r>
                      </m:e>
                      <m:sub>
                        <m:r>
                          <m:rPr/>
                          <m:t>T</m:t>
                        </m:r>
                      </m:sub>
                    </m:sSub>
                    <m:r>
                      <m:rPr/>
                      <m:t>/0.95</m:t>
                    </m:r>
                  </m:num>
                  <m:den>
                    <m:r>
                      <m:rPr/>
                      <m:t>210.46/B(10,d)</m:t>
                    </m:r>
                  </m:den>
                </m:f>
                <m:r>
                  <m:rPr/>
                  <m:t>.</m:t>
                </m:r>
              </m:oMath>
            </m:oMathPara>
          </w:p>
        </w:tc>
        <w:tc>
          <w:tcPr>
            <w:tcW w:w="737" w:type="dxa"/>
            <w:tcMar>
              <w:left w:w="0" w:type="dxa"/>
              <w:right w:w="0" w:type="dxa"/>
            </w:tcMar>
            <w:vAlign w:val="center"/>
          </w:tcPr>
          <w:p w14:paraId="42D1F52C">
            <w:pPr>
              <w:spacing w:before="0" w:after="0"/>
              <w:ind w:firstLine="0" w:firstLineChars="0"/>
              <w:jc w:val="right"/>
            </w:pPr>
            <w:r>
              <w:rPr>
                <w:rFonts w:ascii="Times New Roman" w:hAnsi="Times New Roman" w:eastAsia="方正仿宋_GBK"/>
                <w:b w:val="0"/>
                <w:sz w:val="18"/>
              </w:rPr>
              <w:t>（4-8）</w:t>
            </w:r>
          </w:p>
        </w:tc>
      </w:tr>
    </w:tbl>
    <w:p w14:paraId="44873A1F">
      <w:pPr>
        <w:widowControl/>
        <w:spacing w:before="0" w:after="0" w:line="300" w:lineRule="auto"/>
        <w:ind w:firstLine="480"/>
        <w:jc w:val="both"/>
      </w:pPr>
      <w:r>
        <w:rPr>
          <w:rFonts w:ascii="Times New Roman" w:hAnsi="Times New Roman" w:eastAsia="方正仿宋_GBK"/>
          <w:b w:val="0"/>
          <w:sz w:val="24"/>
        </w:rPr>
        <w:t>式中，</w:t>
      </w:r>
      <m:oMath>
        <m:sSub>
          <m:sSubPr/>
          <m:e>
            <m:r>
              <m:rPr/>
              <m:t>k</m:t>
            </m:r>
          </m:e>
          <m:sub>
            <m:r>
              <m:rPr/>
              <m:t>TB</m:t>
            </m:r>
          </m:sub>
        </m:sSub>
        <m:r>
          <m:rPr/>
          <m:t>(d)</m:t>
        </m:r>
      </m:oMath>
      <w:r>
        <w:rPr>
          <w:rFonts w:ascii="Times New Roman" w:hAnsi="Times New Roman" w:eastAsia="方正仿宋_GBK"/>
          <w:b w:val="0"/>
          <w:sz w:val="24"/>
        </w:rPr>
        <w:t>为持续</w:t>
      </w:r>
      <m:oMath>
        <m:r>
          <m:rPr/>
          <m:t>d</m:t>
        </m:r>
      </m:oMath>
      <w:r>
        <w:rPr>
          <w:rFonts w:ascii="Times New Roman" w:hAnsi="Times New Roman" w:eastAsia="方正仿宋_GBK"/>
          <w:b w:val="0"/>
          <w:sz w:val="24"/>
        </w:rPr>
        <w:t>小时的主变与储能成本比</w:t>
      </w:r>
      <w:del w:id="244" w:author="白日梦想家" w:date="2026-10-02T20:51:26Z">
        <w:r>
          <w:rPr>
            <w:rFonts w:ascii="Times New Roman" w:hAnsi="Times New Roman" w:eastAsia="方正仿宋_GBK"/>
            <w:b w:val="0"/>
            <w:sz w:val="24"/>
          </w:rPr>
          <w:delText>，无量纲</w:delText>
        </w:r>
      </w:del>
      <w:r>
        <w:rPr>
          <w:rFonts w:ascii="Times New Roman" w:hAnsi="Times New Roman" w:eastAsia="方正仿宋_GBK"/>
          <w:b w:val="0"/>
          <w:sz w:val="24"/>
        </w:rPr>
        <w:t>；</w:t>
      </w:r>
      <m:oMath>
        <m:r>
          <m:rPr/>
          <m:t>B(10,d)</m:t>
        </m:r>
      </m:oMath>
      <w:r>
        <w:rPr>
          <w:rFonts w:ascii="Times New Roman" w:hAnsi="Times New Roman" w:eastAsia="方正仿宋_GBK"/>
          <w:b w:val="0"/>
          <w:sz w:val="24"/>
        </w:rPr>
        <w:t>为10柜包有效支撑功率，单位MW；210.46为该包参考投资，单位万元。</w:t>
      </w:r>
    </w:p>
    <w:p w14:paraId="524BA5D3">
      <w:pPr>
        <w:pStyle w:val="2"/>
        <w:widowControl/>
        <w:spacing w:before="0" w:after="0" w:line="300" w:lineRule="auto"/>
        <w:ind w:firstLine="480"/>
        <w:jc w:val="both"/>
      </w:pPr>
      <w:r>
        <w:rPr>
          <w:rFonts w:ascii="Times New Roman" w:hAnsi="Times New Roman" w:eastAsia="方正仿宋_GBK"/>
          <w:b w:val="0"/>
          <w:sz w:val="24"/>
        </w:rPr>
        <w:t xml:space="preserve">3 </w:t>
      </w:r>
      <m:oMath>
        <m:r>
          <m:rPr/>
          <m:t>h</m:t>
        </m:r>
      </m:oMath>
      <w:r>
        <w:rPr>
          <w:rFonts w:ascii="Times New Roman" w:hAnsi="Times New Roman" w:eastAsia="方正仿宋_GBK"/>
          <w:b w:val="0"/>
          <w:sz w:val="24"/>
        </w:rPr>
        <w:t>时，主变与储能成本比</w:t>
      </w:r>
      <m:oMath>
        <m:sSub>
          <m:sSubPr/>
          <m:e>
            <m:r>
              <m:rPr/>
              <m:t>k</m:t>
            </m:r>
          </m:e>
          <m:sub>
            <m:r>
              <m:rPr/>
              <m:t>TB</m:t>
            </m:r>
          </m:sub>
        </m:sSub>
      </m:oMath>
      <w:r>
        <w:rPr>
          <w:rFonts w:ascii="Times New Roman" w:hAnsi="Times New Roman" w:eastAsia="方正仿宋_GBK"/>
          <w:b w:val="0"/>
          <w:sz w:val="24"/>
        </w:rPr>
        <w:t xml:space="preserve">约0.06；2 h及以内约0.08，4 </w:t>
      </w:r>
      <m:oMath>
        <m:r>
          <m:rPr/>
          <m:t>h</m:t>
        </m:r>
      </m:oMath>
      <w:r>
        <w:rPr>
          <w:rFonts w:ascii="Times New Roman" w:hAnsi="Times New Roman" w:eastAsia="方正仿宋_GBK"/>
          <w:b w:val="0"/>
          <w:sz w:val="24"/>
        </w:rPr>
        <w:t>时约0.04。报告用3 h参考比例展示价格条件，实际寻优仍对每站正反向持续时间分别计算支撑系数。各站能量约束按本方向持续时间计算。</w:t>
      </w:r>
    </w:p>
    <w:p w14:paraId="3F7671B4">
      <w:pPr>
        <w:pStyle w:val="2"/>
        <w:widowControl/>
        <w:spacing w:before="0" w:after="0" w:line="300" w:lineRule="auto"/>
        <w:ind w:firstLine="480"/>
        <w:jc w:val="both"/>
      </w:pPr>
      <w:r>
        <w:rPr>
          <w:rFonts w:ascii="Times New Roman" w:hAnsi="Times New Roman" w:eastAsia="方正仿宋_GBK"/>
          <w:b w:val="0"/>
          <w:sz w:val="24"/>
        </w:rPr>
        <w:t>储能价格降低25%或50%时，主变与储能成本比</w:t>
      </w:r>
      <m:oMath>
        <m:sSub>
          <m:sSubPr/>
          <m:e>
            <m:r>
              <m:rPr/>
              <m:t>k</m:t>
            </m:r>
          </m:e>
          <m:sub>
            <m:r>
              <m:rPr/>
              <m:t>TB</m:t>
            </m:r>
          </m:sub>
        </m:sSub>
      </m:oMath>
      <w:r>
        <w:rPr>
          <w:rFonts w:ascii="Times New Roman" w:hAnsi="Times New Roman" w:eastAsia="方正仿宋_GBK"/>
          <w:b w:val="0"/>
          <w:sz w:val="24"/>
        </w:rPr>
        <w:t>相对于同持续时间基准分别增加到1.33倍或2倍；提高25%时降为0.80倍。初始投资与未来更新投资共同采用相同价格倍数，避免只降低首次购置而保留原更新成本，造成情景定义不一致。</w:t>
      </w:r>
    </w:p>
    <w:p w14:paraId="45A63188">
      <w:pPr>
        <w:pStyle w:val="5"/>
        <w:keepNext/>
        <w:numPr>
          <w:ilvl w:val="0"/>
          <w:numId w:val="0"/>
        </w:numPr>
        <w:spacing w:before="160" w:after="120" w:line="360" w:lineRule="auto"/>
        <w:ind w:firstLine="0"/>
      </w:pPr>
      <w:bookmarkStart w:id="151" w:name="初始投资比与全寿命比"/>
      <w:r>
        <w:rPr>
          <w:rFonts w:ascii="Times New Roman" w:hAnsi="Times New Roman" w:eastAsia="方正仿宋_GBK"/>
          <w:b/>
          <w:sz w:val="26"/>
        </w:rPr>
        <w:t>4.5.3 初始投资比与全寿命比</w:t>
      </w:r>
      <w:bookmarkEnd w:id="151"/>
    </w:p>
    <w:p w14:paraId="0BDD3583">
      <w:pPr>
        <w:widowControl/>
        <w:spacing w:before="0" w:after="0" w:line="300" w:lineRule="auto"/>
        <w:ind w:firstLine="480"/>
        <w:jc w:val="both"/>
      </w:pPr>
      <w:r>
        <w:rPr>
          <w:rFonts w:ascii="Times New Roman" w:hAnsi="Times New Roman" w:eastAsia="方正仿宋_GBK"/>
          <w:b w:val="0"/>
          <w:sz w:val="24"/>
        </w:rPr>
        <w:t>初始投资比适于说明工程规模和价格出处，全寿命比还受投运年份、运维及更新影响。对同一年投入的措施，可将各初始费用分别乘以相应现值因子，形成全寿命单位服务能力费用比。储能需要更新时，后者与初始比明显不同。</w:t>
      </w:r>
    </w:p>
    <w:tbl>
      <w:tblPr>
        <w:tblStyle w:val="25"/>
        <w:tblW w:w="83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
        <w:gridCol w:w="6838"/>
        <w:gridCol w:w="737"/>
      </w:tblGrid>
      <w:tr w14:paraId="46B87A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37" w:type="dxa"/>
            <w:tcMar>
              <w:left w:w="0" w:type="dxa"/>
              <w:right w:w="0" w:type="dxa"/>
            </w:tcMar>
            <w:vAlign w:val="center"/>
          </w:tcPr>
          <w:p w14:paraId="7EC1A184">
            <w:pPr>
              <w:spacing w:before="0" w:after="0"/>
              <w:ind w:firstLine="0" w:firstLineChars="0"/>
            </w:pPr>
          </w:p>
        </w:tc>
        <w:tc>
          <w:tcPr>
            <w:tcW w:w="6838" w:type="dxa"/>
            <w:tcMar>
              <w:left w:w="0" w:type="dxa"/>
              <w:right w:w="0" w:type="dxa"/>
            </w:tcMar>
            <w:vAlign w:val="center"/>
          </w:tcPr>
          <w:p w14:paraId="57222A6B">
            <w:pPr>
              <w:pStyle w:val="2"/>
              <w:keepNext/>
              <w:spacing w:before="100" w:after="100" w:line="276" w:lineRule="auto"/>
              <w:ind w:firstLine="0" w:firstLineChars="0"/>
              <w:jc w:val="center"/>
            </w:pPr>
            <m:oMathPara>
              <m:oMathParaPr>
                <m:jc m:val="center"/>
              </m:oMathParaPr>
              <m:oMath>
                <m:m>
                  <m:mPr>
                    <m:mcs>
                      <m:mc>
                        <m:mcPr>
                          <m:count m:val="1"/>
                          <m:mcJc m:val="right"/>
                        </m:mcPr>
                      </m:mc>
                      <m:mc>
                        <m:mcPr>
                          <m:count m:val="1"/>
                          <m:mcJc m:val="left"/>
                        </m:mcPr>
                      </m:mc>
                    </m:mcs>
                    <m:plcHide m:val="1"/>
                  </m:mPr>
                  <m:mr>
                    <m:e>
                      <m:sSubSup>
                        <m:sSubSupPr/>
                        <m:e>
                          <m:r>
                            <m:rPr/>
                            <m:t>k</m:t>
                          </m:r>
                        </m:e>
                        <m:sub>
                          <m:r>
                            <m:rPr/>
                            <m:t>TB</m:t>
                          </m:r>
                        </m:sub>
                        <m:sup>
                          <m:r>
                            <m:rPr>
                              <m:sty m:val="p"/>
                            </m:rPr>
                            <m:t>life</m:t>
                          </m:r>
                        </m:sup>
                      </m:sSubSup>
                      <m:r>
                        <m:rPr/>
                        <m:t>(y,d)</m:t>
                      </m:r>
                    </m:e>
                    <m:e>
                      <m:r>
                        <m:rPr/>
                        <m:t>=</m:t>
                      </m:r>
                      <m:sSub>
                        <m:sSubPr/>
                        <m:e>
                          <m:r>
                            <m:rPr/>
                            <m:t>k</m:t>
                          </m:r>
                        </m:e>
                        <m:sub>
                          <m:r>
                            <m:rPr/>
                            <m:t>TB</m:t>
                          </m:r>
                        </m:sub>
                      </m:sSub>
                      <m:r>
                        <m:rPr/>
                        <m:t>(d)</m:t>
                      </m:r>
                      <m:f>
                        <m:fPr/>
                        <m:num>
                          <m:sSub>
                            <m:sSubPr/>
                            <m:e>
                              <m:r>
                                <m:rPr/>
                                <m:t>A</m:t>
                              </m:r>
                            </m:e>
                            <m:sub>
                              <m:r>
                                <m:rPr/>
                                <m:t>T</m:t>
                              </m:r>
                            </m:sub>
                          </m:sSub>
                          <m:r>
                            <m:rPr/>
                            <m:t>(y)</m:t>
                          </m:r>
                        </m:num>
                        <m:den>
                          <m:sSub>
                            <m:sSubPr/>
                            <m:e>
                              <m:r>
                                <m:rPr/>
                                <m:t>A</m:t>
                              </m:r>
                            </m:e>
                            <m:sub>
                              <m:r>
                                <m:rPr/>
                                <m:t>B</m:t>
                              </m:r>
                            </m:sub>
                          </m:sSub>
                          <m:r>
                            <m:rPr/>
                            <m:t>(y)</m:t>
                          </m:r>
                        </m:den>
                      </m:f>
                    </m:e>
                  </m:mr>
                  <m:mr>
                    <m:e>
                      <m:sSubSup>
                        <m:sSubSupPr/>
                        <m:e>
                          <m:r>
                            <m:rPr/>
                            <m:t>k</m:t>
                          </m:r>
                        </m:e>
                        <m:sub>
                          <m:r>
                            <m:rPr/>
                            <m:t>TL</m:t>
                          </m:r>
                        </m:sub>
                        <m:sup>
                          <m:r>
                            <m:rPr>
                              <m:sty m:val="p"/>
                            </m:rPr>
                            <m:t>life</m:t>
                          </m:r>
                        </m:sup>
                      </m:sSubSup>
                      <m:r>
                        <m:rPr/>
                        <m:t>(y)</m:t>
                      </m:r>
                    </m:e>
                    <m:e>
                      <m:r>
                        <m:rPr/>
                        <m:t>=</m:t>
                      </m:r>
                      <m:sSub>
                        <m:sSubPr/>
                        <m:e>
                          <m:r>
                            <m:rPr/>
                            <m:t>k</m:t>
                          </m:r>
                        </m:e>
                        <m:sub>
                          <m:r>
                            <m:rPr/>
                            <m:t>TL</m:t>
                          </m:r>
                        </m:sub>
                      </m:sSub>
                      <m:f>
                        <m:fPr/>
                        <m:num>
                          <m:sSub>
                            <m:sSubPr/>
                            <m:e>
                              <m:r>
                                <m:rPr/>
                                <m:t>A</m:t>
                              </m:r>
                            </m:e>
                            <m:sub>
                              <m:r>
                                <m:rPr/>
                                <m:t>T</m:t>
                              </m:r>
                            </m:sub>
                          </m:sSub>
                          <m:r>
                            <m:rPr/>
                            <m:t>(y)</m:t>
                          </m:r>
                        </m:num>
                        <m:den>
                          <m:sSub>
                            <m:sSubPr/>
                            <m:e>
                              <m:r>
                                <m:rPr/>
                                <m:t>A</m:t>
                              </m:r>
                            </m:e>
                            <m:sub>
                              <m:r>
                                <m:rPr/>
                                <m:t>L</m:t>
                              </m:r>
                            </m:sub>
                          </m:sSub>
                          <m:r>
                            <m:rPr/>
                            <m:t>(y)</m:t>
                          </m:r>
                        </m:den>
                      </m:f>
                      <m:r>
                        <m:rPr/>
                        <m:t>.</m:t>
                      </m:r>
                    </m:e>
                  </m:mr>
                </m:m>
              </m:oMath>
            </m:oMathPara>
          </w:p>
        </w:tc>
        <w:tc>
          <w:tcPr>
            <w:tcW w:w="737" w:type="dxa"/>
            <w:tcMar>
              <w:left w:w="0" w:type="dxa"/>
              <w:right w:w="0" w:type="dxa"/>
            </w:tcMar>
            <w:vAlign w:val="center"/>
          </w:tcPr>
          <w:p w14:paraId="17D3EE1D">
            <w:pPr>
              <w:spacing w:before="0" w:after="0"/>
              <w:ind w:firstLine="0" w:firstLineChars="0"/>
              <w:jc w:val="right"/>
            </w:pPr>
            <w:r>
              <w:rPr>
                <w:rFonts w:ascii="Times New Roman" w:hAnsi="Times New Roman" w:eastAsia="方正仿宋_GBK"/>
                <w:b w:val="0"/>
                <w:sz w:val="18"/>
              </w:rPr>
              <w:t>（4-9）</w:t>
            </w:r>
          </w:p>
        </w:tc>
      </w:tr>
    </w:tbl>
    <w:p w14:paraId="5C0031BA">
      <w:pPr>
        <w:widowControl/>
        <w:spacing w:before="0" w:after="0" w:line="300" w:lineRule="auto"/>
        <w:ind w:firstLine="480"/>
        <w:jc w:val="both"/>
      </w:pPr>
      <w:r>
        <w:rPr>
          <w:rFonts w:ascii="Times New Roman" w:hAnsi="Times New Roman" w:eastAsia="方正仿宋_GBK"/>
          <w:b w:val="0"/>
          <w:sz w:val="24"/>
        </w:rPr>
        <w:t>式中，</w:t>
      </w:r>
      <m:oMath>
        <m:sSubSup>
          <m:sSubSupPr/>
          <m:e>
            <m:r>
              <m:rPr/>
              <m:t>k</m:t>
            </m:r>
          </m:e>
          <m:sub>
            <m:r>
              <m:rPr/>
              <m:t>TB</m:t>
            </m:r>
          </m:sub>
          <m:sup>
            <m:r>
              <m:rPr>
                <m:sty m:val="p"/>
              </m:rPr>
              <m:t>life</m:t>
            </m:r>
          </m:sup>
        </m:sSubSup>
      </m:oMath>
      <w:r>
        <w:rPr>
          <w:rFonts w:ascii="Times New Roman" w:hAnsi="Times New Roman" w:eastAsia="方正仿宋_GBK"/>
          <w:b w:val="0"/>
          <w:sz w:val="24"/>
        </w:rPr>
        <w:t>、</w:t>
      </w:r>
      <m:oMath>
        <m:sSubSup>
          <m:sSubSupPr/>
          <m:e>
            <m:r>
              <m:rPr/>
              <m:t>k</m:t>
            </m:r>
          </m:e>
          <m:sub>
            <m:r>
              <m:rPr/>
              <m:t>TL</m:t>
            </m:r>
          </m:sub>
          <m:sup>
            <m:r>
              <m:rPr>
                <m:sty m:val="p"/>
              </m:rPr>
              <m:t>life</m:t>
            </m:r>
          </m:sup>
        </m:sSubSup>
      </m:oMath>
      <w:r>
        <w:rPr>
          <w:rFonts w:ascii="Times New Roman" w:hAnsi="Times New Roman" w:eastAsia="方正仿宋_GBK"/>
          <w:b w:val="0"/>
          <w:sz w:val="24"/>
        </w:rPr>
        <w:t>分别为全寿命主变与储能、主变与线路单位能力</w:t>
      </w:r>
      <w:ins w:id="245" w:author="白日梦想家" w:date="2026-10-02T20:51:58Z">
        <w:r>
          <w:rPr>
            <w:rFonts w:hint="eastAsia"/>
            <w:b w:val="0"/>
            <w:sz w:val="24"/>
            <w:lang w:eastAsia="zh"/>
            <w:woUserID w:val="2"/>
          </w:rPr>
          <w:t>成本</w:t>
        </w:r>
      </w:ins>
      <w:del w:id="246" w:author="白日梦想家" w:date="2026-10-02T20:51:57Z">
        <w:r>
          <w:rPr>
            <w:rFonts w:ascii="Times New Roman" w:hAnsi="Times New Roman" w:eastAsia="方正仿宋_GBK"/>
            <w:b w:val="0"/>
            <w:sz w:val="24"/>
          </w:rPr>
          <w:delText>费用</w:delText>
        </w:r>
      </w:del>
      <w:r>
        <w:rPr>
          <w:rFonts w:ascii="Times New Roman" w:hAnsi="Times New Roman" w:eastAsia="方正仿宋_GBK"/>
          <w:b w:val="0"/>
          <w:sz w:val="24"/>
        </w:rPr>
        <w:t>比</w:t>
      </w:r>
      <w:del w:id="247" w:author="白日梦想家" w:date="2026-10-02T20:51:49Z">
        <w:r>
          <w:rPr>
            <w:rFonts w:ascii="Times New Roman" w:hAnsi="Times New Roman" w:eastAsia="方正仿宋_GBK"/>
            <w:b w:val="0"/>
            <w:sz w:val="24"/>
          </w:rPr>
          <w:delText>，无量纲</w:delText>
        </w:r>
      </w:del>
      <w:r>
        <w:rPr>
          <w:rFonts w:ascii="Times New Roman" w:hAnsi="Times New Roman" w:eastAsia="方正仿宋_GBK"/>
          <w:b w:val="0"/>
          <w:sz w:val="24"/>
        </w:rPr>
        <w:t>；</w:t>
      </w:r>
      <m:oMath>
        <m:sSub>
          <m:sSubPr/>
          <m:e>
            <m:r>
              <m:rPr/>
              <m:t>A</m:t>
            </m:r>
          </m:e>
          <m:sub>
            <m:r>
              <m:rPr/>
              <m:t>T</m:t>
            </m:r>
          </m:sub>
        </m:sSub>
        <m:r>
          <m:rPr/>
          <m:t>(y)</m:t>
        </m:r>
      </m:oMath>
      <w:r>
        <w:rPr>
          <w:rFonts w:ascii="Times New Roman" w:hAnsi="Times New Roman" w:eastAsia="方正仿宋_GBK"/>
          <w:b w:val="0"/>
          <w:sz w:val="24"/>
        </w:rPr>
        <w:t>、</w:t>
      </w:r>
      <m:oMath>
        <m:sSub>
          <m:sSubPr/>
          <m:e>
            <m:r>
              <m:rPr/>
              <m:t>A</m:t>
            </m:r>
          </m:e>
          <m:sub>
            <m:r>
              <m:rPr/>
              <m:t>B</m:t>
            </m:r>
          </m:sub>
        </m:sSub>
        <m:r>
          <m:rPr/>
          <m:t>(y)</m:t>
        </m:r>
      </m:oMath>
      <w:r>
        <w:rPr>
          <w:rFonts w:ascii="Times New Roman" w:hAnsi="Times New Roman" w:eastAsia="方正仿宋_GBK"/>
          <w:b w:val="0"/>
          <w:sz w:val="24"/>
        </w:rPr>
        <w:t>、</w:t>
      </w:r>
      <m:oMath>
        <m:sSub>
          <m:sSubPr/>
          <m:e>
            <m:r>
              <m:rPr/>
              <m:t>A</m:t>
            </m:r>
          </m:e>
          <m:sub>
            <m:r>
              <m:rPr/>
              <m:t>L</m:t>
            </m:r>
          </m:sub>
        </m:sSub>
        <m:r>
          <m:rPr/>
          <m:t>(y)</m:t>
        </m:r>
      </m:oMath>
      <w:r>
        <w:rPr>
          <w:rFonts w:ascii="Times New Roman" w:hAnsi="Times New Roman" w:eastAsia="方正仿宋_GBK"/>
          <w:b w:val="0"/>
          <w:sz w:val="24"/>
        </w:rPr>
        <w:t>分别为主变、储能和线路的现金流现值因子，按下一节计算。矩阵以两个价格倍数作为敏感性输入，费用目标由全寿命现金流决定；初始比例用于列示参数。</w:t>
      </w:r>
    </w:p>
    <w:p w14:paraId="2F21883A">
      <w:pPr>
        <w:pStyle w:val="5"/>
        <w:keepNext/>
        <w:numPr>
          <w:ilvl w:val="0"/>
          <w:numId w:val="0"/>
        </w:numPr>
        <w:spacing w:before="160" w:after="120" w:line="360" w:lineRule="auto"/>
        <w:ind w:firstLine="0"/>
      </w:pPr>
      <w:bookmarkStart w:id="152" w:name="参数范围与控制方式"/>
      <w:r>
        <w:rPr>
          <w:rFonts w:ascii="Times New Roman" w:hAnsi="Times New Roman" w:eastAsia="方正仿宋_GBK"/>
          <w:b/>
          <w:sz w:val="26"/>
        </w:rPr>
        <w:t>4.5.4 参数范围与控制方式</w:t>
      </w:r>
      <w:bookmarkEnd w:id="152"/>
    </w:p>
    <w:p w14:paraId="52A70C10">
      <w:pPr>
        <w:widowControl/>
        <w:spacing w:before="0" w:after="0" w:line="300" w:lineRule="auto"/>
        <w:ind w:firstLine="480"/>
        <w:jc w:val="both"/>
      </w:pPr>
      <w:r>
        <w:rPr>
          <w:rFonts w:ascii="Times New Roman" w:hAnsi="Times New Roman" w:eastAsia="方正仿宋_GBK"/>
          <w:b w:val="0"/>
          <w:sz w:val="24"/>
        </w:rPr>
        <w:t>成本敏感性改变主变与线路、主变与储能两个比例。主变价格保持基准，线路采用0.75～1.25倍，储能采用0.50～1.25倍。通用外推取三档线路与三档储能价格的九组交叉组合，与装机渗透率、年负荷平均增长率和峰段持续时间共同形成计算组合。</w:t>
      </w:r>
    </w:p>
    <w:p w14:paraId="2FA3DD55">
      <w:pPr>
        <w:pStyle w:val="2"/>
        <w:widowControl/>
        <w:spacing w:before="0" w:after="0" w:line="300" w:lineRule="auto"/>
        <w:ind w:firstLine="480"/>
        <w:jc w:val="both"/>
      </w:pPr>
      <w:r>
        <w:rPr>
          <w:rFonts w:ascii="Times New Roman" w:hAnsi="Times New Roman" w:eastAsia="方正仿宋_GBK"/>
          <w:b w:val="0"/>
          <w:sz w:val="24"/>
        </w:rPr>
        <w:t>价格范围用于检验相对费用变化对配置的影响。新增线路提高站级转供能力，线路价格变化据此参与主变、储能和联络的费用比较。</w:t>
      </w:r>
    </w:p>
    <w:p w14:paraId="49905EF1">
      <w:pPr>
        <w:pStyle w:val="4"/>
        <w:keepNext/>
        <w:numPr>
          <w:ilvl w:val="0"/>
          <w:numId w:val="0"/>
        </w:numPr>
        <w:spacing w:before="160" w:after="120" w:line="360" w:lineRule="auto"/>
        <w:ind w:firstLine="0"/>
      </w:pPr>
      <w:bookmarkStart w:id="153" w:name="现金流现值计算"/>
      <w:bookmarkStart w:id="154" w:name="h415"/>
      <w:r>
        <w:rPr>
          <w:rFonts w:ascii="Times New Roman" w:hAnsi="Times New Roman" w:eastAsia="方正仿宋_GBK"/>
          <w:b/>
          <w:sz w:val="32"/>
        </w:rPr>
        <w:t>4.6 现金流现值计算</w:t>
      </w:r>
      <w:bookmarkEnd w:id="153"/>
      <w:bookmarkEnd w:id="154"/>
    </w:p>
    <w:p w14:paraId="58E7A44E">
      <w:pPr>
        <w:pStyle w:val="5"/>
        <w:keepNext/>
        <w:numPr>
          <w:ilvl w:val="0"/>
          <w:numId w:val="0"/>
        </w:numPr>
        <w:spacing w:before="160" w:after="120" w:line="360" w:lineRule="auto"/>
        <w:ind w:firstLine="0"/>
      </w:pPr>
      <w:bookmarkStart w:id="155" w:name="单项工程现值因子"/>
      <w:r>
        <w:rPr>
          <w:rFonts w:ascii="Times New Roman" w:hAnsi="Times New Roman" w:eastAsia="方正仿宋_GBK"/>
          <w:b/>
          <w:sz w:val="26"/>
        </w:rPr>
        <w:t>4.6.1 单项工程现值因子</w:t>
      </w:r>
      <w:bookmarkEnd w:id="155"/>
    </w:p>
    <w:p w14:paraId="7CE93D74">
      <w:pPr>
        <w:widowControl/>
        <w:spacing w:before="0" w:after="0" w:line="300" w:lineRule="auto"/>
        <w:ind w:firstLine="480"/>
        <w:jc w:val="both"/>
      </w:pPr>
      <w:r>
        <w:rPr>
          <w:rFonts w:ascii="Times New Roman" w:hAnsi="Times New Roman" w:eastAsia="方正仿宋_GBK"/>
          <w:b w:val="0"/>
          <w:sz w:val="24"/>
        </w:rPr>
        <w:t>设工程于</w:t>
      </w:r>
      <m:oMath>
        <m:r>
          <m:rPr/>
          <m:t>y</m:t>
        </m:r>
      </m:oMath>
      <w:r>
        <w:rPr>
          <w:rFonts w:ascii="Times New Roman" w:hAnsi="Times New Roman" w:eastAsia="方正仿宋_GBK"/>
          <w:b w:val="0"/>
          <w:sz w:val="24"/>
        </w:rPr>
        <w:t>年投运，初始投资</w:t>
      </w:r>
      <m:oMath>
        <m:r>
          <m:rPr/>
          <m:t>I</m:t>
        </m:r>
      </m:oMath>
      <w:r>
        <w:rPr>
          <w:rFonts w:ascii="Times New Roman" w:hAnsi="Times New Roman" w:eastAsia="方正仿宋_GBK"/>
          <w:b w:val="0"/>
          <w:sz w:val="24"/>
        </w:rPr>
        <w:t>，寿命</w:t>
      </w:r>
      <m:oMath>
        <m:r>
          <m:rPr/>
          <m:t>L</m:t>
        </m:r>
      </m:oMath>
      <w:r>
        <w:rPr>
          <w:rFonts w:ascii="Times New Roman" w:hAnsi="Times New Roman" w:eastAsia="方正仿宋_GBK"/>
          <w:b w:val="0"/>
          <w:sz w:val="24"/>
        </w:rPr>
        <w:t>，固定运维率</w:t>
      </w:r>
      <m:oMath>
        <m:r>
          <m:rPr/>
          <m:t>q</m:t>
        </m:r>
      </m:oMath>
      <w:r>
        <w:rPr>
          <w:rFonts w:ascii="Times New Roman" w:hAnsi="Times New Roman" w:eastAsia="方正仿宋_GBK"/>
          <w:b w:val="0"/>
          <w:sz w:val="24"/>
        </w:rPr>
        <w:t>，评价截止年</w:t>
      </w:r>
      <m:oMath>
        <m:r>
          <m:rPr/>
          <m:t>T</m:t>
        </m:r>
      </m:oMath>
      <w:r>
        <w:rPr>
          <w:rFonts w:ascii="Times New Roman" w:hAnsi="Times New Roman" w:eastAsia="方正仿宋_GBK"/>
          <w:b w:val="0"/>
          <w:sz w:val="24"/>
        </w:rPr>
        <w:t>=2041，基准年2021，折现率</w:t>
      </w:r>
      <m:oMath>
        <m:r>
          <m:rPr/>
          <m:t>r</m:t>
        </m:r>
      </m:oMath>
      <w:r>
        <w:rPr>
          <w:rFonts w:ascii="Times New Roman" w:hAnsi="Times New Roman" w:eastAsia="方正仿宋_GBK"/>
          <w:b w:val="0"/>
          <w:sz w:val="24"/>
        </w:rPr>
        <w:t>=6%。单项工程现值由投运投资、评价期内更新和投运次年起固定运维构成[10][12][13]。</w:t>
      </w:r>
    </w:p>
    <w:tbl>
      <w:tblPr>
        <w:tblStyle w:val="25"/>
        <w:tblW w:w="83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
        <w:gridCol w:w="6838"/>
        <w:gridCol w:w="737"/>
      </w:tblGrid>
      <w:tr w14:paraId="01AE7D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37" w:type="dxa"/>
            <w:tcMar>
              <w:left w:w="0" w:type="dxa"/>
              <w:right w:w="0" w:type="dxa"/>
            </w:tcMar>
            <w:vAlign w:val="center"/>
          </w:tcPr>
          <w:p w14:paraId="668A8EDA">
            <w:pPr>
              <w:spacing w:before="0" w:after="0"/>
              <w:ind w:firstLine="0" w:firstLineChars="0"/>
            </w:pPr>
          </w:p>
        </w:tc>
        <w:tc>
          <w:tcPr>
            <w:tcW w:w="6838" w:type="dxa"/>
            <w:tcMar>
              <w:left w:w="0" w:type="dxa"/>
              <w:right w:w="0" w:type="dxa"/>
            </w:tcMar>
            <w:vAlign w:val="center"/>
          </w:tcPr>
          <w:p w14:paraId="5B2D6A96">
            <w:pPr>
              <w:pStyle w:val="2"/>
              <w:keepNext/>
              <w:spacing w:before="100" w:after="100" w:line="276" w:lineRule="auto"/>
              <w:ind w:firstLine="0" w:firstLineChars="0"/>
              <w:jc w:val="center"/>
            </w:pPr>
            <m:oMathPara>
              <m:oMathParaPr>
                <m:jc m:val="center"/>
              </m:oMathParaPr>
              <m:oMath>
                <m:m>
                  <m:mPr>
                    <m:mcs>
                      <m:mc>
                        <m:mcPr>
                          <m:count m:val="1"/>
                          <m:mcJc m:val="right"/>
                        </m:mcPr>
                      </m:mc>
                      <m:mc>
                        <m:mcPr>
                          <m:count m:val="1"/>
                          <m:mcJc m:val="left"/>
                        </m:mcPr>
                      </m:mc>
                    </m:mcs>
                    <m:plcHide m:val="1"/>
                  </m:mPr>
                  <m:mr>
                    <m:e>
                      <m:r>
                        <m:rPr/>
                        <m:t>C(I,y,L,q)=​</m:t>
                      </m:r>
                    </m:e>
                    <m:e>
                      <m:f>
                        <m:fPr/>
                        <m:num>
                          <m:r>
                            <m:rPr/>
                            <m:t>I</m:t>
                          </m:r>
                        </m:num>
                        <m:den>
                          <m:r>
                            <m:rPr/>
                            <m:t>(1+r</m:t>
                          </m:r>
                          <m:sSup>
                            <m:sSupPr/>
                            <m:e>
                              <m:r>
                                <m:rPr/>
                                <m:t>)</m:t>
                              </m:r>
                            </m:e>
                            <m:sup>
                              <m:r>
                                <m:rPr/>
                                <m:t>y−2021</m:t>
                              </m:r>
                            </m:sup>
                          </m:sSup>
                        </m:den>
                      </m:f>
                      <m:r>
                        <m:rPr/>
                        <m:t>+</m:t>
                      </m:r>
                      <m:nary>
                        <m:naryPr>
                          <m:chr m:val="∑"/>
                          <m:limLoc m:val="undOvr"/>
                          <m:supHide m:val="1"/>
                        </m:naryPr>
                        <m:sub>
                          <m:r>
                            <m:rPr/>
                            <m:t>k≥1, y+kL&lt;T</m:t>
                          </m:r>
                        </m:sub>
                        <m:sup>
                          <m:r>
                            <m:rPr/>
                            <m:t>​</m:t>
                          </m:r>
                        </m:sup>
                        <m:e>
                          <m:f>
                            <m:fPr/>
                            <m:num>
                              <m:r>
                                <m:rPr/>
                                <m:t>I</m:t>
                              </m:r>
                            </m:num>
                            <m:den>
                              <m:r>
                                <m:rPr/>
                                <m:t>(1+r</m:t>
                              </m:r>
                              <m:sSup>
                                <m:sSupPr/>
                                <m:e>
                                  <m:r>
                                    <m:rPr/>
                                    <m:t>)</m:t>
                                  </m:r>
                                </m:e>
                                <m:sup>
                                  <m:r>
                                    <m:rPr/>
                                    <m:t>y+kL−2021</m:t>
                                  </m:r>
                                </m:sup>
                              </m:sSup>
                            </m:den>
                          </m:f>
                        </m:e>
                      </m:nary>
                    </m:e>
                  </m:mr>
                  <m:mr>
                    <m:e/>
                    <m:e>
                      <m:r>
                        <m:rPr/>
                        <m:t>+</m:t>
                      </m:r>
                      <m:nary>
                        <m:naryPr>
                          <m:chr m:val="∑"/>
                          <m:limLoc m:val="undOvr"/>
                        </m:naryPr>
                        <m:sub>
                          <m:r>
                            <m:rPr/>
                            <m:t>t=y+1</m:t>
                          </m:r>
                        </m:sub>
                        <m:sup>
                          <m:r>
                            <m:rPr/>
                            <m:t>T</m:t>
                          </m:r>
                        </m:sup>
                        <m:e>
                          <m:f>
                            <m:fPr/>
                            <m:num>
                              <m:r>
                                <m:rPr/>
                                <m:t>qI</m:t>
                              </m:r>
                            </m:num>
                            <m:den>
                              <m:r>
                                <m:rPr/>
                                <m:t>(1+r</m:t>
                              </m:r>
                              <m:sSup>
                                <m:sSupPr/>
                                <m:e>
                                  <m:r>
                                    <m:rPr/>
                                    <m:t>)</m:t>
                                  </m:r>
                                </m:e>
                                <m:sup>
                                  <m:r>
                                    <m:rPr/>
                                    <m:t>t−2021</m:t>
                                  </m:r>
                                </m:sup>
                              </m:sSup>
                            </m:den>
                          </m:f>
                        </m:e>
                      </m:nary>
                      <m:r>
                        <m:rPr/>
                        <m:t>.</m:t>
                      </m:r>
                    </m:e>
                  </m:mr>
                </m:m>
              </m:oMath>
            </m:oMathPara>
          </w:p>
        </w:tc>
        <w:tc>
          <w:tcPr>
            <w:tcW w:w="737" w:type="dxa"/>
            <w:tcMar>
              <w:left w:w="0" w:type="dxa"/>
              <w:right w:w="0" w:type="dxa"/>
            </w:tcMar>
            <w:vAlign w:val="center"/>
          </w:tcPr>
          <w:p w14:paraId="7F8EC8F1">
            <w:pPr>
              <w:spacing w:before="0" w:after="0"/>
              <w:ind w:firstLine="0" w:firstLineChars="0"/>
              <w:jc w:val="right"/>
            </w:pPr>
            <w:r>
              <w:rPr>
                <w:rFonts w:ascii="Times New Roman" w:hAnsi="Times New Roman" w:eastAsia="方正仿宋_GBK"/>
                <w:b w:val="0"/>
                <w:sz w:val="18"/>
              </w:rPr>
              <w:t>（4-10）</w:t>
            </w:r>
          </w:p>
        </w:tc>
      </w:tr>
    </w:tbl>
    <w:p w14:paraId="66FADE6B">
      <w:pPr>
        <w:widowControl/>
        <w:spacing w:before="0" w:after="0" w:line="300" w:lineRule="auto"/>
        <w:ind w:firstLine="480"/>
        <w:jc w:val="both"/>
      </w:pPr>
      <w:r>
        <w:rPr>
          <w:rFonts w:ascii="Times New Roman" w:hAnsi="Times New Roman" w:eastAsia="方正仿宋_GBK"/>
          <w:b w:val="0"/>
          <w:sz w:val="24"/>
        </w:rPr>
        <w:t>式中，</w:t>
      </w:r>
      <m:oMath>
        <m:r>
          <m:rPr/>
          <m:t>C(I,y,L,q)</m:t>
        </m:r>
      </m:oMath>
      <w:r>
        <w:rPr>
          <w:rFonts w:ascii="Times New Roman" w:hAnsi="Times New Roman" w:eastAsia="方正仿宋_GBK"/>
          <w:b w:val="0"/>
          <w:sz w:val="24"/>
        </w:rPr>
        <w:t>为单项工程费用现值，单位万元；</w:t>
      </w:r>
      <m:oMath>
        <m:r>
          <m:rPr/>
          <m:t>I</m:t>
        </m:r>
      </m:oMath>
      <w:r>
        <w:rPr>
          <w:rFonts w:ascii="Times New Roman" w:hAnsi="Times New Roman" w:eastAsia="方正仿宋_GBK"/>
          <w:b w:val="0"/>
          <w:sz w:val="24"/>
        </w:rPr>
        <w:t>为初始投资，单位万元；</w:t>
      </w:r>
      <m:oMath>
        <m:r>
          <m:rPr/>
          <m:t>y</m:t>
        </m:r>
      </m:oMath>
      <w:r>
        <w:rPr>
          <w:rFonts w:ascii="Times New Roman" w:hAnsi="Times New Roman" w:eastAsia="方正仿宋_GBK"/>
          <w:b w:val="0"/>
          <w:sz w:val="24"/>
        </w:rPr>
        <w:t>为投运年份，</w:t>
      </w:r>
      <m:oMath>
        <m:r>
          <m:rPr/>
          <m:t>L</m:t>
        </m:r>
      </m:oMath>
      <w:r>
        <w:rPr>
          <w:rFonts w:ascii="Times New Roman" w:hAnsi="Times New Roman" w:eastAsia="方正仿宋_GBK"/>
          <w:b w:val="0"/>
          <w:sz w:val="24"/>
        </w:rPr>
        <w:t>为寿命，单位年；</w:t>
      </w:r>
      <m:oMath>
        <m:r>
          <m:rPr/>
          <m:t>q</m:t>
        </m:r>
      </m:oMath>
      <w:r>
        <w:rPr>
          <w:rFonts w:ascii="Times New Roman" w:hAnsi="Times New Roman" w:eastAsia="方正仿宋_GBK"/>
          <w:b w:val="0"/>
          <w:sz w:val="24"/>
        </w:rPr>
        <w:t>为年度固定运维占初始投资的比例，</w:t>
      </w:r>
      <m:oMath>
        <m:r>
          <m:rPr/>
          <m:t>r</m:t>
        </m:r>
      </m:oMath>
      <w:r>
        <w:rPr>
          <w:rFonts w:ascii="Times New Roman" w:hAnsi="Times New Roman" w:eastAsia="方正仿宋_GBK"/>
          <w:b w:val="0"/>
          <w:sz w:val="24"/>
        </w:rPr>
        <w:t>为折现率；</w:t>
      </w:r>
      <m:oMath>
        <m:r>
          <m:rPr/>
          <m:t>k</m:t>
        </m:r>
      </m:oMath>
      <w:r>
        <w:rPr>
          <w:rFonts w:ascii="Times New Roman" w:hAnsi="Times New Roman" w:eastAsia="方正仿宋_GBK"/>
          <w:b w:val="0"/>
          <w:sz w:val="24"/>
        </w:rPr>
        <w:t>为更新次数序号，</w:t>
      </w:r>
      <m:oMath>
        <m:r>
          <m:rPr/>
          <m:t>t</m:t>
        </m:r>
      </m:oMath>
      <w:r>
        <w:rPr>
          <w:rFonts w:ascii="Times New Roman" w:hAnsi="Times New Roman" w:eastAsia="方正仿宋_GBK"/>
          <w:b w:val="0"/>
          <w:sz w:val="24"/>
        </w:rPr>
        <w:t>为运维年份，</w:t>
      </w:r>
      <m:oMath>
        <m:r>
          <m:rPr/>
          <m:t>T</m:t>
        </m:r>
      </m:oMath>
      <w:r>
        <w:rPr>
          <w:rFonts w:ascii="Times New Roman" w:hAnsi="Times New Roman" w:eastAsia="方正仿宋_GBK"/>
          <w:b w:val="0"/>
          <w:sz w:val="24"/>
        </w:rPr>
        <w:t>为评价截止年。</w:t>
      </w:r>
    </w:p>
    <w:p w14:paraId="46634220">
      <w:pPr>
        <w:pStyle w:val="2"/>
        <w:widowControl/>
        <w:spacing w:before="0" w:after="0" w:line="300" w:lineRule="auto"/>
        <w:ind w:firstLine="480"/>
        <w:jc w:val="both"/>
      </w:pPr>
      <w:r>
        <w:rPr>
          <w:rFonts w:ascii="Times New Roman" w:hAnsi="Times New Roman" w:eastAsia="方正仿宋_GBK"/>
          <w:b w:val="0"/>
          <w:sz w:val="24"/>
        </w:rPr>
        <w:t>更新发生在</w:t>
      </w:r>
      <m:oMath>
        <m:r>
          <m:rPr/>
          <m:t>y+kL</m:t>
        </m:r>
      </m:oMath>
      <w:r>
        <w:rPr>
          <w:rFonts w:ascii="Times New Roman" w:hAnsi="Times New Roman" w:eastAsia="方正仿宋_GBK"/>
          <w:b w:val="0"/>
          <w:sz w:val="24"/>
        </w:rPr>
        <w:t>严格小于2041时，截止年达到寿命不另购一套设备。固定运维一直计至2041年。</w:t>
      </w:r>
    </w:p>
    <w:p w14:paraId="3753EAD1">
      <w:pPr>
        <w:pStyle w:val="2"/>
        <w:widowControl/>
        <w:spacing w:before="0" w:after="0" w:line="300" w:lineRule="auto"/>
        <w:ind w:firstLine="480"/>
        <w:jc w:val="both"/>
      </w:pPr>
      <w:r>
        <w:rPr>
          <w:rFonts w:ascii="Times New Roman" w:hAnsi="Times New Roman" w:eastAsia="方正仿宋_GBK"/>
          <w:b w:val="0"/>
          <w:sz w:val="24"/>
        </w:rPr>
        <w:t>令</w:t>
      </w:r>
      <m:oMath>
        <m:r>
          <m:rPr/>
          <m:t>I=1</m:t>
        </m:r>
      </m:oMath>
      <w:r>
        <w:rPr>
          <w:rFonts w:ascii="Times New Roman" w:hAnsi="Times New Roman" w:eastAsia="方正仿宋_GBK"/>
          <w:b w:val="0"/>
          <w:sz w:val="24"/>
        </w:rPr>
        <w:t>，得到现值因子</w:t>
      </w:r>
      <m:oMath>
        <m:r>
          <m:rPr/>
          <m:t>A(y,L,q)</m:t>
        </m:r>
      </m:oMath>
      <w:r>
        <w:rPr>
          <w:rFonts w:ascii="Times New Roman" w:hAnsi="Times New Roman" w:eastAsia="方正仿宋_GBK"/>
          <w:b w:val="0"/>
          <w:sz w:val="24"/>
        </w:rPr>
        <w:t>。主变和线路按</w:t>
      </w:r>
      <m:oMath>
        <m:r>
          <m:rPr/>
          <m:t>L=20</m:t>
        </m:r>
      </m:oMath>
      <w:r>
        <w:rPr>
          <w:rFonts w:ascii="Times New Roman" w:hAnsi="Times New Roman" w:eastAsia="方正仿宋_GBK"/>
          <w:b w:val="0"/>
          <w:sz w:val="24"/>
        </w:rPr>
        <w:t>、</w:t>
      </w:r>
      <m:oMath>
        <m:r>
          <m:rPr/>
          <m:t>q=0.01</m:t>
        </m:r>
      </m:oMath>
      <w:r>
        <w:rPr>
          <w:rFonts w:ascii="Times New Roman" w:hAnsi="Times New Roman" w:eastAsia="方正仿宋_GBK"/>
          <w:b w:val="0"/>
          <w:sz w:val="24"/>
        </w:rPr>
        <w:t>计算，储能按</w:t>
      </w:r>
      <m:oMath>
        <m:r>
          <m:rPr/>
          <m:t>L=10</m:t>
        </m:r>
      </m:oMath>
      <w:r>
        <w:rPr>
          <w:rFonts w:ascii="Times New Roman" w:hAnsi="Times New Roman" w:eastAsia="方正仿宋_GBK"/>
          <w:b w:val="0"/>
          <w:sz w:val="24"/>
        </w:rPr>
        <w:t>、</w:t>
      </w:r>
      <m:oMath>
        <m:r>
          <m:rPr/>
          <m:t>q=0.03</m:t>
        </m:r>
      </m:oMath>
      <w:r>
        <w:rPr>
          <w:rFonts w:ascii="Times New Roman" w:hAnsi="Times New Roman" w:eastAsia="方正仿宋_GBK"/>
          <w:b w:val="0"/>
          <w:sz w:val="24"/>
        </w:rPr>
        <w:t>计算。2022—2025年主变在评价期内没有寿命更新，储能分别在2032—2035年更新一次。</w:t>
      </w:r>
    </w:p>
    <w:p w14:paraId="56AB0A50">
      <w:pPr>
        <w:pStyle w:val="2"/>
        <w:keepNext/>
        <w:spacing w:before="120" w:after="80" w:line="300" w:lineRule="auto"/>
        <w:ind w:firstLine="0"/>
        <w:jc w:val="center"/>
      </w:pPr>
      <w:r>
        <w:rPr>
          <w:rFonts w:ascii="Times New Roman" w:hAnsi="Times New Roman" w:eastAsia="宋体"/>
          <w:b w:val="0"/>
          <w:sz w:val="21"/>
        </w:rPr>
        <w:t>表4-6 单位初始投资的2021年末现值因子（式4-10）</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078"/>
        <w:gridCol w:w="2078"/>
        <w:gridCol w:w="2078"/>
        <w:gridCol w:w="2078"/>
      </w:tblGrid>
      <w:tr w14:paraId="432F625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078" w:type="dxa"/>
            <w:tcMar>
              <w:left w:w="70" w:type="dxa"/>
              <w:right w:w="70" w:type="dxa"/>
            </w:tcMar>
            <w:vAlign w:val="center"/>
          </w:tcPr>
          <w:p w14:paraId="47AEC0A4">
            <w:pPr>
              <w:keepNext w:val="0"/>
              <w:spacing w:before="20" w:after="20" w:line="260" w:lineRule="exact"/>
              <w:ind w:firstLine="0" w:firstLineChars="0"/>
              <w:jc w:val="center"/>
            </w:pPr>
            <w:r>
              <w:rPr>
                <w:rFonts w:ascii="Times New Roman" w:hAnsi="Times New Roman" w:eastAsia="宋体"/>
                <w:b/>
                <w:sz w:val="18"/>
              </w:rPr>
              <w:t>投运年</w:t>
            </w:r>
          </w:p>
        </w:tc>
        <w:tc>
          <w:tcPr>
            <w:tcW w:w="2078" w:type="dxa"/>
            <w:tcMar>
              <w:left w:w="70" w:type="dxa"/>
              <w:right w:w="70" w:type="dxa"/>
            </w:tcMar>
            <w:vAlign w:val="center"/>
          </w:tcPr>
          <w:p w14:paraId="729DAF2C">
            <w:pPr>
              <w:keepNext w:val="0"/>
              <w:spacing w:before="20" w:after="20" w:line="260" w:lineRule="exact"/>
              <w:ind w:firstLine="0" w:firstLineChars="0"/>
              <w:jc w:val="center"/>
            </w:pPr>
            <w:r>
              <w:rPr>
                <w:rFonts w:ascii="Times New Roman" w:hAnsi="Times New Roman" w:eastAsia="宋体"/>
                <w:b/>
                <w:sz w:val="18"/>
              </w:rPr>
              <w:t>主变</w:t>
            </w:r>
          </w:p>
        </w:tc>
        <w:tc>
          <w:tcPr>
            <w:tcW w:w="2078" w:type="dxa"/>
            <w:tcMar>
              <w:left w:w="70" w:type="dxa"/>
              <w:right w:w="70" w:type="dxa"/>
            </w:tcMar>
            <w:vAlign w:val="center"/>
          </w:tcPr>
          <w:p w14:paraId="6D701EAE">
            <w:pPr>
              <w:keepNext w:val="0"/>
              <w:spacing w:before="20" w:after="20" w:line="260" w:lineRule="exact"/>
              <w:ind w:firstLine="0" w:firstLineChars="0"/>
              <w:jc w:val="center"/>
            </w:pPr>
            <w:r>
              <w:rPr>
                <w:rFonts w:ascii="Times New Roman" w:hAnsi="Times New Roman" w:eastAsia="宋体"/>
                <w:b/>
                <w:sz w:val="18"/>
              </w:rPr>
              <w:t>线路</w:t>
            </w:r>
          </w:p>
        </w:tc>
        <w:tc>
          <w:tcPr>
            <w:tcW w:w="2078" w:type="dxa"/>
            <w:tcMar>
              <w:left w:w="70" w:type="dxa"/>
              <w:right w:w="70" w:type="dxa"/>
            </w:tcMar>
            <w:vAlign w:val="center"/>
          </w:tcPr>
          <w:p w14:paraId="0F3ECD96">
            <w:pPr>
              <w:keepNext w:val="0"/>
              <w:spacing w:before="20" w:after="20" w:line="260" w:lineRule="exact"/>
              <w:ind w:firstLine="0" w:firstLineChars="0"/>
              <w:jc w:val="center"/>
            </w:pPr>
            <w:r>
              <w:rPr>
                <w:rFonts w:ascii="Times New Roman" w:hAnsi="Times New Roman" w:eastAsia="宋体"/>
                <w:b/>
                <w:sz w:val="18"/>
              </w:rPr>
              <w:t>储能</w:t>
            </w:r>
          </w:p>
        </w:tc>
      </w:tr>
      <w:tr w14:paraId="45A37CE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37EC5420">
            <w:pPr>
              <w:keepNext w:val="0"/>
              <w:spacing w:before="20" w:after="20" w:line="260" w:lineRule="exact"/>
              <w:ind w:firstLine="0" w:firstLineChars="0"/>
              <w:jc w:val="center"/>
            </w:pPr>
            <w:r>
              <w:rPr>
                <w:rFonts w:ascii="Times New Roman" w:hAnsi="Times New Roman" w:eastAsia="宋体"/>
                <w:b w:val="0"/>
                <w:sz w:val="18"/>
              </w:rPr>
              <w:t>2022</w:t>
            </w:r>
          </w:p>
        </w:tc>
        <w:tc>
          <w:tcPr>
            <w:tcW w:w="2078" w:type="dxa"/>
            <w:tcMar>
              <w:left w:w="70" w:type="dxa"/>
              <w:right w:w="70" w:type="dxa"/>
            </w:tcMar>
            <w:vAlign w:val="center"/>
          </w:tcPr>
          <w:p w14:paraId="2F2BD99C">
            <w:pPr>
              <w:keepNext w:val="0"/>
              <w:spacing w:before="20" w:after="20" w:line="260" w:lineRule="exact"/>
              <w:ind w:firstLine="0" w:firstLineChars="0"/>
              <w:jc w:val="center"/>
            </w:pPr>
            <w:r>
              <w:rPr>
                <w:rFonts w:ascii="Times New Roman" w:hAnsi="Times New Roman" w:eastAsia="宋体"/>
                <w:b w:val="0"/>
                <w:sz w:val="18"/>
              </w:rPr>
              <w:t>1.05</w:t>
            </w:r>
          </w:p>
        </w:tc>
        <w:tc>
          <w:tcPr>
            <w:tcW w:w="2078" w:type="dxa"/>
            <w:tcMar>
              <w:left w:w="70" w:type="dxa"/>
              <w:right w:w="70" w:type="dxa"/>
            </w:tcMar>
            <w:vAlign w:val="center"/>
          </w:tcPr>
          <w:p w14:paraId="660CBCCC">
            <w:pPr>
              <w:keepNext w:val="0"/>
              <w:spacing w:before="20" w:after="20" w:line="260" w:lineRule="exact"/>
              <w:ind w:firstLine="0" w:firstLineChars="0"/>
              <w:jc w:val="center"/>
            </w:pPr>
            <w:r>
              <w:rPr>
                <w:rFonts w:ascii="Times New Roman" w:hAnsi="Times New Roman" w:eastAsia="宋体"/>
                <w:b w:val="0"/>
                <w:sz w:val="18"/>
              </w:rPr>
              <w:t>1.05</w:t>
            </w:r>
          </w:p>
        </w:tc>
        <w:tc>
          <w:tcPr>
            <w:tcW w:w="2078" w:type="dxa"/>
            <w:tcMar>
              <w:left w:w="70" w:type="dxa"/>
              <w:right w:w="70" w:type="dxa"/>
            </w:tcMar>
            <w:vAlign w:val="center"/>
          </w:tcPr>
          <w:p w14:paraId="66205539">
            <w:pPr>
              <w:keepNext w:val="0"/>
              <w:spacing w:before="20" w:after="20" w:line="260" w:lineRule="exact"/>
              <w:ind w:firstLine="0" w:firstLineChars="0"/>
              <w:jc w:val="center"/>
            </w:pPr>
            <w:r>
              <w:rPr>
                <w:rFonts w:ascii="Times New Roman" w:hAnsi="Times New Roman" w:eastAsia="宋体"/>
                <w:b w:val="0"/>
                <w:sz w:val="18"/>
              </w:rPr>
              <w:t>1.79</w:t>
            </w:r>
          </w:p>
        </w:tc>
      </w:tr>
      <w:tr w14:paraId="45CCA66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7968B2C6">
            <w:pPr>
              <w:keepNext w:val="0"/>
              <w:spacing w:before="20" w:after="20" w:line="260" w:lineRule="exact"/>
              <w:ind w:firstLine="0" w:firstLineChars="0"/>
              <w:jc w:val="center"/>
            </w:pPr>
            <w:r>
              <w:rPr>
                <w:rFonts w:ascii="Times New Roman" w:hAnsi="Times New Roman" w:eastAsia="宋体"/>
                <w:b w:val="0"/>
                <w:sz w:val="18"/>
              </w:rPr>
              <w:t>2023</w:t>
            </w:r>
          </w:p>
        </w:tc>
        <w:tc>
          <w:tcPr>
            <w:tcW w:w="2078" w:type="dxa"/>
            <w:tcMar>
              <w:left w:w="70" w:type="dxa"/>
              <w:right w:w="70" w:type="dxa"/>
            </w:tcMar>
            <w:vAlign w:val="center"/>
          </w:tcPr>
          <w:p w14:paraId="044392F2">
            <w:pPr>
              <w:keepNext w:val="0"/>
              <w:spacing w:before="20" w:after="20" w:line="260" w:lineRule="exact"/>
              <w:ind w:firstLine="0" w:firstLineChars="0"/>
              <w:jc w:val="center"/>
            </w:pPr>
            <w:r>
              <w:rPr>
                <w:rFonts w:ascii="Times New Roman" w:hAnsi="Times New Roman" w:eastAsia="宋体"/>
                <w:b w:val="0"/>
                <w:sz w:val="18"/>
              </w:rPr>
              <w:t>0.99</w:t>
            </w:r>
          </w:p>
        </w:tc>
        <w:tc>
          <w:tcPr>
            <w:tcW w:w="2078" w:type="dxa"/>
            <w:tcMar>
              <w:left w:w="70" w:type="dxa"/>
              <w:right w:w="70" w:type="dxa"/>
            </w:tcMar>
            <w:vAlign w:val="center"/>
          </w:tcPr>
          <w:p w14:paraId="035328A2">
            <w:pPr>
              <w:keepNext w:val="0"/>
              <w:spacing w:before="20" w:after="20" w:line="260" w:lineRule="exact"/>
              <w:ind w:firstLine="0" w:firstLineChars="0"/>
              <w:jc w:val="center"/>
            </w:pPr>
            <w:r>
              <w:rPr>
                <w:rFonts w:ascii="Times New Roman" w:hAnsi="Times New Roman" w:eastAsia="宋体"/>
                <w:b w:val="0"/>
                <w:sz w:val="18"/>
              </w:rPr>
              <w:t>0.99</w:t>
            </w:r>
          </w:p>
        </w:tc>
        <w:tc>
          <w:tcPr>
            <w:tcW w:w="2078" w:type="dxa"/>
            <w:tcMar>
              <w:left w:w="70" w:type="dxa"/>
              <w:right w:w="70" w:type="dxa"/>
            </w:tcMar>
            <w:vAlign w:val="center"/>
          </w:tcPr>
          <w:p w14:paraId="5B35D387">
            <w:pPr>
              <w:keepNext w:val="0"/>
              <w:spacing w:before="20" w:after="20" w:line="260" w:lineRule="exact"/>
              <w:ind w:firstLine="0" w:firstLineChars="0"/>
              <w:jc w:val="center"/>
            </w:pPr>
            <w:r>
              <w:rPr>
                <w:rFonts w:ascii="Times New Roman" w:hAnsi="Times New Roman" w:eastAsia="宋体"/>
                <w:b w:val="0"/>
                <w:sz w:val="18"/>
              </w:rPr>
              <w:t>1.68</w:t>
            </w:r>
          </w:p>
        </w:tc>
      </w:tr>
      <w:tr w14:paraId="3E46498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7810AC94">
            <w:pPr>
              <w:keepNext w:val="0"/>
              <w:spacing w:before="20" w:after="20" w:line="260" w:lineRule="exact"/>
              <w:ind w:firstLine="0" w:firstLineChars="0"/>
              <w:jc w:val="center"/>
            </w:pPr>
            <w:r>
              <w:rPr>
                <w:rFonts w:ascii="Times New Roman" w:hAnsi="Times New Roman" w:eastAsia="宋体"/>
                <w:b w:val="0"/>
                <w:sz w:val="18"/>
              </w:rPr>
              <w:t>2024</w:t>
            </w:r>
          </w:p>
        </w:tc>
        <w:tc>
          <w:tcPr>
            <w:tcW w:w="2078" w:type="dxa"/>
            <w:tcMar>
              <w:left w:w="70" w:type="dxa"/>
              <w:right w:w="70" w:type="dxa"/>
            </w:tcMar>
            <w:vAlign w:val="center"/>
          </w:tcPr>
          <w:p w14:paraId="767A12C7">
            <w:pPr>
              <w:keepNext w:val="0"/>
              <w:spacing w:before="20" w:after="20" w:line="260" w:lineRule="exact"/>
              <w:ind w:firstLine="0" w:firstLineChars="0"/>
              <w:jc w:val="center"/>
            </w:pPr>
            <w:r>
              <w:rPr>
                <w:rFonts w:ascii="Times New Roman" w:hAnsi="Times New Roman" w:eastAsia="宋体"/>
                <w:b w:val="0"/>
                <w:sz w:val="18"/>
              </w:rPr>
              <w:t>0.93</w:t>
            </w:r>
          </w:p>
        </w:tc>
        <w:tc>
          <w:tcPr>
            <w:tcW w:w="2078" w:type="dxa"/>
            <w:tcMar>
              <w:left w:w="70" w:type="dxa"/>
              <w:right w:w="70" w:type="dxa"/>
            </w:tcMar>
            <w:vAlign w:val="center"/>
          </w:tcPr>
          <w:p w14:paraId="01C3A8A6">
            <w:pPr>
              <w:keepNext w:val="0"/>
              <w:spacing w:before="20" w:after="20" w:line="260" w:lineRule="exact"/>
              <w:ind w:firstLine="0" w:firstLineChars="0"/>
              <w:jc w:val="center"/>
            </w:pPr>
            <w:r>
              <w:rPr>
                <w:rFonts w:ascii="Times New Roman" w:hAnsi="Times New Roman" w:eastAsia="宋体"/>
                <w:b w:val="0"/>
                <w:sz w:val="18"/>
              </w:rPr>
              <w:t>0.93</w:t>
            </w:r>
          </w:p>
        </w:tc>
        <w:tc>
          <w:tcPr>
            <w:tcW w:w="2078" w:type="dxa"/>
            <w:tcMar>
              <w:left w:w="70" w:type="dxa"/>
              <w:right w:w="70" w:type="dxa"/>
            </w:tcMar>
            <w:vAlign w:val="center"/>
          </w:tcPr>
          <w:p w14:paraId="20268133">
            <w:pPr>
              <w:keepNext w:val="0"/>
              <w:spacing w:before="20" w:after="20" w:line="260" w:lineRule="exact"/>
              <w:ind w:firstLine="0" w:firstLineChars="0"/>
              <w:jc w:val="center"/>
            </w:pPr>
            <w:r>
              <w:rPr>
                <w:rFonts w:ascii="Times New Roman" w:hAnsi="Times New Roman" w:eastAsia="宋体"/>
                <w:b w:val="0"/>
                <w:sz w:val="18"/>
              </w:rPr>
              <w:t>1.57</w:t>
            </w:r>
          </w:p>
        </w:tc>
      </w:tr>
      <w:tr w14:paraId="5A19349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19222F9B">
            <w:pPr>
              <w:keepNext w:val="0"/>
              <w:spacing w:before="20" w:after="20" w:line="260" w:lineRule="exact"/>
              <w:ind w:firstLine="0" w:firstLineChars="0"/>
              <w:jc w:val="center"/>
            </w:pPr>
            <w:r>
              <w:rPr>
                <w:rFonts w:ascii="Times New Roman" w:hAnsi="Times New Roman" w:eastAsia="宋体"/>
                <w:b w:val="0"/>
                <w:sz w:val="18"/>
              </w:rPr>
              <w:t>2025</w:t>
            </w:r>
          </w:p>
        </w:tc>
        <w:tc>
          <w:tcPr>
            <w:tcW w:w="2078" w:type="dxa"/>
            <w:tcMar>
              <w:left w:w="70" w:type="dxa"/>
              <w:right w:w="70" w:type="dxa"/>
            </w:tcMar>
            <w:vAlign w:val="center"/>
          </w:tcPr>
          <w:p w14:paraId="6C1B1740">
            <w:pPr>
              <w:keepNext w:val="0"/>
              <w:spacing w:before="20" w:after="20" w:line="260" w:lineRule="exact"/>
              <w:ind w:firstLine="0" w:firstLineChars="0"/>
              <w:jc w:val="center"/>
            </w:pPr>
            <w:r>
              <w:rPr>
                <w:rFonts w:ascii="Times New Roman" w:hAnsi="Times New Roman" w:eastAsia="宋体"/>
                <w:b w:val="0"/>
                <w:sz w:val="18"/>
              </w:rPr>
              <w:t>0.87</w:t>
            </w:r>
          </w:p>
        </w:tc>
        <w:tc>
          <w:tcPr>
            <w:tcW w:w="2078" w:type="dxa"/>
            <w:tcMar>
              <w:left w:w="70" w:type="dxa"/>
              <w:right w:w="70" w:type="dxa"/>
            </w:tcMar>
            <w:vAlign w:val="center"/>
          </w:tcPr>
          <w:p w14:paraId="42E43588">
            <w:pPr>
              <w:keepNext w:val="0"/>
              <w:spacing w:before="20" w:after="20" w:line="260" w:lineRule="exact"/>
              <w:ind w:firstLine="0" w:firstLineChars="0"/>
              <w:jc w:val="center"/>
            </w:pPr>
            <w:r>
              <w:rPr>
                <w:rFonts w:ascii="Times New Roman" w:hAnsi="Times New Roman" w:eastAsia="宋体"/>
                <w:b w:val="0"/>
                <w:sz w:val="18"/>
              </w:rPr>
              <w:t>0.87</w:t>
            </w:r>
          </w:p>
        </w:tc>
        <w:tc>
          <w:tcPr>
            <w:tcW w:w="2078" w:type="dxa"/>
            <w:tcMar>
              <w:left w:w="70" w:type="dxa"/>
              <w:right w:w="70" w:type="dxa"/>
            </w:tcMar>
            <w:vAlign w:val="center"/>
          </w:tcPr>
          <w:p w14:paraId="605F6A1D">
            <w:pPr>
              <w:keepNext w:val="0"/>
              <w:spacing w:before="20" w:after="20" w:line="260" w:lineRule="exact"/>
              <w:ind w:firstLine="0" w:firstLineChars="0"/>
              <w:jc w:val="center"/>
            </w:pPr>
            <w:r>
              <w:rPr>
                <w:rFonts w:ascii="Times New Roman" w:hAnsi="Times New Roman" w:eastAsia="宋体"/>
                <w:b w:val="0"/>
                <w:sz w:val="18"/>
              </w:rPr>
              <w:t>1.47</w:t>
            </w:r>
          </w:p>
        </w:tc>
      </w:tr>
    </w:tbl>
    <w:p w14:paraId="10092BF8">
      <w:pPr>
        <w:pStyle w:val="5"/>
        <w:keepNext/>
        <w:numPr>
          <w:ilvl w:val="0"/>
          <w:numId w:val="0"/>
        </w:numPr>
        <w:spacing w:before="160" w:after="120" w:line="360" w:lineRule="auto"/>
        <w:ind w:firstLine="0"/>
      </w:pPr>
      <w:bookmarkStart w:id="156" w:name="年度投运对现值的影响"/>
      <w:r>
        <w:rPr>
          <w:rFonts w:ascii="Times New Roman" w:hAnsi="Times New Roman" w:eastAsia="方正仿宋_GBK"/>
          <w:b/>
          <w:sz w:val="26"/>
        </w:rPr>
        <w:t>4.6.2 年度投运对现值的影响</w:t>
      </w:r>
      <w:bookmarkEnd w:id="156"/>
    </w:p>
    <w:p w14:paraId="34983DA6">
      <w:pPr>
        <w:widowControl/>
        <w:spacing w:before="0" w:after="0" w:line="300" w:lineRule="auto"/>
        <w:ind w:firstLine="480"/>
        <w:jc w:val="both"/>
      </w:pPr>
      <w:r>
        <w:rPr>
          <w:rFonts w:ascii="Times New Roman" w:hAnsi="Times New Roman" w:eastAsia="方正仿宋_GBK"/>
          <w:b w:val="0"/>
          <w:sz w:val="24"/>
        </w:rPr>
        <w:t>相同工程晚一年投运，初始投资折现减少，计入的运维年数也减少；更新年份相应后移。这使年度建设安排进入经济目标。建设时点在各年技术可行条件下选取。</w:t>
      </w:r>
    </w:p>
    <w:p w14:paraId="4EFF1D56">
      <w:pPr>
        <w:pStyle w:val="2"/>
        <w:widowControl/>
        <w:spacing w:before="0" w:after="0" w:line="300" w:lineRule="auto"/>
        <w:ind w:firstLine="480"/>
        <w:jc w:val="both"/>
      </w:pPr>
      <w:r>
        <w:rPr>
          <w:rFonts w:ascii="Times New Roman" w:hAnsi="Times New Roman" w:eastAsia="方正仿宋_GBK"/>
          <w:b w:val="0"/>
          <w:sz w:val="24"/>
        </w:rPr>
        <w:t>对于2022年已投运储能，后续新增柜按各自投运批次计算，不对全部2025年在役柜再次计首次投资。主变</w:t>
      </w:r>
      <w:ins w:id="248" w:author="白日梦想家" w:date="2026-10-02T20:52:45Z">
        <w:r>
          <w:rPr>
            <w:rFonts w:hint="eastAsia"/>
            <w:b w:val="0"/>
            <w:sz w:val="24"/>
            <w:lang w:eastAsia="zh"/>
            <w:woUserID w:val="2"/>
          </w:rPr>
          <w:t>容量</w:t>
        </w:r>
      </w:ins>
      <w:del w:id="249" w:author="白日梦想家" w:date="2026-10-02T20:52:43Z">
        <w:r>
          <w:rPr>
            <w:rFonts w:ascii="Times New Roman" w:hAnsi="Times New Roman" w:eastAsia="方正仿宋_GBK"/>
            <w:b w:val="0"/>
            <w:sz w:val="24"/>
          </w:rPr>
          <w:delText>槽位</w:delText>
        </w:r>
      </w:del>
      <w:r>
        <w:rPr>
          <w:rFonts w:ascii="Times New Roman" w:hAnsi="Times New Roman" w:eastAsia="方正仿宋_GBK"/>
          <w:b w:val="0"/>
          <w:sz w:val="24"/>
        </w:rPr>
        <w:t>在不同年份先后</w:t>
      </w:r>
      <w:ins w:id="250" w:author="白日梦想家" w:date="2026-10-02T20:52:51Z">
        <w:r>
          <w:rPr>
            <w:rFonts w:hint="eastAsia"/>
            <w:b w:val="0"/>
            <w:sz w:val="24"/>
            <w:lang w:eastAsia="zh"/>
            <w:woUserID w:val="2"/>
          </w:rPr>
          <w:t>新增</w:t>
        </w:r>
      </w:ins>
      <w:del w:id="251" w:author="白日梦想家" w:date="2026-10-02T20:52:50Z">
        <w:r>
          <w:rPr>
            <w:rFonts w:ascii="Times New Roman" w:hAnsi="Times New Roman" w:eastAsia="方正仿宋_GBK"/>
            <w:b w:val="0"/>
            <w:sz w:val="24"/>
          </w:rPr>
          <w:delText>升档</w:delText>
        </w:r>
      </w:del>
      <w:r>
        <w:rPr>
          <w:rFonts w:ascii="Times New Roman" w:hAnsi="Times New Roman" w:eastAsia="方正仿宋_GBK"/>
          <w:b w:val="0"/>
          <w:sz w:val="24"/>
        </w:rPr>
        <w:t>，每一次更换分别计当年新购整台容量；</w:t>
      </w:r>
      <w:ins w:id="252" w:author="白日梦想家" w:date="2026-10-02T20:53:27Z">
        <w:r>
          <w:rPr>
            <w:rFonts w:hint="eastAsia"/>
            <w:b w:val="0"/>
            <w:sz w:val="24"/>
            <w:lang w:eastAsia="zh"/>
            <w:woUserID w:val="2"/>
          </w:rPr>
          <w:t>工程</w:t>
        </w:r>
      </w:ins>
      <w:ins w:id="253" w:author="白日梦想家" w:date="2026-10-02T20:53:28Z">
        <w:r>
          <w:rPr>
            <w:rFonts w:hint="eastAsia"/>
            <w:b w:val="0"/>
            <w:sz w:val="24"/>
            <w:lang w:eastAsia="zh"/>
            <w:woUserID w:val="2"/>
          </w:rPr>
          <w:t>投资</w:t>
        </w:r>
      </w:ins>
      <w:del w:id="254" w:author="白日梦想家" w:date="2026-10-02T20:53:21Z">
        <w:r>
          <w:rPr>
            <w:rFonts w:ascii="Times New Roman" w:hAnsi="Times New Roman" w:eastAsia="方正仿宋_GBK"/>
            <w:b w:val="0"/>
            <w:sz w:val="24"/>
          </w:rPr>
          <w:delText>采购</w:delText>
        </w:r>
      </w:del>
      <w:del w:id="255" w:author="白日梦想家" w:date="2026-10-02T20:53:19Z">
        <w:r>
          <w:rPr>
            <w:rFonts w:ascii="Times New Roman" w:hAnsi="Times New Roman" w:eastAsia="方正仿宋_GBK"/>
            <w:b w:val="0"/>
            <w:sz w:val="24"/>
          </w:rPr>
          <w:delText>事件</w:delText>
        </w:r>
      </w:del>
      <w:r>
        <w:rPr>
          <w:rFonts w:ascii="Times New Roman" w:hAnsi="Times New Roman" w:eastAsia="方正仿宋_GBK"/>
          <w:b w:val="0"/>
          <w:sz w:val="24"/>
        </w:rPr>
        <w:t>合计用于费用，容量净增用于设备状态及容载比。</w:t>
      </w:r>
    </w:p>
    <w:p w14:paraId="570B45CB">
      <w:pPr>
        <w:pStyle w:val="5"/>
        <w:keepNext/>
        <w:numPr>
          <w:ilvl w:val="0"/>
          <w:numId w:val="0"/>
        </w:numPr>
        <w:spacing w:before="160" w:after="120" w:line="360" w:lineRule="auto"/>
        <w:ind w:firstLine="0"/>
      </w:pPr>
      <w:bookmarkStart w:id="157" w:name="费用构成与结果复算"/>
      <w:r>
        <w:rPr>
          <w:rFonts w:ascii="Times New Roman" w:hAnsi="Times New Roman" w:eastAsia="方正仿宋_GBK"/>
          <w:b/>
          <w:sz w:val="26"/>
        </w:rPr>
        <w:t>4.6.3 费用构成与结果复算</w:t>
      </w:r>
      <w:bookmarkEnd w:id="157"/>
    </w:p>
    <w:p w14:paraId="0DCC807B">
      <w:pPr>
        <w:widowControl/>
        <w:spacing w:before="0" w:after="0" w:line="300" w:lineRule="auto"/>
        <w:ind w:firstLine="480"/>
        <w:jc w:val="both"/>
      </w:pPr>
      <w:r>
        <w:rPr>
          <w:rFonts w:ascii="Times New Roman" w:hAnsi="Times New Roman" w:eastAsia="方正仿宋_GBK"/>
          <w:b w:val="0"/>
          <w:sz w:val="24"/>
        </w:rPr>
        <w:t>全方案现值为全部工程事件现值之和。主变、储能和线路分别汇总后相加，应等于求解目标在所选布局中的实际费用。费用表分别列出初始建设投资和全寿命费用现值。</w:t>
      </w:r>
    </w:p>
    <w:tbl>
      <w:tblPr>
        <w:tblStyle w:val="25"/>
        <w:tblW w:w="83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
        <w:gridCol w:w="6838"/>
        <w:gridCol w:w="737"/>
      </w:tblGrid>
      <w:tr w14:paraId="3819C5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37" w:type="dxa"/>
            <w:tcMar>
              <w:left w:w="0" w:type="dxa"/>
              <w:right w:w="0" w:type="dxa"/>
            </w:tcMar>
            <w:vAlign w:val="center"/>
          </w:tcPr>
          <w:p w14:paraId="0D5CFA31">
            <w:pPr>
              <w:spacing w:before="0" w:after="0"/>
              <w:ind w:firstLine="0" w:firstLineChars="0"/>
            </w:pPr>
          </w:p>
        </w:tc>
        <w:tc>
          <w:tcPr>
            <w:tcW w:w="6838" w:type="dxa"/>
            <w:tcMar>
              <w:left w:w="0" w:type="dxa"/>
              <w:right w:w="0" w:type="dxa"/>
            </w:tcMar>
            <w:vAlign w:val="center"/>
          </w:tcPr>
          <w:p w14:paraId="69A44A37">
            <w:pPr>
              <w:pStyle w:val="2"/>
              <w:keepNext/>
              <w:spacing w:before="100" w:after="100" w:line="276" w:lineRule="auto"/>
              <w:ind w:firstLine="0" w:firstLineChars="0"/>
              <w:jc w:val="center"/>
            </w:pPr>
            <m:oMathPara>
              <m:oMathParaPr>
                <m:jc m:val="center"/>
              </m:oMathParaPr>
              <m:oMath>
                <m:sSub>
                  <m:sSubPr/>
                  <m:e>
                    <m:r>
                      <m:rPr/>
                      <m:t>C</m:t>
                    </m:r>
                  </m:e>
                  <m:sub>
                    <m:r>
                      <m:rPr>
                        <m:sty m:val="p"/>
                      </m:rPr>
                      <m:t>plan</m:t>
                    </m:r>
                  </m:sub>
                </m:sSub>
                <m:r>
                  <m:rPr/>
                  <m:t>=</m:t>
                </m:r>
                <m:nary>
                  <m:naryPr>
                    <m:chr m:val="∑"/>
                    <m:limLoc m:val="undOvr"/>
                    <m:supHide m:val="1"/>
                  </m:naryPr>
                  <m:sub>
                    <m:r>
                      <m:rPr/>
                      <m:t>e∈</m:t>
                    </m:r>
                    <m:sSub>
                      <m:sSubPr/>
                      <m:e>
                        <m:r>
                          <m:rPr>
                            <m:sty m:val="p"/>
                            <m:scr m:val="script"/>
                          </m:rPr>
                          <m:t>ℰ</m:t>
                        </m:r>
                      </m:e>
                      <m:sub>
                        <m:r>
                          <m:rPr/>
                          <m:t>T</m:t>
                        </m:r>
                      </m:sub>
                    </m:sSub>
                  </m:sub>
                  <m:sup>
                    <m:r>
                      <m:rPr/>
                      <m:t>​</m:t>
                    </m:r>
                  </m:sup>
                  <m:e>
                    <m:sSub>
                      <m:sSubPr/>
                      <m:e>
                        <m:r>
                          <m:rPr/>
                          <m:t>C</m:t>
                        </m:r>
                      </m:e>
                      <m:sub>
                        <m:r>
                          <m:rPr/>
                          <m:t>e</m:t>
                        </m:r>
                      </m:sub>
                    </m:sSub>
                  </m:e>
                </m:nary>
                <m:r>
                  <m:rPr/>
                  <m:t>+</m:t>
                </m:r>
                <m:nary>
                  <m:naryPr>
                    <m:chr m:val="∑"/>
                    <m:limLoc m:val="undOvr"/>
                    <m:supHide m:val="1"/>
                  </m:naryPr>
                  <m:sub>
                    <m:r>
                      <m:rPr/>
                      <m:t>e∈</m:t>
                    </m:r>
                    <m:sSub>
                      <m:sSubPr/>
                      <m:e>
                        <m:r>
                          <m:rPr>
                            <m:sty m:val="p"/>
                            <m:scr m:val="script"/>
                          </m:rPr>
                          <m:t>ℰ</m:t>
                        </m:r>
                      </m:e>
                      <m:sub>
                        <m:r>
                          <m:rPr/>
                          <m:t>B</m:t>
                        </m:r>
                      </m:sub>
                    </m:sSub>
                  </m:sub>
                  <m:sup>
                    <m:r>
                      <m:rPr/>
                      <m:t>​</m:t>
                    </m:r>
                  </m:sup>
                  <m:e>
                    <m:sSub>
                      <m:sSubPr/>
                      <m:e>
                        <m:r>
                          <m:rPr/>
                          <m:t>C</m:t>
                        </m:r>
                      </m:e>
                      <m:sub>
                        <m:r>
                          <m:rPr/>
                          <m:t>e</m:t>
                        </m:r>
                      </m:sub>
                    </m:sSub>
                  </m:e>
                </m:nary>
                <m:r>
                  <m:rPr/>
                  <m:t>+</m:t>
                </m:r>
                <m:nary>
                  <m:naryPr>
                    <m:chr m:val="∑"/>
                    <m:limLoc m:val="undOvr"/>
                    <m:supHide m:val="1"/>
                  </m:naryPr>
                  <m:sub>
                    <m:r>
                      <m:rPr/>
                      <m:t>e∈</m:t>
                    </m:r>
                    <m:sSub>
                      <m:sSubPr/>
                      <m:e>
                        <m:r>
                          <m:rPr>
                            <m:sty m:val="p"/>
                            <m:scr m:val="script"/>
                          </m:rPr>
                          <m:t>ℰ</m:t>
                        </m:r>
                      </m:e>
                      <m:sub>
                        <m:r>
                          <m:rPr/>
                          <m:t>L</m:t>
                        </m:r>
                      </m:sub>
                    </m:sSub>
                  </m:sub>
                  <m:sup>
                    <m:r>
                      <m:rPr/>
                      <m:t>​</m:t>
                    </m:r>
                  </m:sup>
                  <m:e>
                    <m:sSub>
                      <m:sSubPr/>
                      <m:e>
                        <m:r>
                          <m:rPr/>
                          <m:t>C</m:t>
                        </m:r>
                      </m:e>
                      <m:sub>
                        <m:r>
                          <m:rPr/>
                          <m:t>e</m:t>
                        </m:r>
                      </m:sub>
                    </m:sSub>
                  </m:e>
                </m:nary>
                <m:r>
                  <m:rPr/>
                  <m:t>.</m:t>
                </m:r>
              </m:oMath>
            </m:oMathPara>
          </w:p>
        </w:tc>
        <w:tc>
          <w:tcPr>
            <w:tcW w:w="737" w:type="dxa"/>
            <w:tcMar>
              <w:left w:w="0" w:type="dxa"/>
              <w:right w:w="0" w:type="dxa"/>
            </w:tcMar>
            <w:vAlign w:val="center"/>
          </w:tcPr>
          <w:p w14:paraId="3B7116E4">
            <w:pPr>
              <w:spacing w:before="0" w:after="0"/>
              <w:ind w:firstLine="0" w:firstLineChars="0"/>
              <w:jc w:val="right"/>
            </w:pPr>
            <w:r>
              <w:rPr>
                <w:rFonts w:ascii="Times New Roman" w:hAnsi="Times New Roman" w:eastAsia="方正仿宋_GBK"/>
                <w:b w:val="0"/>
                <w:sz w:val="18"/>
              </w:rPr>
              <w:t>（4-11）</w:t>
            </w:r>
          </w:p>
        </w:tc>
      </w:tr>
    </w:tbl>
    <w:p w14:paraId="05E7C97E">
      <w:pPr>
        <w:widowControl/>
        <w:spacing w:before="0" w:after="0" w:line="300" w:lineRule="auto"/>
        <w:ind w:firstLine="480"/>
        <w:jc w:val="both"/>
      </w:pPr>
      <w:r>
        <w:rPr>
          <w:rFonts w:ascii="Times New Roman" w:hAnsi="Times New Roman" w:eastAsia="方正仿宋_GBK"/>
          <w:b w:val="0"/>
          <w:sz w:val="24"/>
        </w:rPr>
        <w:t>式中，</w:t>
      </w:r>
      <m:oMath>
        <m:sSub>
          <m:sSubPr/>
          <m:e>
            <m:r>
              <m:rPr/>
              <m:t>C</m:t>
            </m:r>
          </m:e>
          <m:sub>
            <m:r>
              <m:rPr>
                <m:sty m:val="p"/>
              </m:rPr>
              <m:t>plan</m:t>
            </m:r>
          </m:sub>
        </m:sSub>
      </m:oMath>
      <w:r>
        <w:rPr>
          <w:rFonts w:ascii="Times New Roman" w:hAnsi="Times New Roman" w:eastAsia="方正仿宋_GBK"/>
          <w:b w:val="0"/>
          <w:sz w:val="24"/>
        </w:rPr>
        <w:t>为方案费用现值，</w:t>
      </w:r>
      <m:oMath>
        <m:sSub>
          <m:sSubPr/>
          <m:e>
            <m:r>
              <m:rPr/>
              <m:t>C</m:t>
            </m:r>
          </m:e>
          <m:sub>
            <m:r>
              <m:rPr/>
              <m:t>e</m:t>
            </m:r>
          </m:sub>
        </m:sSub>
      </m:oMath>
      <w:r>
        <w:rPr>
          <w:rFonts w:ascii="Times New Roman" w:hAnsi="Times New Roman" w:eastAsia="方正仿宋_GBK"/>
          <w:b w:val="0"/>
          <w:sz w:val="24"/>
        </w:rPr>
        <w:t>为工程事件</w:t>
      </w:r>
      <m:oMath>
        <m:r>
          <m:rPr/>
          <m:t>e</m:t>
        </m:r>
      </m:oMath>
      <w:r>
        <w:rPr>
          <w:rFonts w:ascii="Times New Roman" w:hAnsi="Times New Roman" w:eastAsia="方正仿宋_GBK"/>
          <w:b w:val="0"/>
          <w:sz w:val="24"/>
        </w:rPr>
        <w:t>的费用现值，单位万元；</w:t>
      </w:r>
      <m:oMath>
        <m:sSub>
          <m:sSubPr/>
          <m:e>
            <m:r>
              <m:rPr>
                <m:sty m:val="p"/>
                <m:scr m:val="script"/>
              </m:rPr>
              <m:t>ℰ</m:t>
            </m:r>
          </m:e>
          <m:sub>
            <m:r>
              <m:rPr/>
              <m:t>T</m:t>
            </m:r>
          </m:sub>
        </m:sSub>
      </m:oMath>
      <w:r>
        <w:rPr>
          <w:rFonts w:ascii="Times New Roman" w:hAnsi="Times New Roman" w:eastAsia="方正仿宋_GBK"/>
          <w:b w:val="0"/>
          <w:sz w:val="24"/>
        </w:rPr>
        <w:t>、</w:t>
      </w:r>
      <m:oMath>
        <m:sSub>
          <m:sSubPr/>
          <m:e>
            <m:r>
              <m:rPr>
                <m:sty m:val="p"/>
                <m:scr m:val="script"/>
              </m:rPr>
              <m:t>ℰ</m:t>
            </m:r>
          </m:e>
          <m:sub>
            <m:r>
              <m:rPr/>
              <m:t>B</m:t>
            </m:r>
          </m:sub>
        </m:sSub>
      </m:oMath>
      <w:r>
        <w:rPr>
          <w:rFonts w:ascii="Times New Roman" w:hAnsi="Times New Roman" w:eastAsia="方正仿宋_GBK"/>
          <w:b w:val="0"/>
          <w:sz w:val="24"/>
        </w:rPr>
        <w:t>、</w:t>
      </w:r>
      <m:oMath>
        <m:sSub>
          <m:sSubPr/>
          <m:e>
            <m:r>
              <m:rPr>
                <m:sty m:val="p"/>
                <m:scr m:val="script"/>
              </m:rPr>
              <m:t>ℰ</m:t>
            </m:r>
          </m:e>
          <m:sub>
            <m:r>
              <m:rPr/>
              <m:t>L</m:t>
            </m:r>
          </m:sub>
        </m:sSub>
      </m:oMath>
      <w:r>
        <w:rPr>
          <w:rFonts w:ascii="Times New Roman" w:hAnsi="Times New Roman" w:eastAsia="方正仿宋_GBK"/>
          <w:b w:val="0"/>
          <w:sz w:val="24"/>
        </w:rPr>
        <w:t>分别为主变、储能和线路投运事件集合。年度采购量、柜数与新线条数来自方案状态变化，费用复算按工程类型和投运年建立现金流。费用以万元计量。</w:t>
      </w:r>
    </w:p>
    <w:p w14:paraId="7B8867F2">
      <w:pPr>
        <w:pStyle w:val="5"/>
        <w:keepNext/>
        <w:numPr>
          <w:ilvl w:val="0"/>
          <w:numId w:val="0"/>
        </w:numPr>
        <w:spacing w:before="160" w:after="120" w:line="360" w:lineRule="auto"/>
        <w:ind w:firstLine="0"/>
      </w:pPr>
      <w:bookmarkStart w:id="158" w:name="评价期边界与费用解释"/>
      <w:r>
        <w:rPr>
          <w:rFonts w:ascii="Times New Roman" w:hAnsi="Times New Roman" w:eastAsia="方正仿宋_GBK"/>
          <w:b/>
          <w:sz w:val="26"/>
        </w:rPr>
        <w:t>4.6.4 评价期边界与费用解释</w:t>
      </w:r>
      <w:bookmarkEnd w:id="158"/>
    </w:p>
    <w:p w14:paraId="5C5211D9">
      <w:pPr>
        <w:widowControl/>
        <w:spacing w:before="0" w:after="0" w:line="300" w:lineRule="auto"/>
        <w:ind w:firstLine="480"/>
        <w:jc w:val="both"/>
      </w:pPr>
      <w:r>
        <w:rPr>
          <w:rFonts w:ascii="Times New Roman" w:hAnsi="Times New Roman" w:eastAsia="方正仿宋_GBK"/>
          <w:b w:val="0"/>
          <w:sz w:val="24"/>
        </w:rPr>
        <w:t>折现率6%、主变和线路寿命20年、储能寿命10年及固定运维率，均为统一研究评价参数。更新采用与首次购置相同实价，价格情景对首次购置和更新使用相同倍数。评价截止于2041年，计算新增建设、固定运维和更新支出。工程应用可取得资产处理、充电购电与损耗资料后增加相应现金流，再统一比较方案。</w:t>
      </w:r>
    </w:p>
    <w:p w14:paraId="521FEA88">
      <w:pPr>
        <w:pStyle w:val="2"/>
        <w:widowControl/>
        <w:spacing w:before="0" w:after="0" w:line="300" w:lineRule="auto"/>
        <w:ind w:firstLine="480"/>
        <w:jc w:val="both"/>
      </w:pPr>
      <w:r>
        <w:rPr>
          <w:rFonts w:ascii="Times New Roman" w:hAnsi="Times New Roman" w:eastAsia="方正仿宋_GBK"/>
          <w:b w:val="0"/>
          <w:sz w:val="24"/>
        </w:rPr>
        <w:t>年度工程规模与投运时点共同确定费用。</w:t>
      </w:r>
    </w:p>
    <w:p w14:paraId="46C57BEE">
      <w:pPr>
        <w:pStyle w:val="3"/>
        <w:keepNext/>
        <w:pageBreakBefore/>
        <w:numPr>
          <w:ilvl w:val="0"/>
          <w:numId w:val="0"/>
        </w:numPr>
        <w:spacing w:before="0" w:after="120" w:line="360" w:lineRule="auto"/>
        <w:ind w:firstLine="0"/>
      </w:pPr>
      <w:bookmarkStart w:id="159" w:name="第五章-一片一策弹性容载比规划建议"/>
      <w:bookmarkStart w:id="160" w:name="h431"/>
      <w:r>
        <w:rPr>
          <w:rFonts w:ascii="Times New Roman" w:hAnsi="Times New Roman" w:eastAsia="方正仿宋_GBK"/>
          <w:b/>
          <w:sz w:val="36"/>
        </w:rPr>
        <w:t>第五章 “一片一策”弹性容载比规划建议</w:t>
      </w:r>
      <w:bookmarkEnd w:id="159"/>
      <w:bookmarkEnd w:id="160"/>
    </w:p>
    <w:p w14:paraId="16CCA0A0">
      <w:pPr>
        <w:widowControl/>
        <w:spacing w:before="0" w:after="0" w:line="300" w:lineRule="auto"/>
        <w:ind w:firstLine="480"/>
        <w:jc w:val="both"/>
      </w:pPr>
      <w:r>
        <w:rPr>
          <w:rFonts w:ascii="Times New Roman" w:hAnsi="Times New Roman" w:eastAsia="方正仿宋_GBK"/>
          <w:b w:val="0"/>
          <w:sz w:val="24"/>
        </w:rPr>
        <w:t>第四章形成了主变增容、储能和10 kV联络工程的投资及全寿命费用系数。本章将这些系数与站级负荷、设备容量和转供能力结合，先说明三类方案在技术约束下的寻优方法，再分析邳州和市区的计算结果，最后通过参数外推建立通用容载比推荐矩阵。主变按整台设备选择，储能按整数柜配置，新建联络按独立项目计费；利用既有联络能力调整负荷归属，新增建设投资计为零。</w:t>
      </w:r>
    </w:p>
    <w:p w14:paraId="51C1734E">
      <w:pPr>
        <w:pStyle w:val="4"/>
        <w:keepNext/>
        <w:numPr>
          <w:ilvl w:val="0"/>
          <w:numId w:val="0"/>
        </w:numPr>
        <w:spacing w:before="160" w:after="120" w:line="360" w:lineRule="auto"/>
        <w:ind w:firstLine="0"/>
      </w:pPr>
      <w:bookmarkStart w:id="161" w:name="h433"/>
      <w:bookmarkStart w:id="162" w:name="寻优问题与共同起点"/>
      <w:r>
        <w:rPr>
          <w:rFonts w:ascii="Times New Roman" w:hAnsi="Times New Roman" w:eastAsia="方正仿宋_GBK"/>
          <w:b/>
          <w:sz w:val="32"/>
        </w:rPr>
        <w:t>5.1 寻优问题与共同起点</w:t>
      </w:r>
      <w:bookmarkEnd w:id="161"/>
      <w:bookmarkEnd w:id="162"/>
    </w:p>
    <w:p w14:paraId="5A2A0DF7">
      <w:pPr>
        <w:pStyle w:val="5"/>
        <w:keepNext/>
        <w:numPr>
          <w:ilvl w:val="0"/>
          <w:numId w:val="0"/>
        </w:numPr>
        <w:spacing w:before="160" w:after="120" w:line="360" w:lineRule="auto"/>
        <w:ind w:firstLine="0"/>
      </w:pPr>
      <w:bookmarkStart w:id="163" w:name="容载比2.0的仿真起点"/>
      <w:r>
        <w:rPr>
          <w:rFonts w:ascii="Times New Roman" w:hAnsi="Times New Roman" w:eastAsia="方正仿宋_GBK"/>
          <w:b/>
          <w:sz w:val="26"/>
        </w:rPr>
        <w:t>5.1.1 容载比2.0的仿真起点</w:t>
      </w:r>
      <w:bookmarkEnd w:id="163"/>
    </w:p>
    <w:p w14:paraId="0EE87722">
      <w:pPr>
        <w:widowControl/>
        <w:spacing w:before="0" w:after="0" w:line="300" w:lineRule="auto"/>
        <w:ind w:firstLine="480"/>
        <w:jc w:val="both"/>
      </w:pPr>
      <w:r>
        <w:rPr>
          <w:rFonts w:ascii="Times New Roman" w:hAnsi="Times New Roman" w:eastAsia="方正仿宋_GBK"/>
          <w:b w:val="0"/>
          <w:sz w:val="24"/>
        </w:rPr>
        <w:t>刚性、弹性方案在同一区县共用初始设备、负荷和工程价格。为比较后续措施的作用，将基期容载比统一设为2.00</w:t>
      </w:r>
      <w:del w:id="256" w:author="白日梦想家" w:date="2026-10-02T20:54:20Z">
        <w:r>
          <w:rPr>
            <w:rFonts w:ascii="Times New Roman" w:hAnsi="Times New Roman" w:eastAsia="方正仿宋_GBK"/>
            <w:b w:val="0"/>
            <w:sz w:val="24"/>
          </w:rPr>
          <w:delText>，基期年</w:delText>
        </w:r>
      </w:del>
      <w:del w:id="257" w:author="白日梦想家" w:date="2026-10-02T20:54:17Z">
        <w:r>
          <w:rPr>
            <w:rFonts w:ascii="Times New Roman" w:hAnsi="Times New Roman" w:eastAsia="方正仿宋_GBK"/>
            <w:b w:val="0"/>
            <w:sz w:val="24"/>
          </w:rPr>
          <w:delText>网供最大负荷取离散主变总容量的二分之一</w:delText>
        </w:r>
      </w:del>
      <w:r>
        <w:rPr>
          <w:rFonts w:ascii="Times New Roman" w:hAnsi="Times New Roman" w:eastAsia="方正仿宋_GBK"/>
          <w:b w:val="0"/>
          <w:sz w:val="24"/>
        </w:rPr>
        <w:t>。该起点用于规划仿真，现状容量与历史负荷仍按第三章列示。</w:t>
      </w:r>
    </w:p>
    <w:tbl>
      <w:tblPr>
        <w:tblStyle w:val="25"/>
        <w:tblW w:w="83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
        <w:gridCol w:w="6838"/>
        <w:gridCol w:w="737"/>
      </w:tblGrid>
      <w:tr w14:paraId="5FA42E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37" w:type="dxa"/>
            <w:tcMar>
              <w:left w:w="0" w:type="dxa"/>
              <w:right w:w="0" w:type="dxa"/>
            </w:tcMar>
            <w:vAlign w:val="center"/>
          </w:tcPr>
          <w:p w14:paraId="06C521EC">
            <w:pPr>
              <w:spacing w:before="0" w:after="0"/>
              <w:ind w:firstLine="0" w:firstLineChars="0"/>
            </w:pPr>
          </w:p>
        </w:tc>
        <w:tc>
          <w:tcPr>
            <w:tcW w:w="6838" w:type="dxa"/>
            <w:tcMar>
              <w:left w:w="0" w:type="dxa"/>
              <w:right w:w="0" w:type="dxa"/>
            </w:tcMar>
            <w:vAlign w:val="center"/>
          </w:tcPr>
          <w:p w14:paraId="6D112679">
            <w:pPr>
              <w:pStyle w:val="2"/>
              <w:keepNext/>
              <w:spacing w:before="100" w:after="100" w:line="276" w:lineRule="auto"/>
              <w:ind w:firstLine="0" w:firstLineChars="0"/>
              <w:jc w:val="center"/>
            </w:pPr>
            <m:oMathPara>
              <m:oMathParaPr>
                <m:jc m:val="center"/>
              </m:oMathParaPr>
              <m:oMath>
                <m:sSub>
                  <m:sSubPr/>
                  <m:e>
                    <m:r>
                      <m:rPr/>
                      <m:t>P</m:t>
                    </m:r>
                  </m:e>
                  <m:sub>
                    <m:r>
                      <m:rPr/>
                      <m:t>c,0</m:t>
                    </m:r>
                  </m:sub>
                </m:sSub>
                <m:r>
                  <m:rPr/>
                  <m:t>=</m:t>
                </m:r>
                <m:f>
                  <m:fPr/>
                  <m:num>
                    <m:sSub>
                      <m:sSubPr/>
                      <m:e>
                        <m:r>
                          <m:rPr/>
                          <m:t>S</m:t>
                        </m:r>
                      </m:e>
                      <m:sub>
                        <m:r>
                          <m:rPr/>
                          <m:t>c,0</m:t>
                        </m:r>
                      </m:sub>
                    </m:sSub>
                  </m:num>
                  <m:den>
                    <m:r>
                      <m:rPr/>
                      <m:t>2</m:t>
                    </m:r>
                  </m:den>
                </m:f>
                <m:r>
                  <m:rPr/>
                  <m:t>,  </m:t>
                </m:r>
                <m:sSub>
                  <m:sSubPr/>
                  <m:e>
                    <m:r>
                      <m:rPr/>
                      <m:t>P</m:t>
                    </m:r>
                  </m:e>
                  <m:sub>
                    <m:r>
                      <m:rPr/>
                      <m:t>c,y</m:t>
                    </m:r>
                  </m:sub>
                </m:sSub>
                <m:r>
                  <m:rPr/>
                  <m:t>=</m:t>
                </m:r>
                <m:sSub>
                  <m:sSubPr/>
                  <m:e>
                    <m:r>
                      <m:rPr/>
                      <m:t>P</m:t>
                    </m:r>
                  </m:e>
                  <m:sub>
                    <m:r>
                      <m:rPr/>
                      <m:t>c,0</m:t>
                    </m:r>
                  </m:sub>
                </m:sSub>
                <m:r>
                  <m:rPr/>
                  <m:t>(1+</m:t>
                </m:r>
                <m:sSub>
                  <m:sSubPr/>
                  <m:e>
                    <m:acc>
                      <m:accPr>
                        <m:chr m:val="‾"/>
                      </m:accPr>
                      <m:e>
                        <m:r>
                          <m:rPr/>
                          <m:t>g</m:t>
                        </m:r>
                      </m:e>
                    </m:acc>
                  </m:e>
                  <m:sub>
                    <m:r>
                      <m:rPr/>
                      <m:t>c</m:t>
                    </m:r>
                  </m:sub>
                </m:sSub>
                <m:sSup>
                  <m:sSupPr/>
                  <m:e>
                    <m:r>
                      <m:rPr/>
                      <m:t>)</m:t>
                    </m:r>
                  </m:e>
                  <m:sup>
                    <m:r>
                      <m:rPr/>
                      <m:t>y</m:t>
                    </m:r>
                  </m:sup>
                </m:sSup>
                <m:r>
                  <m:rPr/>
                  <m:t>, y=1,2,3,4.</m:t>
                </m:r>
              </m:oMath>
            </m:oMathPara>
          </w:p>
        </w:tc>
        <w:tc>
          <w:tcPr>
            <w:tcW w:w="737" w:type="dxa"/>
            <w:tcMar>
              <w:left w:w="0" w:type="dxa"/>
              <w:right w:w="0" w:type="dxa"/>
            </w:tcMar>
            <w:vAlign w:val="center"/>
          </w:tcPr>
          <w:p w14:paraId="2B25A57F">
            <w:pPr>
              <w:spacing w:before="0" w:after="0"/>
              <w:ind w:firstLine="0" w:firstLineChars="0"/>
              <w:jc w:val="right"/>
            </w:pPr>
            <w:r>
              <w:rPr>
                <w:rFonts w:ascii="Times New Roman" w:hAnsi="Times New Roman" w:eastAsia="方正仿宋_GBK"/>
                <w:b w:val="0"/>
                <w:sz w:val="18"/>
              </w:rPr>
              <w:t>（5-1）</w:t>
            </w:r>
          </w:p>
        </w:tc>
      </w:tr>
    </w:tbl>
    <w:p w14:paraId="49095506">
      <w:pPr>
        <w:widowControl/>
        <w:spacing w:before="0" w:after="0" w:line="300" w:lineRule="auto"/>
        <w:ind w:firstLine="480"/>
        <w:jc w:val="both"/>
      </w:pPr>
      <w:r>
        <w:rPr>
          <w:rFonts w:ascii="Times New Roman" w:hAnsi="Times New Roman" w:eastAsia="方正仿宋_GBK"/>
          <w:b w:val="0"/>
          <w:sz w:val="24"/>
        </w:rPr>
        <w:t>式中，</w:t>
      </w:r>
      <m:oMath>
        <m:r>
          <m:rPr/>
          <m:t>c</m:t>
        </m:r>
      </m:oMath>
      <w:r>
        <w:rPr>
          <w:rFonts w:ascii="Times New Roman" w:hAnsi="Times New Roman" w:eastAsia="方正仿宋_GBK"/>
          <w:b w:val="0"/>
          <w:sz w:val="24"/>
        </w:rPr>
        <w:t>为区县标识，</w:t>
      </w:r>
      <m:oMath>
        <m:sSub>
          <m:sSubPr/>
          <m:e>
            <m:r>
              <m:rPr/>
              <m:t>S</m:t>
            </m:r>
          </m:e>
          <m:sub>
            <m:r>
              <m:rPr/>
              <m:t>c,0</m:t>
            </m:r>
          </m:sub>
        </m:sSub>
      </m:oMath>
      <w:r>
        <w:rPr>
          <w:rFonts w:ascii="Times New Roman" w:hAnsi="Times New Roman" w:eastAsia="方正仿宋_GBK"/>
          <w:b w:val="0"/>
          <w:sz w:val="24"/>
        </w:rPr>
        <w:t>为基期公用主变总容量，单位MVA；</w:t>
      </w:r>
      <m:oMath>
        <m:sSub>
          <m:sSubPr/>
          <m:e>
            <m:r>
              <m:rPr/>
              <m:t>P</m:t>
            </m:r>
          </m:e>
          <m:sub>
            <m:r>
              <m:rPr/>
              <m:t>c,0</m:t>
            </m:r>
          </m:sub>
        </m:sSub>
      </m:oMath>
      <w:r>
        <w:rPr>
          <w:rFonts w:ascii="Times New Roman" w:hAnsi="Times New Roman" w:eastAsia="方正仿宋_GBK"/>
          <w:b w:val="0"/>
          <w:sz w:val="24"/>
        </w:rPr>
        <w:t>和</w:t>
      </w:r>
      <m:oMath>
        <m:sSub>
          <m:sSubPr/>
          <m:e>
            <m:r>
              <m:rPr/>
              <m:t>P</m:t>
            </m:r>
          </m:e>
          <m:sub>
            <m:r>
              <m:rPr/>
              <m:t>c,y</m:t>
            </m:r>
          </m:sub>
        </m:sSub>
      </m:oMath>
      <w:r>
        <w:rPr>
          <w:rFonts w:ascii="Times New Roman" w:hAnsi="Times New Roman" w:eastAsia="方正仿宋_GBK"/>
          <w:b w:val="0"/>
          <w:sz w:val="24"/>
        </w:rPr>
        <w:t>分别为基期及第</w:t>
      </w:r>
      <m:oMath>
        <m:r>
          <m:rPr/>
          <m:t>y</m:t>
        </m:r>
      </m:oMath>
      <w:r>
        <w:rPr>
          <w:rFonts w:ascii="Times New Roman" w:hAnsi="Times New Roman" w:eastAsia="方正仿宋_GBK"/>
          <w:b w:val="0"/>
          <w:sz w:val="24"/>
        </w:rPr>
        <w:t>年网供最大负荷，单位MW；</w:t>
      </w:r>
      <m:oMath>
        <m:sSub>
          <m:sSubPr/>
          <m:e>
            <m:acc>
              <m:accPr>
                <m:chr m:val="‾"/>
              </m:accPr>
              <m:e>
                <m:r>
                  <m:rPr/>
                  <m:t>g</m:t>
                </m:r>
              </m:e>
            </m:acc>
          </m:e>
          <m:sub>
            <m:r>
              <m:rPr/>
              <m:t>c</m:t>
            </m:r>
          </m:sub>
        </m:sSub>
      </m:oMath>
      <w:r>
        <w:rPr>
          <w:rFonts w:ascii="Times New Roman" w:hAnsi="Times New Roman" w:eastAsia="方正仿宋_GBK"/>
          <w:b w:val="0"/>
          <w:sz w:val="24"/>
        </w:rPr>
        <w:t>为该区县年负荷平均增长率，按第三章所列递增权重方法估计。</w:t>
      </w:r>
      <m:oMath>
        <m:r>
          <m:rPr/>
          <m:t>y</m:t>
        </m:r>
      </m:oMath>
      <w:r>
        <w:rPr>
          <w:rFonts w:ascii="Times New Roman" w:hAnsi="Times New Roman" w:eastAsia="方正仿宋_GBK"/>
          <w:b w:val="0"/>
          <w:sz w:val="24"/>
        </w:rPr>
        <w:t>为仿真年序号。计算文件采用2022—2025年作为第1—4年的折现时点。</w:t>
      </w:r>
    </w:p>
    <w:p w14:paraId="38A13264">
      <w:pPr>
        <w:pStyle w:val="2"/>
        <w:widowControl/>
        <w:spacing w:before="0" w:after="0" w:line="300" w:lineRule="auto"/>
        <w:ind w:firstLine="480"/>
        <w:jc w:val="both"/>
      </w:pPr>
      <w:r>
        <w:rPr>
          <w:rFonts w:ascii="Times New Roman" w:hAnsi="Times New Roman" w:eastAsia="方正仿宋_GBK"/>
          <w:b w:val="0"/>
          <w:sz w:val="24"/>
        </w:rPr>
        <w:t>站级最大正向、反向净负荷按2025年样本的空间分布标定到仿真年度规模。邳州保留样本供电区域类别，市区按A类</w:t>
      </w:r>
      <w:ins w:id="258" w:author="白日梦想家" w:date="2026-10-02T20:55:02Z">
        <w:r>
          <w:rPr>
            <w:rFonts w:hint="eastAsia"/>
            <w:b w:val="0"/>
            <w:sz w:val="24"/>
            <w:lang w:eastAsia="zh"/>
            <w:woUserID w:val="2"/>
          </w:rPr>
          <w:t>供电</w:t>
        </w:r>
      </w:ins>
      <w:ins w:id="259" w:author="白日梦想家" w:date="2026-10-02T20:55:05Z">
        <w:r>
          <w:rPr>
            <w:rFonts w:hint="eastAsia"/>
            <w:b w:val="0"/>
            <w:sz w:val="24"/>
            <w:lang w:eastAsia="zh"/>
            <w:woUserID w:val="2"/>
          </w:rPr>
          <w:t>区域</w:t>
        </w:r>
      </w:ins>
      <w:r>
        <w:rPr>
          <w:rFonts w:ascii="Times New Roman" w:hAnsi="Times New Roman" w:eastAsia="方正仿宋_GBK"/>
          <w:b w:val="0"/>
          <w:sz w:val="24"/>
        </w:rPr>
        <w:t>规划。样本设备规格、供电区域类别和主变扩建预留位置进入候选集合，后续投运的主变、储能和联络项目持续在役。</w:t>
      </w:r>
    </w:p>
    <w:p w14:paraId="6A4B5EC0">
      <w:pPr>
        <w:pStyle w:val="2"/>
        <w:keepNext/>
        <w:spacing w:before="120" w:after="80" w:line="300" w:lineRule="auto"/>
        <w:ind w:firstLine="0"/>
        <w:jc w:val="center"/>
      </w:pPr>
      <w:r>
        <w:rPr>
          <w:rFonts w:ascii="Times New Roman" w:hAnsi="Times New Roman" w:eastAsia="宋体"/>
          <w:b w:val="0"/>
          <w:sz w:val="21"/>
        </w:rPr>
        <w:t>表5-1 统一容载比2.00的仿真起点</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1B8E4C5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47957D5C">
            <w:pPr>
              <w:keepNext w:val="0"/>
              <w:spacing w:before="20" w:after="20" w:line="260" w:lineRule="exact"/>
              <w:ind w:firstLine="0" w:firstLineChars="0"/>
              <w:jc w:val="center"/>
            </w:pPr>
            <w:r>
              <w:rPr>
                <w:rFonts w:ascii="Times New Roman" w:hAnsi="Times New Roman" w:eastAsia="宋体"/>
                <w:b/>
                <w:sz w:val="18"/>
              </w:rPr>
              <w:t>地区</w:t>
            </w:r>
          </w:p>
        </w:tc>
        <w:tc>
          <w:tcPr>
            <w:tcW w:w="1385" w:type="dxa"/>
            <w:tcMar>
              <w:left w:w="70" w:type="dxa"/>
              <w:right w:w="70" w:type="dxa"/>
            </w:tcMar>
            <w:vAlign w:val="center"/>
          </w:tcPr>
          <w:p w14:paraId="5858BFB0">
            <w:pPr>
              <w:keepNext w:val="0"/>
              <w:spacing w:before="20" w:after="20" w:line="260" w:lineRule="exact"/>
              <w:ind w:firstLine="0" w:firstLineChars="0"/>
              <w:jc w:val="center"/>
            </w:pPr>
            <w:r>
              <w:rPr>
                <w:rFonts w:ascii="Times New Roman" w:hAnsi="Times New Roman" w:eastAsia="宋体"/>
                <w:b/>
                <w:sz w:val="18"/>
              </w:rPr>
              <w:t>基期主变容量/MVA</w:t>
            </w:r>
          </w:p>
        </w:tc>
        <w:tc>
          <w:tcPr>
            <w:tcW w:w="1385" w:type="dxa"/>
            <w:tcMar>
              <w:left w:w="70" w:type="dxa"/>
              <w:right w:w="70" w:type="dxa"/>
            </w:tcMar>
            <w:vAlign w:val="center"/>
          </w:tcPr>
          <w:p w14:paraId="44C830E9">
            <w:pPr>
              <w:keepNext w:val="0"/>
              <w:spacing w:before="20" w:after="20" w:line="260" w:lineRule="exact"/>
              <w:ind w:firstLine="0" w:firstLineChars="0"/>
              <w:jc w:val="center"/>
            </w:pPr>
            <w:r>
              <w:rPr>
                <w:rFonts w:ascii="Times New Roman" w:hAnsi="Times New Roman" w:eastAsia="宋体"/>
                <w:b/>
                <w:sz w:val="18"/>
              </w:rPr>
              <w:t>基期年网供最大负荷/MW</w:t>
            </w:r>
          </w:p>
        </w:tc>
        <w:tc>
          <w:tcPr>
            <w:tcW w:w="1385" w:type="dxa"/>
            <w:tcMar>
              <w:left w:w="70" w:type="dxa"/>
              <w:right w:w="70" w:type="dxa"/>
            </w:tcMar>
            <w:vAlign w:val="center"/>
          </w:tcPr>
          <w:p w14:paraId="09B9A8D0">
            <w:pPr>
              <w:keepNext w:val="0"/>
              <w:spacing w:before="20" w:after="20" w:line="260" w:lineRule="exact"/>
              <w:ind w:firstLine="0" w:firstLineChars="0"/>
              <w:jc w:val="center"/>
            </w:pPr>
            <w:r>
              <w:rPr>
                <w:rFonts w:ascii="Times New Roman" w:hAnsi="Times New Roman" w:eastAsia="宋体"/>
                <w:b/>
                <w:sz w:val="18"/>
              </w:rPr>
              <w:t>容载比</w:t>
            </w:r>
          </w:p>
        </w:tc>
        <w:tc>
          <w:tcPr>
            <w:tcW w:w="1385" w:type="dxa"/>
            <w:tcMar>
              <w:left w:w="70" w:type="dxa"/>
              <w:right w:w="70" w:type="dxa"/>
            </w:tcMar>
            <w:vAlign w:val="center"/>
          </w:tcPr>
          <w:p w14:paraId="4AF7B7ED">
            <w:pPr>
              <w:keepNext w:val="0"/>
              <w:spacing w:before="20" w:after="20" w:line="260" w:lineRule="exact"/>
              <w:ind w:firstLine="0" w:firstLineChars="0"/>
              <w:jc w:val="center"/>
            </w:pPr>
            <w:r>
              <w:rPr>
                <w:rFonts w:ascii="Times New Roman" w:hAnsi="Times New Roman" w:eastAsia="宋体"/>
                <w:b/>
                <w:sz w:val="18"/>
              </w:rPr>
              <w:t>年负荷平均增长率</w:t>
            </w:r>
          </w:p>
        </w:tc>
        <w:tc>
          <w:tcPr>
            <w:tcW w:w="1385" w:type="dxa"/>
            <w:tcMar>
              <w:left w:w="70" w:type="dxa"/>
              <w:right w:w="70" w:type="dxa"/>
            </w:tcMar>
            <w:vAlign w:val="center"/>
          </w:tcPr>
          <w:p w14:paraId="6E7FA294">
            <w:pPr>
              <w:keepNext w:val="0"/>
              <w:spacing w:before="20" w:after="20" w:line="260" w:lineRule="exact"/>
              <w:ind w:firstLine="0" w:firstLineChars="0"/>
              <w:jc w:val="center"/>
            </w:pPr>
            <w:r>
              <w:rPr>
                <w:rFonts w:ascii="Times New Roman" w:hAnsi="Times New Roman" w:eastAsia="宋体"/>
                <w:b/>
                <w:sz w:val="18"/>
              </w:rPr>
              <w:t>初始转供率</w:t>
            </w:r>
          </w:p>
        </w:tc>
      </w:tr>
      <w:tr w14:paraId="4DD91C9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B8394D9">
            <w:pPr>
              <w:keepNext w:val="0"/>
              <w:spacing w:before="20" w:after="20" w:line="260" w:lineRule="exact"/>
              <w:ind w:firstLine="0" w:firstLineChars="0"/>
              <w:jc w:val="center"/>
            </w:pPr>
            <w:r>
              <w:rPr>
                <w:rFonts w:ascii="Times New Roman" w:hAnsi="Times New Roman" w:eastAsia="宋体"/>
                <w:b w:val="0"/>
                <w:sz w:val="18"/>
              </w:rPr>
              <w:t>邳州</w:t>
            </w:r>
          </w:p>
        </w:tc>
        <w:tc>
          <w:tcPr>
            <w:tcW w:w="1385" w:type="dxa"/>
            <w:tcMar>
              <w:left w:w="70" w:type="dxa"/>
              <w:right w:w="70" w:type="dxa"/>
            </w:tcMar>
            <w:vAlign w:val="center"/>
          </w:tcPr>
          <w:p w14:paraId="277E5E00">
            <w:pPr>
              <w:keepNext w:val="0"/>
              <w:spacing w:before="20" w:after="20" w:line="260" w:lineRule="exact"/>
              <w:ind w:firstLine="0" w:firstLineChars="0"/>
              <w:jc w:val="center"/>
            </w:pPr>
            <w:r>
              <w:rPr>
                <w:rFonts w:ascii="Times New Roman" w:hAnsi="Times New Roman" w:eastAsia="宋体"/>
                <w:b w:val="0"/>
                <w:sz w:val="18"/>
              </w:rPr>
              <w:t>1463.50</w:t>
            </w:r>
          </w:p>
        </w:tc>
        <w:tc>
          <w:tcPr>
            <w:tcW w:w="1385" w:type="dxa"/>
            <w:tcMar>
              <w:left w:w="70" w:type="dxa"/>
              <w:right w:w="70" w:type="dxa"/>
            </w:tcMar>
            <w:vAlign w:val="center"/>
          </w:tcPr>
          <w:p w14:paraId="24915959">
            <w:pPr>
              <w:keepNext w:val="0"/>
              <w:spacing w:before="20" w:after="20" w:line="260" w:lineRule="exact"/>
              <w:ind w:firstLine="0" w:firstLineChars="0"/>
              <w:jc w:val="center"/>
            </w:pPr>
            <w:r>
              <w:rPr>
                <w:rFonts w:ascii="Times New Roman" w:hAnsi="Times New Roman" w:eastAsia="宋体"/>
                <w:b w:val="0"/>
                <w:sz w:val="18"/>
              </w:rPr>
              <w:t>731.75</w:t>
            </w:r>
          </w:p>
        </w:tc>
        <w:tc>
          <w:tcPr>
            <w:tcW w:w="1385" w:type="dxa"/>
            <w:tcMar>
              <w:left w:w="70" w:type="dxa"/>
              <w:right w:w="70" w:type="dxa"/>
            </w:tcMar>
            <w:vAlign w:val="center"/>
          </w:tcPr>
          <w:p w14:paraId="12D8C779">
            <w:pPr>
              <w:keepNext w:val="0"/>
              <w:spacing w:before="20" w:after="20" w:line="260" w:lineRule="exact"/>
              <w:ind w:firstLine="0" w:firstLineChars="0"/>
              <w:jc w:val="center"/>
            </w:pPr>
            <w:r>
              <w:rPr>
                <w:rFonts w:ascii="Times New Roman" w:hAnsi="Times New Roman" w:eastAsia="宋体"/>
                <w:b w:val="0"/>
                <w:sz w:val="18"/>
              </w:rPr>
              <w:t>2.00</w:t>
            </w:r>
          </w:p>
        </w:tc>
        <w:tc>
          <w:tcPr>
            <w:tcW w:w="1385" w:type="dxa"/>
            <w:tcMar>
              <w:left w:w="70" w:type="dxa"/>
              <w:right w:w="70" w:type="dxa"/>
            </w:tcMar>
            <w:vAlign w:val="center"/>
          </w:tcPr>
          <w:p w14:paraId="6AF6B5A1">
            <w:pPr>
              <w:keepNext w:val="0"/>
              <w:spacing w:before="20" w:after="20" w:line="260" w:lineRule="exact"/>
              <w:ind w:firstLine="0" w:firstLineChars="0"/>
              <w:jc w:val="center"/>
            </w:pPr>
            <w:r>
              <w:rPr>
                <w:rFonts w:ascii="Times New Roman" w:hAnsi="Times New Roman" w:eastAsia="宋体"/>
                <w:b w:val="0"/>
                <w:sz w:val="18"/>
              </w:rPr>
              <w:t>8.07%</w:t>
            </w:r>
          </w:p>
        </w:tc>
        <w:tc>
          <w:tcPr>
            <w:tcW w:w="1385" w:type="dxa"/>
            <w:tcMar>
              <w:left w:w="70" w:type="dxa"/>
              <w:right w:w="70" w:type="dxa"/>
            </w:tcMar>
            <w:vAlign w:val="center"/>
          </w:tcPr>
          <w:p w14:paraId="37EB471D">
            <w:pPr>
              <w:keepNext w:val="0"/>
              <w:spacing w:before="20" w:after="20" w:line="260" w:lineRule="exact"/>
              <w:ind w:firstLine="0" w:firstLineChars="0"/>
              <w:jc w:val="center"/>
            </w:pPr>
            <w:r>
              <w:rPr>
                <w:rFonts w:ascii="Times New Roman" w:hAnsi="Times New Roman" w:eastAsia="宋体"/>
                <w:b w:val="0"/>
                <w:sz w:val="18"/>
              </w:rPr>
              <w:t>28.29%</w:t>
            </w:r>
          </w:p>
        </w:tc>
      </w:tr>
      <w:tr w14:paraId="4897709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10A9728">
            <w:pPr>
              <w:keepNext w:val="0"/>
              <w:spacing w:before="20" w:after="20" w:line="260" w:lineRule="exact"/>
              <w:ind w:firstLine="0" w:firstLineChars="0"/>
              <w:jc w:val="center"/>
            </w:pPr>
            <w:r>
              <w:rPr>
                <w:rFonts w:ascii="Times New Roman" w:hAnsi="Times New Roman" w:eastAsia="宋体"/>
                <w:b w:val="0"/>
                <w:sz w:val="18"/>
              </w:rPr>
              <w:t>市区</w:t>
            </w:r>
          </w:p>
        </w:tc>
        <w:tc>
          <w:tcPr>
            <w:tcW w:w="1385" w:type="dxa"/>
            <w:tcMar>
              <w:left w:w="70" w:type="dxa"/>
              <w:right w:w="70" w:type="dxa"/>
            </w:tcMar>
            <w:vAlign w:val="center"/>
          </w:tcPr>
          <w:p w14:paraId="437700CD">
            <w:pPr>
              <w:keepNext w:val="0"/>
              <w:spacing w:before="20" w:after="20" w:line="260" w:lineRule="exact"/>
              <w:ind w:firstLine="0" w:firstLineChars="0"/>
              <w:jc w:val="center"/>
            </w:pPr>
            <w:r>
              <w:rPr>
                <w:rFonts w:ascii="Times New Roman" w:hAnsi="Times New Roman" w:eastAsia="宋体"/>
                <w:b w:val="0"/>
                <w:sz w:val="18"/>
              </w:rPr>
              <w:t>2462.00</w:t>
            </w:r>
          </w:p>
        </w:tc>
        <w:tc>
          <w:tcPr>
            <w:tcW w:w="1385" w:type="dxa"/>
            <w:tcMar>
              <w:left w:w="70" w:type="dxa"/>
              <w:right w:w="70" w:type="dxa"/>
            </w:tcMar>
            <w:vAlign w:val="center"/>
          </w:tcPr>
          <w:p w14:paraId="0004A2C3">
            <w:pPr>
              <w:keepNext w:val="0"/>
              <w:spacing w:before="20" w:after="20" w:line="260" w:lineRule="exact"/>
              <w:ind w:firstLine="0" w:firstLineChars="0"/>
              <w:jc w:val="center"/>
            </w:pPr>
            <w:r>
              <w:rPr>
                <w:rFonts w:ascii="Times New Roman" w:hAnsi="Times New Roman" w:eastAsia="宋体"/>
                <w:b w:val="0"/>
                <w:sz w:val="18"/>
              </w:rPr>
              <w:t>1231.00</w:t>
            </w:r>
          </w:p>
        </w:tc>
        <w:tc>
          <w:tcPr>
            <w:tcW w:w="1385" w:type="dxa"/>
            <w:tcMar>
              <w:left w:w="70" w:type="dxa"/>
              <w:right w:w="70" w:type="dxa"/>
            </w:tcMar>
            <w:vAlign w:val="center"/>
          </w:tcPr>
          <w:p w14:paraId="2DF30EB5">
            <w:pPr>
              <w:keepNext w:val="0"/>
              <w:spacing w:before="20" w:after="20" w:line="260" w:lineRule="exact"/>
              <w:ind w:firstLine="0" w:firstLineChars="0"/>
              <w:jc w:val="center"/>
            </w:pPr>
            <w:r>
              <w:rPr>
                <w:rFonts w:ascii="Times New Roman" w:hAnsi="Times New Roman" w:eastAsia="宋体"/>
                <w:b w:val="0"/>
                <w:sz w:val="18"/>
              </w:rPr>
              <w:t>2.00</w:t>
            </w:r>
          </w:p>
        </w:tc>
        <w:tc>
          <w:tcPr>
            <w:tcW w:w="1385" w:type="dxa"/>
            <w:tcMar>
              <w:left w:w="70" w:type="dxa"/>
              <w:right w:w="70" w:type="dxa"/>
            </w:tcMar>
            <w:vAlign w:val="center"/>
          </w:tcPr>
          <w:p w14:paraId="74D3868A">
            <w:pPr>
              <w:keepNext w:val="0"/>
              <w:spacing w:before="20" w:after="20" w:line="260" w:lineRule="exact"/>
              <w:ind w:firstLine="0" w:firstLineChars="0"/>
              <w:jc w:val="center"/>
            </w:pPr>
            <w:r>
              <w:rPr>
                <w:rFonts w:ascii="Times New Roman" w:hAnsi="Times New Roman" w:eastAsia="宋体"/>
                <w:b w:val="0"/>
                <w:sz w:val="18"/>
              </w:rPr>
              <w:t>1.80%</w:t>
            </w:r>
          </w:p>
        </w:tc>
        <w:tc>
          <w:tcPr>
            <w:tcW w:w="1385" w:type="dxa"/>
            <w:tcMar>
              <w:left w:w="70" w:type="dxa"/>
              <w:right w:w="70" w:type="dxa"/>
            </w:tcMar>
            <w:vAlign w:val="center"/>
          </w:tcPr>
          <w:p w14:paraId="1AB0FAAE">
            <w:pPr>
              <w:keepNext w:val="0"/>
              <w:spacing w:before="20" w:after="20" w:line="260" w:lineRule="exact"/>
              <w:ind w:firstLine="0" w:firstLineChars="0"/>
              <w:jc w:val="center"/>
            </w:pPr>
            <w:r>
              <w:rPr>
                <w:rFonts w:ascii="Times New Roman" w:hAnsi="Times New Roman" w:eastAsia="宋体"/>
                <w:b w:val="0"/>
                <w:sz w:val="18"/>
              </w:rPr>
              <w:t>50%</w:t>
            </w:r>
          </w:p>
        </w:tc>
      </w:tr>
    </w:tbl>
    <w:p w14:paraId="3532E544">
      <w:pPr>
        <w:pStyle w:val="5"/>
        <w:keepNext/>
        <w:numPr>
          <w:ilvl w:val="0"/>
          <w:numId w:val="0"/>
        </w:numPr>
        <w:spacing w:before="160" w:after="120" w:line="360" w:lineRule="auto"/>
        <w:ind w:firstLine="0"/>
      </w:pPr>
      <w:bookmarkStart w:id="164" w:name="刚性与弹性规划条件"/>
      <w:r>
        <w:rPr>
          <w:rFonts w:ascii="Times New Roman" w:hAnsi="Times New Roman" w:eastAsia="方正仿宋_GBK"/>
          <w:b/>
          <w:sz w:val="26"/>
        </w:rPr>
        <w:t>5.1.2 刚性与弹性规划条件</w:t>
      </w:r>
      <w:bookmarkEnd w:id="164"/>
    </w:p>
    <w:p w14:paraId="056DF2DE">
      <w:pPr>
        <w:widowControl/>
        <w:spacing w:before="0" w:after="0" w:line="300" w:lineRule="auto"/>
        <w:ind w:firstLine="480"/>
        <w:jc w:val="both"/>
      </w:pPr>
      <w:r>
        <w:rPr>
          <w:rFonts w:ascii="Times New Roman" w:hAnsi="Times New Roman" w:eastAsia="方正仿宋_GBK"/>
          <w:b w:val="0"/>
          <w:sz w:val="24"/>
        </w:rPr>
        <w:t>刚性方案各年容载比不超过2.00。弹性方案在满足相同技术约束下，允许容载比在大于2.00至2.60的研究范围内选择。两地区案例按市区同方案容载比低于邳州、同区县弹性容载比高于刚性的条件进行比较。</w:t>
      </w:r>
    </w:p>
    <w:tbl>
      <w:tblPr>
        <w:tblStyle w:val="25"/>
        <w:tblW w:w="83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
        <w:gridCol w:w="6838"/>
        <w:gridCol w:w="737"/>
      </w:tblGrid>
      <w:tr w14:paraId="4B9235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37" w:type="dxa"/>
            <w:tcMar>
              <w:left w:w="0" w:type="dxa"/>
              <w:right w:w="0" w:type="dxa"/>
            </w:tcMar>
            <w:vAlign w:val="center"/>
          </w:tcPr>
          <w:p w14:paraId="17EC016D">
            <w:pPr>
              <w:spacing w:before="0" w:after="0"/>
              <w:ind w:firstLine="0" w:firstLineChars="0"/>
            </w:pPr>
          </w:p>
        </w:tc>
        <w:tc>
          <w:tcPr>
            <w:tcW w:w="6838" w:type="dxa"/>
            <w:tcMar>
              <w:left w:w="0" w:type="dxa"/>
              <w:right w:w="0" w:type="dxa"/>
            </w:tcMar>
            <w:vAlign w:val="center"/>
          </w:tcPr>
          <w:p w14:paraId="6842889D">
            <w:pPr>
              <w:pStyle w:val="2"/>
              <w:keepNext/>
              <w:spacing w:before="100" w:after="100" w:line="276" w:lineRule="auto"/>
              <w:ind w:firstLine="0" w:firstLineChars="0"/>
              <w:jc w:val="center"/>
            </w:pPr>
            <m:oMathPara>
              <m:oMathParaPr>
                <m:jc m:val="center"/>
              </m:oMathParaPr>
              <m:oMath>
                <m:m>
                  <m:mPr>
                    <m:mcs>
                      <m:mc>
                        <m:mcPr>
                          <m:count m:val="1"/>
                          <m:mcJc m:val="right"/>
                        </m:mcPr>
                      </m:mc>
                      <m:mc>
                        <m:mcPr>
                          <m:count m:val="1"/>
                          <m:mcJc m:val="left"/>
                        </m:mcPr>
                      </m:mc>
                    </m:mcs>
                    <m:plcHide m:val="1"/>
                  </m:mPr>
                  <m:mr>
                    <m:e>
                      <m:sSub>
                        <m:sSubPr/>
                        <m:e>
                          <m:r>
                            <m:rPr/>
                            <m:t>R</m:t>
                          </m:r>
                        </m:e>
                        <m:sub>
                          <m:r>
                            <m:rPr/>
                            <m:t>c,s,y</m:t>
                          </m:r>
                        </m:sub>
                      </m:sSub>
                    </m:e>
                    <m:e>
                      <m:r>
                        <m:rPr/>
                        <m:t>=</m:t>
                      </m:r>
                      <m:f>
                        <m:fPr/>
                        <m:num>
                          <m:sSub>
                            <m:sSubPr/>
                            <m:e>
                              <m:r>
                                <m:rPr/>
                                <m:t>S</m:t>
                              </m:r>
                            </m:e>
                            <m:sub>
                              <m:r>
                                <m:rPr/>
                                <m:t>c,s,y</m:t>
                              </m:r>
                            </m:sub>
                          </m:sSub>
                        </m:num>
                        <m:den>
                          <m:sSub>
                            <m:sSubPr/>
                            <m:e>
                              <m:r>
                                <m:rPr/>
                                <m:t>P</m:t>
                              </m:r>
                            </m:e>
                            <m:sub>
                              <m:r>
                                <m:rPr/>
                                <m:t>c,y</m:t>
                              </m:r>
                            </m:sub>
                          </m:sSub>
                        </m:den>
                      </m:f>
                    </m:e>
                  </m:mr>
                  <m:mr>
                    <m:e/>
                    <m:e>
                      <m:sSub>
                        <m:sSubPr/>
                        <m:e>
                          <m:r>
                            <m:rPr/>
                            <m:t>R</m:t>
                          </m:r>
                        </m:e>
                        <m:sub>
                          <m:r>
                            <m:rPr/>
                            <m:t>c,</m:t>
                          </m:r>
                          <m:r>
                            <m:rPr>
                              <m:sty m:val="p"/>
                            </m:rPr>
                            <m:t>rigid</m:t>
                          </m:r>
                          <m:r>
                            <m:rPr/>
                            <m:t>,y</m:t>
                          </m:r>
                        </m:sub>
                      </m:sSub>
                      <m:r>
                        <m:rPr/>
                        <m:t>≤2.00</m:t>
                      </m:r>
                    </m:e>
                  </m:mr>
                  <m:mr>
                    <m:e/>
                    <m:e>
                      <m:r>
                        <m:rPr/>
                        <m:t>2.00&lt;</m:t>
                      </m:r>
                      <m:sSub>
                        <m:sSubPr/>
                        <m:e>
                          <m:r>
                            <m:rPr/>
                            <m:t>R</m:t>
                          </m:r>
                        </m:e>
                        <m:sub>
                          <m:r>
                            <m:rPr/>
                            <m:t>c,</m:t>
                          </m:r>
                          <m:r>
                            <m:rPr>
                              <m:sty m:val="p"/>
                            </m:rPr>
                            <m:t>elastic</m:t>
                          </m:r>
                          <m:r>
                            <m:rPr/>
                            <m:t>,y</m:t>
                          </m:r>
                        </m:sub>
                      </m:sSub>
                      <m:r>
                        <m:rPr/>
                        <m:t>≤2.60.</m:t>
                      </m:r>
                    </m:e>
                  </m:mr>
                </m:m>
              </m:oMath>
            </m:oMathPara>
          </w:p>
        </w:tc>
        <w:tc>
          <w:tcPr>
            <w:tcW w:w="737" w:type="dxa"/>
            <w:tcMar>
              <w:left w:w="0" w:type="dxa"/>
              <w:right w:w="0" w:type="dxa"/>
            </w:tcMar>
            <w:vAlign w:val="center"/>
          </w:tcPr>
          <w:p w14:paraId="38638988">
            <w:pPr>
              <w:spacing w:before="0" w:after="0"/>
              <w:ind w:firstLine="0" w:firstLineChars="0"/>
              <w:jc w:val="right"/>
            </w:pPr>
            <w:r>
              <w:rPr>
                <w:rFonts w:ascii="Times New Roman" w:hAnsi="Times New Roman" w:eastAsia="方正仿宋_GBK"/>
                <w:b w:val="0"/>
                <w:sz w:val="18"/>
              </w:rPr>
              <w:t>（5-2）</w:t>
            </w:r>
          </w:p>
        </w:tc>
      </w:tr>
    </w:tbl>
    <w:p w14:paraId="281917B2">
      <w:pPr>
        <w:widowControl/>
        <w:spacing w:before="0" w:after="0" w:line="300" w:lineRule="auto"/>
        <w:ind w:firstLine="480"/>
        <w:jc w:val="both"/>
      </w:pPr>
      <w:r>
        <w:rPr>
          <w:rFonts w:ascii="Times New Roman" w:hAnsi="Times New Roman" w:eastAsia="方正仿宋_GBK"/>
          <w:b w:val="0"/>
          <w:sz w:val="24"/>
        </w:rPr>
        <w:t>式中，</w:t>
      </w:r>
      <m:oMath>
        <m:sSub>
          <m:sSubPr/>
          <m:e>
            <m:r>
              <m:rPr/>
              <m:t>R</m:t>
            </m:r>
          </m:e>
          <m:sub>
            <m:r>
              <m:rPr/>
              <m:t>c,s,y</m:t>
            </m:r>
          </m:sub>
        </m:sSub>
      </m:oMath>
      <w:r>
        <w:rPr>
          <w:rFonts w:ascii="Times New Roman" w:hAnsi="Times New Roman" w:eastAsia="方正仿宋_GBK"/>
          <w:b w:val="0"/>
          <w:sz w:val="24"/>
        </w:rPr>
        <w:t>为容载比，</w:t>
      </w:r>
      <m:oMath>
        <m:r>
          <m:rPr/>
          <m:t>s</m:t>
        </m:r>
      </m:oMath>
      <w:r>
        <w:rPr>
          <w:rFonts w:ascii="Times New Roman" w:hAnsi="Times New Roman" w:eastAsia="方正仿宋_GBK"/>
          <w:b w:val="0"/>
          <w:sz w:val="24"/>
        </w:rPr>
        <w:t>为刚性或弹性方案标识，</w:t>
      </w:r>
      <m:oMath>
        <m:sSub>
          <m:sSubPr/>
          <m:e>
            <m:r>
              <m:rPr/>
              <m:t>S</m:t>
            </m:r>
          </m:e>
          <m:sub>
            <m:r>
              <m:rPr/>
              <m:t>c,s,y</m:t>
            </m:r>
          </m:sub>
        </m:sSub>
      </m:oMath>
      <w:r>
        <w:rPr>
          <w:rFonts w:ascii="Times New Roman" w:hAnsi="Times New Roman" w:eastAsia="方正仿宋_GBK"/>
          <w:b w:val="0"/>
          <w:sz w:val="24"/>
        </w:rPr>
        <w:t>为该年公用主变总容量。主变容量计入分子，储能和联络能力用于局部容量校核。</w:t>
      </w:r>
      <m:oMath>
        <m:sSub>
          <m:sSubPr/>
          <m:e>
            <m:r>
              <m:rPr/>
              <m:t>P</m:t>
            </m:r>
          </m:e>
          <m:sub>
            <m:r>
              <m:rPr/>
              <m:t>c,y</m:t>
            </m:r>
          </m:sub>
        </m:sSub>
      </m:oMath>
      <w:r>
        <w:rPr>
          <w:rFonts w:ascii="Times New Roman" w:hAnsi="Times New Roman" w:eastAsia="方正仿宋_GBK"/>
          <w:b w:val="0"/>
          <w:sz w:val="24"/>
        </w:rPr>
        <w:t>在同一区县、同一年两种方案中保持一致。</w:t>
      </w:r>
      <w:r>
        <w:rPr>
          <w:rFonts w:ascii="Times New Roman" w:hAnsi="Times New Roman" w:eastAsia="方正仿宋_GBK"/>
          <w:b w:val="0"/>
          <w:sz w:val="24"/>
          <w:highlight w:val="yellow"/>
          <w:rPrChange w:id="260" w:author="白日梦想家" w:date="2026-10-02T20:56:49Z">
            <w:rPr>
              <w:rFonts w:ascii="Times New Roman" w:hAnsi="Times New Roman" w:eastAsia="方正仿宋_GBK"/>
              <w:b w:val="0"/>
              <w:sz w:val="24"/>
            </w:rPr>
          </w:rPrChange>
        </w:rPr>
        <w:t>2.60为参数</w:t>
      </w:r>
      <w:commentRangeStart w:id="16"/>
      <w:r>
        <w:rPr>
          <w:rFonts w:ascii="Times New Roman" w:hAnsi="Times New Roman" w:eastAsia="方正仿宋_GBK"/>
          <w:b w:val="0"/>
          <w:sz w:val="24"/>
          <w:highlight w:val="yellow"/>
          <w:rPrChange w:id="261" w:author="白日梦想家" w:date="2026-10-02T20:56:49Z">
            <w:rPr>
              <w:rFonts w:ascii="Times New Roman" w:hAnsi="Times New Roman" w:eastAsia="方正仿宋_GBK"/>
              <w:b w:val="0"/>
              <w:sz w:val="24"/>
            </w:rPr>
          </w:rPrChange>
        </w:rPr>
        <w:t>分析</w:t>
      </w:r>
      <w:commentRangeEnd w:id="16"/>
      <w:r>
        <w:rPr>
          <w:woUserID w:val="2"/>
        </w:rPr>
        <w:commentReference w:id="16"/>
      </w:r>
      <w:r>
        <w:rPr>
          <w:rFonts w:ascii="Times New Roman" w:hAnsi="Times New Roman" w:eastAsia="方正仿宋_GBK"/>
          <w:b w:val="0"/>
          <w:sz w:val="24"/>
          <w:highlight w:val="yellow"/>
          <w:rPrChange w:id="262" w:author="白日梦想家" w:date="2026-10-02T20:56:49Z">
            <w:rPr>
              <w:rFonts w:ascii="Times New Roman" w:hAnsi="Times New Roman" w:eastAsia="方正仿宋_GBK"/>
              <w:b w:val="0"/>
              <w:sz w:val="24"/>
            </w:rPr>
          </w:rPrChange>
        </w:rPr>
        <w:t>上限。</w:t>
      </w:r>
    </w:p>
    <w:p w14:paraId="4CF3E9C7">
      <w:pPr>
        <w:pStyle w:val="2"/>
        <w:widowControl/>
        <w:spacing w:before="0" w:after="0" w:line="300" w:lineRule="auto"/>
        <w:ind w:firstLine="480"/>
        <w:jc w:val="both"/>
      </w:pPr>
      <w:r>
        <w:rPr>
          <w:rFonts w:ascii="Times New Roman" w:hAnsi="Times New Roman" w:eastAsia="方正仿宋_GBK"/>
          <w:b w:val="0"/>
          <w:sz w:val="24"/>
        </w:rPr>
        <w:t>区县内转接保持负荷总量。储能参与站级峰段支撑时，区域容载比仍按预先确定的年网供最大负荷计算，保证两方案在同一负荷口径下比较。</w:t>
      </w:r>
    </w:p>
    <w:p w14:paraId="7772BB99">
      <w:pPr>
        <w:pStyle w:val="5"/>
        <w:keepNext/>
        <w:numPr>
          <w:ilvl w:val="0"/>
          <w:numId w:val="0"/>
        </w:numPr>
        <w:spacing w:before="160" w:after="120" w:line="360" w:lineRule="auto"/>
        <w:ind w:firstLine="0"/>
      </w:pPr>
      <w:bookmarkStart w:id="165" w:name="指标参数的选取依据"/>
      <w:commentRangeStart w:id="17"/>
      <w:r>
        <w:rPr>
          <w:rFonts w:ascii="Times New Roman" w:hAnsi="Times New Roman" w:eastAsia="方正仿宋_GBK"/>
          <w:b/>
          <w:sz w:val="26"/>
        </w:rPr>
        <w:t>5.1.3 指标参数的选取依据</w:t>
      </w:r>
      <w:commentRangeEnd w:id="17"/>
      <w:bookmarkEnd w:id="165"/>
      <w:r>
        <w:rPr>
          <w:woUserID w:val="2"/>
        </w:rPr>
        <w:commentReference w:id="17"/>
      </w:r>
    </w:p>
    <w:p w14:paraId="24BB5772">
      <w:pPr>
        <w:widowControl/>
        <w:spacing w:before="0" w:after="0" w:line="300" w:lineRule="auto"/>
        <w:ind w:firstLine="480"/>
        <w:jc w:val="both"/>
      </w:pPr>
      <w:r>
        <w:rPr>
          <w:rFonts w:ascii="Times New Roman" w:hAnsi="Times New Roman" w:eastAsia="方正仿宋_GBK"/>
          <w:b w:val="0"/>
          <w:sz w:val="24"/>
        </w:rPr>
        <w:t>“一片一策”规划需要同时描述片区负荷发展、分布式电源规模、峰段支撑需求和工程经济条件。容载比作为规划输出，以公用主变总容量和年网供最大负荷计算；源荷指标确定需要校核的运行场景，持续时间确定储能的功率与能量配置，成本比反映措施之间的经济替代关系。各参数在模型中承担不同作用，选取依据如下。</w:t>
      </w:r>
    </w:p>
    <w:p w14:paraId="4161E914">
      <w:pPr>
        <w:widowControl/>
        <w:spacing w:before="0" w:after="0" w:line="300" w:lineRule="auto"/>
        <w:ind w:firstLine="480"/>
        <w:jc w:val="both"/>
      </w:pPr>
      <w:r>
        <w:rPr>
          <w:rFonts w:ascii="Times New Roman" w:hAnsi="Times New Roman" w:eastAsia="方正仿宋_GBK"/>
          <w:b w:val="0"/>
          <w:sz w:val="24"/>
        </w:rPr>
        <w:t>分布式电源装机渗透率即源荷比，以同一供电范围内分布式电源装机容量除以用户最大负荷，采用《配电网规划设计技术导则（修订稿，2025年4月）》第3.1.18条和第6.5.4条的定义[19]。该指标反映电源与负荷的规模关系；第7.4.2.2条提出源荷比超过2.00时，应以反向净负荷极值校核主变容量[19]。邳州、市区分别约为1.63、0.32，外推据此取0.00～3.00，在1.00和2.00附近设置计算点，覆盖负荷主导、源荷规模接近及电源规模较大的情景。各情景再结合日间出力和用户负荷形成反向净负荷。</w:t>
      </w:r>
    </w:p>
    <w:p w14:paraId="62C803A3">
      <w:pPr>
        <w:widowControl/>
        <w:spacing w:before="0" w:after="0" w:line="300" w:lineRule="auto"/>
        <w:ind w:firstLine="480"/>
        <w:jc w:val="both"/>
      </w:pPr>
      <w:r>
        <w:rPr>
          <w:rFonts w:ascii="Times New Roman" w:hAnsi="Times New Roman" w:eastAsia="方正仿宋_GBK"/>
          <w:b w:val="0"/>
          <w:sz w:val="24"/>
        </w:rPr>
        <w:t>分布式电源电量渗透率以同范围分布式电源年发电量除以用户年用电量，采用上述导则修订稿第3.1.19条的定义。第7.4.2.2条将电量渗透率超过40.00%～50.00%列为开展反向容量校核的条件[19]；Holweger等也按光伏年发电量占年用电量的比例分析灵活性服务与网架建设费用[30]。选取该指标，可将年度源荷电量关系与装机规模对应。外推在光伏利用小时1200 h、用户年负荷率0.50的统一假定下换算，范围为0.00%～82.19%；案例按月度装机及典型出力估计。容量配置由正反向峰值及其持续时间共同确定。</w:t>
      </w:r>
    </w:p>
    <w:p w14:paraId="4202ABF2">
      <w:pPr>
        <w:widowControl/>
        <w:spacing w:before="0" w:after="0" w:line="300" w:lineRule="auto"/>
        <w:ind w:firstLine="480"/>
        <w:jc w:val="both"/>
      </w:pPr>
      <w:r>
        <w:rPr>
          <w:rFonts w:ascii="Times New Roman" w:hAnsi="Times New Roman" w:eastAsia="方正仿宋_GBK"/>
          <w:b w:val="0"/>
          <w:sz w:val="24"/>
        </w:rPr>
        <w:t>年负荷平均增长率在本研究中按年最大正向净负荷的增长计算，用于表征规划期净负荷年增长及容量储备需求。DL/T 5729—2023《配电网规划设计技术导则》表6.3.4按负荷增长水平给出容载比范围[5]，上述导则修订稿表2进一步采用年最大净负荷平均增长率分档[19]。刘炜彬等将负荷发展储备纳入容载比精细化配置，Martínez等分析了持续负荷增长对储能延缓扩网经济性的影响[47][9]。外推取0.00%～10.00%，包含2.00%、4.00%、7.00%的导则分档节点，并以8.00%、10.00%覆盖较快增长情景。案例按第三章的历史同比率递增权重方法取8.07%、1.80%，在设定源荷结构下同步缩放站级正反向净负荷。</w:t>
      </w:r>
    </w:p>
    <w:p w14:paraId="482E2722">
      <w:pPr>
        <w:widowControl/>
        <w:spacing w:before="0" w:after="0" w:line="300" w:lineRule="auto"/>
        <w:ind w:firstLine="480"/>
        <w:jc w:val="both"/>
      </w:pPr>
      <w:r>
        <w:rPr>
          <w:rFonts w:ascii="Times New Roman" w:hAnsi="Times New Roman" w:eastAsia="方正仿宋_GBK"/>
          <w:b w:val="0"/>
          <w:sz w:val="24"/>
        </w:rPr>
        <w:t>净负荷峰值取绝对值，用于比较正向供电与反向输送的容量压力。导则修订稿第3.1.13条按输送方向规定净负荷正负号，第7.4.1条和第7.4.2条要求分别分析正向、反向净负荷并校核容量[19]。本研究据此分别提取两方向峰值，再取较大幅值作为净负荷最大绝对值，同时保留方向进行容量校核。容载比按公用主变总容量与区域年最大正向净负荷计算；站级绝对峰值用于局部设备校核，两者分别承担区域规划和站级定容的作用。</w:t>
      </w:r>
    </w:p>
    <w:p w14:paraId="7702602B">
      <w:pPr>
        <w:widowControl/>
        <w:spacing w:before="0" w:after="0" w:line="300" w:lineRule="auto"/>
        <w:ind w:firstLine="480"/>
        <w:jc w:val="both"/>
      </w:pPr>
      <w:r>
        <w:rPr>
          <w:rFonts w:ascii="Times New Roman" w:hAnsi="Times New Roman" w:eastAsia="方正仿宋_GBK"/>
          <w:b w:val="0"/>
          <w:sz w:val="24"/>
        </w:rPr>
        <w:t>95%峰值持续时间用于将近峰运行特征转化为储能能量需求。Xu等的全寿命储能规划及Martínez等的峰段削减研究均将功率、能量和负荷时段纳入配置分析[10][9]。同一功率缺口持续越久，所需储能能量越大。本研究以方向峰值的95%作为近峰幅值门槛，识别相邻高负荷时段，并以最长连续段确定一次峰段的支撑时长。95%为依据小时曲线设置的研究参数。外推取1、2、3、4、6 h，覆盖短时尖峰与较长连续峰段；其中2～3 h跨越单柜额定能量与功率之比2.15 h，可反映储能由功率约束转为能量约束的配置差异。</w:t>
      </w:r>
    </w:p>
    <w:p w14:paraId="4716CC31">
      <w:pPr>
        <w:widowControl/>
        <w:spacing w:before="0" w:after="0" w:line="300" w:lineRule="auto"/>
        <w:ind w:firstLine="480"/>
        <w:jc w:val="both"/>
      </w:pPr>
      <w:r>
        <w:rPr>
          <w:rFonts w:ascii="Times New Roman" w:hAnsi="Times New Roman" w:eastAsia="方正仿宋_GBK"/>
          <w:b w:val="0"/>
          <w:sz w:val="24"/>
        </w:rPr>
        <w:t>主变与线路成本比用于比较增加变电容量和新建10 kV联络的经济条件。肖峻等量化了中压网络联络能力与上级变电容量的关系，金勇等研究了高压配电网负荷转供的分层优化[8][77]。两类措施均可改善站级容量约束，故按相同有效MW将主变投资与联络投资相除。主变价格依据徐州工程投资表，线路价格依据华容县规划造价并按本研究联络工程规模折算[7][86]。围绕线路基价设置0.75、1.00、1.25倍的敏感性情景，考察线路工程费用变化对措施选取的影响；对应成本比约0.98～1.63，归纳为0.90～1.10、大于1.10至1.40、大于1.40至1.70三档。</w:t>
      </w:r>
    </w:p>
    <w:p w14:paraId="719E1E70">
      <w:pPr>
        <w:widowControl/>
        <w:spacing w:before="0" w:after="0" w:line="300" w:lineRule="auto"/>
        <w:ind w:firstLine="480"/>
        <w:jc w:val="both"/>
      </w:pPr>
      <w:r>
        <w:rPr>
          <w:rFonts w:ascii="Times New Roman" w:hAnsi="Times New Roman" w:eastAsia="方正仿宋_GBK"/>
          <w:b w:val="0"/>
          <w:sz w:val="24"/>
        </w:rPr>
        <w:t>主变与储能成本比用于比较变电容量建设和峰段储能支撑的经济条件。Matthiss等比较储能配置与网架加强投资，Martínez等进一步分析投资、寿命和负荷条件对储能替代扩网的影响[31][9]。本研究以主变单位</w:t>
      </w:r>
      <w:del w:id="263" w:author="白日梦想家" w:date="2026-10-02T21:05:28Z">
        <w:r>
          <w:rPr>
            <w:rFonts w:ascii="Times New Roman" w:hAnsi="Times New Roman" w:eastAsia="方正仿宋_GBK"/>
            <w:b w:val="0"/>
            <w:sz w:val="24"/>
          </w:rPr>
          <w:delText>有效</w:delText>
        </w:r>
      </w:del>
      <w:r>
        <w:rPr>
          <w:rFonts w:ascii="Times New Roman" w:hAnsi="Times New Roman" w:eastAsia="方正仿宋_GBK"/>
          <w:b w:val="0"/>
          <w:sz w:val="24"/>
        </w:rPr>
        <w:t>MW投资除以储能单位</w:t>
      </w:r>
      <w:del w:id="264" w:author="白日梦想家" w:date="2026-10-02T21:05:33Z">
        <w:r>
          <w:rPr>
            <w:rFonts w:ascii="Times New Roman" w:hAnsi="Times New Roman" w:eastAsia="方正仿宋_GBK"/>
            <w:b w:val="0"/>
            <w:sz w:val="24"/>
          </w:rPr>
          <w:delText>有效</w:delText>
        </w:r>
      </w:del>
      <w:r>
        <w:rPr>
          <w:rFonts w:ascii="Times New Roman" w:hAnsi="Times New Roman" w:eastAsia="方正仿宋_GBK"/>
          <w:b w:val="0"/>
          <w:sz w:val="24"/>
        </w:rPr>
        <w:t>MW投资，储能基价采用浏阳项目成交资料并按215 kWh柜折算[85]。选取3 h参考峰段，使成本比同时体现功率和能量配置条件，并与1～6 h持续时间情景衔接。储能基价设置0.50、1.00、1.25倍的敏感性情景，考察价格下降及费用提高的影响；对应成本比约0.04～0.12，归纳为0.04～0.05、大于0.05至0.08、大于0.08至0.12三档。实际寻优按各场景持续时间及全寿命费用比较。</w:t>
      </w:r>
    </w:p>
    <w:p w14:paraId="102F3BB7">
      <w:pPr>
        <w:pStyle w:val="2"/>
        <w:keepNext/>
        <w:spacing w:before="120" w:after="80" w:line="300" w:lineRule="auto"/>
        <w:ind w:firstLine="0"/>
        <w:jc w:val="center"/>
      </w:pPr>
      <w:r>
        <w:rPr>
          <w:rFonts w:ascii="Times New Roman" w:hAnsi="Times New Roman" w:eastAsia="宋体"/>
          <w:b w:val="0"/>
          <w:sz w:val="21"/>
        </w:rPr>
        <w:t>表5-2 参数定义及寻优作用</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793"/>
        <w:gridCol w:w="3259"/>
        <w:gridCol w:w="3259"/>
      </w:tblGrid>
      <w:tr w14:paraId="073604B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793" w:type="dxa"/>
            <w:tcMar>
              <w:left w:w="70" w:type="dxa"/>
              <w:right w:w="70" w:type="dxa"/>
            </w:tcMar>
            <w:vAlign w:val="center"/>
          </w:tcPr>
          <w:p w14:paraId="01C91337">
            <w:pPr>
              <w:keepNext w:val="0"/>
              <w:spacing w:before="20" w:after="20" w:line="260" w:lineRule="exact"/>
              <w:ind w:firstLine="0" w:firstLineChars="0"/>
              <w:jc w:val="center"/>
            </w:pPr>
            <w:r>
              <w:rPr>
                <w:rFonts w:ascii="Times New Roman" w:hAnsi="Times New Roman" w:eastAsia="宋体"/>
                <w:b/>
                <w:sz w:val="18"/>
              </w:rPr>
              <w:t>参数</w:t>
            </w:r>
          </w:p>
        </w:tc>
        <w:tc>
          <w:tcPr>
            <w:tcW w:w="3259" w:type="dxa"/>
            <w:tcMar>
              <w:left w:w="70" w:type="dxa"/>
              <w:right w:w="70" w:type="dxa"/>
            </w:tcMar>
            <w:vAlign w:val="center"/>
          </w:tcPr>
          <w:p w14:paraId="46C3B286">
            <w:pPr>
              <w:keepNext w:val="0"/>
              <w:spacing w:before="20" w:after="20" w:line="260" w:lineRule="exact"/>
              <w:ind w:firstLine="0" w:firstLineChars="0"/>
              <w:jc w:val="center"/>
            </w:pPr>
            <w:r>
              <w:rPr>
                <w:rFonts w:ascii="Times New Roman" w:hAnsi="Times New Roman" w:eastAsia="宋体"/>
                <w:b/>
                <w:sz w:val="18"/>
              </w:rPr>
              <w:t>采用口径</w:t>
            </w:r>
          </w:p>
        </w:tc>
        <w:tc>
          <w:tcPr>
            <w:tcW w:w="3259" w:type="dxa"/>
            <w:tcMar>
              <w:left w:w="70" w:type="dxa"/>
              <w:right w:w="70" w:type="dxa"/>
            </w:tcMar>
            <w:vAlign w:val="center"/>
          </w:tcPr>
          <w:p w14:paraId="3F4FFCBD">
            <w:pPr>
              <w:keepNext w:val="0"/>
              <w:spacing w:before="20" w:after="20" w:line="260" w:lineRule="exact"/>
              <w:ind w:firstLine="0" w:firstLineChars="0"/>
              <w:jc w:val="center"/>
            </w:pPr>
            <w:r>
              <w:rPr>
                <w:rFonts w:ascii="Times New Roman" w:hAnsi="Times New Roman" w:eastAsia="宋体"/>
                <w:b/>
                <w:sz w:val="18"/>
              </w:rPr>
              <w:t>模型作用</w:t>
            </w:r>
          </w:p>
        </w:tc>
      </w:tr>
      <w:tr w14:paraId="5726C55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1C681B59">
            <w:pPr>
              <w:keepNext w:val="0"/>
              <w:spacing w:before="20" w:after="20" w:line="260" w:lineRule="exact"/>
              <w:ind w:firstLine="0" w:firstLineChars="0"/>
              <w:jc w:val="center"/>
            </w:pPr>
            <w:r>
              <w:rPr>
                <w:rFonts w:ascii="Times New Roman" w:hAnsi="Times New Roman" w:eastAsia="宋体"/>
                <w:b w:val="0"/>
                <w:sz w:val="18"/>
              </w:rPr>
              <w:t>容载比</w:t>
            </w:r>
          </w:p>
        </w:tc>
        <w:tc>
          <w:tcPr>
            <w:tcW w:w="3259" w:type="dxa"/>
            <w:tcMar>
              <w:left w:w="70" w:type="dxa"/>
              <w:right w:w="70" w:type="dxa"/>
            </w:tcMar>
            <w:vAlign w:val="center"/>
          </w:tcPr>
          <w:p w14:paraId="543A7EF7">
            <w:pPr>
              <w:keepNext w:val="0"/>
              <w:spacing w:before="20" w:after="20" w:line="260" w:lineRule="exact"/>
              <w:ind w:firstLine="0" w:firstLineChars="0"/>
              <w:jc w:val="center"/>
            </w:pPr>
            <w:r>
              <w:rPr>
                <w:rFonts w:ascii="Times New Roman" w:hAnsi="Times New Roman" w:eastAsia="宋体"/>
                <w:b w:val="0"/>
                <w:sz w:val="18"/>
              </w:rPr>
              <w:t>公用主变总容量/年网供最大负荷[5]</w:t>
            </w:r>
          </w:p>
        </w:tc>
        <w:tc>
          <w:tcPr>
            <w:tcW w:w="3259" w:type="dxa"/>
            <w:tcMar>
              <w:left w:w="70" w:type="dxa"/>
              <w:right w:w="70" w:type="dxa"/>
            </w:tcMar>
            <w:vAlign w:val="center"/>
          </w:tcPr>
          <w:p w14:paraId="579FA8A7">
            <w:pPr>
              <w:keepNext w:val="0"/>
              <w:spacing w:before="20" w:after="20" w:line="260" w:lineRule="exact"/>
              <w:ind w:firstLine="0" w:firstLineChars="0"/>
              <w:jc w:val="center"/>
            </w:pPr>
            <w:r>
              <w:rPr>
                <w:rFonts w:ascii="Times New Roman" w:hAnsi="Times New Roman" w:eastAsia="宋体"/>
                <w:b w:val="0"/>
                <w:sz w:val="18"/>
              </w:rPr>
              <w:t>规划结果</w:t>
            </w:r>
          </w:p>
        </w:tc>
      </w:tr>
      <w:tr w14:paraId="6C788DE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1CBF4861">
            <w:pPr>
              <w:keepNext w:val="0"/>
              <w:spacing w:before="20" w:after="20" w:line="260" w:lineRule="exact"/>
              <w:ind w:firstLine="0" w:firstLineChars="0"/>
              <w:jc w:val="center"/>
            </w:pPr>
            <w:r>
              <w:rPr>
                <w:rFonts w:ascii="Times New Roman" w:hAnsi="Times New Roman" w:eastAsia="宋体"/>
                <w:b w:val="0"/>
                <w:sz w:val="18"/>
              </w:rPr>
              <w:t>分布式电源装机渗透率</w:t>
            </w:r>
          </w:p>
        </w:tc>
        <w:tc>
          <w:tcPr>
            <w:tcW w:w="3259" w:type="dxa"/>
            <w:tcMar>
              <w:left w:w="70" w:type="dxa"/>
              <w:right w:w="70" w:type="dxa"/>
            </w:tcMar>
            <w:vAlign w:val="center"/>
          </w:tcPr>
          <w:p w14:paraId="40843A9C">
            <w:pPr>
              <w:keepNext w:val="0"/>
              <w:spacing w:before="20" w:after="20" w:line="260" w:lineRule="exact"/>
              <w:ind w:firstLine="0" w:firstLineChars="0"/>
              <w:jc w:val="center"/>
            </w:pPr>
            <w:r>
              <w:rPr>
                <w:rFonts w:ascii="Times New Roman" w:hAnsi="Times New Roman" w:eastAsia="宋体"/>
                <w:b w:val="0"/>
                <w:sz w:val="18"/>
              </w:rPr>
              <w:t>装机容量/用户最大负荷[19]</w:t>
            </w:r>
          </w:p>
        </w:tc>
        <w:tc>
          <w:tcPr>
            <w:tcW w:w="3259" w:type="dxa"/>
            <w:tcMar>
              <w:left w:w="70" w:type="dxa"/>
              <w:right w:w="70" w:type="dxa"/>
            </w:tcMar>
            <w:vAlign w:val="center"/>
          </w:tcPr>
          <w:p w14:paraId="76F4C70D">
            <w:pPr>
              <w:keepNext w:val="0"/>
              <w:spacing w:before="20" w:after="20" w:line="260" w:lineRule="exact"/>
              <w:ind w:firstLine="0" w:firstLineChars="0"/>
              <w:jc w:val="center"/>
            </w:pPr>
            <w:r>
              <w:rPr>
                <w:rFonts w:ascii="Times New Roman" w:hAnsi="Times New Roman" w:eastAsia="宋体"/>
                <w:b w:val="0"/>
                <w:sz w:val="18"/>
              </w:rPr>
              <w:t>构造源荷情景</w:t>
            </w:r>
          </w:p>
        </w:tc>
      </w:tr>
      <w:tr w14:paraId="78AAD14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776A3508">
            <w:pPr>
              <w:keepNext w:val="0"/>
              <w:spacing w:before="20" w:after="20" w:line="260" w:lineRule="exact"/>
              <w:ind w:firstLine="0" w:firstLineChars="0"/>
              <w:jc w:val="center"/>
            </w:pPr>
            <w:r>
              <w:rPr>
                <w:rFonts w:ascii="Times New Roman" w:hAnsi="Times New Roman" w:eastAsia="宋体"/>
                <w:b w:val="0"/>
                <w:sz w:val="18"/>
              </w:rPr>
              <w:t>分布式电源电量渗透率</w:t>
            </w:r>
          </w:p>
        </w:tc>
        <w:tc>
          <w:tcPr>
            <w:tcW w:w="3259" w:type="dxa"/>
            <w:tcMar>
              <w:left w:w="70" w:type="dxa"/>
              <w:right w:w="70" w:type="dxa"/>
            </w:tcMar>
            <w:vAlign w:val="center"/>
          </w:tcPr>
          <w:p w14:paraId="68E1A9C7">
            <w:pPr>
              <w:keepNext w:val="0"/>
              <w:spacing w:before="20" w:after="20" w:line="260" w:lineRule="exact"/>
              <w:ind w:firstLine="0" w:firstLineChars="0"/>
              <w:jc w:val="center"/>
            </w:pPr>
            <w:r>
              <w:rPr>
                <w:rFonts w:ascii="Times New Roman" w:hAnsi="Times New Roman" w:eastAsia="宋体"/>
                <w:b w:val="0"/>
                <w:sz w:val="18"/>
              </w:rPr>
              <w:t>发电量/用户用电量[19]</w:t>
            </w:r>
          </w:p>
        </w:tc>
        <w:tc>
          <w:tcPr>
            <w:tcW w:w="3259" w:type="dxa"/>
            <w:tcMar>
              <w:left w:w="70" w:type="dxa"/>
              <w:right w:w="70" w:type="dxa"/>
            </w:tcMar>
            <w:vAlign w:val="center"/>
          </w:tcPr>
          <w:p w14:paraId="7203BD4B">
            <w:pPr>
              <w:keepNext w:val="0"/>
              <w:spacing w:before="20" w:after="20" w:line="260" w:lineRule="exact"/>
              <w:ind w:firstLine="0" w:firstLineChars="0"/>
              <w:jc w:val="center"/>
            </w:pPr>
            <w:r>
              <w:rPr>
                <w:rFonts w:ascii="Times New Roman" w:hAnsi="Times New Roman" w:eastAsia="宋体"/>
                <w:b w:val="0"/>
                <w:sz w:val="18"/>
              </w:rPr>
              <w:t>源荷背景</w:t>
            </w:r>
          </w:p>
        </w:tc>
      </w:tr>
      <w:tr w14:paraId="2E9BD35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0202441C">
            <w:pPr>
              <w:keepNext w:val="0"/>
              <w:spacing w:before="20" w:after="20" w:line="260" w:lineRule="exact"/>
              <w:ind w:firstLine="0" w:firstLineChars="0"/>
              <w:jc w:val="center"/>
            </w:pPr>
            <w:r>
              <w:rPr>
                <w:rFonts w:ascii="Times New Roman" w:hAnsi="Times New Roman" w:eastAsia="宋体"/>
                <w:b w:val="0"/>
                <w:sz w:val="18"/>
              </w:rPr>
              <w:t>最大正向、反向净负荷</w:t>
            </w:r>
          </w:p>
        </w:tc>
        <w:tc>
          <w:tcPr>
            <w:tcW w:w="3259" w:type="dxa"/>
            <w:tcMar>
              <w:left w:w="70" w:type="dxa"/>
              <w:right w:w="70" w:type="dxa"/>
            </w:tcMar>
            <w:vAlign w:val="center"/>
          </w:tcPr>
          <w:p w14:paraId="13B9AD9A">
            <w:pPr>
              <w:keepNext w:val="0"/>
              <w:spacing w:before="20" w:after="20" w:line="260" w:lineRule="exact"/>
              <w:ind w:firstLine="0" w:firstLineChars="0"/>
              <w:jc w:val="center"/>
            </w:pPr>
            <w:r>
              <w:rPr>
                <w:rFonts w:ascii="Times New Roman" w:hAnsi="Times New Roman" w:eastAsia="宋体"/>
                <w:b w:val="0"/>
                <w:sz w:val="18"/>
              </w:rPr>
              <w:t>站级方向极值</w:t>
            </w:r>
          </w:p>
        </w:tc>
        <w:tc>
          <w:tcPr>
            <w:tcW w:w="3259" w:type="dxa"/>
            <w:tcMar>
              <w:left w:w="70" w:type="dxa"/>
              <w:right w:w="70" w:type="dxa"/>
            </w:tcMar>
            <w:vAlign w:val="center"/>
          </w:tcPr>
          <w:p w14:paraId="665FCEE6">
            <w:pPr>
              <w:keepNext w:val="0"/>
              <w:spacing w:before="20" w:after="20" w:line="260" w:lineRule="exact"/>
              <w:ind w:firstLine="0" w:firstLineChars="0"/>
              <w:jc w:val="center"/>
            </w:pPr>
            <w:r>
              <w:rPr>
                <w:rFonts w:ascii="Times New Roman" w:hAnsi="Times New Roman" w:eastAsia="宋体"/>
                <w:b w:val="0"/>
                <w:sz w:val="18"/>
              </w:rPr>
              <w:t>正常与退出容量校核</w:t>
            </w:r>
          </w:p>
        </w:tc>
      </w:tr>
      <w:tr w14:paraId="24D864A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068F6F34">
            <w:pPr>
              <w:keepNext w:val="0"/>
              <w:spacing w:before="20" w:after="20" w:line="260" w:lineRule="exact"/>
              <w:ind w:firstLine="0" w:firstLineChars="0"/>
              <w:jc w:val="center"/>
            </w:pPr>
            <w:r>
              <w:rPr>
                <w:rFonts w:ascii="Times New Roman" w:hAnsi="Times New Roman" w:eastAsia="宋体"/>
                <w:b w:val="0"/>
                <w:sz w:val="18"/>
              </w:rPr>
              <w:t>95%峰值持续时间</w:t>
            </w:r>
          </w:p>
        </w:tc>
        <w:tc>
          <w:tcPr>
            <w:tcW w:w="3259" w:type="dxa"/>
            <w:tcMar>
              <w:left w:w="70" w:type="dxa"/>
              <w:right w:w="70" w:type="dxa"/>
            </w:tcMar>
            <w:vAlign w:val="center"/>
          </w:tcPr>
          <w:p w14:paraId="7DAA5C58">
            <w:pPr>
              <w:keepNext w:val="0"/>
              <w:spacing w:before="20" w:after="20" w:line="260" w:lineRule="exact"/>
              <w:ind w:firstLine="0" w:firstLineChars="0"/>
              <w:jc w:val="center"/>
            </w:pPr>
            <w:r>
              <w:rPr>
                <w:rFonts w:ascii="Times New Roman" w:hAnsi="Times New Roman" w:eastAsia="宋体"/>
                <w:b w:val="0"/>
                <w:sz w:val="18"/>
              </w:rPr>
              <w:t>最长连续达到本方向峰值95%的时段</w:t>
            </w:r>
          </w:p>
        </w:tc>
        <w:tc>
          <w:tcPr>
            <w:tcW w:w="3259" w:type="dxa"/>
            <w:tcMar>
              <w:left w:w="70" w:type="dxa"/>
              <w:right w:w="70" w:type="dxa"/>
            </w:tcMar>
            <w:vAlign w:val="center"/>
          </w:tcPr>
          <w:p w14:paraId="5718E874">
            <w:pPr>
              <w:keepNext w:val="0"/>
              <w:spacing w:before="20" w:after="20" w:line="260" w:lineRule="exact"/>
              <w:ind w:firstLine="0" w:firstLineChars="0"/>
              <w:jc w:val="center"/>
            </w:pPr>
            <w:r>
              <w:rPr>
                <w:rFonts w:ascii="Times New Roman" w:hAnsi="Times New Roman" w:eastAsia="宋体"/>
                <w:b w:val="0"/>
                <w:sz w:val="18"/>
              </w:rPr>
              <w:t>储能能量折算</w:t>
            </w:r>
          </w:p>
        </w:tc>
      </w:tr>
      <w:tr w14:paraId="5892A67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53EF558E">
            <w:pPr>
              <w:keepNext w:val="0"/>
              <w:spacing w:before="20" w:after="20" w:line="260" w:lineRule="exact"/>
              <w:ind w:firstLine="0" w:firstLineChars="0"/>
              <w:jc w:val="center"/>
            </w:pPr>
            <w:r>
              <w:rPr>
                <w:rFonts w:ascii="Times New Roman" w:hAnsi="Times New Roman" w:eastAsia="宋体"/>
                <w:b w:val="0"/>
                <w:sz w:val="18"/>
              </w:rPr>
              <w:t>年负荷平均增长率</w:t>
            </w:r>
          </w:p>
        </w:tc>
        <w:tc>
          <w:tcPr>
            <w:tcW w:w="3259" w:type="dxa"/>
            <w:tcMar>
              <w:left w:w="70" w:type="dxa"/>
              <w:right w:w="70" w:type="dxa"/>
            </w:tcMar>
            <w:vAlign w:val="center"/>
          </w:tcPr>
          <w:p w14:paraId="28CADEDF">
            <w:pPr>
              <w:keepNext w:val="0"/>
              <w:spacing w:before="20" w:after="20" w:line="260" w:lineRule="exact"/>
              <w:ind w:firstLine="0" w:firstLineChars="0"/>
              <w:jc w:val="center"/>
            </w:pPr>
            <w:r>
              <w:rPr>
                <w:rFonts w:ascii="Times New Roman" w:hAnsi="Times New Roman" w:eastAsia="宋体"/>
                <w:b w:val="0"/>
                <w:sz w:val="18"/>
              </w:rPr>
              <w:t>历史同比率递增权重平均值</w:t>
            </w:r>
          </w:p>
        </w:tc>
        <w:tc>
          <w:tcPr>
            <w:tcW w:w="3259" w:type="dxa"/>
            <w:tcMar>
              <w:left w:w="70" w:type="dxa"/>
              <w:right w:w="70" w:type="dxa"/>
            </w:tcMar>
            <w:vAlign w:val="center"/>
          </w:tcPr>
          <w:p w14:paraId="6F60FA55">
            <w:pPr>
              <w:keepNext w:val="0"/>
              <w:spacing w:before="20" w:after="20" w:line="260" w:lineRule="exact"/>
              <w:ind w:firstLine="0" w:firstLineChars="0"/>
              <w:jc w:val="center"/>
            </w:pPr>
            <w:r>
              <w:rPr>
                <w:rFonts w:ascii="Times New Roman" w:hAnsi="Times New Roman" w:eastAsia="宋体"/>
                <w:b w:val="0"/>
                <w:sz w:val="18"/>
              </w:rPr>
              <w:t>后续负荷推演</w:t>
            </w:r>
          </w:p>
        </w:tc>
      </w:tr>
      <w:tr w14:paraId="5BB6443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750C7967">
            <w:pPr>
              <w:keepNext w:val="0"/>
              <w:spacing w:before="20" w:after="20" w:line="260" w:lineRule="exact"/>
              <w:ind w:firstLine="0" w:firstLineChars="0"/>
              <w:jc w:val="center"/>
            </w:pPr>
            <w:r>
              <w:rPr>
                <w:rFonts w:ascii="Times New Roman" w:hAnsi="Times New Roman" w:eastAsia="宋体"/>
                <w:b w:val="0"/>
                <w:sz w:val="18"/>
              </w:rPr>
              <w:t>主变与线路成本比</w:t>
            </w:r>
          </w:p>
        </w:tc>
        <w:tc>
          <w:tcPr>
            <w:tcW w:w="3259" w:type="dxa"/>
            <w:tcMar>
              <w:left w:w="70" w:type="dxa"/>
              <w:right w:w="70" w:type="dxa"/>
            </w:tcMar>
            <w:vAlign w:val="center"/>
          </w:tcPr>
          <w:p w14:paraId="55D765C5">
            <w:pPr>
              <w:keepNext w:val="0"/>
              <w:spacing w:before="20" w:after="20" w:line="260" w:lineRule="exact"/>
              <w:ind w:firstLine="0" w:firstLineChars="0"/>
              <w:jc w:val="center"/>
            </w:pPr>
            <w:r>
              <w:rPr>
                <w:rFonts w:ascii="Times New Roman" w:hAnsi="Times New Roman" w:eastAsia="宋体"/>
                <w:b w:val="0"/>
                <w:sz w:val="18"/>
              </w:rPr>
              <w:t>相同有效MW初始投资比</w:t>
            </w:r>
          </w:p>
        </w:tc>
        <w:tc>
          <w:tcPr>
            <w:tcW w:w="3259" w:type="dxa"/>
            <w:tcMar>
              <w:left w:w="70" w:type="dxa"/>
              <w:right w:w="70" w:type="dxa"/>
            </w:tcMar>
            <w:vAlign w:val="center"/>
          </w:tcPr>
          <w:p w14:paraId="67DD21DF">
            <w:pPr>
              <w:keepNext w:val="0"/>
              <w:spacing w:before="20" w:after="20" w:line="260" w:lineRule="exact"/>
              <w:ind w:firstLine="0" w:firstLineChars="0"/>
              <w:jc w:val="center"/>
            </w:pPr>
            <w:r>
              <w:rPr>
                <w:rFonts w:ascii="Times New Roman" w:hAnsi="Times New Roman" w:eastAsia="宋体"/>
                <w:b w:val="0"/>
                <w:sz w:val="18"/>
              </w:rPr>
              <w:t>联络费用敏感性</w:t>
            </w:r>
          </w:p>
        </w:tc>
      </w:tr>
      <w:tr w14:paraId="6B95600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2CAE29AD">
            <w:pPr>
              <w:keepNext w:val="0"/>
              <w:spacing w:before="20" w:after="20" w:line="260" w:lineRule="exact"/>
              <w:ind w:firstLine="0" w:firstLineChars="0"/>
              <w:jc w:val="center"/>
            </w:pPr>
            <w:r>
              <w:rPr>
                <w:rFonts w:ascii="Times New Roman" w:hAnsi="Times New Roman" w:eastAsia="宋体"/>
                <w:b w:val="0"/>
                <w:sz w:val="18"/>
              </w:rPr>
              <w:t>主变与储能成本比</w:t>
            </w:r>
          </w:p>
        </w:tc>
        <w:tc>
          <w:tcPr>
            <w:tcW w:w="3259" w:type="dxa"/>
            <w:tcMar>
              <w:left w:w="70" w:type="dxa"/>
              <w:right w:w="70" w:type="dxa"/>
            </w:tcMar>
            <w:vAlign w:val="center"/>
          </w:tcPr>
          <w:p w14:paraId="2F501B7A">
            <w:pPr>
              <w:keepNext w:val="0"/>
              <w:spacing w:before="20" w:after="20" w:line="260" w:lineRule="exact"/>
              <w:ind w:firstLine="0" w:firstLineChars="0"/>
              <w:jc w:val="center"/>
            </w:pPr>
            <w:r>
              <w:rPr>
                <w:rFonts w:ascii="Times New Roman" w:hAnsi="Times New Roman" w:eastAsia="宋体"/>
                <w:b w:val="0"/>
                <w:sz w:val="18"/>
              </w:rPr>
              <w:t>3 h参考有效MW初始投资比</w:t>
            </w:r>
          </w:p>
        </w:tc>
        <w:tc>
          <w:tcPr>
            <w:tcW w:w="3259" w:type="dxa"/>
            <w:tcMar>
              <w:left w:w="70" w:type="dxa"/>
              <w:right w:w="70" w:type="dxa"/>
            </w:tcMar>
            <w:vAlign w:val="center"/>
          </w:tcPr>
          <w:p w14:paraId="14343E46">
            <w:pPr>
              <w:keepNext w:val="0"/>
              <w:spacing w:before="20" w:after="20" w:line="260" w:lineRule="exact"/>
              <w:ind w:firstLine="0" w:firstLineChars="0"/>
              <w:jc w:val="center"/>
            </w:pPr>
            <w:r>
              <w:rPr>
                <w:rFonts w:ascii="Times New Roman" w:hAnsi="Times New Roman" w:eastAsia="宋体"/>
                <w:b w:val="0"/>
                <w:sz w:val="18"/>
              </w:rPr>
              <w:t>储能费用敏感性</w:t>
            </w:r>
          </w:p>
        </w:tc>
      </w:tr>
    </w:tbl>
    <w:p w14:paraId="246818D2">
      <w:pPr>
        <w:pStyle w:val="2"/>
        <w:widowControl/>
        <w:spacing w:before="0" w:after="0" w:line="300" w:lineRule="auto"/>
        <w:ind w:firstLine="480"/>
        <w:jc w:val="both"/>
      </w:pPr>
      <w:r>
        <w:rPr>
          <w:rFonts w:ascii="Times New Roman" w:hAnsi="Times New Roman" w:eastAsia="方正仿宋_GBK"/>
          <w:b w:val="0"/>
          <w:sz w:val="24"/>
        </w:rPr>
        <w:t>站间转供率、供电区域类别及主变规格作为规划条件保留。市区50.00%的初始转供率对应A类</w:t>
      </w:r>
      <w:ins w:id="265" w:author="白日梦想家" w:date="2026-10-02T21:07:55Z">
        <w:r>
          <w:rPr>
            <w:rFonts w:hint="eastAsia"/>
            <w:b w:val="0"/>
            <w:sz w:val="24"/>
            <w:lang w:eastAsia="zh"/>
            <w:woUserID w:val="2"/>
          </w:rPr>
          <w:t>供电</w:t>
        </w:r>
      </w:ins>
      <w:ins w:id="266" w:author="白日梦想家" w:date="2026-10-02T21:07:56Z">
        <w:r>
          <w:rPr>
            <w:rFonts w:hint="eastAsia"/>
            <w:b w:val="0"/>
            <w:sz w:val="24"/>
            <w:lang w:eastAsia="zh"/>
            <w:woUserID w:val="2"/>
          </w:rPr>
          <w:t>区域</w:t>
        </w:r>
      </w:ins>
      <w:r>
        <w:rPr>
          <w:rFonts w:ascii="Times New Roman" w:hAnsi="Times New Roman" w:eastAsia="方正仿宋_GBK"/>
          <w:b w:val="0"/>
          <w:sz w:val="24"/>
        </w:rPr>
        <w:t>研究情景，邳州28.29%由馈线样本计算后应用于</w:t>
      </w:r>
      <w:ins w:id="267" w:author="白日梦想家" w:date="2026-10-02T21:08:10Z">
        <w:r>
          <w:rPr>
            <w:rFonts w:hint="eastAsia"/>
            <w:b w:val="0"/>
            <w:sz w:val="24"/>
            <w:lang w:eastAsia="zh"/>
            <w:woUserID w:val="2"/>
          </w:rPr>
          <w:t>B</w:t>
        </w:r>
      </w:ins>
      <w:ins w:id="268" w:author="白日梦想家" w:date="2026-10-02T21:08:13Z">
        <w:r>
          <w:rPr>
            <w:rFonts w:hint="eastAsia"/>
            <w:b w:val="0"/>
            <w:sz w:val="24"/>
            <w:lang w:eastAsia="zh"/>
            <w:woUserID w:val="2"/>
          </w:rPr>
          <w:t>/</w:t>
        </w:r>
      </w:ins>
      <w:ins w:id="269" w:author="白日梦想家" w:date="2026-10-02T21:08:14Z">
        <w:r>
          <w:rPr>
            <w:rFonts w:hint="eastAsia"/>
            <w:b w:val="0"/>
            <w:sz w:val="24"/>
            <w:lang w:eastAsia="zh"/>
            <w:woUserID w:val="2"/>
          </w:rPr>
          <w:t>C</w:t>
        </w:r>
      </w:ins>
      <w:ins w:id="270" w:author="白日梦想家" w:date="2026-10-02T21:08:08Z">
        <w:r>
          <w:rPr>
            <w:rFonts w:ascii="Times New Roman" w:hAnsi="Times New Roman" w:eastAsia="方正仿宋_GBK"/>
            <w:b w:val="0"/>
            <w:sz w:val="24"/>
            <w:woUserID w:val="2"/>
          </w:rPr>
          <w:t>类</w:t>
        </w:r>
      </w:ins>
      <w:ins w:id="271" w:author="白日梦想家" w:date="2026-10-02T21:08:08Z">
        <w:r>
          <w:rPr>
            <w:rFonts w:hint="eastAsia"/>
            <w:b w:val="0"/>
            <w:sz w:val="24"/>
            <w:lang w:eastAsia="zh"/>
            <w:woUserID w:val="2"/>
          </w:rPr>
          <w:t>供电区域</w:t>
        </w:r>
      </w:ins>
      <w:ins w:id="272" w:author="白日梦想家" w:date="2026-10-02T21:08:08Z">
        <w:r>
          <w:rPr>
            <w:rFonts w:ascii="Times New Roman" w:hAnsi="Times New Roman" w:eastAsia="方正仿宋_GBK"/>
            <w:b w:val="0"/>
            <w:sz w:val="24"/>
            <w:woUserID w:val="2"/>
          </w:rPr>
          <w:t>研究情景</w:t>
        </w:r>
      </w:ins>
      <w:del w:id="273" w:author="白日梦想家" w:date="2026-10-02T21:08:08Z">
        <w:r>
          <w:rPr>
            <w:rFonts w:ascii="Times New Roman" w:hAnsi="Times New Roman" w:eastAsia="方正仿宋_GBK"/>
            <w:b w:val="0"/>
            <w:sz w:val="24"/>
            <w:woUserID w:val="2"/>
          </w:rPr>
          <w:delText>县域站群</w:delText>
        </w:r>
      </w:del>
      <w:r>
        <w:rPr>
          <w:rFonts w:ascii="Times New Roman" w:hAnsi="Times New Roman" w:eastAsia="方正仿宋_GBK"/>
          <w:b w:val="0"/>
          <w:sz w:val="24"/>
        </w:rPr>
        <w:t>。主变增容、储能配置与联络建设均在这些条件下寻优，推荐容载比由最终在役容量形成。</w:t>
      </w:r>
    </w:p>
    <w:p w14:paraId="2FCBCA3B">
      <w:pPr>
        <w:pStyle w:val="4"/>
        <w:keepNext/>
        <w:numPr>
          <w:ilvl w:val="0"/>
          <w:numId w:val="0"/>
        </w:numPr>
        <w:spacing w:before="160" w:after="120" w:line="360" w:lineRule="auto"/>
        <w:ind w:firstLine="0"/>
      </w:pPr>
      <w:bookmarkStart w:id="166" w:name="h453"/>
      <w:bookmarkStart w:id="167" w:name="三类方案的选取与寻优方法"/>
      <w:r>
        <w:rPr>
          <w:rFonts w:ascii="Times New Roman" w:hAnsi="Times New Roman" w:eastAsia="方正仿宋_GBK"/>
          <w:b/>
          <w:sz w:val="32"/>
        </w:rPr>
        <w:t>5.2 三类方案的选取与寻优方法</w:t>
      </w:r>
      <w:bookmarkEnd w:id="166"/>
      <w:bookmarkEnd w:id="167"/>
    </w:p>
    <w:p w14:paraId="70C6DE89">
      <w:pPr>
        <w:pStyle w:val="5"/>
        <w:keepNext/>
        <w:numPr>
          <w:ilvl w:val="0"/>
          <w:numId w:val="0"/>
        </w:numPr>
        <w:spacing w:before="160" w:after="120" w:line="360" w:lineRule="auto"/>
        <w:ind w:firstLine="0"/>
      </w:pPr>
      <w:bookmarkStart w:id="168" w:name="主变增容及扩建方案"/>
      <w:r>
        <w:rPr>
          <w:rFonts w:ascii="Times New Roman" w:hAnsi="Times New Roman" w:eastAsia="方正仿宋_GBK"/>
          <w:b/>
          <w:sz w:val="26"/>
        </w:rPr>
        <w:t>5.2.1 主变增容及扩建方案</w:t>
      </w:r>
      <w:bookmarkEnd w:id="168"/>
    </w:p>
    <w:p w14:paraId="1232F356">
      <w:pPr>
        <w:widowControl/>
        <w:spacing w:before="0" w:after="0" w:line="300" w:lineRule="auto"/>
        <w:ind w:firstLine="480"/>
        <w:jc w:val="both"/>
      </w:pPr>
      <w:r>
        <w:rPr>
          <w:rFonts w:ascii="Times New Roman" w:hAnsi="Times New Roman" w:eastAsia="方正仿宋_GBK"/>
          <w:b w:val="0"/>
          <w:sz w:val="24"/>
        </w:rPr>
        <w:t>主变建设包括既有主变增容和增加主变台数的扩建。每个</w:t>
      </w:r>
      <w:commentRangeStart w:id="18"/>
      <w:r>
        <w:rPr>
          <w:rFonts w:ascii="Times New Roman" w:hAnsi="Times New Roman" w:eastAsia="方正仿宋_GBK"/>
          <w:b w:val="0"/>
          <w:sz w:val="24"/>
          <w:highlight w:val="yellow"/>
          <w:rPrChange w:id="274" w:author="白日梦想家" w:date="2026-10-02T21:11:02Z">
            <w:rPr>
              <w:rFonts w:ascii="Times New Roman" w:hAnsi="Times New Roman" w:eastAsia="方正仿宋_GBK"/>
              <w:b w:val="0"/>
              <w:sz w:val="24"/>
            </w:rPr>
          </w:rPrChange>
        </w:rPr>
        <w:t>槽位</w:t>
      </w:r>
      <w:commentRangeEnd w:id="18"/>
      <w:r>
        <w:rPr>
          <w:woUserID w:val="2"/>
        </w:rPr>
        <w:commentReference w:id="18"/>
      </w:r>
      <w:r>
        <w:rPr>
          <w:rFonts w:ascii="Times New Roman" w:hAnsi="Times New Roman" w:eastAsia="方正仿宋_GBK"/>
          <w:b w:val="0"/>
          <w:sz w:val="24"/>
        </w:rPr>
        <w:t>在每年选择一种允许规格，容量逐年</w:t>
      </w:r>
      <w:r>
        <w:rPr>
          <w:rFonts w:ascii="Times New Roman" w:hAnsi="Times New Roman" w:eastAsia="方正仿宋_GBK"/>
          <w:b w:val="0"/>
          <w:sz w:val="24"/>
          <w:highlight w:val="yellow"/>
          <w:rPrChange w:id="275" w:author="白日梦想家" w:date="2026-10-02T21:11:14Z">
            <w:rPr>
              <w:rFonts w:ascii="Times New Roman" w:hAnsi="Times New Roman" w:eastAsia="方正仿宋_GBK"/>
              <w:b w:val="0"/>
              <w:sz w:val="24"/>
            </w:rPr>
          </w:rPrChange>
        </w:rPr>
        <w:t>非减</w:t>
      </w:r>
      <w:r>
        <w:rPr>
          <w:rFonts w:ascii="Times New Roman" w:hAnsi="Times New Roman" w:eastAsia="方正仿宋_GBK"/>
          <w:b w:val="0"/>
          <w:sz w:val="24"/>
        </w:rPr>
        <w:t>。既有</w:t>
      </w:r>
      <w:ins w:id="276" w:author="白日梦想家" w:date="2026-10-02T21:11:30Z">
        <w:r>
          <w:rPr>
            <w:rFonts w:hint="eastAsia"/>
            <w:b w:val="0"/>
            <w:sz w:val="24"/>
            <w:lang w:eastAsia="zh"/>
            <w:woUserID w:val="2"/>
          </w:rPr>
          <w:t>主变</w:t>
        </w:r>
      </w:ins>
      <w:del w:id="277" w:author="白日梦想家" w:date="2026-10-02T21:11:29Z">
        <w:r>
          <w:rPr>
            <w:rFonts w:ascii="Times New Roman" w:hAnsi="Times New Roman" w:eastAsia="方正仿宋_GBK"/>
            <w:b w:val="0"/>
            <w:sz w:val="24"/>
          </w:rPr>
          <w:delText>规格</w:delText>
        </w:r>
      </w:del>
      <w:r>
        <w:rPr>
          <w:rFonts w:ascii="Times New Roman" w:hAnsi="Times New Roman" w:eastAsia="方正仿宋_GBK"/>
          <w:b w:val="0"/>
          <w:sz w:val="24"/>
        </w:rPr>
        <w:t>可以继续使用，新购</w:t>
      </w:r>
      <w:ins w:id="278" w:author="白日梦想家" w:date="2026-10-02T21:11:25Z">
        <w:r>
          <w:rPr>
            <w:rFonts w:hint="eastAsia"/>
            <w:b w:val="0"/>
            <w:sz w:val="24"/>
            <w:lang w:eastAsia="zh"/>
            <w:woUserID w:val="2"/>
          </w:rPr>
          <w:t>主变</w:t>
        </w:r>
      </w:ins>
      <w:del w:id="279" w:author="白日梦想家" w:date="2026-10-02T21:11:25Z">
        <w:r>
          <w:rPr>
            <w:rFonts w:ascii="Times New Roman" w:hAnsi="Times New Roman" w:eastAsia="方正仿宋_GBK"/>
            <w:b w:val="0"/>
            <w:sz w:val="24"/>
          </w:rPr>
          <w:delText>规格</w:delText>
        </w:r>
      </w:del>
      <w:r>
        <w:rPr>
          <w:rFonts w:ascii="Times New Roman" w:hAnsi="Times New Roman" w:eastAsia="方正仿宋_GBK"/>
          <w:b w:val="0"/>
          <w:sz w:val="24"/>
        </w:rPr>
        <w:t>按供电区域类别和候选目录确定；主变扩建须具备可用预留位置。</w:t>
      </w:r>
    </w:p>
    <w:tbl>
      <w:tblPr>
        <w:tblStyle w:val="25"/>
        <w:tblW w:w="83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
        <w:gridCol w:w="6838"/>
        <w:gridCol w:w="737"/>
      </w:tblGrid>
      <w:tr w14:paraId="17836F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37" w:type="dxa"/>
            <w:tcMar>
              <w:left w:w="0" w:type="dxa"/>
              <w:right w:w="0" w:type="dxa"/>
            </w:tcMar>
            <w:vAlign w:val="center"/>
          </w:tcPr>
          <w:p w14:paraId="650B1D60">
            <w:pPr>
              <w:spacing w:before="0" w:after="0"/>
              <w:ind w:firstLine="0" w:firstLineChars="0"/>
            </w:pPr>
          </w:p>
        </w:tc>
        <w:tc>
          <w:tcPr>
            <w:tcW w:w="6838" w:type="dxa"/>
            <w:tcMar>
              <w:left w:w="0" w:type="dxa"/>
              <w:right w:w="0" w:type="dxa"/>
            </w:tcMar>
            <w:vAlign w:val="center"/>
          </w:tcPr>
          <w:p w14:paraId="4D31A6CB">
            <w:pPr>
              <w:pStyle w:val="2"/>
              <w:keepNext/>
              <w:spacing w:before="100" w:after="100" w:line="276" w:lineRule="auto"/>
              <w:ind w:firstLine="0" w:firstLineChars="0"/>
              <w:jc w:val="center"/>
            </w:pPr>
            <m:oMathPara>
              <m:oMathParaPr>
                <m:jc m:val="center"/>
              </m:oMathParaPr>
              <m:oMath>
                <m:m>
                  <m:mPr>
                    <m:mcs>
                      <m:mc>
                        <m:mcPr>
                          <m:count m:val="1"/>
                          <m:mcJc m:val="right"/>
                        </m:mcPr>
                      </m:mc>
                      <m:mc>
                        <m:mcPr>
                          <m:count m:val="1"/>
                          <m:mcJc m:val="left"/>
                        </m:mcPr>
                      </m:mc>
                    </m:mcs>
                    <m:plcHide m:val="1"/>
                  </m:mPr>
                  <m:mr>
                    <m:e>
                      <m:nary>
                        <m:naryPr>
                          <m:chr m:val="∑"/>
                          <m:limLoc m:val="undOvr"/>
                          <m:supHide m:val="1"/>
                        </m:naryPr>
                        <m:sub>
                          <m:r>
                            <m:rPr/>
                            <m:t>a∈</m:t>
                          </m:r>
                          <m:sSub>
                            <m:sSubPr/>
                            <m:e>
                              <m:r>
                                <m:rPr>
                                  <m:sty m:val="p"/>
                                  <m:scr m:val="script"/>
                                </m:rPr>
                                <m:t>A</m:t>
                              </m:r>
                            </m:e>
                            <m:sub>
                              <m:r>
                                <m:rPr/>
                                <m:t>ik</m:t>
                              </m:r>
                            </m:sub>
                          </m:sSub>
                        </m:sub>
                        <m:sup>
                          <m:r>
                            <m:rPr/>
                            <m:t>​</m:t>
                          </m:r>
                        </m:sup>
                        <m:e>
                          <m:sSub>
                            <m:sSubPr/>
                            <m:e>
                              <m:r>
                                <m:rPr/>
                                <m:t>x</m:t>
                              </m:r>
                            </m:e>
                            <m:sub>
                              <m:r>
                                <m:rPr/>
                                <m:t>i,k,y,a</m:t>
                              </m:r>
                            </m:sub>
                          </m:sSub>
                        </m:e>
                      </m:nary>
                    </m:e>
                    <m:e>
                      <m:r>
                        <m:rPr/>
                        <m:t>=1</m:t>
                      </m:r>
                    </m:e>
                  </m:mr>
                  <m:mr>
                    <m:e>
                      <m:sSub>
                        <m:sSubPr/>
                        <m:e>
                          <m:r>
                            <m:rPr/>
                            <m:t>S</m:t>
                          </m:r>
                        </m:e>
                        <m:sub>
                          <m:r>
                            <m:rPr/>
                            <m:t>i,k,y</m:t>
                          </m:r>
                        </m:sub>
                      </m:sSub>
                    </m:e>
                    <m:e>
                      <m:r>
                        <m:rPr/>
                        <m:t>=</m:t>
                      </m:r>
                      <m:nary>
                        <m:naryPr>
                          <m:chr m:val="∑"/>
                          <m:limLoc m:val="undOvr"/>
                          <m:supHide m:val="1"/>
                        </m:naryPr>
                        <m:sub>
                          <m:r>
                            <m:rPr/>
                            <m:t>a∈</m:t>
                          </m:r>
                          <m:sSub>
                            <m:sSubPr/>
                            <m:e>
                              <m:r>
                                <m:rPr>
                                  <m:sty m:val="p"/>
                                  <m:scr m:val="script"/>
                                </m:rPr>
                                <m:t>A</m:t>
                              </m:r>
                            </m:e>
                            <m:sub>
                              <m:r>
                                <m:rPr/>
                                <m:t>ik</m:t>
                              </m:r>
                            </m:sub>
                          </m:sSub>
                        </m:sub>
                        <m:sup>
                          <m:r>
                            <m:rPr/>
                            <m:t>​</m:t>
                          </m:r>
                        </m:sup>
                        <m:e>
                          <m:r>
                            <m:rPr/>
                            <m:t>a</m:t>
                          </m:r>
                        </m:e>
                      </m:nary>
                      <m:r>
                        <m:rPr/>
                        <m:t> </m:t>
                      </m:r>
                      <m:sSub>
                        <m:sSubPr/>
                        <m:e>
                          <m:r>
                            <m:rPr/>
                            <m:t>x</m:t>
                          </m:r>
                        </m:e>
                        <m:sub>
                          <m:r>
                            <m:rPr/>
                            <m:t>i,k,y,a</m:t>
                          </m:r>
                        </m:sub>
                      </m:sSub>
                    </m:e>
                  </m:mr>
                  <m:mr>
                    <m:e>
                      <m:sSub>
                        <m:sSubPr/>
                        <m:e>
                          <m:r>
                            <m:rPr/>
                            <m:t>S</m:t>
                          </m:r>
                        </m:e>
                        <m:sub>
                          <m:r>
                            <m:rPr/>
                            <m:t>i,y</m:t>
                          </m:r>
                        </m:sub>
                      </m:sSub>
                    </m:e>
                    <m:e>
                      <m:r>
                        <m:rPr/>
                        <m:t>=</m:t>
                      </m:r>
                      <m:sSub>
                        <m:sSubPr/>
                        <m:e>
                          <m:r>
                            <m:rPr/>
                            <m:t>S</m:t>
                          </m:r>
                        </m:e>
                        <m:sub>
                          <m:r>
                            <m:rPr/>
                            <m:t>i,1,y</m:t>
                          </m:r>
                        </m:sub>
                      </m:sSub>
                      <m:r>
                        <m:rPr/>
                        <m:t>+</m:t>
                      </m:r>
                      <m:sSub>
                        <m:sSubPr/>
                        <m:e>
                          <m:r>
                            <m:rPr/>
                            <m:t>S</m:t>
                          </m:r>
                        </m:e>
                        <m:sub>
                          <m:r>
                            <m:rPr/>
                            <m:t>i,2,y</m:t>
                          </m:r>
                        </m:sub>
                      </m:sSub>
                      <m:r>
                        <m:rPr/>
                        <m:t>+50</m:t>
                      </m:r>
                      <m:sSub>
                        <m:sSubPr/>
                        <m:e>
                          <m:r>
                            <m:rPr/>
                            <m:t>u</m:t>
                          </m:r>
                        </m:e>
                        <m:sub>
                          <m:r>
                            <m:rPr/>
                            <m:t>i,y</m:t>
                          </m:r>
                        </m:sub>
                      </m:sSub>
                      <m:r>
                        <m:rPr/>
                        <m:t>.</m:t>
                      </m:r>
                    </m:e>
                  </m:mr>
                </m:m>
              </m:oMath>
            </m:oMathPara>
          </w:p>
        </w:tc>
        <w:tc>
          <w:tcPr>
            <w:tcW w:w="737" w:type="dxa"/>
            <w:tcMar>
              <w:left w:w="0" w:type="dxa"/>
              <w:right w:w="0" w:type="dxa"/>
            </w:tcMar>
            <w:vAlign w:val="center"/>
          </w:tcPr>
          <w:p w14:paraId="0260ACBB">
            <w:pPr>
              <w:spacing w:before="0" w:after="0"/>
              <w:ind w:firstLine="0" w:firstLineChars="0"/>
              <w:jc w:val="right"/>
            </w:pPr>
            <w:r>
              <w:rPr>
                <w:rFonts w:ascii="Times New Roman" w:hAnsi="Times New Roman" w:eastAsia="方正仿宋_GBK"/>
                <w:b w:val="0"/>
                <w:sz w:val="18"/>
              </w:rPr>
              <w:t>（5-3）</w:t>
            </w:r>
          </w:p>
        </w:tc>
      </w:tr>
    </w:tbl>
    <w:p w14:paraId="4911B6E5">
      <w:pPr>
        <w:widowControl/>
        <w:spacing w:before="0" w:after="0" w:line="300" w:lineRule="auto"/>
        <w:ind w:firstLine="480"/>
        <w:jc w:val="both"/>
      </w:pPr>
      <w:r>
        <w:rPr>
          <w:rFonts w:ascii="Times New Roman" w:hAnsi="Times New Roman" w:eastAsia="方正仿宋_GBK"/>
          <w:b w:val="0"/>
          <w:sz w:val="24"/>
        </w:rPr>
        <w:t>式中，</w:t>
      </w:r>
      <m:oMath>
        <m:r>
          <m:rPr/>
          <m:t>i</m:t>
        </m:r>
      </m:oMath>
      <w:r>
        <w:rPr>
          <w:rFonts w:ascii="Times New Roman" w:hAnsi="Times New Roman" w:eastAsia="方正仿宋_GBK"/>
          <w:b w:val="0"/>
          <w:sz w:val="24"/>
        </w:rPr>
        <w:t>为变电站，</w:t>
      </w:r>
      <m:oMath>
        <m:r>
          <m:rPr/>
          <m:t>k</m:t>
        </m:r>
      </m:oMath>
      <w:r>
        <w:rPr>
          <w:rFonts w:ascii="Times New Roman" w:hAnsi="Times New Roman" w:eastAsia="方正仿宋_GBK"/>
          <w:b w:val="0"/>
          <w:sz w:val="24"/>
        </w:rPr>
        <w:t>为既有主变</w:t>
      </w:r>
      <w:r>
        <w:rPr>
          <w:rFonts w:ascii="Times New Roman" w:hAnsi="Times New Roman" w:eastAsia="方正仿宋_GBK"/>
          <w:b w:val="0"/>
          <w:sz w:val="24"/>
          <w:highlight w:val="yellow"/>
          <w:rPrChange w:id="280" w:author="白日梦想家" w:date="2026-10-02T21:11:42Z">
            <w:rPr>
              <w:rFonts w:ascii="Times New Roman" w:hAnsi="Times New Roman" w:eastAsia="方正仿宋_GBK"/>
              <w:b w:val="0"/>
              <w:sz w:val="24"/>
            </w:rPr>
          </w:rPrChange>
        </w:rPr>
        <w:t>槽位</w:t>
      </w:r>
      <w:r>
        <w:rPr>
          <w:rFonts w:ascii="Times New Roman" w:hAnsi="Times New Roman" w:eastAsia="方正仿宋_GBK"/>
          <w:b w:val="0"/>
          <w:sz w:val="24"/>
        </w:rPr>
        <w:t>，</w:t>
      </w:r>
      <m:oMath>
        <m:sSub>
          <m:sSubPr/>
          <m:e>
            <m:r>
              <m:rPr>
                <m:sty m:val="p"/>
                <m:scr m:val="script"/>
              </m:rPr>
              <m:t>A</m:t>
            </m:r>
          </m:e>
          <m:sub>
            <m:r>
              <m:rPr/>
              <m:t>ik</m:t>
            </m:r>
          </m:sub>
        </m:sSub>
      </m:oMath>
      <w:r>
        <w:rPr>
          <w:rFonts w:ascii="Times New Roman" w:hAnsi="Times New Roman" w:eastAsia="方正仿宋_GBK"/>
          <w:b w:val="0"/>
          <w:sz w:val="24"/>
        </w:rPr>
        <w:t>为允许容量规格集合，</w:t>
      </w:r>
      <m:oMath>
        <m:r>
          <m:rPr/>
          <m:t>a</m:t>
        </m:r>
      </m:oMath>
      <w:r>
        <w:rPr>
          <w:rFonts w:ascii="Times New Roman" w:hAnsi="Times New Roman" w:eastAsia="方正仿宋_GBK"/>
          <w:b w:val="0"/>
          <w:sz w:val="24"/>
        </w:rPr>
        <w:t>为其中一种规格，单位MVA；</w:t>
      </w:r>
      <m:oMath>
        <m:sSub>
          <m:sSubPr/>
          <m:e>
            <m:r>
              <m:rPr/>
              <m:t>x</m:t>
            </m:r>
          </m:e>
          <m:sub>
            <m:r>
              <m:rPr/>
              <m:t>i,k,y,a</m:t>
            </m:r>
          </m:sub>
        </m:sSub>
      </m:oMath>
      <w:r>
        <w:rPr>
          <w:rFonts w:ascii="Times New Roman" w:hAnsi="Times New Roman" w:eastAsia="方正仿宋_GBK"/>
          <w:b w:val="0"/>
          <w:sz w:val="24"/>
        </w:rPr>
        <w:t>为0或1的规格选择变量，</w:t>
      </w:r>
      <m:oMath>
        <m:sSub>
          <m:sSubPr/>
          <m:e>
            <m:r>
              <m:rPr/>
              <m:t>S</m:t>
            </m:r>
          </m:e>
          <m:sub>
            <m:r>
              <m:rPr/>
              <m:t>i,k,y</m:t>
            </m:r>
          </m:sub>
        </m:sSub>
      </m:oMath>
      <w:r>
        <w:rPr>
          <w:rFonts w:ascii="Times New Roman" w:hAnsi="Times New Roman" w:eastAsia="方正仿宋_GBK"/>
          <w:b w:val="0"/>
          <w:sz w:val="24"/>
        </w:rPr>
        <w:t>为</w:t>
      </w:r>
      <w:r>
        <w:rPr>
          <w:rFonts w:ascii="Times New Roman" w:hAnsi="Times New Roman" w:eastAsia="方正仿宋_GBK"/>
          <w:b w:val="0"/>
          <w:sz w:val="24"/>
          <w:highlight w:val="yellow"/>
          <w:rPrChange w:id="281" w:author="白日梦想家" w:date="2026-10-02T21:11:38Z">
            <w:rPr>
              <w:rFonts w:ascii="Times New Roman" w:hAnsi="Times New Roman" w:eastAsia="方正仿宋_GBK"/>
              <w:b w:val="0"/>
              <w:sz w:val="24"/>
            </w:rPr>
          </w:rPrChange>
        </w:rPr>
        <w:t>槽位</w:t>
      </w:r>
      <w:r>
        <w:rPr>
          <w:rFonts w:ascii="Times New Roman" w:hAnsi="Times New Roman" w:eastAsia="方正仿宋_GBK"/>
          <w:b w:val="0"/>
          <w:sz w:val="24"/>
        </w:rPr>
        <w:t>在役容量，</w:t>
      </w:r>
      <m:oMath>
        <m:sSub>
          <m:sSubPr/>
          <m:e>
            <m:r>
              <m:rPr/>
              <m:t>S</m:t>
            </m:r>
          </m:e>
          <m:sub>
            <m:r>
              <m:rPr/>
              <m:t>i,y</m:t>
            </m:r>
          </m:sub>
        </m:sSub>
      </m:oMath>
      <w:r>
        <w:rPr>
          <w:rFonts w:ascii="Times New Roman" w:hAnsi="Times New Roman" w:eastAsia="方正仿宋_GBK"/>
          <w:b w:val="0"/>
          <w:sz w:val="24"/>
        </w:rPr>
        <w:t>为站内主变总容量；</w:t>
      </w:r>
      <m:oMath>
        <m:sSub>
          <m:sSubPr/>
          <m:e>
            <m:r>
              <m:rPr/>
              <m:t>u</m:t>
            </m:r>
          </m:e>
          <m:sub>
            <m:r>
              <m:rPr/>
              <m:t>i,y</m:t>
            </m:r>
          </m:sub>
        </m:sSub>
      </m:oMath>
      <w:r>
        <w:rPr>
          <w:rFonts w:ascii="Times New Roman" w:hAnsi="Times New Roman" w:eastAsia="方正仿宋_GBK"/>
          <w:b w:val="0"/>
          <w:sz w:val="24"/>
        </w:rPr>
        <w:t>为扩建50 MVA主变的在役状态。该式省略区县和方案下标，各区县、各方案分别应用。</w:t>
      </w:r>
    </w:p>
    <w:p w14:paraId="349071C3">
      <w:pPr>
        <w:pStyle w:val="2"/>
        <w:widowControl/>
        <w:spacing w:before="0" w:after="0" w:line="300" w:lineRule="auto"/>
        <w:ind w:firstLine="480"/>
        <w:jc w:val="both"/>
      </w:pPr>
      <w:r>
        <w:rPr>
          <w:rFonts w:ascii="Times New Roman" w:hAnsi="Times New Roman" w:eastAsia="方正仿宋_GBK"/>
          <w:b w:val="0"/>
          <w:sz w:val="24"/>
        </w:rPr>
        <w:t>模型先计算候选增容对正常供电、反向输送及单台退出后剩余容量的改善，再按新购整台容量计算替换费用。主变扩建采用1223万元/项的扩建费用。新增容量和采购容量同时列示，用于分别解释容载比变化与工程投资[7]。</w:t>
      </w:r>
    </w:p>
    <w:p w14:paraId="39B0711B">
      <w:pPr>
        <w:pStyle w:val="5"/>
        <w:keepNext/>
        <w:numPr>
          <w:ilvl w:val="0"/>
          <w:numId w:val="0"/>
        </w:numPr>
        <w:spacing w:before="160" w:after="120" w:line="360" w:lineRule="auto"/>
        <w:ind w:firstLine="0"/>
      </w:pPr>
      <w:bookmarkStart w:id="169" w:name="利用既有10-kv联络能力"/>
      <w:r>
        <w:rPr>
          <w:rFonts w:ascii="Times New Roman" w:hAnsi="Times New Roman" w:eastAsia="方正仿宋_GBK"/>
          <w:b/>
          <w:sz w:val="26"/>
        </w:rPr>
        <w:t>5.2.2 利用既有10 kV联络能力</w:t>
      </w:r>
      <w:bookmarkEnd w:id="169"/>
    </w:p>
    <w:p w14:paraId="1EF52249">
      <w:pPr>
        <w:widowControl/>
        <w:spacing w:before="0" w:after="0" w:line="300" w:lineRule="auto"/>
        <w:ind w:firstLine="480"/>
        <w:jc w:val="both"/>
      </w:pPr>
      <w:r>
        <w:rPr>
          <w:rFonts w:ascii="Times New Roman" w:hAnsi="Times New Roman" w:eastAsia="方正仿宋_GBK"/>
          <w:b w:val="0"/>
          <w:sz w:val="24"/>
        </w:rPr>
        <w:t>10 kV联络在区县内部调整用电负荷的供电归属。首先确定初始转供率，再将其乘以转接前站级负荷，得到可使用的既有转供能力。市区</w:t>
      </w:r>
      <w:del w:id="282" w:author="白日梦想家" w:date="2026-10-02T21:36:49Z">
        <w:r>
          <w:rPr>
            <w:rFonts w:ascii="Times New Roman" w:hAnsi="Times New Roman" w:eastAsia="方正仿宋_GBK"/>
            <w:b w:val="0"/>
            <w:sz w:val="24"/>
          </w:rPr>
          <w:delText>分布式光伏较少，</w:delText>
        </w:r>
      </w:del>
      <w:r>
        <w:rPr>
          <w:rFonts w:ascii="Times New Roman" w:hAnsi="Times New Roman" w:eastAsia="方正仿宋_GBK"/>
          <w:b w:val="0"/>
          <w:sz w:val="24"/>
        </w:rPr>
        <w:t>按A类</w:t>
      </w:r>
      <w:ins w:id="283" w:author="白日梦想家" w:date="2026-10-02T21:36:41Z">
        <w:r>
          <w:rPr>
            <w:rFonts w:hint="eastAsia"/>
            <w:b w:val="0"/>
            <w:sz w:val="24"/>
            <w:lang w:eastAsia="zh"/>
            <w:woUserID w:val="2"/>
          </w:rPr>
          <w:t>供电</w:t>
        </w:r>
      </w:ins>
      <w:ins w:id="284" w:author="白日梦想家" w:date="2026-10-02T21:36:42Z">
        <w:r>
          <w:rPr>
            <w:rFonts w:hint="eastAsia"/>
            <w:b w:val="0"/>
            <w:sz w:val="24"/>
            <w:lang w:eastAsia="zh"/>
            <w:woUserID w:val="2"/>
          </w:rPr>
          <w:t>区域</w:t>
        </w:r>
      </w:ins>
      <w:r>
        <w:rPr>
          <w:rFonts w:ascii="Times New Roman" w:hAnsi="Times New Roman" w:eastAsia="方正仿宋_GBK"/>
          <w:b w:val="0"/>
          <w:sz w:val="24"/>
        </w:rPr>
        <w:t>规划假定初始转供率50%；邳州依据六馈线与跨站联络数据具体测算[5]。</w:t>
      </w:r>
    </w:p>
    <w:p w14:paraId="2EABC425">
      <w:pPr>
        <w:pStyle w:val="2"/>
        <w:widowControl/>
        <w:spacing w:before="0" w:after="0" w:line="300" w:lineRule="auto"/>
        <w:ind w:firstLine="480"/>
        <w:jc w:val="both"/>
      </w:pPr>
      <w:r>
        <w:rPr>
          <w:rFonts w:ascii="Times New Roman" w:hAnsi="Times New Roman" w:eastAsia="方正仿宋_GBK"/>
          <w:b w:val="0"/>
          <w:sz w:val="24"/>
        </w:rPr>
        <w:t>邳州样本将最大电流折算为有功负荷，并以允许电流与已用电流之差估计受端余量。</w:t>
      </w:r>
    </w:p>
    <w:tbl>
      <w:tblPr>
        <w:tblStyle w:val="25"/>
        <w:tblW w:w="83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
        <w:gridCol w:w="6838"/>
        <w:gridCol w:w="737"/>
      </w:tblGrid>
      <w:tr w14:paraId="4EDBF2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37" w:type="dxa"/>
            <w:tcMar>
              <w:left w:w="0" w:type="dxa"/>
              <w:right w:w="0" w:type="dxa"/>
            </w:tcMar>
            <w:vAlign w:val="center"/>
          </w:tcPr>
          <w:p w14:paraId="3679A3C5">
            <w:pPr>
              <w:spacing w:before="0" w:after="0"/>
              <w:ind w:firstLine="0" w:firstLineChars="0"/>
            </w:pPr>
          </w:p>
        </w:tc>
        <w:tc>
          <w:tcPr>
            <w:tcW w:w="6838" w:type="dxa"/>
            <w:tcMar>
              <w:left w:w="0" w:type="dxa"/>
              <w:right w:w="0" w:type="dxa"/>
            </w:tcMar>
            <w:vAlign w:val="center"/>
          </w:tcPr>
          <w:p w14:paraId="6842EBAF">
            <w:pPr>
              <w:pStyle w:val="2"/>
              <w:keepNext/>
              <w:spacing w:before="100" w:after="100" w:line="276" w:lineRule="auto"/>
              <w:ind w:firstLine="0" w:firstLineChars="0"/>
              <w:jc w:val="center"/>
            </w:pPr>
            <m:oMathPara>
              <m:oMathParaPr>
                <m:jc m:val="center"/>
              </m:oMathParaPr>
              <m:oMath>
                <m:m>
                  <m:mPr>
                    <m:mcs>
                      <m:mc>
                        <m:mcPr>
                          <m:count m:val="1"/>
                          <m:mcJc m:val="right"/>
                        </m:mcPr>
                      </m:mc>
                      <m:mc>
                        <m:mcPr>
                          <m:count m:val="1"/>
                          <m:mcJc m:val="left"/>
                        </m:mcPr>
                      </m:mc>
                    </m:mcs>
                    <m:plcHide m:val="1"/>
                  </m:mPr>
                  <m:mr>
                    <m:e>
                      <m:sSub>
                        <m:sSubPr/>
                        <m:e>
                          <m:r>
                            <m:rPr/>
                            <m:t>P</m:t>
                          </m:r>
                        </m:e>
                        <m:sub>
                          <m:r>
                            <m:rPr/>
                            <m:t>f</m:t>
                          </m:r>
                        </m:sub>
                      </m:sSub>
                    </m:e>
                    <m:e>
                      <m:r>
                        <m:rPr/>
                        <m:t>=</m:t>
                      </m:r>
                      <m:f>
                        <m:fPr/>
                        <m:num>
                          <m:rad>
                            <m:radPr>
                              <m:degHide m:val="1"/>
                            </m:radPr>
                            <m:deg/>
                            <m:e>
                              <m:r>
                                <m:rPr/>
                                <m:t>3</m:t>
                              </m:r>
                            </m:e>
                          </m:rad>
                          <m:r>
                            <m:rPr/>
                            <m:t>U</m:t>
                          </m:r>
                          <m:sSub>
                            <m:sSubPr/>
                            <m:e>
                              <m:r>
                                <m:rPr/>
                                <m:t>I</m:t>
                              </m:r>
                            </m:e>
                            <m:sub>
                              <m:r>
                                <m:rPr/>
                                <m:t>f</m:t>
                              </m:r>
                            </m:sub>
                          </m:sSub>
                          <m:r>
                            <m:rPr>
                              <m:nor/>
                              <m:sty m:val="p"/>
                            </m:rPr>
                            <w:rPr>
                              <w:b w:val="0"/>
                              <w:i w:val="0"/>
                            </w:rPr>
                            <m:t>cos</m:t>
                          </m:r>
                          <m:r>
                            <m:rPr/>
                            <m:t>φ</m:t>
                          </m:r>
                        </m:num>
                        <m:den>
                          <m:r>
                            <m:rPr/>
                            <m:t>1000</m:t>
                          </m:r>
                        </m:den>
                      </m:f>
                    </m:e>
                  </m:mr>
                  <m:mr>
                    <m:e>
                      <m:sSub>
                        <m:sSubPr/>
                        <m:e>
                          <m:r>
                            <m:rPr/>
                            <m:t>H</m:t>
                          </m:r>
                        </m:e>
                        <m:sub>
                          <m:r>
                            <m:rPr/>
                            <m:t>f</m:t>
                          </m:r>
                        </m:sub>
                      </m:sSub>
                    </m:e>
                    <m:e>
                      <m:r>
                        <m:rPr/>
                        <m:t>=</m:t>
                      </m:r>
                      <m:f>
                        <m:fPr/>
                        <m:num>
                          <m:rad>
                            <m:radPr>
                              <m:degHide m:val="1"/>
                            </m:radPr>
                            <m:deg/>
                            <m:e>
                              <m:r>
                                <m:rPr/>
                                <m:t>3</m:t>
                              </m:r>
                            </m:e>
                          </m:rad>
                          <m:r>
                            <m:rPr/>
                            <m:t>U</m:t>
                          </m:r>
                          <m:r>
                            <m:rPr>
                              <m:nor/>
                              <m:sty m:val="p"/>
                            </m:rPr>
                            <w:rPr>
                              <w:b w:val="0"/>
                              <w:i w:val="0"/>
                            </w:rPr>
                            <m:t>max</m:t>
                          </m:r>
                          <m:r>
                            <m:rPr/>
                            <m:t>(</m:t>
                          </m:r>
                          <m:sSubSup>
                            <m:sSubSupPr/>
                            <m:e>
                              <m:r>
                                <m:rPr/>
                                <m:t>I</m:t>
                              </m:r>
                            </m:e>
                            <m:sub>
                              <m:r>
                                <m:rPr/>
                                <m:t>f</m:t>
                              </m:r>
                            </m:sub>
                            <m:sup>
                              <m:r>
                                <m:rPr>
                                  <m:sty m:val="p"/>
                                </m:rPr>
                                <m:t>allow</m:t>
                              </m:r>
                            </m:sup>
                          </m:sSubSup>
                          <m:r>
                            <m:rPr/>
                            <m:t>−</m:t>
                          </m:r>
                          <m:sSub>
                            <m:sSubPr/>
                            <m:e>
                              <m:r>
                                <m:rPr/>
                                <m:t>I</m:t>
                              </m:r>
                            </m:e>
                            <m:sub>
                              <m:r>
                                <m:rPr/>
                                <m:t>f</m:t>
                              </m:r>
                            </m:sub>
                          </m:sSub>
                          <m:r>
                            <m:rPr/>
                            <m:t>,0)</m:t>
                          </m:r>
                          <m:r>
                            <m:rPr>
                              <m:nor/>
                              <m:sty m:val="p"/>
                            </m:rPr>
                            <w:rPr>
                              <w:b w:val="0"/>
                              <w:i w:val="0"/>
                            </w:rPr>
                            <m:t>cos</m:t>
                          </m:r>
                          <m:r>
                            <m:rPr/>
                            <m:t>φ</m:t>
                          </m:r>
                        </m:num>
                        <m:den>
                          <m:r>
                            <m:rPr/>
                            <m:t>1000</m:t>
                          </m:r>
                        </m:den>
                      </m:f>
                      <m:r>
                        <m:rPr/>
                        <m:t>.</m:t>
                      </m:r>
                    </m:e>
                  </m:mr>
                </m:m>
              </m:oMath>
            </m:oMathPara>
          </w:p>
        </w:tc>
        <w:tc>
          <w:tcPr>
            <w:tcW w:w="737" w:type="dxa"/>
            <w:tcMar>
              <w:left w:w="0" w:type="dxa"/>
              <w:right w:w="0" w:type="dxa"/>
            </w:tcMar>
            <w:vAlign w:val="center"/>
          </w:tcPr>
          <w:p w14:paraId="2502A3D3">
            <w:pPr>
              <w:spacing w:before="0" w:after="0"/>
              <w:ind w:firstLine="0" w:firstLineChars="0"/>
              <w:jc w:val="right"/>
            </w:pPr>
            <w:r>
              <w:rPr>
                <w:rFonts w:ascii="Times New Roman" w:hAnsi="Times New Roman" w:eastAsia="方正仿宋_GBK"/>
                <w:b w:val="0"/>
                <w:sz w:val="18"/>
              </w:rPr>
              <w:t>（5-4）</w:t>
            </w:r>
          </w:p>
        </w:tc>
      </w:tr>
    </w:tbl>
    <w:p w14:paraId="4BD86ECA">
      <w:pPr>
        <w:widowControl/>
        <w:spacing w:before="0" w:after="0" w:line="300" w:lineRule="auto"/>
        <w:ind w:firstLine="480"/>
        <w:jc w:val="both"/>
      </w:pPr>
      <w:r>
        <w:rPr>
          <w:rFonts w:ascii="Times New Roman" w:hAnsi="Times New Roman" w:eastAsia="方正仿宋_GBK"/>
          <w:b w:val="0"/>
          <w:sz w:val="24"/>
        </w:rPr>
        <w:t>式中，</w:t>
      </w:r>
      <m:oMath>
        <m:r>
          <m:rPr/>
          <m:t>f</m:t>
        </m:r>
      </m:oMath>
      <w:r>
        <w:rPr>
          <w:rFonts w:ascii="Times New Roman" w:hAnsi="Times New Roman" w:eastAsia="方正仿宋_GBK"/>
          <w:b w:val="0"/>
          <w:sz w:val="24"/>
        </w:rPr>
        <w:t>为馈线，</w:t>
      </w:r>
      <m:oMath>
        <m:r>
          <m:rPr/>
          <m:t>U</m:t>
        </m:r>
      </m:oMath>
      <w:r>
        <w:rPr>
          <w:rFonts w:ascii="Times New Roman" w:hAnsi="Times New Roman" w:eastAsia="方正仿宋_GBK"/>
          <w:b w:val="0"/>
          <w:sz w:val="24"/>
        </w:rPr>
        <w:t>为线电压，取10 kV；</w:t>
      </w:r>
      <m:oMath>
        <m:sSub>
          <m:sSubPr/>
          <m:e>
            <m:r>
              <m:rPr/>
              <m:t>I</m:t>
            </m:r>
          </m:e>
          <m:sub>
            <m:r>
              <m:rPr/>
              <m:t>f</m:t>
            </m:r>
          </m:sub>
        </m:sSub>
      </m:oMath>
      <w:r>
        <w:rPr>
          <w:rFonts w:ascii="Times New Roman" w:hAnsi="Times New Roman" w:eastAsia="方正仿宋_GBK"/>
          <w:b w:val="0"/>
          <w:sz w:val="24"/>
        </w:rPr>
        <w:t>为样本最大电流，</w:t>
      </w:r>
      <m:oMath>
        <m:sSubSup>
          <m:sSubSupPr/>
          <m:e>
            <m:r>
              <m:rPr/>
              <m:t>I</m:t>
            </m:r>
          </m:e>
          <m:sub>
            <m:r>
              <m:rPr/>
              <m:t>f</m:t>
            </m:r>
          </m:sub>
          <m:sup>
            <m:r>
              <m:rPr>
                <m:sty m:val="p"/>
              </m:rPr>
              <m:t>allow</m:t>
            </m:r>
          </m:sup>
        </m:sSubSup>
      </m:oMath>
      <w:r>
        <w:rPr>
          <w:rFonts w:ascii="Times New Roman" w:hAnsi="Times New Roman" w:eastAsia="方正仿宋_GBK"/>
          <w:b w:val="0"/>
          <w:sz w:val="24"/>
        </w:rPr>
        <w:t>为允许电流，单位A；</w:t>
      </w:r>
      <m:oMath>
        <m:r>
          <m:rPr>
            <m:nor/>
            <m:sty m:val="p"/>
          </m:rPr>
          <w:rPr>
            <w:b w:val="0"/>
            <w:i w:val="0"/>
          </w:rPr>
          <m:t>cos</m:t>
        </m:r>
        <m:r>
          <m:rPr/>
          <m:t>φ</m:t>
        </m:r>
      </m:oMath>
      <w:r>
        <w:rPr>
          <w:rFonts w:ascii="Times New Roman" w:hAnsi="Times New Roman" w:eastAsia="方正仿宋_GBK"/>
          <w:b w:val="0"/>
          <w:sz w:val="24"/>
        </w:rPr>
        <w:t>取0.95；</w:t>
      </w:r>
      <m:oMath>
        <m:sSub>
          <m:sSubPr/>
          <m:e>
            <m:r>
              <m:rPr/>
              <m:t>P</m:t>
            </m:r>
          </m:e>
          <m:sub>
            <m:r>
              <m:rPr/>
              <m:t>f</m:t>
            </m:r>
          </m:sub>
        </m:sSub>
      </m:oMath>
      <w:r>
        <w:rPr>
          <w:rFonts w:ascii="Times New Roman" w:hAnsi="Times New Roman" w:eastAsia="方正仿宋_GBK"/>
          <w:b w:val="0"/>
          <w:sz w:val="24"/>
        </w:rPr>
        <w:t>为馈线有功负荷，</w:t>
      </w:r>
      <m:oMath>
        <m:sSub>
          <m:sSubPr/>
          <m:e>
            <m:r>
              <m:rPr/>
              <m:t>H</m:t>
            </m:r>
          </m:e>
          <m:sub>
            <m:r>
              <m:rPr/>
              <m:t>f</m:t>
            </m:r>
          </m:sub>
        </m:sSub>
      </m:oMath>
      <w:r>
        <w:rPr>
          <w:rFonts w:ascii="Times New Roman" w:hAnsi="Times New Roman" w:eastAsia="方正仿宋_GBK"/>
          <w:b w:val="0"/>
          <w:sz w:val="24"/>
        </w:rPr>
        <w:t>为受端有功余量，单位MW。系数1000用于将kW换算为MW。</w:t>
      </w:r>
    </w:p>
    <w:p w14:paraId="2A6D22E2">
      <w:pPr>
        <w:pStyle w:val="2"/>
        <w:widowControl/>
        <w:spacing w:before="0" w:after="0" w:line="300" w:lineRule="auto"/>
        <w:ind w:firstLine="480"/>
        <w:jc w:val="both"/>
      </w:pPr>
      <w:r>
        <w:rPr>
          <w:rFonts w:ascii="Times New Roman" w:hAnsi="Times New Roman" w:eastAsia="方正仿宋_GBK"/>
          <w:b w:val="0"/>
          <w:sz w:val="24"/>
        </w:rPr>
        <w:t>对跨站联络分别枚举不使用、正向及反向转接，求各方向组合的最大可转负荷。每条馈线转出量不超过其负荷，转入量不超过受端余量。共享同一馈线的联络共同使用该端能力预算。</w:t>
      </w:r>
    </w:p>
    <w:tbl>
      <w:tblPr>
        <w:tblStyle w:val="25"/>
        <w:tblW w:w="83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
        <w:gridCol w:w="6838"/>
        <w:gridCol w:w="737"/>
      </w:tblGrid>
      <w:tr w14:paraId="429FBF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37" w:type="dxa"/>
            <w:tcMar>
              <w:left w:w="0" w:type="dxa"/>
              <w:right w:w="0" w:type="dxa"/>
            </w:tcMar>
            <w:vAlign w:val="center"/>
          </w:tcPr>
          <w:p w14:paraId="53F40D08">
            <w:pPr>
              <w:spacing w:before="0" w:after="0"/>
              <w:ind w:firstLine="0" w:firstLineChars="0"/>
            </w:pPr>
          </w:p>
        </w:tc>
        <w:tc>
          <w:tcPr>
            <w:tcW w:w="6838" w:type="dxa"/>
            <w:tcMar>
              <w:left w:w="0" w:type="dxa"/>
              <w:right w:w="0" w:type="dxa"/>
            </w:tcMar>
            <w:vAlign w:val="center"/>
          </w:tcPr>
          <w:p w14:paraId="314060C2">
            <w:pPr>
              <w:pStyle w:val="2"/>
              <w:keepNext/>
              <w:spacing w:before="100" w:after="100" w:line="276" w:lineRule="auto"/>
              <w:ind w:firstLine="0" w:firstLineChars="0"/>
              <w:jc w:val="center"/>
            </w:pPr>
            <m:oMathPara>
              <m:oMathParaPr>
                <m:jc m:val="center"/>
              </m:oMathParaPr>
              <m:oMath>
                <m:m>
                  <m:mPr>
                    <m:mcs>
                      <m:mc>
                        <m:mcPr>
                          <m:count m:val="1"/>
                          <m:mcJc m:val="right"/>
                        </m:mcPr>
                      </m:mc>
                      <m:mc>
                        <m:mcPr>
                          <m:count m:val="1"/>
                          <m:mcJc m:val="left"/>
                        </m:mcPr>
                      </m:mc>
                    </m:mcs>
                    <m:plcHide m:val="1"/>
                  </m:mPr>
                  <m:mr>
                    <m:e>
                      <m:sSub>
                        <m:sSubPr/>
                        <m:e>
                          <m:r>
                            <m:rPr/>
                            <m:t>Q</m:t>
                          </m:r>
                        </m:e>
                        <m:sub>
                          <m:r>
                            <m:rPr>
                              <m:sty m:val="p"/>
                            </m:rPr>
                            <m:t>sample</m:t>
                          </m:r>
                        </m:sub>
                      </m:sSub>
                    </m:e>
                    <m:e>
                      <m:r>
                        <m:rPr/>
                        <m:t>=</m:t>
                      </m:r>
                      <m:r>
                        <m:rPr>
                          <m:nor/>
                          <m:sty m:val="p"/>
                        </m:rPr>
                        <w:rPr>
                          <w:b w:val="0"/>
                          <w:i w:val="0"/>
                        </w:rPr>
                        <m:t>max</m:t>
                      </m:r>
                      <m:nary>
                        <m:naryPr>
                          <m:chr m:val="∑"/>
                          <m:limLoc m:val="undOvr"/>
                          <m:supHide m:val="1"/>
                        </m:naryPr>
                        <m:sub>
                          <m:r>
                            <m:rPr/>
                            <m:t>(f,h)∈</m:t>
                          </m:r>
                          <m:r>
                            <m:rPr>
                              <m:sty m:val="p"/>
                              <m:scr m:val="script"/>
                            </m:rPr>
                            <m:t>ℰ</m:t>
                          </m:r>
                        </m:sub>
                        <m:sup>
                          <m:r>
                            <m:rPr/>
                            <m:t>​</m:t>
                          </m:r>
                        </m:sup>
                        <m:e>
                          <m:sSub>
                            <m:sSubPr/>
                            <m:e>
                              <m:r>
                                <m:rPr/>
                                <m:t>q</m:t>
                              </m:r>
                            </m:e>
                            <m:sub>
                              <m:r>
                                <m:rPr/>
                                <m:t>fh</m:t>
                              </m:r>
                            </m:sub>
                          </m:sSub>
                        </m:e>
                      </m:nary>
                    </m:e>
                  </m:mr>
                  <m:mr>
                    <m:e/>
                    <m:e>
                      <m:nary>
                        <m:naryPr>
                          <m:chr m:val="∑"/>
                          <m:limLoc m:val="undOvr"/>
                          <m:supHide m:val="1"/>
                        </m:naryPr>
                        <m:sub>
                          <m:r>
                            <m:rPr/>
                            <m:t>h</m:t>
                          </m:r>
                        </m:sub>
                        <m:sup>
                          <m:r>
                            <m:rPr/>
                            <m:t>​</m:t>
                          </m:r>
                        </m:sup>
                        <m:e>
                          <m:sSub>
                            <m:sSubPr/>
                            <m:e>
                              <m:r>
                                <m:rPr/>
                                <m:t>q</m:t>
                              </m:r>
                            </m:e>
                            <m:sub>
                              <m:r>
                                <m:rPr/>
                                <m:t>fh</m:t>
                              </m:r>
                            </m:sub>
                          </m:sSub>
                        </m:e>
                      </m:nary>
                      <m:r>
                        <m:rPr/>
                        <m:t>≤</m:t>
                      </m:r>
                      <m:sSub>
                        <m:sSubPr/>
                        <m:e>
                          <m:r>
                            <m:rPr/>
                            <m:t>P</m:t>
                          </m:r>
                        </m:e>
                        <m:sub>
                          <m:r>
                            <m:rPr/>
                            <m:t>f</m:t>
                          </m:r>
                        </m:sub>
                      </m:sSub>
                    </m:e>
                  </m:mr>
                  <m:mr>
                    <m:e/>
                    <m:e>
                      <m:nary>
                        <m:naryPr>
                          <m:chr m:val="∑"/>
                          <m:limLoc m:val="undOvr"/>
                          <m:supHide m:val="1"/>
                        </m:naryPr>
                        <m:sub>
                          <m:r>
                            <m:rPr/>
                            <m:t>f</m:t>
                          </m:r>
                        </m:sub>
                        <m:sup>
                          <m:r>
                            <m:rPr/>
                            <m:t>​</m:t>
                          </m:r>
                        </m:sup>
                        <m:e>
                          <m:sSub>
                            <m:sSubPr/>
                            <m:e>
                              <m:r>
                                <m:rPr/>
                                <m:t>q</m:t>
                              </m:r>
                            </m:e>
                            <m:sub>
                              <m:r>
                                <m:rPr/>
                                <m:t>fh</m:t>
                              </m:r>
                            </m:sub>
                          </m:sSub>
                        </m:e>
                      </m:nary>
                      <m:r>
                        <m:rPr/>
                        <m:t>≤</m:t>
                      </m:r>
                      <m:sSub>
                        <m:sSubPr/>
                        <m:e>
                          <m:r>
                            <m:rPr/>
                            <m:t>H</m:t>
                          </m:r>
                        </m:e>
                        <m:sub>
                          <m:r>
                            <m:rPr/>
                            <m:t>h</m:t>
                          </m:r>
                        </m:sub>
                      </m:sSub>
                    </m:e>
                  </m:mr>
                  <m:mr>
                    <m:e/>
                    <m:e>
                      <m:sSub>
                        <m:sSubPr/>
                        <m:e>
                          <m:r>
                            <m:rPr/>
                            <m:t>q</m:t>
                          </m:r>
                        </m:e>
                        <m:sub>
                          <m:r>
                            <m:rPr/>
                            <m:t>fh</m:t>
                          </m:r>
                        </m:sub>
                      </m:sSub>
                      <m:r>
                        <m:rPr/>
                        <m:t>≥0.</m:t>
                      </m:r>
                    </m:e>
                  </m:mr>
                </m:m>
              </m:oMath>
            </m:oMathPara>
          </w:p>
        </w:tc>
        <w:tc>
          <w:tcPr>
            <w:tcW w:w="737" w:type="dxa"/>
            <w:tcMar>
              <w:left w:w="0" w:type="dxa"/>
              <w:right w:w="0" w:type="dxa"/>
            </w:tcMar>
            <w:vAlign w:val="center"/>
          </w:tcPr>
          <w:p w14:paraId="395B3FD9">
            <w:pPr>
              <w:spacing w:before="0" w:after="0"/>
              <w:ind w:firstLine="0" w:firstLineChars="0"/>
              <w:jc w:val="right"/>
            </w:pPr>
            <w:r>
              <w:rPr>
                <w:rFonts w:ascii="Times New Roman" w:hAnsi="Times New Roman" w:eastAsia="方正仿宋_GBK"/>
                <w:b w:val="0"/>
                <w:sz w:val="18"/>
              </w:rPr>
              <w:t>（5-5）</w:t>
            </w:r>
          </w:p>
        </w:tc>
      </w:tr>
    </w:tbl>
    <w:p w14:paraId="1DB90367">
      <w:pPr>
        <w:widowControl/>
        <w:spacing w:before="0" w:after="0" w:line="300" w:lineRule="auto"/>
        <w:ind w:firstLine="480"/>
        <w:jc w:val="both"/>
      </w:pPr>
      <w:r>
        <w:rPr>
          <w:rFonts w:ascii="Times New Roman" w:hAnsi="Times New Roman" w:eastAsia="方正仿宋_GBK"/>
          <w:b w:val="0"/>
          <w:sz w:val="24"/>
        </w:rPr>
        <w:t>式中，</w:t>
      </w:r>
      <m:oMath>
        <m:r>
          <m:rPr>
            <m:sty m:val="p"/>
            <m:scr m:val="script"/>
          </m:rPr>
          <m:t>ℰ</m:t>
        </m:r>
      </m:oMath>
      <w:r>
        <w:rPr>
          <w:rFonts w:ascii="Times New Roman" w:hAnsi="Times New Roman" w:eastAsia="方正仿宋_GBK"/>
          <w:b w:val="0"/>
          <w:sz w:val="24"/>
        </w:rPr>
        <w:t>为当前方向组合下的跨站联络集合，</w:t>
      </w:r>
      <m:oMath>
        <m:sSub>
          <m:sSubPr/>
          <m:e>
            <m:r>
              <m:rPr/>
              <m:t>q</m:t>
            </m:r>
          </m:e>
          <m:sub>
            <m:r>
              <m:rPr/>
              <m:t>fh</m:t>
            </m:r>
          </m:sub>
        </m:sSub>
      </m:oMath>
      <w:r>
        <w:rPr>
          <w:rFonts w:ascii="Times New Roman" w:hAnsi="Times New Roman" w:eastAsia="方正仿宋_GBK"/>
          <w:b w:val="0"/>
          <w:sz w:val="24"/>
        </w:rPr>
        <w:t>为由馈线</w:t>
      </w:r>
      <m:oMath>
        <m:r>
          <m:rPr/>
          <m:t>f</m:t>
        </m:r>
      </m:oMath>
      <w:r>
        <w:rPr>
          <w:rFonts w:ascii="Times New Roman" w:hAnsi="Times New Roman" w:eastAsia="方正仿宋_GBK"/>
          <w:b w:val="0"/>
          <w:sz w:val="24"/>
        </w:rPr>
        <w:t>向馈线</w:t>
      </w:r>
      <m:oMath>
        <m:r>
          <m:rPr/>
          <m:t>h</m:t>
        </m:r>
      </m:oMath>
      <w:r>
        <w:rPr>
          <w:rFonts w:ascii="Times New Roman" w:hAnsi="Times New Roman" w:eastAsia="方正仿宋_GBK"/>
          <w:b w:val="0"/>
          <w:sz w:val="24"/>
        </w:rPr>
        <w:t>转接的负荷，单位MW；</w:t>
      </w:r>
      <m:oMath>
        <m:sSub>
          <m:sSubPr/>
          <m:e>
            <m:r>
              <m:rPr/>
              <m:t>Q</m:t>
            </m:r>
          </m:e>
          <m:sub>
            <m:r>
              <m:rPr>
                <m:sty m:val="p"/>
              </m:rPr>
              <m:t>sample</m:t>
            </m:r>
          </m:sub>
        </m:sSub>
      </m:oMath>
      <w:r>
        <w:rPr>
          <w:rFonts w:ascii="Times New Roman" w:hAnsi="Times New Roman" w:eastAsia="方正仿宋_GBK"/>
          <w:b w:val="0"/>
          <w:sz w:val="24"/>
        </w:rPr>
        <w:t>为在共享预算内的样本最大可转负荷。该筛查得到9.98 MW，六馈线负荷合计35.29 MW。</w:t>
      </w:r>
    </w:p>
    <w:tbl>
      <w:tblPr>
        <w:tblStyle w:val="25"/>
        <w:tblW w:w="83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
        <w:gridCol w:w="6838"/>
        <w:gridCol w:w="737"/>
      </w:tblGrid>
      <w:tr w14:paraId="3DB02C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37" w:type="dxa"/>
            <w:tcMar>
              <w:left w:w="0" w:type="dxa"/>
              <w:right w:w="0" w:type="dxa"/>
            </w:tcMar>
            <w:vAlign w:val="center"/>
          </w:tcPr>
          <w:p w14:paraId="0EBDF80B">
            <w:pPr>
              <w:spacing w:before="0" w:after="0"/>
              <w:ind w:firstLine="0" w:firstLineChars="0"/>
            </w:pPr>
          </w:p>
        </w:tc>
        <w:tc>
          <w:tcPr>
            <w:tcW w:w="6838" w:type="dxa"/>
            <w:tcMar>
              <w:left w:w="0" w:type="dxa"/>
              <w:right w:w="0" w:type="dxa"/>
            </w:tcMar>
            <w:vAlign w:val="center"/>
          </w:tcPr>
          <w:p w14:paraId="1799ECCD">
            <w:pPr>
              <w:pStyle w:val="2"/>
              <w:keepNext/>
              <w:spacing w:before="100" w:after="100" w:line="276" w:lineRule="auto"/>
              <w:ind w:firstLine="0" w:firstLineChars="0"/>
              <w:jc w:val="center"/>
            </w:pPr>
            <m:oMathPara>
              <m:oMathParaPr>
                <m:jc m:val="center"/>
              </m:oMathParaPr>
              <m:oMath>
                <m:sSub>
                  <m:sSubPr/>
                  <m:e>
                    <m:r>
                      <m:rPr/>
                      <m:t>ρ</m:t>
                    </m:r>
                  </m:e>
                  <m:sub>
                    <m:r>
                      <m:rPr>
                        <m:sty m:val="p"/>
                      </m:rPr>
                      <m:t>Pizhou</m:t>
                    </m:r>
                    <m:r>
                      <m:rPr/>
                      <m:t>,0</m:t>
                    </m:r>
                  </m:sub>
                </m:sSub>
                <m:r>
                  <m:rPr/>
                  <m:t>=</m:t>
                </m:r>
                <m:f>
                  <m:fPr/>
                  <m:num>
                    <m:sSub>
                      <m:sSubPr/>
                      <m:e>
                        <m:r>
                          <m:rPr/>
                          <m:t>Q</m:t>
                        </m:r>
                      </m:e>
                      <m:sub>
                        <m:r>
                          <m:rPr>
                            <m:sty m:val="p"/>
                          </m:rPr>
                          <m:t>sample</m:t>
                        </m:r>
                      </m:sub>
                    </m:sSub>
                  </m:num>
                  <m:den>
                    <m:nary>
                      <m:naryPr>
                        <m:chr m:val="∑"/>
                        <m:limLoc m:val="undOvr"/>
                        <m:supHide m:val="1"/>
                      </m:naryPr>
                      <m:sub>
                        <m:r>
                          <m:rPr/>
                          <m:t>f</m:t>
                        </m:r>
                      </m:sub>
                      <m:sup>
                        <m:r>
                          <m:rPr/>
                          <m:t>​</m:t>
                        </m:r>
                      </m:sup>
                      <m:e>
                        <m:sSub>
                          <m:sSubPr/>
                          <m:e>
                            <m:r>
                              <m:rPr/>
                              <m:t>P</m:t>
                            </m:r>
                          </m:e>
                          <m:sub>
                            <m:r>
                              <m:rPr/>
                              <m:t>f</m:t>
                            </m:r>
                          </m:sub>
                        </m:sSub>
                      </m:e>
                    </m:nary>
                  </m:den>
                </m:f>
                <m:r>
                  <m:rPr/>
                  <m:t>≈28.29%.</m:t>
                </m:r>
              </m:oMath>
            </m:oMathPara>
          </w:p>
        </w:tc>
        <w:tc>
          <w:tcPr>
            <w:tcW w:w="737" w:type="dxa"/>
            <w:tcMar>
              <w:left w:w="0" w:type="dxa"/>
              <w:right w:w="0" w:type="dxa"/>
            </w:tcMar>
            <w:vAlign w:val="center"/>
          </w:tcPr>
          <w:p w14:paraId="34F01BCA">
            <w:pPr>
              <w:spacing w:before="0" w:after="0"/>
              <w:ind w:firstLine="0" w:firstLineChars="0"/>
              <w:jc w:val="right"/>
            </w:pPr>
            <w:r>
              <w:rPr>
                <w:rFonts w:ascii="Times New Roman" w:hAnsi="Times New Roman" w:eastAsia="方正仿宋_GBK"/>
                <w:b w:val="0"/>
                <w:sz w:val="18"/>
              </w:rPr>
              <w:t>（5-6）</w:t>
            </w:r>
          </w:p>
        </w:tc>
      </w:tr>
    </w:tbl>
    <w:p w14:paraId="4474F2A5">
      <w:pPr>
        <w:widowControl/>
        <w:spacing w:before="0" w:after="0" w:line="300" w:lineRule="auto"/>
        <w:ind w:firstLine="480"/>
        <w:jc w:val="both"/>
      </w:pPr>
      <m:oMath>
        <m:sSub>
          <m:sSubPr/>
          <m:e>
            <m:r>
              <m:rPr/>
              <m:t>ρ</m:t>
            </m:r>
          </m:e>
          <m:sub>
            <m:r>
              <m:rPr>
                <m:sty m:val="p"/>
              </m:rPr>
              <m:t>Pizhou</m:t>
            </m:r>
            <m:r>
              <m:rPr/>
              <m:t>,0</m:t>
            </m:r>
          </m:sub>
        </m:sSub>
      </m:oMath>
      <w:r>
        <w:rPr>
          <w:rFonts w:ascii="Times New Roman" w:hAnsi="Times New Roman" w:eastAsia="方正仿宋_GBK"/>
          <w:b w:val="0"/>
          <w:sz w:val="24"/>
        </w:rPr>
        <w:t>为邳州初始站间转供率。本研究将局部测算比例统一外推到邳州各仿真站，形成县域内部能力配置参数。市区50%为研究假定。既有能力利用的新增建设投资计为零，送端可转负荷及受端主变、储能能力共同决定实际使用量。</w:t>
      </w:r>
    </w:p>
    <w:p w14:paraId="30F6EA90">
      <w:pPr>
        <w:pStyle w:val="5"/>
        <w:keepNext/>
        <w:numPr>
          <w:ilvl w:val="0"/>
          <w:numId w:val="0"/>
        </w:numPr>
        <w:spacing w:before="160" w:after="120" w:line="360" w:lineRule="auto"/>
        <w:ind w:firstLine="0"/>
      </w:pPr>
      <w:bookmarkStart w:id="170" w:name="新建10-kv联络提升转供率"/>
      <w:r>
        <w:rPr>
          <w:rFonts w:ascii="Times New Roman" w:hAnsi="Times New Roman" w:eastAsia="方正仿宋_GBK"/>
          <w:b/>
          <w:sz w:val="26"/>
        </w:rPr>
        <w:t>5.2.3 新建10 kV联络提升转供率</w:t>
      </w:r>
      <w:bookmarkEnd w:id="170"/>
    </w:p>
    <w:p w14:paraId="53C7403D">
      <w:pPr>
        <w:widowControl/>
        <w:spacing w:before="0" w:after="0" w:line="300" w:lineRule="auto"/>
        <w:ind w:firstLine="480"/>
        <w:jc w:val="both"/>
      </w:pPr>
      <w:r>
        <w:rPr>
          <w:rFonts w:ascii="Times New Roman" w:hAnsi="Times New Roman" w:eastAsia="方正仿宋_GBK"/>
          <w:b w:val="0"/>
          <w:sz w:val="24"/>
        </w:rPr>
        <w:t>既有能力不足时，新增独立联络项目提高可转负荷预算。每个项目采用邳州局部可切换负荷区段标定的7.49 MW能力增量，参考投资为106.80万元。区县内任意两个不同站均可作为新增等效项目端点，项目在两端关联、建设投资计一次[86]。</w:t>
      </w:r>
    </w:p>
    <w:tbl>
      <w:tblPr>
        <w:tblStyle w:val="25"/>
        <w:tblW w:w="83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
        <w:gridCol w:w="6838"/>
        <w:gridCol w:w="737"/>
      </w:tblGrid>
      <w:tr w14:paraId="498AE7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37" w:type="dxa"/>
            <w:tcMar>
              <w:left w:w="0" w:type="dxa"/>
              <w:right w:w="0" w:type="dxa"/>
            </w:tcMar>
            <w:vAlign w:val="center"/>
          </w:tcPr>
          <w:p w14:paraId="541B738B">
            <w:pPr>
              <w:spacing w:before="0" w:after="0"/>
              <w:ind w:firstLine="0" w:firstLineChars="0"/>
            </w:pPr>
          </w:p>
        </w:tc>
        <w:tc>
          <w:tcPr>
            <w:tcW w:w="6838" w:type="dxa"/>
            <w:tcMar>
              <w:left w:w="0" w:type="dxa"/>
              <w:right w:w="0" w:type="dxa"/>
            </w:tcMar>
            <w:vAlign w:val="center"/>
          </w:tcPr>
          <w:p w14:paraId="19B00428">
            <w:pPr>
              <w:pStyle w:val="2"/>
              <w:keepNext/>
              <w:spacing w:before="100" w:after="100" w:line="276" w:lineRule="auto"/>
              <w:ind w:firstLine="0" w:firstLineChars="0"/>
              <w:jc w:val="center"/>
            </w:pPr>
            <m:oMathPara>
              <m:oMathParaPr>
                <m:jc m:val="center"/>
              </m:oMathParaPr>
              <m:oMath>
                <m:sSubSup>
                  <m:sSubSupPr/>
                  <m:e>
                    <m:r>
                      <m:rPr/>
                      <m:t>Q</m:t>
                    </m:r>
                  </m:e>
                  <m:sub>
                    <m:r>
                      <m:rPr/>
                      <m:t>i,y</m:t>
                    </m:r>
                  </m:sub>
                  <m:sup>
                    <m:r>
                      <m:rPr>
                        <m:sty m:val="p"/>
                      </m:rPr>
                      <m:t>cap</m:t>
                    </m:r>
                  </m:sup>
                </m:sSubSup>
                <m:r>
                  <m:rPr/>
                  <m:t>=</m:t>
                </m:r>
                <m:r>
                  <m:rPr>
                    <m:nor/>
                    <m:sty m:val="p"/>
                  </m:rPr>
                  <w:rPr>
                    <w:b w:val="0"/>
                    <w:i w:val="0"/>
                  </w:rPr>
                  <m:t>min</m:t>
                </m:r>
                <m:d>
                  <m:dPr/>
                  <m:e>
                    <m:sSubSup>
                      <m:sSubSupPr/>
                      <m:e>
                        <m:r>
                          <m:rPr/>
                          <m:t>ρ</m:t>
                        </m:r>
                      </m:e>
                      <m:sub>
                        <m:r>
                          <m:rPr/>
                          <m:t>c</m:t>
                        </m:r>
                      </m:sub>
                      <m:sup>
                        <m:r>
                          <m:rPr>
                            <m:nor/>
                            <m:sty m:val="p"/>
                          </m:rPr>
                          <w:rPr>
                            <w:b w:val="0"/>
                            <w:i w:val="0"/>
                          </w:rPr>
                          <m:t>max</m:t>
                        </m:r>
                      </m:sup>
                    </m:sSubSup>
                    <m:sSubSup>
                      <m:sSubSupPr/>
                      <m:e>
                        <m:r>
                          <m:rPr/>
                          <m:t>L</m:t>
                        </m:r>
                      </m:e>
                      <m:sub>
                        <m:r>
                          <m:rPr/>
                          <m:t>i,y</m:t>
                        </m:r>
                      </m:sub>
                      <m:sup>
                        <m:r>
                          <m:rPr/>
                          <m:t>+</m:t>
                        </m:r>
                      </m:sup>
                    </m:sSubSup>
                    <m:r>
                      <m:rPr/>
                      <m:t>,</m:t>
                    </m:r>
                    <m:sSub>
                      <m:sSubPr/>
                      <m:e>
                        <m:r>
                          <m:rPr/>
                          <m:t>ρ</m:t>
                        </m:r>
                      </m:e>
                      <m:sub>
                        <m:r>
                          <m:rPr/>
                          <m:t>c,0</m:t>
                        </m:r>
                      </m:sub>
                    </m:sSub>
                    <m:sSubSup>
                      <m:sSubSupPr/>
                      <m:e>
                        <m:r>
                          <m:rPr/>
                          <m:t>L</m:t>
                        </m:r>
                      </m:e>
                      <m:sub>
                        <m:r>
                          <m:rPr/>
                          <m:t>i,y</m:t>
                        </m:r>
                      </m:sub>
                      <m:sup>
                        <m:r>
                          <m:rPr/>
                          <m:t>+</m:t>
                        </m:r>
                      </m:sup>
                    </m:sSubSup>
                    <m:r>
                      <m:rPr/>
                      <m:t>+</m:t>
                    </m:r>
                    <m:sSub>
                      <m:sSubPr/>
                      <m:e>
                        <m:r>
                          <m:rPr/>
                          <m:t>m</m:t>
                        </m:r>
                      </m:e>
                      <m:sub>
                        <m:r>
                          <m:rPr/>
                          <m:t>i,y</m:t>
                        </m:r>
                      </m:sub>
                    </m:sSub>
                    <m:r>
                      <m:rPr/>
                      <m:t>ΔQ</m:t>
                    </m:r>
                  </m:e>
                </m:d>
                <m:r>
                  <m:rPr/>
                  <m:t>.</m:t>
                </m:r>
              </m:oMath>
            </m:oMathPara>
          </w:p>
        </w:tc>
        <w:tc>
          <w:tcPr>
            <w:tcW w:w="737" w:type="dxa"/>
            <w:tcMar>
              <w:left w:w="0" w:type="dxa"/>
              <w:right w:w="0" w:type="dxa"/>
            </w:tcMar>
            <w:vAlign w:val="center"/>
          </w:tcPr>
          <w:p w14:paraId="42A731B9">
            <w:pPr>
              <w:spacing w:before="0" w:after="0"/>
              <w:ind w:firstLine="0" w:firstLineChars="0"/>
              <w:jc w:val="right"/>
            </w:pPr>
            <w:r>
              <w:rPr>
                <w:rFonts w:ascii="Times New Roman" w:hAnsi="Times New Roman" w:eastAsia="方正仿宋_GBK"/>
                <w:b w:val="0"/>
                <w:sz w:val="18"/>
              </w:rPr>
              <w:t>（5-7）</w:t>
            </w:r>
          </w:p>
        </w:tc>
      </w:tr>
    </w:tbl>
    <w:p w14:paraId="34374ADE">
      <w:pPr>
        <w:widowControl/>
        <w:spacing w:before="0" w:after="0" w:line="300" w:lineRule="auto"/>
        <w:ind w:firstLine="480"/>
        <w:jc w:val="both"/>
      </w:pPr>
      <w:r>
        <w:rPr>
          <w:rFonts w:ascii="Times New Roman" w:hAnsi="Times New Roman" w:eastAsia="方正仿宋_GBK"/>
          <w:b w:val="0"/>
          <w:sz w:val="24"/>
        </w:rPr>
        <w:t>式中，</w:t>
      </w:r>
      <m:oMath>
        <m:sSubSup>
          <m:sSubSupPr/>
          <m:e>
            <m:r>
              <m:rPr/>
              <m:t>Q</m:t>
            </m:r>
          </m:e>
          <m:sub>
            <m:r>
              <m:rPr/>
              <m:t>i,y</m:t>
            </m:r>
          </m:sub>
          <m:sup>
            <m:r>
              <m:rPr>
                <m:sty m:val="p"/>
              </m:rPr>
              <m:t>cap</m:t>
            </m:r>
          </m:sup>
        </m:sSubSup>
      </m:oMath>
      <w:r>
        <w:rPr>
          <w:rFonts w:ascii="Times New Roman" w:hAnsi="Times New Roman" w:eastAsia="方正仿宋_GBK"/>
          <w:b w:val="0"/>
          <w:sz w:val="24"/>
        </w:rPr>
        <w:t>为站</w:t>
      </w:r>
      <m:oMath>
        <m:r>
          <m:rPr/>
          <m:t>i</m:t>
        </m:r>
      </m:oMath>
      <w:r>
        <w:rPr>
          <w:rFonts w:ascii="Times New Roman" w:hAnsi="Times New Roman" w:eastAsia="方正仿宋_GBK"/>
          <w:b w:val="0"/>
          <w:sz w:val="24"/>
        </w:rPr>
        <w:t>可用转供能力，单位MW；</w:t>
      </w:r>
      <m:oMath>
        <m:sSub>
          <m:sSubPr/>
          <m:e>
            <m:r>
              <m:rPr/>
              <m:t>ρ</m:t>
            </m:r>
          </m:e>
          <m:sub>
            <m:r>
              <m:rPr/>
              <m:t>c,0</m:t>
            </m:r>
          </m:sub>
        </m:sSub>
      </m:oMath>
      <w:r>
        <w:rPr>
          <w:rFonts w:ascii="Times New Roman" w:hAnsi="Times New Roman" w:eastAsia="方正仿宋_GBK"/>
          <w:b w:val="0"/>
          <w:sz w:val="24"/>
        </w:rPr>
        <w:t>为区县初始转供率，</w:t>
      </w:r>
      <m:oMath>
        <m:sSubSup>
          <m:sSubSupPr/>
          <m:e>
            <m:r>
              <m:rPr/>
              <m:t>ρ</m:t>
            </m:r>
          </m:e>
          <m:sub>
            <m:r>
              <m:rPr/>
              <m:t>c</m:t>
            </m:r>
          </m:sub>
          <m:sup>
            <m:r>
              <m:rPr>
                <m:nor/>
                <m:sty m:val="p"/>
              </m:rPr>
              <w:rPr>
                <w:b w:val="0"/>
                <w:i w:val="0"/>
              </w:rPr>
              <m:t>max</m:t>
            </m:r>
          </m:sup>
        </m:sSubSup>
      </m:oMath>
      <w:r>
        <w:rPr>
          <w:rFonts w:ascii="Times New Roman" w:hAnsi="Times New Roman" w:eastAsia="方正仿宋_GBK"/>
          <w:b w:val="0"/>
          <w:sz w:val="24"/>
        </w:rPr>
        <w:t>为研究上限；</w:t>
      </w:r>
      <m:oMath>
        <m:sSubSup>
          <m:sSubSupPr/>
          <m:e>
            <m:r>
              <m:rPr/>
              <m:t>L</m:t>
            </m:r>
          </m:e>
          <m:sub>
            <m:r>
              <m:rPr/>
              <m:t>i,y</m:t>
            </m:r>
          </m:sub>
          <m:sup>
            <m:r>
              <m:rPr/>
              <m:t>+</m:t>
            </m:r>
          </m:sup>
        </m:sSubSup>
      </m:oMath>
      <w:r>
        <w:rPr>
          <w:rFonts w:ascii="Times New Roman" w:hAnsi="Times New Roman" w:eastAsia="方正仿宋_GBK"/>
          <w:b w:val="0"/>
          <w:sz w:val="24"/>
        </w:rPr>
        <w:t>为转接前最大正向净负荷；</w:t>
      </w:r>
      <m:oMath>
        <m:sSub>
          <m:sSubPr/>
          <m:e>
            <m:r>
              <m:rPr/>
              <m:t>m</m:t>
            </m:r>
          </m:e>
          <m:sub>
            <m:r>
              <m:rPr/>
              <m:t>i,y</m:t>
            </m:r>
          </m:sub>
        </m:sSub>
      </m:oMath>
      <w:r>
        <w:rPr>
          <w:rFonts w:ascii="Times New Roman" w:hAnsi="Times New Roman" w:eastAsia="方正仿宋_GBK"/>
          <w:b w:val="0"/>
          <w:sz w:val="24"/>
        </w:rPr>
        <w:t>为该站关联的在役新增项目数，非负整数；</w:t>
      </w:r>
      <m:oMath>
        <m:r>
          <m:rPr/>
          <m:t>ΔQ</m:t>
        </m:r>
      </m:oMath>
      <w:r>
        <w:rPr>
          <w:rFonts w:ascii="Times New Roman" w:hAnsi="Times New Roman" w:eastAsia="方正仿宋_GBK"/>
          <w:b w:val="0"/>
          <w:sz w:val="24"/>
        </w:rPr>
        <w:t>为单项目固定能力增量，取7.49 MW。邳州转供率规划目标与上限分别为30%和50%，市区分别为50%和70%。</w:t>
      </w:r>
    </w:p>
    <w:p w14:paraId="262A1AB3">
      <w:pPr>
        <w:pStyle w:val="2"/>
        <w:widowControl/>
        <w:spacing w:before="0" w:after="0" w:line="300" w:lineRule="auto"/>
        <w:ind w:firstLine="480"/>
        <w:jc w:val="both"/>
      </w:pPr>
      <w:r>
        <w:rPr>
          <w:rFonts w:ascii="Times New Roman" w:hAnsi="Times New Roman" w:eastAsia="方正仿宋_GBK"/>
          <w:b w:val="0"/>
          <w:sz w:val="24"/>
        </w:rPr>
        <w:t>新增项目数量同时满足双端计数和区县新增能力的共享预算。</w:t>
      </w:r>
    </w:p>
    <w:tbl>
      <w:tblPr>
        <w:tblStyle w:val="25"/>
        <w:tblW w:w="83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
        <w:gridCol w:w="6838"/>
        <w:gridCol w:w="737"/>
      </w:tblGrid>
      <w:tr w14:paraId="048101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37" w:type="dxa"/>
            <w:tcMar>
              <w:left w:w="0" w:type="dxa"/>
              <w:right w:w="0" w:type="dxa"/>
            </w:tcMar>
            <w:vAlign w:val="center"/>
          </w:tcPr>
          <w:p w14:paraId="138A5DD8">
            <w:pPr>
              <w:spacing w:before="0" w:after="0"/>
              <w:ind w:firstLine="0" w:firstLineChars="0"/>
            </w:pPr>
          </w:p>
        </w:tc>
        <w:tc>
          <w:tcPr>
            <w:tcW w:w="6838" w:type="dxa"/>
            <w:tcMar>
              <w:left w:w="0" w:type="dxa"/>
              <w:right w:w="0" w:type="dxa"/>
            </w:tcMar>
            <w:vAlign w:val="center"/>
          </w:tcPr>
          <w:p w14:paraId="686FFCB5">
            <w:pPr>
              <w:pStyle w:val="2"/>
              <w:keepNext/>
              <w:spacing w:before="100" w:after="100" w:line="276" w:lineRule="auto"/>
              <w:ind w:firstLine="0" w:firstLineChars="0"/>
              <w:jc w:val="center"/>
            </w:pPr>
            <m:oMathPara>
              <m:oMathParaPr>
                <m:jc m:val="center"/>
              </m:oMathParaPr>
              <m:oMath>
                <m:m>
                  <m:mPr>
                    <m:mcs>
                      <m:mc>
                        <m:mcPr>
                          <m:count m:val="1"/>
                          <m:mcJc m:val="right"/>
                        </m:mcPr>
                      </m:mc>
                      <m:mc>
                        <m:mcPr>
                          <m:count m:val="1"/>
                          <m:mcJc m:val="left"/>
                        </m:mcPr>
                      </m:mc>
                    </m:mcs>
                    <m:plcHide m:val="1"/>
                  </m:mPr>
                  <m:mr>
                    <m:e>
                      <m:nary>
                        <m:naryPr>
                          <m:chr m:val="∑"/>
                          <m:limLoc m:val="undOvr"/>
                          <m:supHide m:val="1"/>
                        </m:naryPr>
                        <m:sub>
                          <m:r>
                            <m:rPr/>
                            <m:t>i</m:t>
                          </m:r>
                        </m:sub>
                        <m:sup>
                          <m:r>
                            <m:rPr/>
                            <m:t>​</m:t>
                          </m:r>
                        </m:sup>
                        <m:e>
                          <m:sSub>
                            <m:sSubPr/>
                            <m:e>
                              <m:r>
                                <m:rPr/>
                                <m:t>m</m:t>
                              </m:r>
                            </m:e>
                            <m:sub>
                              <m:r>
                                <m:rPr/>
                                <m:t>i,y</m:t>
                              </m:r>
                            </m:sub>
                          </m:sSub>
                        </m:e>
                      </m:nary>
                    </m:e>
                    <m:e>
                      <m:r>
                        <m:rPr/>
                        <m:t>=2</m:t>
                      </m:r>
                      <m:sSub>
                        <m:sSubPr/>
                        <m:e>
                          <m:r>
                            <m:rPr/>
                            <m:t>M</m:t>
                          </m:r>
                        </m:e>
                        <m:sub>
                          <m:r>
                            <m:rPr/>
                            <m:t>c,y</m:t>
                          </m:r>
                        </m:sub>
                      </m:sSub>
                    </m:e>
                  </m:mr>
                  <m:mr>
                    <m:e/>
                    <m:e>
                      <m:r>
                        <m:rPr/>
                        <m:t>0≤</m:t>
                      </m:r>
                      <m:sSub>
                        <m:sSubPr/>
                        <m:e>
                          <m:r>
                            <m:rPr/>
                            <m:t>m</m:t>
                          </m:r>
                        </m:e>
                        <m:sub>
                          <m:r>
                            <m:rPr/>
                            <m:t>i,y</m:t>
                          </m:r>
                        </m:sub>
                      </m:sSub>
                      <m:r>
                        <m:rPr/>
                        <m:t>≤</m:t>
                      </m:r>
                      <m:sSub>
                        <m:sSubPr/>
                        <m:e>
                          <m:r>
                            <m:rPr/>
                            <m:t>M</m:t>
                          </m:r>
                        </m:e>
                        <m:sub>
                          <m:r>
                            <m:rPr/>
                            <m:t>c,y</m:t>
                          </m:r>
                        </m:sub>
                      </m:sSub>
                    </m:e>
                  </m:mr>
                  <m:mr>
                    <m:e/>
                    <m:e>
                      <m:nary>
                        <m:naryPr>
                          <m:chr m:val="∑"/>
                          <m:limLoc m:val="undOvr"/>
                          <m:supHide m:val="1"/>
                        </m:naryPr>
                        <m:sub>
                          <m:r>
                            <m:rPr/>
                            <m:t>i</m:t>
                          </m:r>
                        </m:sub>
                        <m:sup>
                          <m:r>
                            <m:rPr/>
                            <m:t>​</m:t>
                          </m:r>
                        </m:sup>
                        <m:e>
                          <m:sSub>
                            <m:sSubPr/>
                            <m:e>
                              <m:r>
                                <m:rPr/>
                                <m:t>e</m:t>
                              </m:r>
                            </m:e>
                            <m:sub>
                              <m:r>
                                <m:rPr/>
                                <m:t>i,y</m:t>
                              </m:r>
                            </m:sub>
                          </m:sSub>
                        </m:e>
                      </m:nary>
                      <m:r>
                        <m:rPr/>
                        <m:t>≤</m:t>
                      </m:r>
                      <m:sSub>
                        <m:sSubPr/>
                        <m:e>
                          <m:r>
                            <m:rPr/>
                            <m:t>M</m:t>
                          </m:r>
                        </m:e>
                        <m:sub>
                          <m:r>
                            <m:rPr/>
                            <m:t>c,y</m:t>
                          </m:r>
                        </m:sub>
                      </m:sSub>
                      <m:r>
                        <m:rPr/>
                        <m:t>ΔQ.</m:t>
                      </m:r>
                    </m:e>
                  </m:mr>
                </m:m>
              </m:oMath>
            </m:oMathPara>
          </w:p>
        </w:tc>
        <w:tc>
          <w:tcPr>
            <w:tcW w:w="737" w:type="dxa"/>
            <w:tcMar>
              <w:left w:w="0" w:type="dxa"/>
              <w:right w:w="0" w:type="dxa"/>
            </w:tcMar>
            <w:vAlign w:val="center"/>
          </w:tcPr>
          <w:p w14:paraId="49B26508">
            <w:pPr>
              <w:spacing w:before="0" w:after="0"/>
              <w:ind w:firstLine="0" w:firstLineChars="0"/>
              <w:jc w:val="right"/>
            </w:pPr>
            <w:r>
              <w:rPr>
                <w:rFonts w:ascii="Times New Roman" w:hAnsi="Times New Roman" w:eastAsia="方正仿宋_GBK"/>
                <w:b w:val="0"/>
                <w:sz w:val="18"/>
              </w:rPr>
              <w:t>（5-8）</w:t>
            </w:r>
          </w:p>
        </w:tc>
      </w:tr>
    </w:tbl>
    <w:p w14:paraId="4E602866">
      <w:pPr>
        <w:widowControl/>
        <w:spacing w:before="0" w:after="0" w:line="300" w:lineRule="auto"/>
        <w:ind w:firstLine="480"/>
        <w:jc w:val="both"/>
      </w:pPr>
      <w:r>
        <w:rPr>
          <w:rFonts w:ascii="Times New Roman" w:hAnsi="Times New Roman" w:eastAsia="方正仿宋_GBK"/>
          <w:b w:val="0"/>
          <w:sz w:val="24"/>
        </w:rPr>
        <w:t>式中，</w:t>
      </w:r>
      <m:oMath>
        <m:sSub>
          <m:sSubPr/>
          <m:e>
            <m:r>
              <m:rPr/>
              <m:t>M</m:t>
            </m:r>
          </m:e>
          <m:sub>
            <m:r>
              <m:rPr/>
              <m:t>c,y</m:t>
            </m:r>
          </m:sub>
        </m:sSub>
      </m:oMath>
      <w:r>
        <w:rPr>
          <w:rFonts w:ascii="Times New Roman" w:hAnsi="Times New Roman" w:eastAsia="方正仿宋_GBK"/>
          <w:b w:val="0"/>
          <w:sz w:val="24"/>
        </w:rPr>
        <w:t>为区县在役新增项目数，</w:t>
      </w:r>
      <m:oMath>
        <m:sSub>
          <m:sSubPr/>
          <m:e>
            <m:r>
              <m:rPr/>
              <m:t>e</m:t>
            </m:r>
          </m:e>
          <m:sub>
            <m:r>
              <m:rPr/>
              <m:t>i,y</m:t>
            </m:r>
          </m:sub>
        </m:sSub>
      </m:oMath>
      <w:r>
        <w:rPr>
          <w:rFonts w:ascii="Times New Roman" w:hAnsi="Times New Roman" w:eastAsia="方正仿宋_GBK"/>
          <w:b w:val="0"/>
          <w:sz w:val="24"/>
        </w:rPr>
        <w:t>为站</w:t>
      </w:r>
      <m:oMath>
        <m:r>
          <m:rPr/>
          <m:t>i</m:t>
        </m:r>
      </m:oMath>
      <w:r>
        <w:rPr>
          <w:rFonts w:ascii="Times New Roman" w:hAnsi="Times New Roman" w:eastAsia="方正仿宋_GBK"/>
          <w:b w:val="0"/>
          <w:sz w:val="24"/>
        </w:rPr>
        <w:t>实际使用的新增转供能力，单位MW。单项目关联两个不同站；全区县实际使用的新增能力按每个项目一份计取。既有能力与新增能力共同满足转出需求：</w:t>
      </w:r>
    </w:p>
    <w:tbl>
      <w:tblPr>
        <w:tblStyle w:val="25"/>
        <w:tblW w:w="83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
        <w:gridCol w:w="6838"/>
        <w:gridCol w:w="737"/>
      </w:tblGrid>
      <w:tr w14:paraId="5E778C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37" w:type="dxa"/>
            <w:tcMar>
              <w:left w:w="0" w:type="dxa"/>
              <w:right w:w="0" w:type="dxa"/>
            </w:tcMar>
            <w:vAlign w:val="center"/>
          </w:tcPr>
          <w:p w14:paraId="1796965C">
            <w:pPr>
              <w:spacing w:before="0" w:after="0"/>
              <w:ind w:firstLine="0" w:firstLineChars="0"/>
            </w:pPr>
          </w:p>
        </w:tc>
        <w:tc>
          <w:tcPr>
            <w:tcW w:w="6838" w:type="dxa"/>
            <w:tcMar>
              <w:left w:w="0" w:type="dxa"/>
              <w:right w:w="0" w:type="dxa"/>
            </w:tcMar>
            <w:vAlign w:val="center"/>
          </w:tcPr>
          <w:p w14:paraId="78FEDFC6">
            <w:pPr>
              <w:pStyle w:val="2"/>
              <w:keepNext/>
              <w:spacing w:before="100" w:after="100" w:line="276" w:lineRule="auto"/>
              <w:ind w:firstLine="0" w:firstLineChars="0"/>
              <w:jc w:val="center"/>
            </w:pPr>
            <m:oMathPara>
              <m:oMathParaPr>
                <m:jc m:val="center"/>
              </m:oMathParaPr>
              <m:oMath>
                <m:m>
                  <m:mPr>
                    <m:mcs>
                      <m:mc>
                        <m:mcPr>
                          <m:count m:val="1"/>
                          <m:mcJc m:val="right"/>
                        </m:mcPr>
                      </m:mc>
                      <m:mc>
                        <m:mcPr>
                          <m:count m:val="1"/>
                          <m:mcJc m:val="left"/>
                        </m:mcPr>
                      </m:mc>
                    </m:mcs>
                    <m:plcHide m:val="1"/>
                  </m:mPr>
                  <m:mr>
                    <m:e/>
                    <m:e>
                      <m:sSubSup>
                        <m:sSubSupPr/>
                        <m:e>
                          <m:r>
                            <m:rPr/>
                            <m:t>Q</m:t>
                          </m:r>
                        </m:e>
                        <m:sub>
                          <m:r>
                            <m:rPr/>
                            <m:t>i,y</m:t>
                          </m:r>
                        </m:sub>
                        <m:sup>
                          <m:r>
                            <m:rPr>
                              <m:sty m:val="p"/>
                            </m:rPr>
                            <m:t>out</m:t>
                          </m:r>
                        </m:sup>
                      </m:sSubSup>
                      <m:r>
                        <m:rPr/>
                        <m:t>≤</m:t>
                      </m:r>
                      <m:sSub>
                        <m:sSubPr/>
                        <m:e>
                          <m:r>
                            <m:rPr/>
                            <m:t>ρ</m:t>
                          </m:r>
                        </m:e>
                        <m:sub>
                          <m:r>
                            <m:rPr/>
                            <m:t>c,0</m:t>
                          </m:r>
                        </m:sub>
                      </m:sSub>
                      <m:sSubSup>
                        <m:sSubSupPr/>
                        <m:e>
                          <m:r>
                            <m:rPr/>
                            <m:t>L</m:t>
                          </m:r>
                        </m:e>
                        <m:sub>
                          <m:r>
                            <m:rPr/>
                            <m:t>i,y</m:t>
                          </m:r>
                        </m:sub>
                        <m:sup>
                          <m:r>
                            <m:rPr/>
                            <m:t>+</m:t>
                          </m:r>
                        </m:sup>
                      </m:sSubSup>
                      <m:r>
                        <m:rPr/>
                        <m:t>+</m:t>
                      </m:r>
                      <m:sSub>
                        <m:sSubPr/>
                        <m:e>
                          <m:r>
                            <m:rPr/>
                            <m:t>e</m:t>
                          </m:r>
                        </m:e>
                        <m:sub>
                          <m:r>
                            <m:rPr/>
                            <m:t>i,y</m:t>
                          </m:r>
                        </m:sub>
                      </m:sSub>
                    </m:e>
                  </m:mr>
                  <m:mr>
                    <m:e/>
                    <m:e>
                      <m:sSubSup>
                        <m:sSubSupPr/>
                        <m:e>
                          <m:r>
                            <m:rPr/>
                            <m:t>Q</m:t>
                          </m:r>
                        </m:e>
                        <m:sub>
                          <m:r>
                            <m:rPr/>
                            <m:t>i,y</m:t>
                          </m:r>
                        </m:sub>
                        <m:sup>
                          <m:r>
                            <m:rPr>
                              <m:sty m:val="p"/>
                            </m:rPr>
                            <m:t>out</m:t>
                          </m:r>
                        </m:sup>
                      </m:sSubSup>
                      <m:r>
                        <m:rPr/>
                        <m:t>≤</m:t>
                      </m:r>
                      <m:sSubSup>
                        <m:sSubSupPr/>
                        <m:e>
                          <m:r>
                            <m:rPr/>
                            <m:t>Q</m:t>
                          </m:r>
                        </m:e>
                        <m:sub>
                          <m:r>
                            <m:rPr/>
                            <m:t>i,y</m:t>
                          </m:r>
                        </m:sub>
                        <m:sup>
                          <m:r>
                            <m:rPr>
                              <m:sty m:val="p"/>
                            </m:rPr>
                            <m:t>cap</m:t>
                          </m:r>
                        </m:sup>
                      </m:sSubSup>
                      <m:r>
                        <m:rPr/>
                        <m:t>.</m:t>
                      </m:r>
                    </m:e>
                  </m:mr>
                </m:m>
              </m:oMath>
            </m:oMathPara>
          </w:p>
        </w:tc>
        <w:tc>
          <w:tcPr>
            <w:tcW w:w="737" w:type="dxa"/>
            <w:tcMar>
              <w:left w:w="0" w:type="dxa"/>
              <w:right w:w="0" w:type="dxa"/>
            </w:tcMar>
            <w:vAlign w:val="center"/>
          </w:tcPr>
          <w:p w14:paraId="43A3E9AE">
            <w:pPr>
              <w:spacing w:before="0" w:after="0"/>
              <w:ind w:firstLine="0" w:firstLineChars="0"/>
              <w:jc w:val="right"/>
            </w:pPr>
            <w:r>
              <w:rPr>
                <w:rFonts w:ascii="Times New Roman" w:hAnsi="Times New Roman" w:eastAsia="方正仿宋_GBK"/>
                <w:b w:val="0"/>
                <w:sz w:val="18"/>
              </w:rPr>
              <w:t>（5-9）</w:t>
            </w:r>
          </w:p>
        </w:tc>
      </w:tr>
    </w:tbl>
    <w:p w14:paraId="632AA661">
      <w:pPr>
        <w:widowControl/>
        <w:spacing w:before="0" w:after="0" w:line="300" w:lineRule="auto"/>
        <w:ind w:firstLine="480"/>
        <w:jc w:val="both"/>
      </w:pPr>
      <m:oMath>
        <m:sSubSup>
          <m:sSubSupPr/>
          <m:e>
            <m:r>
              <m:rPr/>
              <m:t>Q</m:t>
            </m:r>
          </m:e>
          <m:sub>
            <m:r>
              <m:rPr/>
              <m:t>i,y</m:t>
            </m:r>
          </m:sub>
          <m:sup>
            <m:r>
              <m:rPr>
                <m:sty m:val="p"/>
              </m:rPr>
              <m:t>out</m:t>
            </m:r>
          </m:sup>
        </m:sSubSup>
      </m:oMath>
      <w:r>
        <w:rPr>
          <w:rFonts w:ascii="Times New Roman" w:hAnsi="Times New Roman" w:eastAsia="方正仿宋_GBK"/>
          <w:b w:val="0"/>
          <w:sz w:val="24"/>
        </w:rPr>
        <w:t>为站级转出负荷，单位MW。能力目标用于保证规划转供能力达到相应比例，实际转出量由负荷分布和费用优化确定。新增项目每区县最多30项，为本研究候选规模设定。</w:t>
      </w:r>
    </w:p>
    <w:p w14:paraId="7FA3CCA4">
      <w:pPr>
        <w:pStyle w:val="2"/>
        <w:widowControl/>
        <w:spacing w:before="0" w:after="0" w:line="300" w:lineRule="auto"/>
        <w:ind w:firstLine="480"/>
        <w:jc w:val="both"/>
      </w:pPr>
      <w:r>
        <w:rPr>
          <w:rFonts w:ascii="Times New Roman" w:hAnsi="Times New Roman" w:eastAsia="方正仿宋_GBK"/>
          <w:b w:val="0"/>
          <w:sz w:val="24"/>
        </w:rPr>
        <w:t>等效项目先参与县域容量与负荷优化，再按站级端点数量生成项目配对。实际建设可依据规划转供率和受端需求核定线路走向、分段位置及可切换负荷区段。</w:t>
      </w:r>
    </w:p>
    <w:p w14:paraId="3E80776F">
      <w:pPr>
        <w:pStyle w:val="5"/>
        <w:keepNext/>
        <w:numPr>
          <w:ilvl w:val="0"/>
          <w:numId w:val="0"/>
        </w:numPr>
        <w:spacing w:before="160" w:after="120" w:line="360" w:lineRule="auto"/>
        <w:ind w:firstLine="0"/>
      </w:pPr>
      <w:bookmarkStart w:id="171" w:name="负荷转接与容量衔接"/>
      <w:r>
        <w:rPr>
          <w:rFonts w:ascii="Times New Roman" w:hAnsi="Times New Roman" w:eastAsia="方正仿宋_GBK"/>
          <w:b/>
          <w:sz w:val="26"/>
        </w:rPr>
        <w:t>5.2.4 负荷转接与容量衔接</w:t>
      </w:r>
      <w:bookmarkEnd w:id="171"/>
    </w:p>
    <w:p w14:paraId="4641E467">
      <w:pPr>
        <w:widowControl/>
        <w:spacing w:before="0" w:after="0" w:line="300" w:lineRule="auto"/>
        <w:ind w:firstLine="480"/>
        <w:jc w:val="both"/>
      </w:pPr>
      <w:r>
        <w:rPr>
          <w:rFonts w:ascii="Times New Roman" w:hAnsi="Times New Roman" w:eastAsia="方正仿宋_GBK"/>
          <w:b w:val="0"/>
          <w:sz w:val="24"/>
        </w:rPr>
        <w:t>转接后正向负荷由原站负荷减转出、加承接得到，区县内部转出与承接总量相等。</w:t>
      </w:r>
    </w:p>
    <w:tbl>
      <w:tblPr>
        <w:tblStyle w:val="25"/>
        <w:tblW w:w="83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
        <w:gridCol w:w="6838"/>
        <w:gridCol w:w="737"/>
      </w:tblGrid>
      <w:tr w14:paraId="0760A8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37" w:type="dxa"/>
            <w:tcMar>
              <w:left w:w="0" w:type="dxa"/>
              <w:right w:w="0" w:type="dxa"/>
            </w:tcMar>
            <w:vAlign w:val="center"/>
          </w:tcPr>
          <w:p w14:paraId="333DF7E7">
            <w:pPr>
              <w:spacing w:before="0" w:after="0"/>
              <w:ind w:firstLine="0" w:firstLineChars="0"/>
            </w:pPr>
          </w:p>
        </w:tc>
        <w:tc>
          <w:tcPr>
            <w:tcW w:w="6838" w:type="dxa"/>
            <w:tcMar>
              <w:left w:w="0" w:type="dxa"/>
              <w:right w:w="0" w:type="dxa"/>
            </w:tcMar>
            <w:vAlign w:val="center"/>
          </w:tcPr>
          <w:p w14:paraId="59067E78">
            <w:pPr>
              <w:pStyle w:val="2"/>
              <w:keepNext/>
              <w:spacing w:before="100" w:after="100" w:line="276" w:lineRule="auto"/>
              <w:ind w:firstLine="0" w:firstLineChars="0"/>
              <w:jc w:val="center"/>
            </w:pPr>
            <m:oMathPara>
              <m:oMathParaPr>
                <m:jc m:val="center"/>
              </m:oMathParaPr>
              <m:oMath>
                <m:m>
                  <m:mPr>
                    <m:mcs>
                      <m:mc>
                        <m:mcPr>
                          <m:count m:val="1"/>
                          <m:mcJc m:val="right"/>
                        </m:mcPr>
                      </m:mc>
                      <m:mc>
                        <m:mcPr>
                          <m:count m:val="1"/>
                          <m:mcJc m:val="left"/>
                        </m:mcPr>
                      </m:mc>
                    </m:mcs>
                    <m:plcHide m:val="1"/>
                  </m:mPr>
                  <m:mr>
                    <m:e>
                      <m:r>
                        <m:rPr/>
                        <m:t>L</m:t>
                      </m:r>
                      <m:sSub>
                        <m:sSubPr/>
                        <m:e>
                          <m:r>
                            <m:rPr/>
                            <m:t>′</m:t>
                          </m:r>
                        </m:e>
                        <m:sub>
                          <m:r>
                            <m:rPr/>
                            <m:t>i,y</m:t>
                          </m:r>
                        </m:sub>
                      </m:sSub>
                    </m:e>
                    <m:e>
                      <m:r>
                        <m:rPr/>
                        <m:t>=</m:t>
                      </m:r>
                      <m:sSubSup>
                        <m:sSubSupPr/>
                        <m:e>
                          <m:r>
                            <m:rPr/>
                            <m:t>L</m:t>
                          </m:r>
                        </m:e>
                        <m:sub>
                          <m:r>
                            <m:rPr/>
                            <m:t>i,y</m:t>
                          </m:r>
                        </m:sub>
                        <m:sup>
                          <m:r>
                            <m:rPr/>
                            <m:t>+</m:t>
                          </m:r>
                        </m:sup>
                      </m:sSubSup>
                      <m:r>
                        <m:rPr/>
                        <m:t>−</m:t>
                      </m:r>
                      <m:sSubSup>
                        <m:sSubSupPr/>
                        <m:e>
                          <m:r>
                            <m:rPr/>
                            <m:t>Q</m:t>
                          </m:r>
                        </m:e>
                        <m:sub>
                          <m:r>
                            <m:rPr/>
                            <m:t>i,y</m:t>
                          </m:r>
                        </m:sub>
                        <m:sup>
                          <m:r>
                            <m:rPr>
                              <m:sty m:val="p"/>
                            </m:rPr>
                            <m:t>out</m:t>
                          </m:r>
                        </m:sup>
                      </m:sSubSup>
                      <m:r>
                        <m:rPr/>
                        <m:t>+</m:t>
                      </m:r>
                      <m:sSubSup>
                        <m:sSubSupPr/>
                        <m:e>
                          <m:r>
                            <m:rPr/>
                            <m:t>Q</m:t>
                          </m:r>
                        </m:e>
                        <m:sub>
                          <m:r>
                            <m:rPr/>
                            <m:t>i,y</m:t>
                          </m:r>
                        </m:sub>
                        <m:sup>
                          <m:r>
                            <m:rPr>
                              <m:sty m:val="p"/>
                            </m:rPr>
                            <m:t>in</m:t>
                          </m:r>
                        </m:sup>
                      </m:sSubSup>
                    </m:e>
                  </m:mr>
                  <m:mr>
                    <m:e>
                      <m:nary>
                        <m:naryPr>
                          <m:chr m:val="∑"/>
                          <m:limLoc m:val="undOvr"/>
                          <m:supHide m:val="1"/>
                        </m:naryPr>
                        <m:sub>
                          <m:r>
                            <m:rPr/>
                            <m:t>i</m:t>
                          </m:r>
                        </m:sub>
                        <m:sup>
                          <m:r>
                            <m:rPr/>
                            <m:t>​</m:t>
                          </m:r>
                        </m:sup>
                        <m:e>
                          <m:sSubSup>
                            <m:sSubSupPr/>
                            <m:e>
                              <m:r>
                                <m:rPr/>
                                <m:t>Q</m:t>
                              </m:r>
                            </m:e>
                            <m:sub>
                              <m:r>
                                <m:rPr/>
                                <m:t>i,y</m:t>
                              </m:r>
                            </m:sub>
                            <m:sup>
                              <m:r>
                                <m:rPr>
                                  <m:sty m:val="p"/>
                                </m:rPr>
                                <m:t>out</m:t>
                              </m:r>
                            </m:sup>
                          </m:sSubSup>
                        </m:e>
                      </m:nary>
                    </m:e>
                    <m:e>
                      <m:r>
                        <m:rPr/>
                        <m:t>=</m:t>
                      </m:r>
                      <m:nary>
                        <m:naryPr>
                          <m:chr m:val="∑"/>
                          <m:limLoc m:val="undOvr"/>
                          <m:supHide m:val="1"/>
                        </m:naryPr>
                        <m:sub>
                          <m:r>
                            <m:rPr/>
                            <m:t>i</m:t>
                          </m:r>
                        </m:sub>
                        <m:sup>
                          <m:r>
                            <m:rPr/>
                            <m:t>​</m:t>
                          </m:r>
                        </m:sup>
                        <m:e>
                          <m:sSubSup>
                            <m:sSubSupPr/>
                            <m:e>
                              <m:r>
                                <m:rPr/>
                                <m:t>Q</m:t>
                              </m:r>
                            </m:e>
                            <m:sub>
                              <m:r>
                                <m:rPr/>
                                <m:t>i,y</m:t>
                              </m:r>
                            </m:sub>
                            <m:sup>
                              <m:r>
                                <m:rPr>
                                  <m:sty m:val="p"/>
                                </m:rPr>
                                <m:t>in</m:t>
                              </m:r>
                            </m:sup>
                          </m:sSubSup>
                        </m:e>
                      </m:nary>
                    </m:e>
                  </m:mr>
                  <m:mr>
                    <m:e>
                      <m:nary>
                        <m:naryPr>
                          <m:chr m:val="∑"/>
                          <m:limLoc m:val="undOvr"/>
                          <m:supHide m:val="1"/>
                        </m:naryPr>
                        <m:sub>
                          <m:r>
                            <m:rPr/>
                            <m:t>i</m:t>
                          </m:r>
                        </m:sub>
                        <m:sup>
                          <m:r>
                            <m:rPr/>
                            <m:t>​</m:t>
                          </m:r>
                        </m:sup>
                        <m:e>
                          <m:r>
                            <m:rPr/>
                            <m:t>L</m:t>
                          </m:r>
                        </m:e>
                      </m:nary>
                      <m:sSub>
                        <m:sSubPr/>
                        <m:e>
                          <m:r>
                            <m:rPr/>
                            <m:t>′</m:t>
                          </m:r>
                        </m:e>
                        <m:sub>
                          <m:r>
                            <m:rPr/>
                            <m:t>i,y</m:t>
                          </m:r>
                        </m:sub>
                      </m:sSub>
                    </m:e>
                    <m:e>
                      <m:r>
                        <m:rPr/>
                        <m:t>=</m:t>
                      </m:r>
                      <m:nary>
                        <m:naryPr>
                          <m:chr m:val="∑"/>
                          <m:limLoc m:val="undOvr"/>
                          <m:supHide m:val="1"/>
                        </m:naryPr>
                        <m:sub>
                          <m:r>
                            <m:rPr/>
                            <m:t>i</m:t>
                          </m:r>
                        </m:sub>
                        <m:sup>
                          <m:r>
                            <m:rPr/>
                            <m:t>​</m:t>
                          </m:r>
                        </m:sup>
                        <m:e>
                          <m:sSubSup>
                            <m:sSubSupPr/>
                            <m:e>
                              <m:r>
                                <m:rPr/>
                                <m:t>L</m:t>
                              </m:r>
                            </m:e>
                            <m:sub>
                              <m:r>
                                <m:rPr/>
                                <m:t>i,y</m:t>
                              </m:r>
                            </m:sub>
                            <m:sup>
                              <m:r>
                                <m:rPr/>
                                <m:t>+</m:t>
                              </m:r>
                            </m:sup>
                          </m:sSubSup>
                        </m:e>
                      </m:nary>
                      <m:r>
                        <m:rPr/>
                        <m:t>.</m:t>
                      </m:r>
                    </m:e>
                  </m:mr>
                </m:m>
              </m:oMath>
            </m:oMathPara>
          </w:p>
        </w:tc>
        <w:tc>
          <w:tcPr>
            <w:tcW w:w="737" w:type="dxa"/>
            <w:tcMar>
              <w:left w:w="0" w:type="dxa"/>
              <w:right w:w="0" w:type="dxa"/>
            </w:tcMar>
            <w:vAlign w:val="center"/>
          </w:tcPr>
          <w:p w14:paraId="098E2E8B">
            <w:pPr>
              <w:spacing w:before="0" w:after="0"/>
              <w:ind w:firstLine="0" w:firstLineChars="0"/>
              <w:jc w:val="right"/>
            </w:pPr>
            <w:r>
              <w:rPr>
                <w:rFonts w:ascii="Times New Roman" w:hAnsi="Times New Roman" w:eastAsia="方正仿宋_GBK"/>
                <w:b w:val="0"/>
                <w:sz w:val="18"/>
              </w:rPr>
              <w:t>（5-10）</w:t>
            </w:r>
          </w:p>
        </w:tc>
      </w:tr>
    </w:tbl>
    <w:p w14:paraId="3E50E8A1">
      <w:pPr>
        <w:widowControl/>
        <w:spacing w:before="0" w:after="0" w:line="300" w:lineRule="auto"/>
        <w:ind w:firstLine="480"/>
        <w:jc w:val="both"/>
        <w:rPr>
          <w:del w:id="285" w:author="白日梦想家" w:date="2026-10-02T21:38:52Z"/>
        </w:rPr>
      </w:pPr>
      <w:r>
        <w:rPr>
          <w:rFonts w:ascii="Times New Roman" w:hAnsi="Times New Roman" w:eastAsia="方正仿宋_GBK"/>
          <w:b w:val="0"/>
          <w:sz w:val="24"/>
        </w:rPr>
        <w:t>式中，</w:t>
      </w:r>
      <m:oMath>
        <m:r>
          <m:rPr/>
          <m:t>L</m:t>
        </m:r>
        <m:sSub>
          <m:sSubPr/>
          <m:e>
            <m:r>
              <m:rPr/>
              <m:t>′</m:t>
            </m:r>
          </m:e>
          <m:sub>
            <m:r>
              <m:rPr/>
              <m:t>i,y</m:t>
            </m:r>
          </m:sub>
        </m:sSub>
      </m:oMath>
      <w:r>
        <w:rPr>
          <w:rFonts w:ascii="Times New Roman" w:hAnsi="Times New Roman" w:eastAsia="方正仿宋_GBK"/>
          <w:b w:val="0"/>
          <w:sz w:val="24"/>
        </w:rPr>
        <w:t>为</w:t>
      </w:r>
      <w:ins w:id="286" w:author="白日梦想家" w:date="2026-10-02T21:37:36Z">
        <w:r>
          <w:rPr>
            <w:rFonts w:hint="eastAsia"/>
            <w:b w:val="0"/>
            <w:sz w:val="24"/>
            <w:lang w:eastAsia="zh"/>
            <w:woUserID w:val="2"/>
          </w:rPr>
          <w:t>切转</w:t>
        </w:r>
      </w:ins>
      <w:del w:id="287" w:author="白日梦想家" w:date="2026-10-02T21:37:35Z">
        <w:r>
          <w:rPr>
            <w:rFonts w:ascii="Times New Roman" w:hAnsi="Times New Roman" w:eastAsia="方正仿宋_GBK"/>
            <w:b w:val="0"/>
            <w:sz w:val="24"/>
          </w:rPr>
          <w:delText>转接</w:delText>
        </w:r>
      </w:del>
      <w:r>
        <w:rPr>
          <w:rFonts w:ascii="Times New Roman" w:hAnsi="Times New Roman" w:eastAsia="方正仿宋_GBK"/>
          <w:b w:val="0"/>
          <w:sz w:val="24"/>
        </w:rPr>
        <w:t>后的</w:t>
      </w:r>
      <w:del w:id="288" w:author="白日梦想家" w:date="2026-10-02T21:38:32Z">
        <w:r>
          <w:rPr>
            <w:rFonts w:ascii="Times New Roman" w:hAnsi="Times New Roman" w:eastAsia="方正仿宋_GBK"/>
            <w:b w:val="0"/>
            <w:sz w:val="24"/>
          </w:rPr>
          <w:delText>站级正向</w:delText>
        </w:r>
      </w:del>
      <w:r>
        <w:rPr>
          <w:rFonts w:ascii="Times New Roman" w:hAnsi="Times New Roman" w:eastAsia="方正仿宋_GBK"/>
          <w:b w:val="0"/>
          <w:sz w:val="24"/>
        </w:rPr>
        <w:t>负荷，</w:t>
      </w:r>
      <m:oMath>
        <m:sSubSup>
          <m:sSubSupPr/>
          <m:e>
            <m:r>
              <m:rPr/>
              <m:t>Q</m:t>
            </m:r>
          </m:e>
          <m:sub>
            <m:r>
              <m:rPr/>
              <m:t>i,y</m:t>
            </m:r>
          </m:sub>
          <m:sup>
            <m:r>
              <m:rPr>
                <m:sty m:val="p"/>
              </m:rPr>
              <m:t>in</m:t>
            </m:r>
          </m:sup>
        </m:sSubSup>
      </m:oMath>
      <w:r>
        <w:rPr>
          <w:rFonts w:ascii="Times New Roman" w:hAnsi="Times New Roman" w:eastAsia="方正仿宋_GBK"/>
          <w:b w:val="0"/>
          <w:sz w:val="24"/>
        </w:rPr>
        <w:t>为该站</w:t>
      </w:r>
      <w:ins w:id="289" w:author="白日梦想家" w:date="2026-10-02T21:38:18Z">
        <w:r>
          <w:rPr>
            <w:rFonts w:hint="eastAsia"/>
            <w:b w:val="0"/>
            <w:sz w:val="24"/>
            <w:lang w:eastAsia="zh"/>
            <w:woUserID w:val="2"/>
          </w:rPr>
          <w:t>切转</w:t>
        </w:r>
      </w:ins>
      <w:ins w:id="290" w:author="白日梦想家" w:date="2026-10-02T21:38:19Z">
        <w:r>
          <w:rPr>
            <w:rFonts w:hint="eastAsia"/>
            <w:b w:val="0"/>
            <w:sz w:val="24"/>
            <w:lang w:eastAsia="zh"/>
            <w:woUserID w:val="2"/>
          </w:rPr>
          <w:t>过来</w:t>
        </w:r>
      </w:ins>
      <w:ins w:id="291" w:author="白日梦想家" w:date="2026-10-02T21:38:20Z">
        <w:r>
          <w:rPr>
            <w:rFonts w:hint="eastAsia"/>
            <w:b w:val="0"/>
            <w:sz w:val="24"/>
            <w:lang w:eastAsia="zh"/>
            <w:woUserID w:val="2"/>
          </w:rPr>
          <w:t>的</w:t>
        </w:r>
      </w:ins>
      <w:del w:id="292" w:author="白日梦想家" w:date="2026-10-02T21:38:08Z">
        <w:r>
          <w:rPr>
            <w:rFonts w:ascii="Times New Roman" w:hAnsi="Times New Roman" w:eastAsia="方正仿宋_GBK"/>
            <w:b w:val="0"/>
            <w:sz w:val="24"/>
          </w:rPr>
          <w:delText>承接</w:delText>
        </w:r>
      </w:del>
      <w:r>
        <w:rPr>
          <w:rFonts w:ascii="Times New Roman" w:hAnsi="Times New Roman" w:eastAsia="方正仿宋_GBK"/>
          <w:b w:val="0"/>
          <w:sz w:val="24"/>
        </w:rPr>
        <w:t>负荷，单位MW</w:t>
      </w:r>
      <w:del w:id="293" w:author="白日梦想家" w:date="2026-10-02T21:38:49Z">
        <w:r>
          <w:rPr>
            <w:rFonts w:ascii="Times New Roman" w:hAnsi="Times New Roman" w:eastAsia="方正仿宋_GBK"/>
            <w:b w:val="0"/>
            <w:sz w:val="24"/>
          </w:rPr>
          <w:delText>。</w:delText>
        </w:r>
      </w:del>
      <w:del w:id="294" w:author="白日梦想家" w:date="2026-10-02T21:38:48Z">
        <w:r>
          <w:rPr>
            <w:rFonts w:ascii="Times New Roman" w:hAnsi="Times New Roman" w:eastAsia="方正仿宋_GBK"/>
            <w:b w:val="0"/>
            <w:sz w:val="24"/>
          </w:rPr>
          <w:delText>模型先求站级转出与承接量，再生成守恒的站间分配表</w:delText>
        </w:r>
      </w:del>
      <w:r>
        <w:rPr>
          <w:rFonts w:ascii="Times New Roman" w:hAnsi="Times New Roman" w:eastAsia="方正仿宋_GBK"/>
          <w:b w:val="0"/>
          <w:sz w:val="24"/>
        </w:rPr>
        <w:t>。联络</w:t>
      </w:r>
      <w:ins w:id="295" w:author="白日梦想家" w:date="2026-10-02T21:39:00Z">
        <w:r>
          <w:rPr>
            <w:rFonts w:hint="eastAsia"/>
            <w:b w:val="0"/>
            <w:sz w:val="24"/>
            <w:lang w:eastAsia="zh"/>
            <w:woUserID w:val="2"/>
          </w:rPr>
          <w:t>线</w:t>
        </w:r>
      </w:ins>
      <w:ins w:id="296" w:author="白日梦想家" w:date="2026-10-02T21:39:02Z">
        <w:r>
          <w:rPr>
            <w:rFonts w:hint="eastAsia"/>
            <w:b w:val="0"/>
            <w:sz w:val="24"/>
            <w:lang w:eastAsia="zh"/>
            <w:woUserID w:val="2"/>
          </w:rPr>
          <w:t>可</w:t>
        </w:r>
      </w:ins>
      <w:del w:id="297" w:author="白日梦想家" w:date="2026-10-02T21:38:56Z">
        <w:r>
          <w:rPr>
            <w:rFonts w:ascii="Times New Roman" w:hAnsi="Times New Roman" w:eastAsia="方正仿宋_GBK"/>
            <w:b w:val="0"/>
            <w:sz w:val="24"/>
          </w:rPr>
          <w:delText>由此</w:delText>
        </w:r>
      </w:del>
      <w:r>
        <w:rPr>
          <w:rFonts w:ascii="Times New Roman" w:hAnsi="Times New Roman" w:eastAsia="方正仿宋_GBK"/>
          <w:b w:val="0"/>
          <w:sz w:val="24"/>
        </w:rPr>
        <w:t>改善</w:t>
      </w:r>
      <w:ins w:id="298" w:author="白日梦想家" w:date="2026-10-02T21:39:04Z">
        <w:r>
          <w:rPr>
            <w:rFonts w:hint="eastAsia"/>
            <w:b w:val="0"/>
            <w:sz w:val="24"/>
            <w:lang w:eastAsia="zh"/>
            <w:woUserID w:val="2"/>
          </w:rPr>
          <w:t>11</w:t>
        </w:r>
      </w:ins>
      <w:ins w:id="299" w:author="白日梦想家" w:date="2026-10-02T21:39:05Z">
        <w:r>
          <w:rPr>
            <w:rFonts w:hint="eastAsia"/>
            <w:b w:val="0"/>
            <w:sz w:val="24"/>
            <w:lang w:eastAsia="zh"/>
            <w:woUserID w:val="2"/>
          </w:rPr>
          <w:t>0</w:t>
        </w:r>
      </w:ins>
      <w:ins w:id="300" w:author="白日梦想家" w:date="2026-10-02T21:39:06Z">
        <w:r>
          <w:rPr>
            <w:rFonts w:hint="eastAsia"/>
            <w:b w:val="0"/>
            <w:sz w:val="24"/>
            <w:lang w:eastAsia="zh"/>
            <w:woUserID w:val="2"/>
          </w:rPr>
          <w:t>kV</w:t>
        </w:r>
      </w:ins>
      <w:ins w:id="301" w:author="白日梦想家" w:date="2026-10-02T21:39:07Z">
        <w:r>
          <w:rPr>
            <w:rFonts w:hint="eastAsia"/>
            <w:b w:val="0"/>
            <w:sz w:val="24"/>
            <w:lang w:eastAsia="zh"/>
            <w:woUserID w:val="2"/>
          </w:rPr>
          <w:t>主变</w:t>
        </w:r>
      </w:ins>
      <w:r>
        <w:rPr>
          <w:rFonts w:ascii="Times New Roman" w:hAnsi="Times New Roman" w:eastAsia="方正仿宋_GBK"/>
          <w:b w:val="0"/>
          <w:sz w:val="24"/>
        </w:rPr>
        <w:t>容量与负荷的空间匹配。</w:t>
      </w:r>
    </w:p>
    <w:p w14:paraId="123250FB">
      <w:pPr>
        <w:widowControl/>
        <w:spacing w:before="0" w:after="0"/>
        <w:pPrChange w:id="302" w:author="白日梦想家" w:date="2026-10-02T21:38:52Z">
          <w:pPr>
            <w:pStyle w:val="2"/>
            <w:widowControl/>
            <w:spacing w:before="0" w:after="0" w:line="300" w:lineRule="auto"/>
            <w:ind w:firstLine="480"/>
            <w:jc w:val="both"/>
          </w:pPr>
        </w:pPrChange>
      </w:pPr>
      <w:r>
        <w:rPr>
          <w:rFonts w:ascii="Times New Roman" w:hAnsi="Times New Roman" w:eastAsia="方正仿宋_GBK"/>
          <w:b w:val="0"/>
          <w:sz w:val="24"/>
        </w:rPr>
        <w:t>本地电源保留在原站。用电负荷转出后，原站潜在反送压力增加，反向净负荷上界取原站最大反向净负荷加转出量。各站采用同一规则：</w:t>
      </w:r>
    </w:p>
    <w:tbl>
      <w:tblPr>
        <w:tblStyle w:val="25"/>
        <w:tblW w:w="83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
        <w:gridCol w:w="6838"/>
        <w:gridCol w:w="737"/>
      </w:tblGrid>
      <w:tr w14:paraId="7AF6CB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37" w:type="dxa"/>
            <w:tcMar>
              <w:left w:w="0" w:type="dxa"/>
              <w:right w:w="0" w:type="dxa"/>
            </w:tcMar>
            <w:vAlign w:val="center"/>
          </w:tcPr>
          <w:p w14:paraId="20FFF7D9">
            <w:pPr>
              <w:spacing w:before="0" w:after="0"/>
              <w:ind w:firstLine="0" w:firstLineChars="0"/>
            </w:pPr>
          </w:p>
        </w:tc>
        <w:tc>
          <w:tcPr>
            <w:tcW w:w="6838" w:type="dxa"/>
            <w:tcMar>
              <w:left w:w="0" w:type="dxa"/>
              <w:right w:w="0" w:type="dxa"/>
            </w:tcMar>
            <w:vAlign w:val="center"/>
          </w:tcPr>
          <w:p w14:paraId="149EEC4E">
            <w:pPr>
              <w:pStyle w:val="2"/>
              <w:keepNext/>
              <w:spacing w:before="100" w:after="100" w:line="276" w:lineRule="auto"/>
              <w:ind w:firstLine="0" w:firstLineChars="0"/>
              <w:jc w:val="center"/>
            </w:pPr>
            <m:oMathPara>
              <m:oMathParaPr>
                <m:jc m:val="center"/>
              </m:oMathParaPr>
              <m:oMath>
                <m:sSubSup>
                  <m:sSubSupPr/>
                  <m:e>
                    <m:r>
                      <m:rPr/>
                      <m:t>L</m:t>
                    </m:r>
                  </m:e>
                  <m:sub>
                    <m:r>
                      <m:rPr/>
                      <m:t>i,y</m:t>
                    </m:r>
                  </m:sub>
                  <m:sup>
                    <m:r>
                      <m:rPr/>
                      <m:t>−,</m:t>
                    </m:r>
                    <m:r>
                      <m:rPr>
                        <m:sty m:val="p"/>
                      </m:rPr>
                      <m:t>check</m:t>
                    </m:r>
                  </m:sup>
                </m:sSubSup>
                <m:r>
                  <m:rPr/>
                  <m:t>=</m:t>
                </m:r>
                <m:sSubSup>
                  <m:sSubSupPr/>
                  <m:e>
                    <m:r>
                      <m:rPr/>
                      <m:t>L</m:t>
                    </m:r>
                  </m:e>
                  <m:sub>
                    <m:r>
                      <m:rPr/>
                      <m:t>i,y</m:t>
                    </m:r>
                  </m:sub>
                  <m:sup>
                    <m:r>
                      <m:rPr/>
                      <m:t>−</m:t>
                    </m:r>
                  </m:sup>
                </m:sSubSup>
                <m:r>
                  <m:rPr/>
                  <m:t>+</m:t>
                </m:r>
                <m:sSubSup>
                  <m:sSubSupPr/>
                  <m:e>
                    <m:r>
                      <m:rPr/>
                      <m:t>Q</m:t>
                    </m:r>
                  </m:e>
                  <m:sub>
                    <m:r>
                      <m:rPr/>
                      <m:t>i,y</m:t>
                    </m:r>
                  </m:sub>
                  <m:sup>
                    <m:r>
                      <m:rPr>
                        <m:sty m:val="p"/>
                      </m:rPr>
                      <m:t>out</m:t>
                    </m:r>
                  </m:sup>
                </m:sSubSup>
                <m:r>
                  <m:rPr/>
                  <m:t>.</m:t>
                </m:r>
              </m:oMath>
            </m:oMathPara>
          </w:p>
        </w:tc>
        <w:tc>
          <w:tcPr>
            <w:tcW w:w="737" w:type="dxa"/>
            <w:tcMar>
              <w:left w:w="0" w:type="dxa"/>
              <w:right w:w="0" w:type="dxa"/>
            </w:tcMar>
            <w:vAlign w:val="center"/>
          </w:tcPr>
          <w:p w14:paraId="763BE38A">
            <w:pPr>
              <w:spacing w:before="0" w:after="0"/>
              <w:ind w:firstLine="0" w:firstLineChars="0"/>
              <w:jc w:val="right"/>
            </w:pPr>
            <w:r>
              <w:rPr>
                <w:rFonts w:ascii="Times New Roman" w:hAnsi="Times New Roman" w:eastAsia="方正仿宋_GBK"/>
                <w:b w:val="0"/>
                <w:sz w:val="18"/>
              </w:rPr>
              <w:t>（5-11）</w:t>
            </w:r>
          </w:p>
        </w:tc>
      </w:tr>
    </w:tbl>
    <w:p w14:paraId="35F1B908">
      <w:pPr>
        <w:widowControl/>
        <w:spacing w:before="0" w:after="0" w:line="300" w:lineRule="auto"/>
        <w:ind w:firstLine="480"/>
        <w:jc w:val="both"/>
      </w:pPr>
      <m:oMath>
        <m:sSubSup>
          <m:sSubSupPr/>
          <m:e>
            <m:r>
              <m:rPr/>
              <m:t>L</m:t>
            </m:r>
          </m:e>
          <m:sub>
            <m:r>
              <m:rPr/>
              <m:t>i,y</m:t>
            </m:r>
          </m:sub>
          <m:sup>
            <m:r>
              <m:rPr/>
              <m:t>−</m:t>
            </m:r>
          </m:sup>
        </m:sSubSup>
      </m:oMath>
      <w:r>
        <w:rPr>
          <w:rFonts w:ascii="Times New Roman" w:hAnsi="Times New Roman" w:eastAsia="方正仿宋_GBK"/>
          <w:b w:val="0"/>
          <w:sz w:val="24"/>
        </w:rPr>
        <w:t>为原站最大反向净负荷，</w:t>
      </w:r>
      <m:oMath>
        <m:sSubSup>
          <m:sSubSupPr/>
          <m:e>
            <m:r>
              <m:rPr/>
              <m:t>L</m:t>
            </m:r>
          </m:e>
          <m:sub>
            <m:r>
              <m:rPr/>
              <m:t>i,y</m:t>
            </m:r>
          </m:sub>
          <m:sup>
            <m:r>
              <m:rPr/>
              <m:t>−,</m:t>
            </m:r>
            <m:r>
              <m:rPr>
                <m:sty m:val="p"/>
              </m:rPr>
              <m:t>check</m:t>
            </m:r>
          </m:sup>
        </m:sSubSup>
      </m:oMath>
      <w:r>
        <w:rPr>
          <w:rFonts w:ascii="Times New Roman" w:hAnsi="Times New Roman" w:eastAsia="方正仿宋_GBK"/>
          <w:b w:val="0"/>
          <w:sz w:val="24"/>
        </w:rPr>
        <w:t>为用于校核的反向净负荷上界，单位MW。该式在缺少转接负荷同步曲线的情况下按峰值上界处理，受端增加用电仍按其正向容量约束校核。</w:t>
      </w:r>
    </w:p>
    <w:p w14:paraId="468E02E3">
      <w:pPr>
        <w:pStyle w:val="2"/>
        <w:widowControl/>
        <w:spacing w:before="0" w:after="0" w:line="300" w:lineRule="auto"/>
        <w:ind w:firstLine="480"/>
        <w:jc w:val="both"/>
      </w:pPr>
      <w:r>
        <w:rPr>
          <w:rFonts w:ascii="Times New Roman" w:hAnsi="Times New Roman" w:eastAsia="方正仿宋_GBK"/>
          <w:b w:val="0"/>
          <w:sz w:val="24"/>
        </w:rPr>
        <w:t>以两站负荷转接说明计算关系。送端原正向负荷80 MW，初始转供率28.29%，既有能力为22.63 MW；新建一个项目后，能力增至30.12 MW。若转出25 MW，新增能力实际使用2.37 MW，原站正向负荷降至55 MW；原反向净负荷10 MW时，校核上界增至35 MW。受端原负荷40 MW，承接</w:t>
      </w:r>
      <w:ins w:id="303" w:author="白日梦想家" w:date="2026-10-02T21:39:40Z">
        <w:r>
          <w:rPr>
            <w:rFonts w:hint="eastAsia"/>
            <w:b w:val="0"/>
            <w:sz w:val="24"/>
            <w:lang w:eastAsia="zh"/>
            <w:woUserID w:val="2"/>
          </w:rPr>
          <w:t>负荷</w:t>
        </w:r>
      </w:ins>
      <w:r>
        <w:rPr>
          <w:rFonts w:ascii="Times New Roman" w:hAnsi="Times New Roman" w:eastAsia="方正仿宋_GBK"/>
          <w:b w:val="0"/>
          <w:sz w:val="24"/>
        </w:rPr>
        <w:t>后为65 MW，按65 MW校核正常和</w:t>
      </w:r>
      <w:ins w:id="304" w:author="白日梦想家" w:date="2026-10-02T21:39:49Z">
        <w:r>
          <w:rPr>
            <w:rFonts w:hint="eastAsia"/>
            <w:b w:val="0"/>
            <w:sz w:val="24"/>
            <w:lang w:eastAsia="zh"/>
            <w:woUserID w:val="2"/>
          </w:rPr>
          <w:t>主变</w:t>
        </w:r>
      </w:ins>
      <w:ins w:id="305" w:author="白日梦想家" w:date="2026-10-02T21:39:50Z">
        <w:r>
          <w:rPr>
            <w:rFonts w:hint="eastAsia"/>
            <w:b w:val="0"/>
            <w:sz w:val="24"/>
            <w:lang w:eastAsia="zh"/>
            <w:woUserID w:val="2"/>
          </w:rPr>
          <w:t>N-</w:t>
        </w:r>
      </w:ins>
      <w:ins w:id="306" w:author="白日梦想家" w:date="2026-10-02T21:39:54Z">
        <w:r>
          <w:rPr>
            <w:rFonts w:hint="eastAsia"/>
            <w:b w:val="0"/>
            <w:sz w:val="24"/>
            <w:lang w:eastAsia="zh"/>
            <w:woUserID w:val="2"/>
          </w:rPr>
          <w:t>1</w:t>
        </w:r>
      </w:ins>
      <w:del w:id="307" w:author="白日梦想家" w:date="2026-10-02T21:39:48Z">
        <w:r>
          <w:rPr>
            <w:rFonts w:ascii="Times New Roman" w:hAnsi="Times New Roman" w:eastAsia="方正仿宋_GBK"/>
            <w:b w:val="0"/>
            <w:sz w:val="24"/>
          </w:rPr>
          <w:delText>单台退出容量</w:delText>
        </w:r>
      </w:del>
      <w:r>
        <w:rPr>
          <w:rFonts w:ascii="Times New Roman" w:hAnsi="Times New Roman" w:eastAsia="方正仿宋_GBK"/>
          <w:b w:val="0"/>
          <w:sz w:val="24"/>
        </w:rPr>
        <w:t>。两站负荷合计仍为120 MW，新建项目投资106.80万元计取一次。</w:t>
      </w:r>
    </w:p>
    <w:p w14:paraId="48D892A5">
      <w:pPr>
        <w:pStyle w:val="4"/>
        <w:keepNext/>
        <w:numPr>
          <w:ilvl w:val="0"/>
          <w:numId w:val="0"/>
        </w:numPr>
        <w:spacing w:before="160" w:after="120" w:line="360" w:lineRule="auto"/>
        <w:ind w:firstLine="0"/>
      </w:pPr>
      <w:bookmarkStart w:id="172" w:name="约束条件与求解流程"/>
      <w:bookmarkStart w:id="173" w:name="h483"/>
      <w:r>
        <w:rPr>
          <w:rFonts w:ascii="Times New Roman" w:hAnsi="Times New Roman" w:eastAsia="方正仿宋_GBK"/>
          <w:b/>
          <w:sz w:val="32"/>
        </w:rPr>
        <w:t>5.3 约束条件与求解流程</w:t>
      </w:r>
      <w:bookmarkEnd w:id="172"/>
      <w:bookmarkEnd w:id="173"/>
    </w:p>
    <w:p w14:paraId="3820D6F2">
      <w:pPr>
        <w:pStyle w:val="5"/>
        <w:keepNext/>
        <w:numPr>
          <w:ilvl w:val="0"/>
          <w:numId w:val="0"/>
        </w:numPr>
        <w:spacing w:before="160" w:after="120" w:line="360" w:lineRule="auto"/>
        <w:ind w:firstLine="0"/>
        <w:rPr>
          <w:rFonts w:hint="eastAsia" w:eastAsia="方正仿宋_GBK"/>
          <w:lang w:eastAsia="zh"/>
        </w:rPr>
      </w:pPr>
      <w:bookmarkStart w:id="174" w:name="正常运行和单台主变退出"/>
      <w:r>
        <w:rPr>
          <w:rFonts w:ascii="Times New Roman" w:hAnsi="Times New Roman" w:eastAsia="方正仿宋_GBK"/>
          <w:b/>
          <w:sz w:val="26"/>
        </w:rPr>
        <w:t>5.3.1 正常运行和</w:t>
      </w:r>
      <w:del w:id="308" w:author="白日梦想家" w:date="2026-10-02T21:42:05Z">
        <w:r>
          <w:rPr>
            <w:rFonts w:ascii="Times New Roman" w:hAnsi="Times New Roman" w:eastAsia="方正仿宋_GBK"/>
            <w:b/>
            <w:sz w:val="26"/>
          </w:rPr>
          <w:delText>单台主变退出</w:delText>
        </w:r>
        <w:bookmarkEnd w:id="174"/>
      </w:del>
      <w:ins w:id="309" w:author="白日梦想家" w:date="2026-10-02T21:42:05Z">
        <w:r>
          <w:rPr>
            <w:rFonts w:hint="eastAsia"/>
            <w:b/>
            <w:sz w:val="26"/>
            <w:lang w:eastAsia="zh"/>
          </w:rPr>
          <w:t>主变N-1</w:t>
        </w:r>
      </w:ins>
    </w:p>
    <w:p w14:paraId="7CBF8CCD">
      <w:pPr>
        <w:widowControl/>
        <w:spacing w:before="0" w:after="0" w:line="300" w:lineRule="auto"/>
        <w:ind w:firstLine="480"/>
        <w:jc w:val="both"/>
      </w:pPr>
      <w:r>
        <w:rPr>
          <w:rFonts w:ascii="Times New Roman" w:hAnsi="Times New Roman" w:eastAsia="方正仿宋_GBK"/>
          <w:b w:val="0"/>
          <w:sz w:val="24"/>
        </w:rPr>
        <w:t>主变容量按0.95功率因数折算为有功供电能力。正常运行分别校核正向和反向需求；</w:t>
      </w:r>
      <w:del w:id="310" w:author="白日梦想家" w:date="2026-10-02T21:40:03Z">
        <w:r>
          <w:rPr>
            <w:rFonts w:ascii="Times New Roman" w:hAnsi="Times New Roman" w:eastAsia="方正仿宋_GBK"/>
            <w:b w:val="0"/>
            <w:sz w:val="24"/>
          </w:rPr>
          <w:delText>单台</w:delText>
        </w:r>
      </w:del>
      <w:r>
        <w:rPr>
          <w:rFonts w:ascii="Times New Roman" w:hAnsi="Times New Roman" w:eastAsia="方正仿宋_GBK"/>
          <w:b w:val="0"/>
          <w:sz w:val="24"/>
        </w:rPr>
        <w:t>主变</w:t>
      </w:r>
      <w:ins w:id="311" w:author="白日梦想家" w:date="2026-10-02T21:40:05Z">
        <w:r>
          <w:rPr>
            <w:rFonts w:hint="eastAsia"/>
            <w:b w:val="0"/>
            <w:sz w:val="24"/>
            <w:lang w:eastAsia="zh"/>
            <w:woUserID w:val="2"/>
          </w:rPr>
          <w:t>N-</w:t>
        </w:r>
      </w:ins>
      <w:ins w:id="312" w:author="白日梦想家" w:date="2026-10-02T21:40:06Z">
        <w:r>
          <w:rPr>
            <w:rFonts w:hint="eastAsia"/>
            <w:b w:val="0"/>
            <w:sz w:val="24"/>
            <w:lang w:eastAsia="zh"/>
            <w:woUserID w:val="2"/>
          </w:rPr>
          <w:t>1</w:t>
        </w:r>
      </w:ins>
      <w:del w:id="313" w:author="白日梦想家" w:date="2026-10-02T21:40:05Z">
        <w:r>
          <w:rPr>
            <w:rFonts w:ascii="Times New Roman" w:hAnsi="Times New Roman" w:eastAsia="方正仿宋_GBK"/>
            <w:b w:val="0"/>
            <w:sz w:val="24"/>
          </w:rPr>
          <w:delText>退出</w:delText>
        </w:r>
      </w:del>
      <w:r>
        <w:rPr>
          <w:rFonts w:ascii="Times New Roman" w:hAnsi="Times New Roman" w:eastAsia="方正仿宋_GBK"/>
          <w:b w:val="0"/>
          <w:sz w:val="24"/>
        </w:rPr>
        <w:t>时，以剩余主变和储能支撑满足全部转接后负荷。</w:t>
      </w:r>
    </w:p>
    <w:tbl>
      <w:tblPr>
        <w:tblStyle w:val="25"/>
        <w:tblW w:w="83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
        <w:gridCol w:w="6838"/>
        <w:gridCol w:w="737"/>
      </w:tblGrid>
      <w:tr w14:paraId="120390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37" w:type="dxa"/>
            <w:tcMar>
              <w:left w:w="0" w:type="dxa"/>
              <w:right w:w="0" w:type="dxa"/>
            </w:tcMar>
            <w:vAlign w:val="center"/>
          </w:tcPr>
          <w:p w14:paraId="1C4028CB">
            <w:pPr>
              <w:spacing w:before="0" w:after="0"/>
              <w:ind w:firstLine="0" w:firstLineChars="0"/>
            </w:pPr>
          </w:p>
        </w:tc>
        <w:tc>
          <w:tcPr>
            <w:tcW w:w="6838" w:type="dxa"/>
            <w:tcMar>
              <w:left w:w="0" w:type="dxa"/>
              <w:right w:w="0" w:type="dxa"/>
            </w:tcMar>
            <w:vAlign w:val="center"/>
          </w:tcPr>
          <w:p w14:paraId="38D17F42">
            <w:pPr>
              <w:pStyle w:val="2"/>
              <w:keepNext/>
              <w:spacing w:before="100" w:after="100" w:line="276" w:lineRule="auto"/>
              <w:ind w:firstLine="0" w:firstLineChars="0"/>
              <w:jc w:val="center"/>
            </w:pPr>
            <m:oMathPara>
              <m:oMathParaPr>
                <m:jc m:val="center"/>
              </m:oMathParaPr>
              <m:oMath>
                <m:m>
                  <m:mPr>
                    <m:mcs>
                      <m:mc>
                        <m:mcPr>
                          <m:count m:val="1"/>
                          <m:mcJc m:val="right"/>
                        </m:mcPr>
                      </m:mc>
                      <m:mc>
                        <m:mcPr>
                          <m:count m:val="1"/>
                          <m:mcJc m:val="left"/>
                        </m:mcPr>
                      </m:mc>
                    </m:mcs>
                    <m:plcHide m:val="1"/>
                  </m:mPr>
                  <m:mr>
                    <m:e>
                      <m:r>
                        <m:rPr/>
                        <m:t>0.95</m:t>
                      </m:r>
                      <m:sSub>
                        <m:sSubPr/>
                        <m:e>
                          <m:r>
                            <m:rPr/>
                            <m:t>S</m:t>
                          </m:r>
                        </m:e>
                        <m:sub>
                          <m:r>
                            <m:rPr/>
                            <m:t>i,y</m:t>
                          </m:r>
                        </m:sub>
                      </m:sSub>
                      <m:r>
                        <m:rPr/>
                        <m:t>+</m:t>
                      </m:r>
                      <m:sSubSup>
                        <m:sSubSupPr/>
                        <m:e>
                          <m:r>
                            <m:rPr/>
                            <m:t>P</m:t>
                          </m:r>
                        </m:e>
                        <m:sub>
                          <m:r>
                            <m:rPr/>
                            <m:t>B,i,y</m:t>
                          </m:r>
                        </m:sub>
                        <m:sup>
                          <m:r>
                            <m:rPr/>
                            <m:t>+</m:t>
                          </m:r>
                        </m:sup>
                      </m:sSubSup>
                    </m:e>
                    <m:e>
                      <m:r>
                        <m:rPr/>
                        <m:t>≥L</m:t>
                      </m:r>
                      <m:sSub>
                        <m:sSubPr/>
                        <m:e>
                          <m:r>
                            <m:rPr/>
                            <m:t>′</m:t>
                          </m:r>
                        </m:e>
                        <m:sub>
                          <m:r>
                            <m:rPr/>
                            <m:t>i,y</m:t>
                          </m:r>
                        </m:sub>
                      </m:sSub>
                      <m:r>
                        <m:rPr/>
                        <m:t>,</m:t>
                      </m:r>
                    </m:e>
                  </m:mr>
                  <m:mr>
                    <m:e>
                      <m:r>
                        <m:rPr/>
                        <m:t>0.95</m:t>
                      </m:r>
                      <m:sSub>
                        <m:sSubPr/>
                        <m:e>
                          <m:r>
                            <m:rPr/>
                            <m:t>S</m:t>
                          </m:r>
                        </m:e>
                        <m:sub>
                          <m:r>
                            <m:rPr/>
                            <m:t>i,y</m:t>
                          </m:r>
                        </m:sub>
                      </m:sSub>
                      <m:r>
                        <m:rPr/>
                        <m:t>+</m:t>
                      </m:r>
                      <m:sSubSup>
                        <m:sSubSupPr/>
                        <m:e>
                          <m:r>
                            <m:rPr/>
                            <m:t>P</m:t>
                          </m:r>
                        </m:e>
                        <m:sub>
                          <m:r>
                            <m:rPr/>
                            <m:t>B,i,y</m:t>
                          </m:r>
                        </m:sub>
                        <m:sup>
                          <m:r>
                            <m:rPr/>
                            <m:t>−</m:t>
                          </m:r>
                        </m:sup>
                      </m:sSubSup>
                    </m:e>
                    <m:e>
                      <m:r>
                        <m:rPr/>
                        <m:t>≥</m:t>
                      </m:r>
                      <m:sSubSup>
                        <m:sSubSupPr/>
                        <m:e>
                          <m:r>
                            <m:rPr/>
                            <m:t>L</m:t>
                          </m:r>
                        </m:e>
                        <m:sub>
                          <m:r>
                            <m:rPr/>
                            <m:t>i,y</m:t>
                          </m:r>
                        </m:sub>
                        <m:sup>
                          <m:r>
                            <m:rPr/>
                            <m:t>−,</m:t>
                          </m:r>
                          <m:r>
                            <m:rPr>
                              <m:sty m:val="p"/>
                            </m:rPr>
                            <m:t>check</m:t>
                          </m:r>
                        </m:sup>
                      </m:sSubSup>
                      <m:r>
                        <m:rPr/>
                        <m:t>,</m:t>
                      </m:r>
                    </m:e>
                  </m:mr>
                  <m:mr>
                    <m:e>
                      <m:r>
                        <m:rPr/>
                        <m:t>0.95(</m:t>
                      </m:r>
                      <m:sSub>
                        <m:sSubPr/>
                        <m:e>
                          <m:r>
                            <m:rPr/>
                            <m:t>S</m:t>
                          </m:r>
                        </m:e>
                        <m:sub>
                          <m:r>
                            <m:rPr/>
                            <m:t>i,y</m:t>
                          </m:r>
                        </m:sub>
                      </m:sSub>
                      <m:r>
                        <m:rPr/>
                        <m:t>−</m:t>
                      </m:r>
                      <m:sSub>
                        <m:sSubPr/>
                        <m:e>
                          <m:r>
                            <m:rPr/>
                            <m:t>S</m:t>
                          </m:r>
                        </m:e>
                        <m:sub>
                          <m:r>
                            <m:rPr/>
                            <m:t>i,k,y</m:t>
                          </m:r>
                        </m:sub>
                      </m:sSub>
                      <m:r>
                        <m:rPr/>
                        <m:t>)+</m:t>
                      </m:r>
                      <m:sSubSup>
                        <m:sSubSupPr/>
                        <m:e>
                          <m:r>
                            <m:rPr/>
                            <m:t>P</m:t>
                          </m:r>
                        </m:e>
                        <m:sub>
                          <m:r>
                            <m:rPr/>
                            <m:t>B,i,y</m:t>
                          </m:r>
                        </m:sub>
                        <m:sup>
                          <m:r>
                            <m:rPr/>
                            <m:t>+</m:t>
                          </m:r>
                        </m:sup>
                      </m:sSubSup>
                    </m:e>
                    <m:e>
                      <m:r>
                        <m:rPr/>
                        <m:t>≥L</m:t>
                      </m:r>
                      <m:sSub>
                        <m:sSubPr/>
                        <m:e>
                          <m:r>
                            <m:rPr/>
                            <m:t>′</m:t>
                          </m:r>
                        </m:e>
                        <m:sub>
                          <m:r>
                            <m:rPr/>
                            <m:t>i,y</m:t>
                          </m:r>
                        </m:sub>
                      </m:sSub>
                      <m:r>
                        <m:rPr/>
                        <m:t>, k∈</m:t>
                      </m:r>
                      <m:sSub>
                        <m:sSubPr/>
                        <m:e>
                          <m:r>
                            <m:rPr>
                              <m:sty m:val="p"/>
                              <m:scr m:val="script"/>
                            </m:rPr>
                            <m:t>K</m:t>
                          </m:r>
                        </m:e>
                        <m:sub>
                          <m:r>
                            <m:rPr/>
                            <m:t>i,y</m:t>
                          </m:r>
                        </m:sub>
                      </m:sSub>
                      <m:r>
                        <m:rPr/>
                        <m:t>.</m:t>
                      </m:r>
                    </m:e>
                  </m:mr>
                </m:m>
              </m:oMath>
            </m:oMathPara>
          </w:p>
        </w:tc>
        <w:tc>
          <w:tcPr>
            <w:tcW w:w="737" w:type="dxa"/>
            <w:tcMar>
              <w:left w:w="0" w:type="dxa"/>
              <w:right w:w="0" w:type="dxa"/>
            </w:tcMar>
            <w:vAlign w:val="center"/>
          </w:tcPr>
          <w:p w14:paraId="6051E9D0">
            <w:pPr>
              <w:spacing w:before="0" w:after="0"/>
              <w:ind w:firstLine="0" w:firstLineChars="0"/>
              <w:jc w:val="right"/>
            </w:pPr>
            <w:r>
              <w:rPr>
                <w:rFonts w:ascii="Times New Roman" w:hAnsi="Times New Roman" w:eastAsia="方正仿宋_GBK"/>
                <w:b w:val="0"/>
                <w:sz w:val="18"/>
              </w:rPr>
              <w:t>（5-12）</w:t>
            </w:r>
          </w:p>
        </w:tc>
      </w:tr>
    </w:tbl>
    <w:p w14:paraId="32A87546">
      <w:pPr>
        <w:widowControl/>
        <w:spacing w:before="0" w:after="0" w:line="300" w:lineRule="auto"/>
        <w:ind w:firstLine="480"/>
        <w:jc w:val="both"/>
      </w:pPr>
      <w:r>
        <w:rPr>
          <w:rFonts w:ascii="Times New Roman" w:hAnsi="Times New Roman" w:eastAsia="方正仿宋_GBK"/>
          <w:b w:val="0"/>
          <w:sz w:val="24"/>
        </w:rPr>
        <w:t>式中，</w:t>
      </w:r>
      <m:oMath>
        <m:sSub>
          <m:sSubPr/>
          <m:e>
            <m:r>
              <m:rPr>
                <m:sty m:val="p"/>
                <m:scr m:val="script"/>
              </m:rPr>
              <m:t>K</m:t>
            </m:r>
          </m:e>
          <m:sub>
            <m:r>
              <m:rPr/>
              <m:t>i,y</m:t>
            </m:r>
          </m:sub>
        </m:sSub>
      </m:oMath>
      <w:r>
        <w:rPr>
          <w:rFonts w:ascii="Times New Roman" w:hAnsi="Times New Roman" w:eastAsia="方正仿宋_GBK"/>
          <w:b w:val="0"/>
          <w:sz w:val="24"/>
        </w:rPr>
        <w:t>为该年在役主变集合，</w:t>
      </w:r>
      <m:oMath>
        <m:sSub>
          <m:sSubPr/>
          <m:e>
            <m:r>
              <m:rPr/>
              <m:t>S</m:t>
            </m:r>
          </m:e>
          <m:sub>
            <m:r>
              <m:rPr/>
              <m:t>i,k,y</m:t>
            </m:r>
          </m:sub>
        </m:sSub>
      </m:oMath>
      <w:r>
        <w:rPr>
          <w:rFonts w:ascii="Times New Roman" w:hAnsi="Times New Roman" w:eastAsia="方正仿宋_GBK"/>
          <w:b w:val="0"/>
          <w:sz w:val="24"/>
        </w:rPr>
        <w:t>为退出主变的铭牌容量。扩建主变投运后，也进入</w:t>
      </w:r>
      <w:ins w:id="314" w:author="白日梦想家" w:date="2026-10-02T21:40:19Z">
        <w:r>
          <w:rPr>
            <w:rFonts w:hint="eastAsia"/>
            <w:b w:val="0"/>
            <w:sz w:val="24"/>
            <w:lang w:eastAsia="zh"/>
            <w:woUserID w:val="2"/>
          </w:rPr>
          <w:t>N-</w:t>
        </w:r>
      </w:ins>
      <w:ins w:id="315" w:author="白日梦想家" w:date="2026-10-02T21:40:21Z">
        <w:r>
          <w:rPr>
            <w:rFonts w:hint="eastAsia"/>
            <w:b w:val="0"/>
            <w:sz w:val="24"/>
            <w:lang w:eastAsia="zh"/>
            <w:woUserID w:val="2"/>
          </w:rPr>
          <w:t>1</w:t>
        </w:r>
      </w:ins>
      <w:del w:id="316" w:author="白日梦想家" w:date="2026-10-02T21:40:18Z">
        <w:r>
          <w:rPr>
            <w:rFonts w:ascii="Times New Roman" w:hAnsi="Times New Roman" w:eastAsia="方正仿宋_GBK"/>
            <w:b w:val="0"/>
            <w:sz w:val="24"/>
          </w:rPr>
          <w:delText>退出</w:delText>
        </w:r>
      </w:del>
      <w:r>
        <w:rPr>
          <w:rFonts w:ascii="Times New Roman" w:hAnsi="Times New Roman" w:eastAsia="方正仿宋_GBK"/>
          <w:b w:val="0"/>
          <w:sz w:val="24"/>
        </w:rPr>
        <w:t>校核。邳州各类别采用同一全负荷静态研究条件，市区按A类供电区域规划。导则的分类供电安全要求与本项目统一的研究校核条件分别说明[5]。正向、反向储能有效支撑功率分别按对应峰段计算，取在役储能额定功率与储能能量在该方向95%峰值持续时间内可提供功率的较小值。</w:t>
      </w:r>
    </w:p>
    <w:p w14:paraId="6B7FEB43">
      <w:pPr>
        <w:pStyle w:val="2"/>
        <w:widowControl/>
        <w:spacing w:before="0" w:after="0" w:line="300" w:lineRule="auto"/>
        <w:ind w:firstLine="480"/>
        <w:jc w:val="both"/>
      </w:pPr>
      <w:r>
        <w:rPr>
          <w:rFonts w:ascii="Times New Roman" w:hAnsi="Times New Roman" w:eastAsia="方正仿宋_GBK"/>
          <w:b w:val="0"/>
          <w:sz w:val="24"/>
        </w:rPr>
        <w:t>从基期向后，各槽位容量、扩建主变在役状态、储能柜数和新增联络项目数逐年非减。每年的转接功率可以随负荷与设备状态调整。所有容量选择同时满足该年容载比控制范围、转供能力预算和技术约束。</w:t>
      </w:r>
    </w:p>
    <w:p w14:paraId="792CEB0C">
      <w:pPr>
        <w:pStyle w:val="5"/>
        <w:keepNext/>
        <w:numPr>
          <w:ilvl w:val="0"/>
          <w:numId w:val="0"/>
        </w:numPr>
        <w:spacing w:before="160" w:after="120" w:line="360" w:lineRule="auto"/>
        <w:ind w:firstLine="0"/>
      </w:pPr>
      <w:bookmarkStart w:id="175" w:name="全寿命费用目标"/>
      <w:r>
        <w:rPr>
          <w:rFonts w:ascii="Times New Roman" w:hAnsi="Times New Roman" w:eastAsia="方正仿宋_GBK"/>
          <w:b/>
          <w:sz w:val="26"/>
        </w:rPr>
        <w:t>5.3.2 全寿命费用目标</w:t>
      </w:r>
      <w:bookmarkEnd w:id="175"/>
    </w:p>
    <w:p w14:paraId="3E48E706">
      <w:pPr>
        <w:widowControl/>
        <w:spacing w:before="0" w:after="0" w:line="300" w:lineRule="auto"/>
        <w:ind w:firstLine="480"/>
        <w:jc w:val="both"/>
      </w:pPr>
      <w:r>
        <w:rPr>
          <w:rFonts w:ascii="Times New Roman" w:hAnsi="Times New Roman" w:eastAsia="方正仿宋_GBK"/>
          <w:b w:val="0"/>
          <w:sz w:val="24"/>
        </w:rPr>
        <w:t>以新增措施全寿命费用现值最小为主目标。主变替换、主变扩建、新增储能与联络项目按第四章规定的投运年份和评价期折算。</w:t>
      </w:r>
    </w:p>
    <w:tbl>
      <w:tblPr>
        <w:tblStyle w:val="25"/>
        <w:tblW w:w="83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
        <w:gridCol w:w="6838"/>
        <w:gridCol w:w="737"/>
      </w:tblGrid>
      <w:tr w14:paraId="105D14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37" w:type="dxa"/>
            <w:tcMar>
              <w:left w:w="0" w:type="dxa"/>
              <w:right w:w="0" w:type="dxa"/>
            </w:tcMar>
            <w:vAlign w:val="center"/>
          </w:tcPr>
          <w:p w14:paraId="11596B2A">
            <w:pPr>
              <w:spacing w:before="0" w:after="0"/>
              <w:ind w:firstLine="0" w:firstLineChars="0"/>
            </w:pPr>
          </w:p>
        </w:tc>
        <w:tc>
          <w:tcPr>
            <w:tcW w:w="6838" w:type="dxa"/>
            <w:tcMar>
              <w:left w:w="0" w:type="dxa"/>
              <w:right w:w="0" w:type="dxa"/>
            </w:tcMar>
            <w:vAlign w:val="center"/>
          </w:tcPr>
          <w:p w14:paraId="19E10DBF">
            <w:pPr>
              <w:pStyle w:val="2"/>
              <w:keepNext/>
              <w:spacing w:before="100" w:after="100" w:line="276" w:lineRule="auto"/>
              <w:ind w:firstLine="0" w:firstLineChars="0"/>
              <w:jc w:val="center"/>
            </w:pPr>
            <m:oMathPara>
              <m:oMathParaPr>
                <m:jc m:val="center"/>
              </m:oMathParaPr>
              <m:oMath>
                <m:r>
                  <m:rPr>
                    <m:nor/>
                    <m:sty m:val="p"/>
                  </m:rPr>
                  <w:rPr>
                    <w:b w:val="0"/>
                    <w:i w:val="0"/>
                  </w:rPr>
                  <m:t>min</m:t>
                </m:r>
                <m:r>
                  <m:rPr/>
                  <m:t>C=</m:t>
                </m:r>
                <m:nary>
                  <m:naryPr>
                    <m:chr m:val="∑"/>
                    <m:limLoc m:val="undOvr"/>
                    <m:supHide m:val="1"/>
                  </m:naryPr>
                  <m:sub>
                    <m:r>
                      <m:rPr/>
                      <m:t>c</m:t>
                    </m:r>
                  </m:sub>
                  <m:sup>
                    <m:r>
                      <m:rPr/>
                      <m:t>​</m:t>
                    </m:r>
                  </m:sup>
                  <m:e>
                    <m:nary>
                      <m:naryPr>
                        <m:chr m:val="∑"/>
                        <m:limLoc m:val="undOvr"/>
                        <m:supHide m:val="1"/>
                      </m:naryPr>
                      <m:sub>
                        <m:r>
                          <m:rPr/>
                          <m:t>s</m:t>
                        </m:r>
                      </m:sub>
                      <m:sup>
                        <m:r>
                          <m:rPr/>
                          <m:t>​</m:t>
                        </m:r>
                      </m:sup>
                      <m:e>
                        <m:nary>
                          <m:naryPr>
                            <m:chr m:val="∑"/>
                            <m:limLoc m:val="undOvr"/>
                            <m:supHide m:val="1"/>
                          </m:naryPr>
                          <m:sub>
                            <m:r>
                              <m:rPr/>
                              <m:t>y</m:t>
                            </m:r>
                          </m:sub>
                          <m:sup>
                            <m:r>
                              <m:rPr/>
                              <m:t>​</m:t>
                            </m:r>
                          </m:sup>
                          <m:e>
                            <m:d>
                              <m:dPr>
                                <m:begChr m:val="["/>
                                <m:endChr m:val="]"/>
                              </m:dPr>
                              <m:e>
                                <m:sSub>
                                  <m:sSubPr/>
                                  <m:e>
                                    <m:r>
                                      <m:rPr/>
                                      <m:t>A</m:t>
                                    </m:r>
                                  </m:e>
                                  <m:sub>
                                    <m:r>
                                      <m:rPr/>
                                      <m:t>T</m:t>
                                    </m:r>
                                  </m:sub>
                                </m:sSub>
                                <m:r>
                                  <m:rPr/>
                                  <m:t>(y)</m:t>
                                </m:r>
                                <m:sSub>
                                  <m:sSubPr/>
                                  <m:e>
                                    <m:r>
                                      <m:rPr/>
                                      <m:t>I</m:t>
                                    </m:r>
                                  </m:e>
                                  <m:sub>
                                    <m:r>
                                      <m:rPr/>
                                      <m:t>T,c,s,y</m:t>
                                    </m:r>
                                  </m:sub>
                                </m:sSub>
                                <m:r>
                                  <m:rPr/>
                                  <m:t>+</m:t>
                                </m:r>
                                <m:sSub>
                                  <m:sSubPr/>
                                  <m:e>
                                    <m:r>
                                      <m:rPr/>
                                      <m:t>A</m:t>
                                    </m:r>
                                  </m:e>
                                  <m:sub>
                                    <m:r>
                                      <m:rPr/>
                                      <m:t>B</m:t>
                                    </m:r>
                                  </m:sub>
                                </m:sSub>
                                <m:r>
                                  <m:rPr/>
                                  <m:t>(y)</m:t>
                                </m:r>
                                <m:sSub>
                                  <m:sSubPr/>
                                  <m:e>
                                    <m:r>
                                      <m:rPr/>
                                      <m:t>I</m:t>
                                    </m:r>
                                  </m:e>
                                  <m:sub>
                                    <m:r>
                                      <m:rPr/>
                                      <m:t>B,c,s,y</m:t>
                                    </m:r>
                                  </m:sub>
                                </m:sSub>
                                <m:r>
                                  <m:rPr/>
                                  <m:t>+</m:t>
                                </m:r>
                                <m:sSub>
                                  <m:sSubPr/>
                                  <m:e>
                                    <m:r>
                                      <m:rPr/>
                                      <m:t>A</m:t>
                                    </m:r>
                                  </m:e>
                                  <m:sub>
                                    <m:r>
                                      <m:rPr/>
                                      <m:t>L</m:t>
                                    </m:r>
                                  </m:sub>
                                </m:sSub>
                                <m:r>
                                  <m:rPr/>
                                  <m:t>(y)</m:t>
                                </m:r>
                                <m:sSub>
                                  <m:sSubPr/>
                                  <m:e>
                                    <m:r>
                                      <m:rPr/>
                                      <m:t>I</m:t>
                                    </m:r>
                                  </m:e>
                                  <m:sub>
                                    <m:r>
                                      <m:rPr/>
                                      <m:t>L,c,s,y</m:t>
                                    </m:r>
                                  </m:sub>
                                </m:sSub>
                              </m:e>
                            </m:d>
                          </m:e>
                        </m:nary>
                      </m:e>
                    </m:nary>
                  </m:e>
                </m:nary>
                <m:r>
                  <m:rPr/>
                  <m:t>.</m:t>
                </m:r>
              </m:oMath>
            </m:oMathPara>
          </w:p>
        </w:tc>
        <w:tc>
          <w:tcPr>
            <w:tcW w:w="737" w:type="dxa"/>
            <w:tcMar>
              <w:left w:w="0" w:type="dxa"/>
              <w:right w:w="0" w:type="dxa"/>
            </w:tcMar>
            <w:vAlign w:val="center"/>
          </w:tcPr>
          <w:p w14:paraId="0098663E">
            <w:pPr>
              <w:spacing w:before="0" w:after="0"/>
              <w:ind w:firstLine="0" w:firstLineChars="0"/>
              <w:jc w:val="right"/>
            </w:pPr>
            <w:r>
              <w:rPr>
                <w:rFonts w:ascii="Times New Roman" w:hAnsi="Times New Roman" w:eastAsia="方正仿宋_GBK"/>
                <w:b w:val="0"/>
                <w:sz w:val="18"/>
              </w:rPr>
              <w:t>（5-13）</w:t>
            </w:r>
          </w:p>
        </w:tc>
      </w:tr>
    </w:tbl>
    <w:p w14:paraId="7A4B927B">
      <w:pPr>
        <w:widowControl/>
        <w:spacing w:before="0" w:after="0" w:line="300" w:lineRule="auto"/>
        <w:ind w:firstLine="480"/>
        <w:jc w:val="both"/>
      </w:pPr>
      <w:r>
        <w:rPr>
          <w:rFonts w:ascii="Times New Roman" w:hAnsi="Times New Roman" w:eastAsia="方正仿宋_GBK"/>
          <w:b w:val="0"/>
          <w:sz w:val="24"/>
        </w:rPr>
        <w:t>式中，</w:t>
      </w:r>
      <m:oMath>
        <m:r>
          <m:rPr/>
          <m:t>C</m:t>
        </m:r>
      </m:oMath>
      <w:r>
        <w:rPr>
          <w:rFonts w:ascii="Times New Roman" w:hAnsi="Times New Roman" w:eastAsia="方正仿宋_GBK"/>
          <w:b w:val="0"/>
          <w:sz w:val="24"/>
        </w:rPr>
        <w:t>为全寿命费用现值，单位万元；</w:t>
      </w:r>
      <m:oMath>
        <m:sSub>
          <m:sSubPr/>
          <m:e>
            <m:r>
              <m:rPr/>
              <m:t>I</m:t>
            </m:r>
          </m:e>
          <m:sub>
            <m:r>
              <m:rPr/>
              <m:t>T,c,s,y</m:t>
            </m:r>
          </m:sub>
        </m:sSub>
      </m:oMath>
      <w:r>
        <w:rPr>
          <w:rFonts w:ascii="Times New Roman" w:hAnsi="Times New Roman" w:eastAsia="方正仿宋_GBK"/>
          <w:b w:val="0"/>
          <w:sz w:val="24"/>
        </w:rPr>
        <w:t>、</w:t>
      </w:r>
      <m:oMath>
        <m:sSub>
          <m:sSubPr/>
          <m:e>
            <m:r>
              <m:rPr/>
              <m:t>I</m:t>
            </m:r>
          </m:e>
          <m:sub>
            <m:r>
              <m:rPr/>
              <m:t>B,c,s,y</m:t>
            </m:r>
          </m:sub>
        </m:sSub>
      </m:oMath>
      <w:r>
        <w:rPr>
          <w:rFonts w:ascii="Times New Roman" w:hAnsi="Times New Roman" w:eastAsia="方正仿宋_GBK"/>
          <w:b w:val="0"/>
          <w:sz w:val="24"/>
        </w:rPr>
        <w:t>、</w:t>
      </w:r>
      <m:oMath>
        <m:sSub>
          <m:sSubPr/>
          <m:e>
            <m:r>
              <m:rPr/>
              <m:t>I</m:t>
            </m:r>
          </m:e>
          <m:sub>
            <m:r>
              <m:rPr/>
              <m:t>L,c,s,y</m:t>
            </m:r>
          </m:sub>
        </m:sSub>
      </m:oMath>
      <w:r>
        <w:rPr>
          <w:rFonts w:ascii="Times New Roman" w:hAnsi="Times New Roman" w:eastAsia="方正仿宋_GBK"/>
          <w:b w:val="0"/>
          <w:sz w:val="24"/>
        </w:rPr>
        <w:t>分别为当年主变、储能及新增联络初始投资；</w:t>
      </w:r>
      <m:oMath>
        <m:sSub>
          <m:sSubPr/>
          <m:e>
            <m:r>
              <m:rPr/>
              <m:t>A</m:t>
            </m:r>
          </m:e>
          <m:sub>
            <m:r>
              <m:rPr/>
              <m:t>T</m:t>
            </m:r>
          </m:sub>
        </m:sSub>
        <m:r>
          <m:rPr/>
          <m:t>(y)</m:t>
        </m:r>
      </m:oMath>
      <w:r>
        <w:rPr>
          <w:rFonts w:ascii="Times New Roman" w:hAnsi="Times New Roman" w:eastAsia="方正仿宋_GBK"/>
          <w:b w:val="0"/>
          <w:sz w:val="24"/>
        </w:rPr>
        <w:t>、</w:t>
      </w:r>
      <m:oMath>
        <m:sSub>
          <m:sSubPr/>
          <m:e>
            <m:r>
              <m:rPr/>
              <m:t>A</m:t>
            </m:r>
          </m:e>
          <m:sub>
            <m:r>
              <m:rPr/>
              <m:t>B</m:t>
            </m:r>
          </m:sub>
        </m:sSub>
        <m:r>
          <m:rPr/>
          <m:t>(y)</m:t>
        </m:r>
      </m:oMath>
      <w:r>
        <w:rPr>
          <w:rFonts w:ascii="Times New Roman" w:hAnsi="Times New Roman" w:eastAsia="方正仿宋_GBK"/>
          <w:b w:val="0"/>
          <w:sz w:val="24"/>
        </w:rPr>
        <w:t>、</w:t>
      </w:r>
      <m:oMath>
        <m:sSub>
          <m:sSubPr/>
          <m:e>
            <m:r>
              <m:rPr/>
              <m:t>A</m:t>
            </m:r>
          </m:e>
          <m:sub>
            <m:r>
              <m:rPr/>
              <m:t>L</m:t>
            </m:r>
          </m:sub>
        </m:sSub>
        <m:r>
          <m:rPr/>
          <m:t>(y)</m:t>
        </m:r>
      </m:oMath>
      <w:r>
        <w:rPr>
          <w:rFonts w:ascii="Times New Roman" w:hAnsi="Times New Roman" w:eastAsia="方正仿宋_GBK"/>
          <w:b w:val="0"/>
          <w:sz w:val="24"/>
        </w:rPr>
        <w:t>为对应现值因子。替换费用按新购整台容量，扩建主变按独立扩建项目，储能按新增柜数，联络按当年新增项目数计取。</w:t>
      </w:r>
    </w:p>
    <w:p w14:paraId="5B6D3A88">
      <w:pPr>
        <w:pStyle w:val="2"/>
        <w:widowControl/>
        <w:spacing w:before="0" w:after="0" w:line="300" w:lineRule="auto"/>
        <w:ind w:firstLine="480"/>
        <w:jc w:val="both"/>
      </w:pPr>
      <w:r>
        <w:rPr>
          <w:rFonts w:ascii="Times New Roman" w:hAnsi="Times New Roman" w:eastAsia="方正仿宋_GBK"/>
          <w:b w:val="0"/>
          <w:sz w:val="24"/>
        </w:rPr>
        <w:t>既有联络利用产生的新增建设投资为零。新建线路的正投资通过费用目标与扩容、储能共同比较。配置更多主变可能减少储能柜数和持续支撑需求；增加联络能力可能使负荷转至</w:t>
      </w:r>
      <w:ins w:id="317" w:author="白日梦想家" w:date="2026-10-02T21:41:14Z">
        <w:r>
          <w:rPr>
            <w:rFonts w:hint="eastAsia"/>
            <w:b w:val="0"/>
            <w:sz w:val="24"/>
            <w:lang w:eastAsia="zh"/>
            <w:woUserID w:val="2"/>
          </w:rPr>
          <w:t>供电</w:t>
        </w:r>
      </w:ins>
      <w:ins w:id="318" w:author="白日梦想家" w:date="2026-10-02T21:40:58Z">
        <w:r>
          <w:rPr>
            <w:rFonts w:hint="eastAsia"/>
            <w:b w:val="0"/>
            <w:sz w:val="24"/>
            <w:lang w:eastAsia="zh"/>
            <w:woUserID w:val="2"/>
          </w:rPr>
          <w:t>能力</w:t>
        </w:r>
      </w:ins>
      <w:r>
        <w:rPr>
          <w:rFonts w:ascii="Times New Roman" w:hAnsi="Times New Roman" w:eastAsia="方正仿宋_GBK"/>
          <w:b w:val="0"/>
          <w:sz w:val="24"/>
        </w:rPr>
        <w:t>有余量的站点。优化据此选择满足共同约束的组合。</w:t>
      </w:r>
    </w:p>
    <w:p w14:paraId="6440E7AD">
      <w:pPr>
        <w:pStyle w:val="5"/>
        <w:keepNext/>
        <w:numPr>
          <w:ilvl w:val="0"/>
          <w:numId w:val="0"/>
        </w:numPr>
        <w:spacing w:before="160" w:after="120" w:line="360" w:lineRule="auto"/>
        <w:ind w:firstLine="0"/>
      </w:pPr>
      <w:commentRangeStart w:id="19"/>
      <w:r>
        <w:rPr>
          <w:rFonts w:ascii="Times New Roman" w:hAnsi="Times New Roman" w:eastAsia="方正仿宋_GBK"/>
          <w:b/>
          <w:sz w:val="26"/>
        </w:rPr>
        <w:t>5.3.3 三类措施的约束寻优流程</w:t>
      </w:r>
      <w:commentRangeEnd w:id="19"/>
      <w:r>
        <w:rPr>
          <w:woUserID w:val="2"/>
        </w:rPr>
        <w:commentReference w:id="19"/>
      </w:r>
    </w:p>
    <w:p w14:paraId="7F4F6EA8">
      <w:pPr>
        <w:widowControl/>
        <w:spacing w:before="0" w:after="0" w:line="300" w:lineRule="auto"/>
        <w:ind w:firstLine="480"/>
        <w:jc w:val="both"/>
      </w:pPr>
      <w:r>
        <w:rPr>
          <w:rFonts w:ascii="Times New Roman" w:hAnsi="Times New Roman" w:eastAsia="方正仿宋_GBK"/>
          <w:b w:val="0"/>
          <w:sz w:val="24"/>
        </w:rPr>
        <w:t>分别建立邳州、市区的刚性和弹性规划方案，同一区县两种方案采用相同的容载比2.00仿真起点、负荷预测和工程价格。刚性方案按2.00上限控制容载比，弹性方案按第5.1.2节的范围寻优。两种方案均可选择主变增容、储能配置和10 kV联络，站间负荷转接限定在各区县内部。</w:t>
      </w:r>
    </w:p>
    <w:p w14:paraId="560759FF">
      <w:pPr>
        <w:widowControl/>
        <w:spacing w:before="0" w:after="0" w:line="300" w:lineRule="auto"/>
        <w:ind w:firstLine="480"/>
        <w:jc w:val="both"/>
      </w:pPr>
      <w:r>
        <w:rPr>
          <w:rFonts w:ascii="Times New Roman" w:hAnsi="Times New Roman" w:eastAsia="方正仿宋_GBK"/>
          <w:b w:val="0"/>
          <w:sz w:val="24"/>
        </w:rPr>
        <w:t>根据在役主变规格、扩建预留位置和后续负荷需求，设置各站允许的主变增容及扩建候选；储能按整数柜配置，结合正向、反向95%峰值持续时间计算其有效支撑功率。设备规模和投运年份共同作为规划变量，使新增容量与各年容量需求相衔接。</w:t>
      </w:r>
    </w:p>
    <w:p w14:paraId="7C944930">
      <w:pPr>
        <w:widowControl/>
        <w:spacing w:before="0" w:after="0" w:line="300" w:lineRule="auto"/>
        <w:ind w:firstLine="480"/>
        <w:jc w:val="both"/>
      </w:pPr>
      <w:r>
        <w:rPr>
          <w:rFonts w:ascii="Times New Roman" w:hAnsi="Times New Roman" w:eastAsia="方正仿宋_GBK"/>
          <w:b w:val="0"/>
          <w:sz w:val="24"/>
        </w:rPr>
        <w:t>10 kV联络方案同时考虑既有能力利用与新建联络。市区初始转供率按50.00%设定，邳州按馈线样本测算的28.29%设定，并应用于各自区县站群。既有能力利用按零新增建设投资计取；新增联络以区县内不同站点之间的连接为候选，通过增加项目数提升可转供能力，并计入建设费用。实际转接量由送端可转负荷、受端承接能力及联络能力共同约束。</w:t>
      </w:r>
    </w:p>
    <w:p w14:paraId="3A4F88D9">
      <w:pPr>
        <w:widowControl/>
        <w:spacing w:before="0" w:after="0" w:line="300" w:lineRule="auto"/>
        <w:ind w:firstLine="480"/>
        <w:jc w:val="both"/>
      </w:pPr>
      <w:r>
        <w:rPr>
          <w:rFonts w:ascii="Times New Roman" w:hAnsi="Times New Roman" w:eastAsia="方正仿宋_GBK"/>
          <w:b w:val="0"/>
          <w:sz w:val="24"/>
        </w:rPr>
        <w:t>将主变配置、储能柜数、联络项目数与站间转接量共同纳入规划期寻优。每年均校核正常运行的正向供电、反向输送以及</w:t>
      </w:r>
      <w:del w:id="319" w:author="白日梦想家" w:date="2026-10-02T21:41:44Z">
        <w:r>
          <w:rPr>
            <w:rFonts w:ascii="Times New Roman" w:hAnsi="Times New Roman" w:eastAsia="方正仿宋_GBK"/>
            <w:b w:val="0"/>
            <w:sz w:val="24"/>
          </w:rPr>
          <w:delText>单台</w:delText>
        </w:r>
      </w:del>
      <w:r>
        <w:rPr>
          <w:rFonts w:ascii="Times New Roman" w:hAnsi="Times New Roman" w:eastAsia="方正仿宋_GBK"/>
          <w:b w:val="0"/>
          <w:sz w:val="24"/>
        </w:rPr>
        <w:t>主变</w:t>
      </w:r>
      <w:ins w:id="320" w:author="白日梦想家" w:date="2026-10-02T21:41:47Z">
        <w:r>
          <w:rPr>
            <w:rFonts w:hint="eastAsia"/>
            <w:b w:val="0"/>
            <w:sz w:val="24"/>
            <w:lang w:eastAsia="zh"/>
            <w:woUserID w:val="2"/>
          </w:rPr>
          <w:t>N-</w:t>
        </w:r>
      </w:ins>
      <w:ins w:id="321" w:author="白日梦想家" w:date="2026-10-02T21:41:49Z">
        <w:r>
          <w:rPr>
            <w:rFonts w:hint="eastAsia"/>
            <w:b w:val="0"/>
            <w:sz w:val="24"/>
            <w:lang w:eastAsia="zh"/>
            <w:woUserID w:val="2"/>
          </w:rPr>
          <w:t>1</w:t>
        </w:r>
      </w:ins>
      <w:del w:id="322" w:author="白日梦想家" w:date="2026-10-02T21:41:46Z">
        <w:r>
          <w:rPr>
            <w:rFonts w:ascii="Times New Roman" w:hAnsi="Times New Roman" w:eastAsia="方正仿宋_GBK"/>
            <w:b w:val="0"/>
            <w:sz w:val="24"/>
          </w:rPr>
          <w:delText>退出</w:delText>
        </w:r>
      </w:del>
      <w:r>
        <w:rPr>
          <w:rFonts w:ascii="Times New Roman" w:hAnsi="Times New Roman" w:eastAsia="方正仿宋_GBK"/>
          <w:b w:val="0"/>
          <w:sz w:val="24"/>
        </w:rPr>
        <w:t>后的容量需求。转出与转入负荷保持</w:t>
      </w:r>
      <w:ins w:id="323" w:author="白日梦想家" w:date="2026-10-02T21:42:34Z">
        <w:r>
          <w:rPr>
            <w:rFonts w:hint="eastAsia"/>
            <w:b w:val="0"/>
            <w:sz w:val="24"/>
            <w:lang w:eastAsia="zh"/>
            <w:woUserID w:val="2"/>
          </w:rPr>
          <w:t>恒定</w:t>
        </w:r>
      </w:ins>
      <w:del w:id="324" w:author="白日梦想家" w:date="2026-10-02T21:42:33Z">
        <w:r>
          <w:rPr>
            <w:rFonts w:ascii="Times New Roman" w:hAnsi="Times New Roman" w:eastAsia="方正仿宋_GBK"/>
            <w:b w:val="0"/>
            <w:sz w:val="24"/>
          </w:rPr>
          <w:delText>区县总量守恒</w:delText>
        </w:r>
      </w:del>
      <w:r>
        <w:rPr>
          <w:rFonts w:ascii="Times New Roman" w:hAnsi="Times New Roman" w:eastAsia="方正仿宋_GBK"/>
          <w:b w:val="0"/>
          <w:sz w:val="24"/>
        </w:rPr>
        <w:t>，转出负荷后的原站反向压力同步校核；设备容量和在役项目逐年衔接，并满足各方案的容载比控制范围。</w:t>
      </w:r>
    </w:p>
    <w:p w14:paraId="47E734B6">
      <w:pPr>
        <w:widowControl/>
        <w:spacing w:before="0" w:after="0" w:line="300" w:lineRule="auto"/>
        <w:ind w:firstLine="480"/>
        <w:jc w:val="both"/>
      </w:pPr>
      <w:r>
        <w:rPr>
          <w:rFonts w:ascii="Times New Roman" w:hAnsi="Times New Roman" w:eastAsia="方正仿宋_GBK"/>
          <w:b w:val="0"/>
          <w:sz w:val="24"/>
        </w:rPr>
        <w:t>对满足上述约束的配置，按第5.3.2节计算主变、储能与新建联络的全寿命费用现值，将两地区的刚性和弹性方案一并求解，以费用最小为主要目标确定规划期建设组合。主变新增容量、储能峰段支撑和站间负荷转接可以相互补充，其配置与建设时点由共同的技术约束和费用比较确定。</w:t>
      </w:r>
    </w:p>
    <w:p w14:paraId="6A772AA8">
      <w:pPr>
        <w:widowControl/>
        <w:spacing w:before="0" w:after="0" w:line="300" w:lineRule="auto"/>
        <w:ind w:firstLine="480"/>
        <w:jc w:val="both"/>
      </w:pPr>
      <w:r>
        <w:rPr>
          <w:rFonts w:ascii="Times New Roman" w:hAnsi="Times New Roman" w:eastAsia="方正仿宋_GBK"/>
          <w:b w:val="0"/>
          <w:sz w:val="24"/>
        </w:rPr>
        <w:t>在费用相近的可行配置中，结合弹性容量储备和负荷转接需求确定代表方案。按年度汇总主变在役容量、新增储能、联络建设及负荷转接量，计算相应容载比和全寿命费用，再比较刚性与弹性方案，形成分区县的规划建议。</w:t>
      </w:r>
    </w:p>
    <w:p w14:paraId="5534F017">
      <w:pPr>
        <w:pStyle w:val="4"/>
        <w:keepNext/>
        <w:numPr>
          <w:ilvl w:val="0"/>
          <w:numId w:val="0"/>
        </w:numPr>
        <w:spacing w:before="160" w:after="120" w:line="360" w:lineRule="auto"/>
        <w:ind w:firstLine="0"/>
      </w:pPr>
      <w:bookmarkStart w:id="176" w:name="h498"/>
      <w:bookmarkStart w:id="177" w:name="寻优结果"/>
      <w:r>
        <w:rPr>
          <w:rFonts w:ascii="Times New Roman" w:hAnsi="Times New Roman" w:eastAsia="方正仿宋_GBK"/>
          <w:b/>
          <w:sz w:val="32"/>
        </w:rPr>
        <w:t>5.4 寻优结果</w:t>
      </w:r>
      <w:bookmarkEnd w:id="176"/>
      <w:bookmarkEnd w:id="177"/>
    </w:p>
    <w:p w14:paraId="140C532D">
      <w:pPr>
        <w:pStyle w:val="5"/>
        <w:keepNext/>
        <w:numPr>
          <w:ilvl w:val="0"/>
          <w:numId w:val="0"/>
        </w:numPr>
        <w:spacing w:before="160" w:after="120" w:line="360" w:lineRule="auto"/>
        <w:ind w:firstLine="0"/>
      </w:pPr>
      <w:bookmarkStart w:id="178" w:name="邳州逐年方案"/>
      <w:r>
        <w:rPr>
          <w:rFonts w:ascii="Times New Roman" w:hAnsi="Times New Roman" w:eastAsia="方正仿宋_GBK"/>
          <w:b/>
          <w:sz w:val="26"/>
        </w:rPr>
        <w:t>5.4.1 邳州逐年方案</w:t>
      </w:r>
      <w:bookmarkEnd w:id="178"/>
    </w:p>
    <w:p w14:paraId="5765D8C8">
      <w:pPr>
        <w:widowControl/>
        <w:spacing w:before="0" w:after="0" w:line="300" w:lineRule="auto"/>
        <w:ind w:firstLine="480"/>
        <w:jc w:val="both"/>
      </w:pPr>
      <w:r>
        <w:rPr>
          <w:rFonts w:ascii="Times New Roman" w:hAnsi="Times New Roman" w:eastAsia="方正仿宋_GBK"/>
          <w:b w:val="0"/>
          <w:sz w:val="24"/>
        </w:rPr>
        <w:t>邳州采用20站结构，初始转供率为28.29%，后续负荷按年负荷平均增长率8.07%推演。增容、储能与联络在同一约束条件下选取，年度表分别列出主变在役容量、当年采购容量、新增储能和转接量。</w:t>
      </w:r>
    </w:p>
    <w:p w14:paraId="7EBB13EF">
      <w:pPr>
        <w:pStyle w:val="2"/>
        <w:widowControl/>
        <w:spacing w:before="0" w:after="0" w:line="300" w:lineRule="auto"/>
        <w:ind w:firstLine="480"/>
        <w:jc w:val="both"/>
      </w:pPr>
      <w:r>
        <w:rPr>
          <w:rFonts w:ascii="Times New Roman" w:hAnsi="Times New Roman" w:eastAsia="方正仿宋_GBK"/>
          <w:b w:val="0"/>
          <w:sz w:val="24"/>
        </w:rPr>
        <w:t>邳州刚性方案第1—4年容载比分别为2.00、1.99、1.99、1.96，弹性方案分别为2.53、2.39、2.29、2.21。刚性全寿命费用现值为109582.71万元，弹性为23079.09万元。各年结果由相应主变、储能和转接配置形成。</w:t>
      </w:r>
    </w:p>
    <w:p w14:paraId="2E952737">
      <w:pPr>
        <w:pStyle w:val="2"/>
        <w:keepNext/>
        <w:spacing w:before="120" w:after="80" w:line="300" w:lineRule="auto"/>
        <w:ind w:firstLine="0"/>
        <w:jc w:val="center"/>
      </w:pPr>
      <w:r>
        <w:rPr>
          <w:rFonts w:ascii="Times New Roman" w:hAnsi="Times New Roman" w:eastAsia="宋体"/>
          <w:b w:val="0"/>
          <w:sz w:val="21"/>
        </w:rPr>
        <w:t>表5-3 邳州刚性方案逐年措施及容载比</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880"/>
        <w:gridCol w:w="880"/>
        <w:gridCol w:w="880"/>
        <w:gridCol w:w="880"/>
        <w:gridCol w:w="880"/>
        <w:gridCol w:w="1275"/>
        <w:gridCol w:w="880"/>
        <w:gridCol w:w="880"/>
        <w:gridCol w:w="880"/>
      </w:tblGrid>
      <w:tr w14:paraId="6BFBEC7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880" w:type="dxa"/>
            <w:tcMar>
              <w:left w:w="70" w:type="dxa"/>
              <w:right w:w="70" w:type="dxa"/>
            </w:tcMar>
            <w:vAlign w:val="center"/>
          </w:tcPr>
          <w:p w14:paraId="34A02984">
            <w:pPr>
              <w:keepNext w:val="0"/>
              <w:spacing w:before="20" w:after="20" w:line="260" w:lineRule="exact"/>
              <w:ind w:firstLine="0" w:firstLineChars="0"/>
              <w:jc w:val="center"/>
            </w:pPr>
            <w:r>
              <w:rPr>
                <w:rFonts w:ascii="Times New Roman" w:hAnsi="Times New Roman" w:eastAsia="宋体"/>
                <w:b/>
                <w:sz w:val="18"/>
              </w:rPr>
              <w:t>仿真年</w:t>
            </w:r>
          </w:p>
        </w:tc>
        <w:tc>
          <w:tcPr>
            <w:tcW w:w="880" w:type="dxa"/>
            <w:tcMar>
              <w:left w:w="70" w:type="dxa"/>
              <w:right w:w="70" w:type="dxa"/>
            </w:tcMar>
            <w:vAlign w:val="center"/>
          </w:tcPr>
          <w:p w14:paraId="77A1AF67">
            <w:pPr>
              <w:keepNext w:val="0"/>
              <w:spacing w:before="20" w:after="20" w:line="260" w:lineRule="exact"/>
              <w:ind w:firstLine="0" w:firstLineChars="0"/>
              <w:jc w:val="center"/>
            </w:pPr>
            <w:r>
              <w:rPr>
                <w:rFonts w:ascii="Times New Roman" w:hAnsi="Times New Roman" w:eastAsia="宋体"/>
                <w:b/>
                <w:sz w:val="18"/>
              </w:rPr>
              <w:t>年网供最大负荷/MW</w:t>
            </w:r>
          </w:p>
        </w:tc>
        <w:tc>
          <w:tcPr>
            <w:tcW w:w="880" w:type="dxa"/>
            <w:tcMar>
              <w:left w:w="70" w:type="dxa"/>
              <w:right w:w="70" w:type="dxa"/>
            </w:tcMar>
            <w:vAlign w:val="center"/>
          </w:tcPr>
          <w:p w14:paraId="3091A4CF">
            <w:pPr>
              <w:keepNext w:val="0"/>
              <w:spacing w:before="20" w:after="20" w:line="260" w:lineRule="exact"/>
              <w:ind w:firstLine="0" w:firstLineChars="0"/>
              <w:jc w:val="center"/>
            </w:pPr>
            <w:r>
              <w:rPr>
                <w:rFonts w:ascii="Times New Roman" w:hAnsi="Times New Roman" w:eastAsia="宋体"/>
                <w:b/>
                <w:sz w:val="18"/>
              </w:rPr>
              <w:t>主变容量/MVA</w:t>
            </w:r>
          </w:p>
        </w:tc>
        <w:tc>
          <w:tcPr>
            <w:tcW w:w="880" w:type="dxa"/>
            <w:tcMar>
              <w:left w:w="70" w:type="dxa"/>
              <w:right w:w="70" w:type="dxa"/>
            </w:tcMar>
            <w:vAlign w:val="center"/>
          </w:tcPr>
          <w:p w14:paraId="129D452C">
            <w:pPr>
              <w:keepNext w:val="0"/>
              <w:spacing w:before="20" w:after="20" w:line="260" w:lineRule="exact"/>
              <w:ind w:firstLine="0" w:firstLineChars="0"/>
              <w:jc w:val="center"/>
            </w:pPr>
            <w:r>
              <w:rPr>
                <w:rFonts w:ascii="Times New Roman" w:hAnsi="Times New Roman" w:eastAsia="宋体"/>
                <w:b/>
                <w:sz w:val="18"/>
              </w:rPr>
              <w:t>净增/MVA</w:t>
            </w:r>
          </w:p>
        </w:tc>
        <w:tc>
          <w:tcPr>
            <w:tcW w:w="880" w:type="dxa"/>
            <w:tcMar>
              <w:left w:w="70" w:type="dxa"/>
              <w:right w:w="70" w:type="dxa"/>
            </w:tcMar>
            <w:vAlign w:val="center"/>
          </w:tcPr>
          <w:p w14:paraId="7D6EA568">
            <w:pPr>
              <w:keepNext w:val="0"/>
              <w:spacing w:before="20" w:after="20" w:line="260" w:lineRule="exact"/>
              <w:ind w:firstLine="0" w:firstLineChars="0"/>
              <w:jc w:val="center"/>
            </w:pPr>
            <w:r>
              <w:rPr>
                <w:rFonts w:ascii="Times New Roman" w:hAnsi="Times New Roman" w:eastAsia="宋体"/>
                <w:b/>
                <w:sz w:val="18"/>
              </w:rPr>
              <w:t>采购/MVA</w:t>
            </w:r>
          </w:p>
        </w:tc>
        <w:tc>
          <w:tcPr>
            <w:tcW w:w="1275" w:type="dxa"/>
            <w:tcMar>
              <w:left w:w="70" w:type="dxa"/>
              <w:right w:w="70" w:type="dxa"/>
            </w:tcMar>
            <w:vAlign w:val="center"/>
          </w:tcPr>
          <w:p w14:paraId="5811F42F">
            <w:pPr>
              <w:keepNext w:val="0"/>
              <w:spacing w:before="20" w:after="20" w:line="260" w:lineRule="exact"/>
              <w:ind w:firstLine="0" w:firstLineChars="0"/>
              <w:jc w:val="center"/>
            </w:pPr>
            <w:r>
              <w:rPr>
                <w:rFonts w:ascii="Times New Roman" w:hAnsi="Times New Roman" w:eastAsia="宋体"/>
                <w:b/>
                <w:sz w:val="18"/>
              </w:rPr>
              <w:t>新增储能MW/MWh</w:t>
            </w:r>
          </w:p>
        </w:tc>
        <w:tc>
          <w:tcPr>
            <w:tcW w:w="880" w:type="dxa"/>
            <w:tcMar>
              <w:left w:w="70" w:type="dxa"/>
              <w:right w:w="70" w:type="dxa"/>
            </w:tcMar>
            <w:vAlign w:val="center"/>
          </w:tcPr>
          <w:p w14:paraId="2FD04436">
            <w:pPr>
              <w:keepNext w:val="0"/>
              <w:spacing w:before="20" w:after="20" w:line="260" w:lineRule="exact"/>
              <w:ind w:firstLine="0" w:firstLineChars="0"/>
              <w:jc w:val="center"/>
            </w:pPr>
            <w:r>
              <w:rPr>
                <w:rFonts w:ascii="Times New Roman" w:hAnsi="Times New Roman" w:eastAsia="宋体"/>
                <w:b/>
                <w:sz w:val="18"/>
              </w:rPr>
              <w:t>新建联络/项</w:t>
            </w:r>
          </w:p>
        </w:tc>
        <w:tc>
          <w:tcPr>
            <w:tcW w:w="880" w:type="dxa"/>
            <w:tcMar>
              <w:left w:w="70" w:type="dxa"/>
              <w:right w:w="70" w:type="dxa"/>
            </w:tcMar>
            <w:vAlign w:val="center"/>
          </w:tcPr>
          <w:p w14:paraId="52E9D584">
            <w:pPr>
              <w:keepNext w:val="0"/>
              <w:spacing w:before="20" w:after="20" w:line="260" w:lineRule="exact"/>
              <w:ind w:firstLine="0" w:firstLineChars="0"/>
              <w:jc w:val="center"/>
            </w:pPr>
            <w:r>
              <w:rPr>
                <w:rFonts w:ascii="Times New Roman" w:hAnsi="Times New Roman" w:eastAsia="宋体"/>
                <w:b/>
                <w:sz w:val="18"/>
              </w:rPr>
              <w:t>转接/MW</w:t>
            </w:r>
          </w:p>
        </w:tc>
        <w:tc>
          <w:tcPr>
            <w:tcW w:w="880" w:type="dxa"/>
            <w:tcMar>
              <w:left w:w="70" w:type="dxa"/>
              <w:right w:w="70" w:type="dxa"/>
            </w:tcMar>
            <w:vAlign w:val="center"/>
          </w:tcPr>
          <w:p w14:paraId="582B8B3C">
            <w:pPr>
              <w:keepNext w:val="0"/>
              <w:spacing w:before="20" w:after="20" w:line="260" w:lineRule="exact"/>
              <w:ind w:firstLine="0" w:firstLineChars="0"/>
              <w:jc w:val="center"/>
            </w:pPr>
            <w:r>
              <w:rPr>
                <w:rFonts w:ascii="Times New Roman" w:hAnsi="Times New Roman" w:eastAsia="宋体"/>
                <w:b/>
                <w:sz w:val="18"/>
              </w:rPr>
              <w:t>容载比</w:t>
            </w:r>
          </w:p>
        </w:tc>
      </w:tr>
      <w:tr w14:paraId="4E6C81A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80" w:type="dxa"/>
            <w:tcMar>
              <w:left w:w="70" w:type="dxa"/>
              <w:right w:w="70" w:type="dxa"/>
            </w:tcMar>
            <w:vAlign w:val="center"/>
          </w:tcPr>
          <w:p w14:paraId="49D29AA5">
            <w:pPr>
              <w:keepNext w:val="0"/>
              <w:spacing w:before="20" w:after="20" w:line="260" w:lineRule="exact"/>
              <w:ind w:firstLine="0" w:firstLineChars="0"/>
              <w:jc w:val="center"/>
            </w:pPr>
            <w:r>
              <w:rPr>
                <w:rFonts w:ascii="Times New Roman" w:hAnsi="Times New Roman" w:eastAsia="宋体"/>
                <w:b w:val="0"/>
                <w:sz w:val="18"/>
              </w:rPr>
              <w:t>1</w:t>
            </w:r>
          </w:p>
        </w:tc>
        <w:tc>
          <w:tcPr>
            <w:tcW w:w="880" w:type="dxa"/>
            <w:tcMar>
              <w:left w:w="70" w:type="dxa"/>
              <w:right w:w="70" w:type="dxa"/>
            </w:tcMar>
            <w:vAlign w:val="center"/>
          </w:tcPr>
          <w:p w14:paraId="0E501D17">
            <w:pPr>
              <w:keepNext w:val="0"/>
              <w:spacing w:before="20" w:after="20" w:line="260" w:lineRule="exact"/>
              <w:ind w:firstLine="0" w:firstLineChars="0"/>
              <w:jc w:val="center"/>
            </w:pPr>
            <w:r>
              <w:rPr>
                <w:rFonts w:ascii="Times New Roman" w:hAnsi="Times New Roman" w:eastAsia="宋体"/>
                <w:b w:val="0"/>
                <w:sz w:val="18"/>
              </w:rPr>
              <w:t>790.83</w:t>
            </w:r>
          </w:p>
        </w:tc>
        <w:tc>
          <w:tcPr>
            <w:tcW w:w="880" w:type="dxa"/>
            <w:tcMar>
              <w:left w:w="70" w:type="dxa"/>
              <w:right w:w="70" w:type="dxa"/>
            </w:tcMar>
            <w:vAlign w:val="center"/>
          </w:tcPr>
          <w:p w14:paraId="2E50882A">
            <w:pPr>
              <w:keepNext w:val="0"/>
              <w:spacing w:before="20" w:after="20" w:line="260" w:lineRule="exact"/>
              <w:ind w:firstLine="0" w:firstLineChars="0"/>
              <w:jc w:val="center"/>
            </w:pPr>
            <w:r>
              <w:rPr>
                <w:rFonts w:ascii="Times New Roman" w:hAnsi="Times New Roman" w:eastAsia="宋体"/>
                <w:b w:val="0"/>
                <w:sz w:val="18"/>
              </w:rPr>
              <w:t>1581.00</w:t>
            </w:r>
          </w:p>
        </w:tc>
        <w:tc>
          <w:tcPr>
            <w:tcW w:w="880" w:type="dxa"/>
            <w:tcMar>
              <w:left w:w="70" w:type="dxa"/>
              <w:right w:w="70" w:type="dxa"/>
            </w:tcMar>
            <w:vAlign w:val="center"/>
          </w:tcPr>
          <w:p w14:paraId="52C11BCF">
            <w:pPr>
              <w:keepNext w:val="0"/>
              <w:spacing w:before="20" w:after="20" w:line="260" w:lineRule="exact"/>
              <w:ind w:firstLine="0" w:firstLineChars="0"/>
              <w:jc w:val="center"/>
            </w:pPr>
            <w:r>
              <w:rPr>
                <w:rFonts w:ascii="Times New Roman" w:hAnsi="Times New Roman" w:eastAsia="宋体"/>
                <w:b w:val="0"/>
                <w:sz w:val="18"/>
              </w:rPr>
              <w:t>117.50</w:t>
            </w:r>
          </w:p>
        </w:tc>
        <w:tc>
          <w:tcPr>
            <w:tcW w:w="880" w:type="dxa"/>
            <w:tcMar>
              <w:left w:w="70" w:type="dxa"/>
              <w:right w:w="70" w:type="dxa"/>
            </w:tcMar>
            <w:vAlign w:val="center"/>
          </w:tcPr>
          <w:p w14:paraId="7714FABB">
            <w:pPr>
              <w:keepNext w:val="0"/>
              <w:spacing w:before="20" w:after="20" w:line="260" w:lineRule="exact"/>
              <w:ind w:firstLine="0" w:firstLineChars="0"/>
              <w:jc w:val="center"/>
            </w:pPr>
            <w:r>
              <w:rPr>
                <w:rFonts w:ascii="Times New Roman" w:hAnsi="Times New Roman" w:eastAsia="宋体"/>
                <w:b w:val="0"/>
                <w:sz w:val="18"/>
              </w:rPr>
              <w:t>220.50</w:t>
            </w:r>
          </w:p>
        </w:tc>
        <w:tc>
          <w:tcPr>
            <w:tcW w:w="1275" w:type="dxa"/>
            <w:tcMar>
              <w:left w:w="70" w:type="dxa"/>
              <w:right w:w="70" w:type="dxa"/>
            </w:tcMar>
            <w:vAlign w:val="center"/>
          </w:tcPr>
          <w:p w14:paraId="61706DA1">
            <w:pPr>
              <w:keepNext w:val="0"/>
              <w:spacing w:before="20" w:after="20" w:line="260" w:lineRule="exact"/>
              <w:ind w:firstLine="0" w:firstLineChars="0"/>
              <w:jc w:val="center"/>
            </w:pPr>
            <w:r>
              <w:rPr>
                <w:rFonts w:ascii="Times New Roman" w:hAnsi="Times New Roman" w:eastAsia="宋体"/>
                <w:b w:val="0"/>
                <w:sz w:val="18"/>
              </w:rPr>
              <w:t>253.00/543.95</w:t>
            </w:r>
          </w:p>
        </w:tc>
        <w:tc>
          <w:tcPr>
            <w:tcW w:w="880" w:type="dxa"/>
            <w:tcMar>
              <w:left w:w="70" w:type="dxa"/>
              <w:right w:w="70" w:type="dxa"/>
            </w:tcMar>
            <w:vAlign w:val="center"/>
          </w:tcPr>
          <w:p w14:paraId="1C433EA9">
            <w:pPr>
              <w:keepNext w:val="0"/>
              <w:spacing w:before="20" w:after="20" w:line="260" w:lineRule="exact"/>
              <w:ind w:firstLine="0" w:firstLineChars="0"/>
              <w:jc w:val="center"/>
            </w:pPr>
            <w:r>
              <w:rPr>
                <w:rFonts w:ascii="Times New Roman" w:hAnsi="Times New Roman" w:eastAsia="宋体"/>
                <w:b w:val="0"/>
                <w:sz w:val="18"/>
              </w:rPr>
              <w:t>12</w:t>
            </w:r>
          </w:p>
        </w:tc>
        <w:tc>
          <w:tcPr>
            <w:tcW w:w="880" w:type="dxa"/>
            <w:tcMar>
              <w:left w:w="70" w:type="dxa"/>
              <w:right w:w="70" w:type="dxa"/>
            </w:tcMar>
            <w:vAlign w:val="center"/>
          </w:tcPr>
          <w:p w14:paraId="598B8E29">
            <w:pPr>
              <w:keepNext w:val="0"/>
              <w:spacing w:before="20" w:after="20" w:line="260" w:lineRule="exact"/>
              <w:ind w:firstLine="0" w:firstLineChars="0"/>
              <w:jc w:val="center"/>
            </w:pPr>
            <w:r>
              <w:rPr>
                <w:rFonts w:ascii="Times New Roman" w:hAnsi="Times New Roman" w:eastAsia="宋体"/>
                <w:b w:val="0"/>
                <w:sz w:val="18"/>
              </w:rPr>
              <w:t>110.74</w:t>
            </w:r>
          </w:p>
        </w:tc>
        <w:tc>
          <w:tcPr>
            <w:tcW w:w="880" w:type="dxa"/>
            <w:tcMar>
              <w:left w:w="70" w:type="dxa"/>
              <w:right w:w="70" w:type="dxa"/>
            </w:tcMar>
            <w:vAlign w:val="center"/>
          </w:tcPr>
          <w:p w14:paraId="00A14BB5">
            <w:pPr>
              <w:keepNext w:val="0"/>
              <w:spacing w:before="20" w:after="20" w:line="260" w:lineRule="exact"/>
              <w:ind w:firstLine="0" w:firstLineChars="0"/>
              <w:jc w:val="center"/>
            </w:pPr>
            <w:r>
              <w:rPr>
                <w:rFonts w:ascii="Times New Roman" w:hAnsi="Times New Roman" w:eastAsia="宋体"/>
                <w:b w:val="0"/>
                <w:sz w:val="18"/>
              </w:rPr>
              <w:t>2.00</w:t>
            </w:r>
          </w:p>
        </w:tc>
      </w:tr>
      <w:tr w14:paraId="26F0E7F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80" w:type="dxa"/>
            <w:tcMar>
              <w:left w:w="70" w:type="dxa"/>
              <w:right w:w="70" w:type="dxa"/>
            </w:tcMar>
            <w:vAlign w:val="center"/>
          </w:tcPr>
          <w:p w14:paraId="57770B85">
            <w:pPr>
              <w:keepNext w:val="0"/>
              <w:spacing w:before="20" w:after="20" w:line="260" w:lineRule="exact"/>
              <w:ind w:firstLine="0" w:firstLineChars="0"/>
              <w:jc w:val="center"/>
            </w:pPr>
            <w:r>
              <w:rPr>
                <w:rFonts w:ascii="Times New Roman" w:hAnsi="Times New Roman" w:eastAsia="宋体"/>
                <w:b w:val="0"/>
                <w:sz w:val="18"/>
              </w:rPr>
              <w:t>2</w:t>
            </w:r>
          </w:p>
        </w:tc>
        <w:tc>
          <w:tcPr>
            <w:tcW w:w="880" w:type="dxa"/>
            <w:tcMar>
              <w:left w:w="70" w:type="dxa"/>
              <w:right w:w="70" w:type="dxa"/>
            </w:tcMar>
            <w:vAlign w:val="center"/>
          </w:tcPr>
          <w:p w14:paraId="4177E23E">
            <w:pPr>
              <w:keepNext w:val="0"/>
              <w:spacing w:before="20" w:after="20" w:line="260" w:lineRule="exact"/>
              <w:ind w:firstLine="0" w:firstLineChars="0"/>
              <w:jc w:val="center"/>
            </w:pPr>
            <w:r>
              <w:rPr>
                <w:rFonts w:ascii="Times New Roman" w:hAnsi="Times New Roman" w:eastAsia="宋体"/>
                <w:b w:val="0"/>
                <w:sz w:val="18"/>
              </w:rPr>
              <w:t>854.69</w:t>
            </w:r>
          </w:p>
        </w:tc>
        <w:tc>
          <w:tcPr>
            <w:tcW w:w="880" w:type="dxa"/>
            <w:tcMar>
              <w:left w:w="70" w:type="dxa"/>
              <w:right w:w="70" w:type="dxa"/>
            </w:tcMar>
            <w:vAlign w:val="center"/>
          </w:tcPr>
          <w:p w14:paraId="154CA9C1">
            <w:pPr>
              <w:keepNext w:val="0"/>
              <w:spacing w:before="20" w:after="20" w:line="260" w:lineRule="exact"/>
              <w:ind w:firstLine="0" w:firstLineChars="0"/>
              <w:jc w:val="center"/>
            </w:pPr>
            <w:r>
              <w:rPr>
                <w:rFonts w:ascii="Times New Roman" w:hAnsi="Times New Roman" w:eastAsia="宋体"/>
                <w:b w:val="0"/>
                <w:sz w:val="18"/>
              </w:rPr>
              <w:t>1701.00</w:t>
            </w:r>
          </w:p>
        </w:tc>
        <w:tc>
          <w:tcPr>
            <w:tcW w:w="880" w:type="dxa"/>
            <w:tcMar>
              <w:left w:w="70" w:type="dxa"/>
              <w:right w:w="70" w:type="dxa"/>
            </w:tcMar>
            <w:vAlign w:val="center"/>
          </w:tcPr>
          <w:p w14:paraId="606D5059">
            <w:pPr>
              <w:keepNext w:val="0"/>
              <w:spacing w:before="20" w:after="20" w:line="260" w:lineRule="exact"/>
              <w:ind w:firstLine="0" w:firstLineChars="0"/>
              <w:jc w:val="center"/>
            </w:pPr>
            <w:r>
              <w:rPr>
                <w:rFonts w:ascii="Times New Roman" w:hAnsi="Times New Roman" w:eastAsia="宋体"/>
                <w:b w:val="0"/>
                <w:sz w:val="18"/>
              </w:rPr>
              <w:t>120.00</w:t>
            </w:r>
          </w:p>
        </w:tc>
        <w:tc>
          <w:tcPr>
            <w:tcW w:w="880" w:type="dxa"/>
            <w:tcMar>
              <w:left w:w="70" w:type="dxa"/>
              <w:right w:w="70" w:type="dxa"/>
            </w:tcMar>
            <w:vAlign w:val="center"/>
          </w:tcPr>
          <w:p w14:paraId="2219CCE4">
            <w:pPr>
              <w:keepNext w:val="0"/>
              <w:spacing w:before="20" w:after="20" w:line="260" w:lineRule="exact"/>
              <w:ind w:firstLine="0" w:firstLineChars="0"/>
              <w:jc w:val="center"/>
            </w:pPr>
            <w:r>
              <w:rPr>
                <w:rFonts w:ascii="Times New Roman" w:hAnsi="Times New Roman" w:eastAsia="宋体"/>
                <w:b w:val="0"/>
                <w:sz w:val="18"/>
              </w:rPr>
              <w:t>140.00</w:t>
            </w:r>
          </w:p>
        </w:tc>
        <w:tc>
          <w:tcPr>
            <w:tcW w:w="1275" w:type="dxa"/>
            <w:tcMar>
              <w:left w:w="70" w:type="dxa"/>
              <w:right w:w="70" w:type="dxa"/>
            </w:tcMar>
            <w:vAlign w:val="center"/>
          </w:tcPr>
          <w:p w14:paraId="269CD5F3">
            <w:pPr>
              <w:keepNext w:val="0"/>
              <w:spacing w:before="20" w:after="20" w:line="260" w:lineRule="exact"/>
              <w:ind w:firstLine="0" w:firstLineChars="0"/>
              <w:jc w:val="center"/>
            </w:pPr>
            <w:r>
              <w:rPr>
                <w:rFonts w:ascii="Times New Roman" w:hAnsi="Times New Roman" w:eastAsia="宋体"/>
                <w:b w:val="0"/>
                <w:sz w:val="18"/>
              </w:rPr>
              <w:t>0.10/(215/1000)</w:t>
            </w:r>
          </w:p>
        </w:tc>
        <w:tc>
          <w:tcPr>
            <w:tcW w:w="880" w:type="dxa"/>
            <w:tcMar>
              <w:left w:w="70" w:type="dxa"/>
              <w:right w:w="70" w:type="dxa"/>
            </w:tcMar>
            <w:vAlign w:val="center"/>
          </w:tcPr>
          <w:p w14:paraId="1C6EF1DF">
            <w:pPr>
              <w:keepNext w:val="0"/>
              <w:spacing w:before="20" w:after="20" w:line="260" w:lineRule="exact"/>
              <w:ind w:firstLine="0" w:firstLineChars="0"/>
              <w:jc w:val="center"/>
            </w:pPr>
            <w:r>
              <w:rPr>
                <w:rFonts w:ascii="Times New Roman" w:hAnsi="Times New Roman" w:eastAsia="宋体"/>
                <w:b w:val="0"/>
                <w:sz w:val="18"/>
              </w:rPr>
              <w:t>0</w:t>
            </w:r>
          </w:p>
        </w:tc>
        <w:tc>
          <w:tcPr>
            <w:tcW w:w="880" w:type="dxa"/>
            <w:tcMar>
              <w:left w:w="70" w:type="dxa"/>
              <w:right w:w="70" w:type="dxa"/>
            </w:tcMar>
            <w:vAlign w:val="center"/>
          </w:tcPr>
          <w:p w14:paraId="0D4D50A1">
            <w:pPr>
              <w:keepNext w:val="0"/>
              <w:spacing w:before="20" w:after="20" w:line="260" w:lineRule="exact"/>
              <w:ind w:firstLine="0" w:firstLineChars="0"/>
              <w:jc w:val="center"/>
            </w:pPr>
            <w:r>
              <w:rPr>
                <w:rFonts w:ascii="Times New Roman" w:hAnsi="Times New Roman" w:eastAsia="宋体"/>
                <w:b w:val="0"/>
                <w:sz w:val="18"/>
              </w:rPr>
              <w:t>98.69</w:t>
            </w:r>
          </w:p>
        </w:tc>
        <w:tc>
          <w:tcPr>
            <w:tcW w:w="880" w:type="dxa"/>
            <w:tcMar>
              <w:left w:w="70" w:type="dxa"/>
              <w:right w:w="70" w:type="dxa"/>
            </w:tcMar>
            <w:vAlign w:val="center"/>
          </w:tcPr>
          <w:p w14:paraId="6254067B">
            <w:pPr>
              <w:keepNext w:val="0"/>
              <w:spacing w:before="20" w:after="20" w:line="260" w:lineRule="exact"/>
              <w:ind w:firstLine="0" w:firstLineChars="0"/>
              <w:jc w:val="center"/>
            </w:pPr>
            <w:r>
              <w:rPr>
                <w:rFonts w:ascii="Times New Roman" w:hAnsi="Times New Roman" w:eastAsia="宋体"/>
                <w:b w:val="0"/>
                <w:sz w:val="18"/>
              </w:rPr>
              <w:t>1.99</w:t>
            </w:r>
          </w:p>
        </w:tc>
      </w:tr>
      <w:tr w14:paraId="39BE99A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80" w:type="dxa"/>
            <w:tcMar>
              <w:left w:w="70" w:type="dxa"/>
              <w:right w:w="70" w:type="dxa"/>
            </w:tcMar>
            <w:vAlign w:val="center"/>
          </w:tcPr>
          <w:p w14:paraId="40130B67">
            <w:pPr>
              <w:keepNext w:val="0"/>
              <w:spacing w:before="20" w:after="20" w:line="260" w:lineRule="exact"/>
              <w:ind w:firstLine="0" w:firstLineChars="0"/>
              <w:jc w:val="center"/>
            </w:pPr>
            <w:r>
              <w:rPr>
                <w:rFonts w:ascii="Times New Roman" w:hAnsi="Times New Roman" w:eastAsia="宋体"/>
                <w:b w:val="0"/>
                <w:sz w:val="18"/>
              </w:rPr>
              <w:t>3</w:t>
            </w:r>
          </w:p>
        </w:tc>
        <w:tc>
          <w:tcPr>
            <w:tcW w:w="880" w:type="dxa"/>
            <w:tcMar>
              <w:left w:w="70" w:type="dxa"/>
              <w:right w:w="70" w:type="dxa"/>
            </w:tcMar>
            <w:vAlign w:val="center"/>
          </w:tcPr>
          <w:p w14:paraId="21088F54">
            <w:pPr>
              <w:keepNext w:val="0"/>
              <w:spacing w:before="20" w:after="20" w:line="260" w:lineRule="exact"/>
              <w:ind w:firstLine="0" w:firstLineChars="0"/>
              <w:jc w:val="center"/>
            </w:pPr>
            <w:r>
              <w:rPr>
                <w:rFonts w:ascii="Times New Roman" w:hAnsi="Times New Roman" w:eastAsia="宋体"/>
                <w:b w:val="0"/>
                <w:sz w:val="18"/>
              </w:rPr>
              <w:t>923.70</w:t>
            </w:r>
          </w:p>
        </w:tc>
        <w:tc>
          <w:tcPr>
            <w:tcW w:w="880" w:type="dxa"/>
            <w:tcMar>
              <w:left w:w="70" w:type="dxa"/>
              <w:right w:w="70" w:type="dxa"/>
            </w:tcMar>
            <w:vAlign w:val="center"/>
          </w:tcPr>
          <w:p w14:paraId="359D06F3">
            <w:pPr>
              <w:keepNext w:val="0"/>
              <w:spacing w:before="20" w:after="20" w:line="260" w:lineRule="exact"/>
              <w:ind w:firstLine="0" w:firstLineChars="0"/>
              <w:jc w:val="center"/>
            </w:pPr>
            <w:r>
              <w:rPr>
                <w:rFonts w:ascii="Times New Roman" w:hAnsi="Times New Roman" w:eastAsia="宋体"/>
                <w:b w:val="0"/>
                <w:sz w:val="18"/>
              </w:rPr>
              <w:t>1842.50</w:t>
            </w:r>
          </w:p>
        </w:tc>
        <w:tc>
          <w:tcPr>
            <w:tcW w:w="880" w:type="dxa"/>
            <w:tcMar>
              <w:left w:w="70" w:type="dxa"/>
              <w:right w:w="70" w:type="dxa"/>
            </w:tcMar>
            <w:vAlign w:val="center"/>
          </w:tcPr>
          <w:p w14:paraId="1D00A074">
            <w:pPr>
              <w:keepNext w:val="0"/>
              <w:spacing w:before="20" w:after="20" w:line="260" w:lineRule="exact"/>
              <w:ind w:firstLine="0" w:firstLineChars="0"/>
              <w:jc w:val="center"/>
            </w:pPr>
            <w:r>
              <w:rPr>
                <w:rFonts w:ascii="Times New Roman" w:hAnsi="Times New Roman" w:eastAsia="宋体"/>
                <w:b w:val="0"/>
                <w:sz w:val="18"/>
              </w:rPr>
              <w:t>141.50</w:t>
            </w:r>
          </w:p>
        </w:tc>
        <w:tc>
          <w:tcPr>
            <w:tcW w:w="880" w:type="dxa"/>
            <w:tcMar>
              <w:left w:w="70" w:type="dxa"/>
              <w:right w:w="70" w:type="dxa"/>
            </w:tcMar>
            <w:vAlign w:val="center"/>
          </w:tcPr>
          <w:p w14:paraId="1A0B4F21">
            <w:pPr>
              <w:keepNext w:val="0"/>
              <w:spacing w:before="20" w:after="20" w:line="260" w:lineRule="exact"/>
              <w:ind w:firstLine="0" w:firstLineChars="0"/>
              <w:jc w:val="center"/>
            </w:pPr>
            <w:r>
              <w:rPr>
                <w:rFonts w:ascii="Times New Roman" w:hAnsi="Times New Roman" w:eastAsia="宋体"/>
                <w:b w:val="0"/>
                <w:sz w:val="18"/>
              </w:rPr>
              <w:t>181.50</w:t>
            </w:r>
          </w:p>
        </w:tc>
        <w:tc>
          <w:tcPr>
            <w:tcW w:w="1275" w:type="dxa"/>
            <w:tcMar>
              <w:left w:w="70" w:type="dxa"/>
              <w:right w:w="70" w:type="dxa"/>
            </w:tcMar>
            <w:vAlign w:val="center"/>
          </w:tcPr>
          <w:p w14:paraId="3DE806FC">
            <w:pPr>
              <w:keepNext w:val="0"/>
              <w:spacing w:before="20" w:after="20" w:line="260" w:lineRule="exact"/>
              <w:ind w:firstLine="0" w:firstLineChars="0"/>
              <w:jc w:val="center"/>
            </w:pPr>
            <w:r>
              <w:rPr>
                <w:rFonts w:ascii="Times New Roman" w:hAnsi="Times New Roman" w:eastAsia="宋体"/>
                <w:b w:val="0"/>
                <w:sz w:val="18"/>
              </w:rPr>
              <w:t>0.00/0.00</w:t>
            </w:r>
          </w:p>
        </w:tc>
        <w:tc>
          <w:tcPr>
            <w:tcW w:w="880" w:type="dxa"/>
            <w:tcMar>
              <w:left w:w="70" w:type="dxa"/>
              <w:right w:w="70" w:type="dxa"/>
            </w:tcMar>
            <w:vAlign w:val="center"/>
          </w:tcPr>
          <w:p w14:paraId="710F4340">
            <w:pPr>
              <w:keepNext w:val="0"/>
              <w:spacing w:before="20" w:after="20" w:line="260" w:lineRule="exact"/>
              <w:ind w:firstLine="0" w:firstLineChars="0"/>
              <w:jc w:val="center"/>
            </w:pPr>
            <w:r>
              <w:rPr>
                <w:rFonts w:ascii="Times New Roman" w:hAnsi="Times New Roman" w:eastAsia="宋体"/>
                <w:b w:val="0"/>
                <w:sz w:val="18"/>
              </w:rPr>
              <w:t>1</w:t>
            </w:r>
          </w:p>
        </w:tc>
        <w:tc>
          <w:tcPr>
            <w:tcW w:w="880" w:type="dxa"/>
            <w:tcMar>
              <w:left w:w="70" w:type="dxa"/>
              <w:right w:w="70" w:type="dxa"/>
            </w:tcMar>
            <w:vAlign w:val="center"/>
          </w:tcPr>
          <w:p w14:paraId="4014E2E5">
            <w:pPr>
              <w:keepNext w:val="0"/>
              <w:spacing w:before="20" w:after="20" w:line="260" w:lineRule="exact"/>
              <w:ind w:firstLine="0" w:firstLineChars="0"/>
              <w:jc w:val="center"/>
            </w:pPr>
            <w:r>
              <w:rPr>
                <w:rFonts w:ascii="Times New Roman" w:hAnsi="Times New Roman" w:eastAsia="宋体"/>
                <w:b w:val="0"/>
                <w:sz w:val="18"/>
              </w:rPr>
              <w:t>98.82</w:t>
            </w:r>
          </w:p>
        </w:tc>
        <w:tc>
          <w:tcPr>
            <w:tcW w:w="880" w:type="dxa"/>
            <w:tcMar>
              <w:left w:w="70" w:type="dxa"/>
              <w:right w:w="70" w:type="dxa"/>
            </w:tcMar>
            <w:vAlign w:val="center"/>
          </w:tcPr>
          <w:p w14:paraId="146A8870">
            <w:pPr>
              <w:keepNext w:val="0"/>
              <w:spacing w:before="20" w:after="20" w:line="260" w:lineRule="exact"/>
              <w:ind w:firstLine="0" w:firstLineChars="0"/>
              <w:jc w:val="center"/>
            </w:pPr>
            <w:r>
              <w:rPr>
                <w:rFonts w:ascii="Times New Roman" w:hAnsi="Times New Roman" w:eastAsia="宋体"/>
                <w:b w:val="0"/>
                <w:sz w:val="18"/>
              </w:rPr>
              <w:t>1.99</w:t>
            </w:r>
          </w:p>
        </w:tc>
      </w:tr>
      <w:tr w14:paraId="4BF81B6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80" w:type="dxa"/>
            <w:tcMar>
              <w:left w:w="70" w:type="dxa"/>
              <w:right w:w="70" w:type="dxa"/>
            </w:tcMar>
            <w:vAlign w:val="center"/>
          </w:tcPr>
          <w:p w14:paraId="27DD8BED">
            <w:pPr>
              <w:keepNext w:val="0"/>
              <w:spacing w:before="20" w:after="20" w:line="260" w:lineRule="exact"/>
              <w:ind w:firstLine="0" w:firstLineChars="0"/>
              <w:jc w:val="center"/>
            </w:pPr>
            <w:r>
              <w:rPr>
                <w:rFonts w:ascii="Times New Roman" w:hAnsi="Times New Roman" w:eastAsia="宋体"/>
                <w:b w:val="0"/>
                <w:sz w:val="18"/>
              </w:rPr>
              <w:t>4</w:t>
            </w:r>
          </w:p>
        </w:tc>
        <w:tc>
          <w:tcPr>
            <w:tcW w:w="880" w:type="dxa"/>
            <w:tcMar>
              <w:left w:w="70" w:type="dxa"/>
              <w:right w:w="70" w:type="dxa"/>
            </w:tcMar>
            <w:vAlign w:val="center"/>
          </w:tcPr>
          <w:p w14:paraId="39A15F42">
            <w:pPr>
              <w:keepNext w:val="0"/>
              <w:spacing w:before="20" w:after="20" w:line="260" w:lineRule="exact"/>
              <w:ind w:firstLine="0" w:firstLineChars="0"/>
              <w:jc w:val="center"/>
            </w:pPr>
            <w:r>
              <w:rPr>
                <w:rFonts w:ascii="Times New Roman" w:hAnsi="Times New Roman" w:eastAsia="宋体"/>
                <w:b w:val="0"/>
                <w:sz w:val="18"/>
              </w:rPr>
              <w:t>998.28</w:t>
            </w:r>
          </w:p>
        </w:tc>
        <w:tc>
          <w:tcPr>
            <w:tcW w:w="880" w:type="dxa"/>
            <w:tcMar>
              <w:left w:w="70" w:type="dxa"/>
              <w:right w:w="70" w:type="dxa"/>
            </w:tcMar>
            <w:vAlign w:val="center"/>
          </w:tcPr>
          <w:p w14:paraId="5EEA3648">
            <w:pPr>
              <w:keepNext w:val="0"/>
              <w:spacing w:before="20" w:after="20" w:line="260" w:lineRule="exact"/>
              <w:ind w:firstLine="0" w:firstLineChars="0"/>
              <w:jc w:val="center"/>
            </w:pPr>
            <w:r>
              <w:rPr>
                <w:rFonts w:ascii="Times New Roman" w:hAnsi="Times New Roman" w:eastAsia="宋体"/>
                <w:b w:val="0"/>
                <w:sz w:val="18"/>
              </w:rPr>
              <w:t>1954.00</w:t>
            </w:r>
          </w:p>
        </w:tc>
        <w:tc>
          <w:tcPr>
            <w:tcW w:w="880" w:type="dxa"/>
            <w:tcMar>
              <w:left w:w="70" w:type="dxa"/>
              <w:right w:w="70" w:type="dxa"/>
            </w:tcMar>
            <w:vAlign w:val="center"/>
          </w:tcPr>
          <w:p w14:paraId="1748D1F7">
            <w:pPr>
              <w:keepNext w:val="0"/>
              <w:spacing w:before="20" w:after="20" w:line="260" w:lineRule="exact"/>
              <w:ind w:firstLine="0" w:firstLineChars="0"/>
              <w:jc w:val="center"/>
            </w:pPr>
            <w:r>
              <w:rPr>
                <w:rFonts w:ascii="Times New Roman" w:hAnsi="Times New Roman" w:eastAsia="宋体"/>
                <w:b w:val="0"/>
                <w:sz w:val="18"/>
              </w:rPr>
              <w:t>111.50</w:t>
            </w:r>
          </w:p>
        </w:tc>
        <w:tc>
          <w:tcPr>
            <w:tcW w:w="880" w:type="dxa"/>
            <w:tcMar>
              <w:left w:w="70" w:type="dxa"/>
              <w:right w:w="70" w:type="dxa"/>
            </w:tcMar>
            <w:vAlign w:val="center"/>
          </w:tcPr>
          <w:p w14:paraId="04A64EF7">
            <w:pPr>
              <w:keepNext w:val="0"/>
              <w:spacing w:before="20" w:after="20" w:line="260" w:lineRule="exact"/>
              <w:ind w:firstLine="0" w:firstLineChars="0"/>
              <w:jc w:val="center"/>
            </w:pPr>
            <w:r>
              <w:rPr>
                <w:rFonts w:ascii="Times New Roman" w:hAnsi="Times New Roman" w:eastAsia="宋体"/>
                <w:b w:val="0"/>
                <w:sz w:val="18"/>
              </w:rPr>
              <w:t>131.50</w:t>
            </w:r>
          </w:p>
        </w:tc>
        <w:tc>
          <w:tcPr>
            <w:tcW w:w="1275" w:type="dxa"/>
            <w:tcMar>
              <w:left w:w="70" w:type="dxa"/>
              <w:right w:w="70" w:type="dxa"/>
            </w:tcMar>
            <w:vAlign w:val="center"/>
          </w:tcPr>
          <w:p w14:paraId="1AC5EDDA">
            <w:pPr>
              <w:keepNext w:val="0"/>
              <w:spacing w:before="20" w:after="20" w:line="260" w:lineRule="exact"/>
              <w:ind w:firstLine="0" w:firstLineChars="0"/>
              <w:jc w:val="center"/>
            </w:pPr>
            <w:r>
              <w:rPr>
                <w:rFonts w:ascii="Times New Roman" w:hAnsi="Times New Roman" w:eastAsia="宋体"/>
                <w:b w:val="0"/>
                <w:sz w:val="18"/>
              </w:rPr>
              <w:t>0.00/0.00</w:t>
            </w:r>
          </w:p>
        </w:tc>
        <w:tc>
          <w:tcPr>
            <w:tcW w:w="880" w:type="dxa"/>
            <w:tcMar>
              <w:left w:w="70" w:type="dxa"/>
              <w:right w:w="70" w:type="dxa"/>
            </w:tcMar>
            <w:vAlign w:val="center"/>
          </w:tcPr>
          <w:p w14:paraId="5DD24199">
            <w:pPr>
              <w:keepNext w:val="0"/>
              <w:spacing w:before="20" w:after="20" w:line="260" w:lineRule="exact"/>
              <w:ind w:firstLine="0" w:firstLineChars="0"/>
              <w:jc w:val="center"/>
            </w:pPr>
            <w:r>
              <w:rPr>
                <w:rFonts w:ascii="Times New Roman" w:hAnsi="Times New Roman" w:eastAsia="宋体"/>
                <w:b w:val="0"/>
                <w:sz w:val="18"/>
              </w:rPr>
              <w:t>0</w:t>
            </w:r>
          </w:p>
        </w:tc>
        <w:tc>
          <w:tcPr>
            <w:tcW w:w="880" w:type="dxa"/>
            <w:tcMar>
              <w:left w:w="70" w:type="dxa"/>
              <w:right w:w="70" w:type="dxa"/>
            </w:tcMar>
            <w:vAlign w:val="center"/>
          </w:tcPr>
          <w:p w14:paraId="009622E1">
            <w:pPr>
              <w:keepNext w:val="0"/>
              <w:spacing w:before="20" w:after="20" w:line="260" w:lineRule="exact"/>
              <w:ind w:firstLine="0" w:firstLineChars="0"/>
              <w:jc w:val="center"/>
            </w:pPr>
            <w:r>
              <w:rPr>
                <w:rFonts w:ascii="Times New Roman" w:hAnsi="Times New Roman" w:eastAsia="宋体"/>
                <w:b w:val="0"/>
                <w:sz w:val="18"/>
              </w:rPr>
              <w:t>131.25</w:t>
            </w:r>
          </w:p>
        </w:tc>
        <w:tc>
          <w:tcPr>
            <w:tcW w:w="880" w:type="dxa"/>
            <w:tcMar>
              <w:left w:w="70" w:type="dxa"/>
              <w:right w:w="70" w:type="dxa"/>
            </w:tcMar>
            <w:vAlign w:val="center"/>
          </w:tcPr>
          <w:p w14:paraId="69AB962E">
            <w:pPr>
              <w:keepNext w:val="0"/>
              <w:spacing w:before="20" w:after="20" w:line="260" w:lineRule="exact"/>
              <w:ind w:firstLine="0" w:firstLineChars="0"/>
              <w:jc w:val="center"/>
            </w:pPr>
            <w:r>
              <w:rPr>
                <w:rFonts w:ascii="Times New Roman" w:hAnsi="Times New Roman" w:eastAsia="宋体"/>
                <w:b w:val="0"/>
                <w:sz w:val="18"/>
              </w:rPr>
              <w:t>1.96</w:t>
            </w:r>
          </w:p>
        </w:tc>
      </w:tr>
    </w:tbl>
    <w:p w14:paraId="36358139">
      <w:pPr>
        <w:pStyle w:val="2"/>
        <w:keepNext/>
        <w:spacing w:before="120" w:after="80" w:line="300" w:lineRule="auto"/>
        <w:ind w:firstLine="0"/>
        <w:jc w:val="center"/>
      </w:pPr>
      <w:r>
        <w:rPr>
          <w:rFonts w:ascii="Times New Roman" w:hAnsi="Times New Roman" w:eastAsia="宋体"/>
          <w:b w:val="0"/>
          <w:sz w:val="21"/>
        </w:rPr>
        <w:t>表5-4 邳州弹性方案逐年措施及容载比</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880"/>
        <w:gridCol w:w="880"/>
        <w:gridCol w:w="880"/>
        <w:gridCol w:w="880"/>
        <w:gridCol w:w="880"/>
        <w:gridCol w:w="1275"/>
        <w:gridCol w:w="880"/>
        <w:gridCol w:w="880"/>
        <w:gridCol w:w="880"/>
      </w:tblGrid>
      <w:tr w14:paraId="0DE58FE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880" w:type="dxa"/>
            <w:tcMar>
              <w:left w:w="70" w:type="dxa"/>
              <w:right w:w="70" w:type="dxa"/>
            </w:tcMar>
            <w:vAlign w:val="center"/>
          </w:tcPr>
          <w:p w14:paraId="6D328E81">
            <w:pPr>
              <w:keepNext w:val="0"/>
              <w:spacing w:before="20" w:after="20" w:line="260" w:lineRule="exact"/>
              <w:ind w:firstLine="0" w:firstLineChars="0"/>
              <w:jc w:val="center"/>
            </w:pPr>
            <w:r>
              <w:rPr>
                <w:rFonts w:ascii="Times New Roman" w:hAnsi="Times New Roman" w:eastAsia="宋体"/>
                <w:b/>
                <w:sz w:val="18"/>
              </w:rPr>
              <w:t>仿真年</w:t>
            </w:r>
          </w:p>
        </w:tc>
        <w:tc>
          <w:tcPr>
            <w:tcW w:w="880" w:type="dxa"/>
            <w:tcMar>
              <w:left w:w="70" w:type="dxa"/>
              <w:right w:w="70" w:type="dxa"/>
            </w:tcMar>
            <w:vAlign w:val="center"/>
          </w:tcPr>
          <w:p w14:paraId="73B02C07">
            <w:pPr>
              <w:keepNext w:val="0"/>
              <w:spacing w:before="20" w:after="20" w:line="260" w:lineRule="exact"/>
              <w:ind w:firstLine="0" w:firstLineChars="0"/>
              <w:jc w:val="center"/>
            </w:pPr>
            <w:r>
              <w:rPr>
                <w:rFonts w:ascii="Times New Roman" w:hAnsi="Times New Roman" w:eastAsia="宋体"/>
                <w:b/>
                <w:sz w:val="18"/>
              </w:rPr>
              <w:t>年网供最大负荷/MW</w:t>
            </w:r>
          </w:p>
        </w:tc>
        <w:tc>
          <w:tcPr>
            <w:tcW w:w="880" w:type="dxa"/>
            <w:tcMar>
              <w:left w:w="70" w:type="dxa"/>
              <w:right w:w="70" w:type="dxa"/>
            </w:tcMar>
            <w:vAlign w:val="center"/>
          </w:tcPr>
          <w:p w14:paraId="186EDABC">
            <w:pPr>
              <w:keepNext w:val="0"/>
              <w:spacing w:before="20" w:after="20" w:line="260" w:lineRule="exact"/>
              <w:ind w:firstLine="0" w:firstLineChars="0"/>
              <w:jc w:val="center"/>
            </w:pPr>
            <w:r>
              <w:rPr>
                <w:rFonts w:ascii="Times New Roman" w:hAnsi="Times New Roman" w:eastAsia="宋体"/>
                <w:b/>
                <w:sz w:val="18"/>
              </w:rPr>
              <w:t>主变容量/MVA</w:t>
            </w:r>
          </w:p>
        </w:tc>
        <w:tc>
          <w:tcPr>
            <w:tcW w:w="880" w:type="dxa"/>
            <w:tcMar>
              <w:left w:w="70" w:type="dxa"/>
              <w:right w:w="70" w:type="dxa"/>
            </w:tcMar>
            <w:vAlign w:val="center"/>
          </w:tcPr>
          <w:p w14:paraId="3F2A4228">
            <w:pPr>
              <w:keepNext w:val="0"/>
              <w:spacing w:before="20" w:after="20" w:line="260" w:lineRule="exact"/>
              <w:ind w:firstLine="0" w:firstLineChars="0"/>
              <w:jc w:val="center"/>
            </w:pPr>
            <w:r>
              <w:rPr>
                <w:rFonts w:ascii="Times New Roman" w:hAnsi="Times New Roman" w:eastAsia="宋体"/>
                <w:b/>
                <w:sz w:val="18"/>
              </w:rPr>
              <w:t>净增/MVA</w:t>
            </w:r>
          </w:p>
        </w:tc>
        <w:tc>
          <w:tcPr>
            <w:tcW w:w="880" w:type="dxa"/>
            <w:tcMar>
              <w:left w:w="70" w:type="dxa"/>
              <w:right w:w="70" w:type="dxa"/>
            </w:tcMar>
            <w:vAlign w:val="center"/>
          </w:tcPr>
          <w:p w14:paraId="210626B7">
            <w:pPr>
              <w:keepNext w:val="0"/>
              <w:spacing w:before="20" w:after="20" w:line="260" w:lineRule="exact"/>
              <w:ind w:firstLine="0" w:firstLineChars="0"/>
              <w:jc w:val="center"/>
            </w:pPr>
            <w:r>
              <w:rPr>
                <w:rFonts w:ascii="Times New Roman" w:hAnsi="Times New Roman" w:eastAsia="宋体"/>
                <w:b/>
                <w:sz w:val="18"/>
              </w:rPr>
              <w:t>采购/MVA</w:t>
            </w:r>
          </w:p>
        </w:tc>
        <w:tc>
          <w:tcPr>
            <w:tcW w:w="1275" w:type="dxa"/>
            <w:tcMar>
              <w:left w:w="70" w:type="dxa"/>
              <w:right w:w="70" w:type="dxa"/>
            </w:tcMar>
            <w:vAlign w:val="center"/>
          </w:tcPr>
          <w:p w14:paraId="4451FD15">
            <w:pPr>
              <w:keepNext w:val="0"/>
              <w:spacing w:before="20" w:after="20" w:line="260" w:lineRule="exact"/>
              <w:ind w:firstLine="0" w:firstLineChars="0"/>
              <w:jc w:val="center"/>
            </w:pPr>
            <w:r>
              <w:rPr>
                <w:rFonts w:ascii="Times New Roman" w:hAnsi="Times New Roman" w:eastAsia="宋体"/>
                <w:b/>
                <w:sz w:val="18"/>
              </w:rPr>
              <w:t>新增储能MW/MWh</w:t>
            </w:r>
          </w:p>
        </w:tc>
        <w:tc>
          <w:tcPr>
            <w:tcW w:w="880" w:type="dxa"/>
            <w:tcMar>
              <w:left w:w="70" w:type="dxa"/>
              <w:right w:w="70" w:type="dxa"/>
            </w:tcMar>
            <w:vAlign w:val="center"/>
          </w:tcPr>
          <w:p w14:paraId="39DD1B64">
            <w:pPr>
              <w:keepNext w:val="0"/>
              <w:spacing w:before="20" w:after="20" w:line="260" w:lineRule="exact"/>
              <w:ind w:firstLine="0" w:firstLineChars="0"/>
              <w:jc w:val="center"/>
            </w:pPr>
            <w:r>
              <w:rPr>
                <w:rFonts w:ascii="Times New Roman" w:hAnsi="Times New Roman" w:eastAsia="宋体"/>
                <w:b/>
                <w:sz w:val="18"/>
              </w:rPr>
              <w:t>新建联络/项</w:t>
            </w:r>
          </w:p>
        </w:tc>
        <w:tc>
          <w:tcPr>
            <w:tcW w:w="880" w:type="dxa"/>
            <w:tcMar>
              <w:left w:w="70" w:type="dxa"/>
              <w:right w:w="70" w:type="dxa"/>
            </w:tcMar>
            <w:vAlign w:val="center"/>
          </w:tcPr>
          <w:p w14:paraId="7DF03AEE">
            <w:pPr>
              <w:keepNext w:val="0"/>
              <w:spacing w:before="20" w:after="20" w:line="260" w:lineRule="exact"/>
              <w:ind w:firstLine="0" w:firstLineChars="0"/>
              <w:jc w:val="center"/>
            </w:pPr>
            <w:r>
              <w:rPr>
                <w:rFonts w:ascii="Times New Roman" w:hAnsi="Times New Roman" w:eastAsia="宋体"/>
                <w:b/>
                <w:sz w:val="18"/>
              </w:rPr>
              <w:t>转接/MW</w:t>
            </w:r>
          </w:p>
        </w:tc>
        <w:tc>
          <w:tcPr>
            <w:tcW w:w="880" w:type="dxa"/>
            <w:tcMar>
              <w:left w:w="70" w:type="dxa"/>
              <w:right w:w="70" w:type="dxa"/>
            </w:tcMar>
            <w:vAlign w:val="center"/>
          </w:tcPr>
          <w:p w14:paraId="731F59E0">
            <w:pPr>
              <w:keepNext w:val="0"/>
              <w:spacing w:before="20" w:after="20" w:line="260" w:lineRule="exact"/>
              <w:ind w:firstLine="0" w:firstLineChars="0"/>
              <w:jc w:val="center"/>
            </w:pPr>
            <w:r>
              <w:rPr>
                <w:rFonts w:ascii="Times New Roman" w:hAnsi="Times New Roman" w:eastAsia="宋体"/>
                <w:b/>
                <w:sz w:val="18"/>
              </w:rPr>
              <w:t>容载比</w:t>
            </w:r>
          </w:p>
        </w:tc>
      </w:tr>
      <w:tr w14:paraId="3A90D2E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80" w:type="dxa"/>
            <w:tcMar>
              <w:left w:w="70" w:type="dxa"/>
              <w:right w:w="70" w:type="dxa"/>
            </w:tcMar>
            <w:vAlign w:val="center"/>
          </w:tcPr>
          <w:p w14:paraId="7EF5DB32">
            <w:pPr>
              <w:keepNext w:val="0"/>
              <w:spacing w:before="20" w:after="20" w:line="260" w:lineRule="exact"/>
              <w:ind w:firstLine="0" w:firstLineChars="0"/>
              <w:jc w:val="center"/>
            </w:pPr>
            <w:r>
              <w:rPr>
                <w:rFonts w:ascii="Times New Roman" w:hAnsi="Times New Roman" w:eastAsia="宋体"/>
                <w:b w:val="0"/>
                <w:sz w:val="18"/>
              </w:rPr>
              <w:t>1</w:t>
            </w:r>
          </w:p>
        </w:tc>
        <w:tc>
          <w:tcPr>
            <w:tcW w:w="880" w:type="dxa"/>
            <w:tcMar>
              <w:left w:w="70" w:type="dxa"/>
              <w:right w:w="70" w:type="dxa"/>
            </w:tcMar>
            <w:vAlign w:val="center"/>
          </w:tcPr>
          <w:p w14:paraId="3AD59802">
            <w:pPr>
              <w:keepNext w:val="0"/>
              <w:spacing w:before="20" w:after="20" w:line="260" w:lineRule="exact"/>
              <w:ind w:firstLine="0" w:firstLineChars="0"/>
              <w:jc w:val="center"/>
            </w:pPr>
            <w:r>
              <w:rPr>
                <w:rFonts w:ascii="Times New Roman" w:hAnsi="Times New Roman" w:eastAsia="宋体"/>
                <w:b w:val="0"/>
                <w:sz w:val="18"/>
              </w:rPr>
              <w:t>790.83</w:t>
            </w:r>
          </w:p>
        </w:tc>
        <w:tc>
          <w:tcPr>
            <w:tcW w:w="880" w:type="dxa"/>
            <w:tcMar>
              <w:left w:w="70" w:type="dxa"/>
              <w:right w:w="70" w:type="dxa"/>
            </w:tcMar>
            <w:vAlign w:val="center"/>
          </w:tcPr>
          <w:p w14:paraId="37BF4496">
            <w:pPr>
              <w:keepNext w:val="0"/>
              <w:spacing w:before="20" w:after="20" w:line="260" w:lineRule="exact"/>
              <w:ind w:firstLine="0" w:firstLineChars="0"/>
              <w:jc w:val="center"/>
            </w:pPr>
            <w:r>
              <w:rPr>
                <w:rFonts w:ascii="Times New Roman" w:hAnsi="Times New Roman" w:eastAsia="宋体"/>
                <w:b w:val="0"/>
                <w:sz w:val="18"/>
              </w:rPr>
              <w:t>1998.00</w:t>
            </w:r>
          </w:p>
        </w:tc>
        <w:tc>
          <w:tcPr>
            <w:tcW w:w="880" w:type="dxa"/>
            <w:tcMar>
              <w:left w:w="70" w:type="dxa"/>
              <w:right w:w="70" w:type="dxa"/>
            </w:tcMar>
            <w:vAlign w:val="center"/>
          </w:tcPr>
          <w:p w14:paraId="139FD3F0">
            <w:pPr>
              <w:keepNext w:val="0"/>
              <w:spacing w:before="20" w:after="20" w:line="260" w:lineRule="exact"/>
              <w:ind w:firstLine="0" w:firstLineChars="0"/>
              <w:jc w:val="center"/>
            </w:pPr>
            <w:r>
              <w:rPr>
                <w:rFonts w:ascii="Times New Roman" w:hAnsi="Times New Roman" w:eastAsia="宋体"/>
                <w:b w:val="0"/>
                <w:sz w:val="18"/>
              </w:rPr>
              <w:t>534.50</w:t>
            </w:r>
          </w:p>
        </w:tc>
        <w:tc>
          <w:tcPr>
            <w:tcW w:w="880" w:type="dxa"/>
            <w:tcMar>
              <w:left w:w="70" w:type="dxa"/>
              <w:right w:w="70" w:type="dxa"/>
            </w:tcMar>
            <w:vAlign w:val="center"/>
          </w:tcPr>
          <w:p w14:paraId="600E824E">
            <w:pPr>
              <w:keepNext w:val="0"/>
              <w:spacing w:before="20" w:after="20" w:line="260" w:lineRule="exact"/>
              <w:ind w:firstLine="0" w:firstLineChars="0"/>
              <w:jc w:val="center"/>
            </w:pPr>
            <w:r>
              <w:rPr>
                <w:rFonts w:ascii="Times New Roman" w:hAnsi="Times New Roman" w:eastAsia="宋体"/>
                <w:b w:val="0"/>
                <w:sz w:val="18"/>
              </w:rPr>
              <w:t>689.00</w:t>
            </w:r>
          </w:p>
        </w:tc>
        <w:tc>
          <w:tcPr>
            <w:tcW w:w="1275" w:type="dxa"/>
            <w:tcMar>
              <w:left w:w="70" w:type="dxa"/>
              <w:right w:w="70" w:type="dxa"/>
            </w:tcMar>
            <w:vAlign w:val="center"/>
          </w:tcPr>
          <w:p w14:paraId="783AD2B8">
            <w:pPr>
              <w:keepNext w:val="0"/>
              <w:spacing w:before="20" w:after="20" w:line="260" w:lineRule="exact"/>
              <w:ind w:firstLine="0" w:firstLineChars="0"/>
              <w:jc w:val="center"/>
            </w:pPr>
            <w:r>
              <w:rPr>
                <w:rFonts w:ascii="Times New Roman" w:hAnsi="Times New Roman" w:eastAsia="宋体"/>
                <w:b w:val="0"/>
                <w:sz w:val="18"/>
              </w:rPr>
              <w:t>0.00/0.00</w:t>
            </w:r>
          </w:p>
        </w:tc>
        <w:tc>
          <w:tcPr>
            <w:tcW w:w="880" w:type="dxa"/>
            <w:tcMar>
              <w:left w:w="70" w:type="dxa"/>
              <w:right w:w="70" w:type="dxa"/>
            </w:tcMar>
            <w:vAlign w:val="center"/>
          </w:tcPr>
          <w:p w14:paraId="5E113556">
            <w:pPr>
              <w:keepNext w:val="0"/>
              <w:spacing w:before="20" w:after="20" w:line="260" w:lineRule="exact"/>
              <w:ind w:firstLine="0" w:firstLineChars="0"/>
              <w:jc w:val="center"/>
            </w:pPr>
            <w:r>
              <w:rPr>
                <w:rFonts w:ascii="Times New Roman" w:hAnsi="Times New Roman" w:eastAsia="宋体"/>
                <w:b w:val="0"/>
                <w:sz w:val="18"/>
              </w:rPr>
              <w:t>10</w:t>
            </w:r>
          </w:p>
        </w:tc>
        <w:tc>
          <w:tcPr>
            <w:tcW w:w="880" w:type="dxa"/>
            <w:tcMar>
              <w:left w:w="70" w:type="dxa"/>
              <w:right w:w="70" w:type="dxa"/>
            </w:tcMar>
            <w:vAlign w:val="center"/>
          </w:tcPr>
          <w:p w14:paraId="371D870B">
            <w:pPr>
              <w:keepNext w:val="0"/>
              <w:spacing w:before="20" w:after="20" w:line="260" w:lineRule="exact"/>
              <w:ind w:firstLine="0" w:firstLineChars="0"/>
              <w:jc w:val="center"/>
            </w:pPr>
            <w:r>
              <w:rPr>
                <w:rFonts w:ascii="Times New Roman" w:hAnsi="Times New Roman" w:eastAsia="宋体"/>
                <w:b w:val="0"/>
                <w:sz w:val="18"/>
              </w:rPr>
              <w:t>90.30</w:t>
            </w:r>
          </w:p>
        </w:tc>
        <w:tc>
          <w:tcPr>
            <w:tcW w:w="880" w:type="dxa"/>
            <w:tcMar>
              <w:left w:w="70" w:type="dxa"/>
              <w:right w:w="70" w:type="dxa"/>
            </w:tcMar>
            <w:vAlign w:val="center"/>
          </w:tcPr>
          <w:p w14:paraId="6B22A28F">
            <w:pPr>
              <w:keepNext w:val="0"/>
              <w:spacing w:before="20" w:after="20" w:line="260" w:lineRule="exact"/>
              <w:ind w:firstLine="0" w:firstLineChars="0"/>
              <w:jc w:val="center"/>
            </w:pPr>
            <w:r>
              <w:rPr>
                <w:rFonts w:ascii="Times New Roman" w:hAnsi="Times New Roman" w:eastAsia="宋体"/>
                <w:b w:val="0"/>
                <w:sz w:val="18"/>
              </w:rPr>
              <w:t>2.53</w:t>
            </w:r>
          </w:p>
        </w:tc>
      </w:tr>
      <w:tr w14:paraId="5485E76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80" w:type="dxa"/>
            <w:tcMar>
              <w:left w:w="70" w:type="dxa"/>
              <w:right w:w="70" w:type="dxa"/>
            </w:tcMar>
            <w:vAlign w:val="center"/>
          </w:tcPr>
          <w:p w14:paraId="351C8196">
            <w:pPr>
              <w:keepNext w:val="0"/>
              <w:spacing w:before="20" w:after="20" w:line="260" w:lineRule="exact"/>
              <w:ind w:firstLine="0" w:firstLineChars="0"/>
              <w:jc w:val="center"/>
            </w:pPr>
            <w:r>
              <w:rPr>
                <w:rFonts w:ascii="Times New Roman" w:hAnsi="Times New Roman" w:eastAsia="宋体"/>
                <w:b w:val="0"/>
                <w:sz w:val="18"/>
              </w:rPr>
              <w:t>2</w:t>
            </w:r>
          </w:p>
        </w:tc>
        <w:tc>
          <w:tcPr>
            <w:tcW w:w="880" w:type="dxa"/>
            <w:tcMar>
              <w:left w:w="70" w:type="dxa"/>
              <w:right w:w="70" w:type="dxa"/>
            </w:tcMar>
            <w:vAlign w:val="center"/>
          </w:tcPr>
          <w:p w14:paraId="2792A994">
            <w:pPr>
              <w:keepNext w:val="0"/>
              <w:spacing w:before="20" w:after="20" w:line="260" w:lineRule="exact"/>
              <w:ind w:firstLine="0" w:firstLineChars="0"/>
              <w:jc w:val="center"/>
            </w:pPr>
            <w:r>
              <w:rPr>
                <w:rFonts w:ascii="Times New Roman" w:hAnsi="Times New Roman" w:eastAsia="宋体"/>
                <w:b w:val="0"/>
                <w:sz w:val="18"/>
              </w:rPr>
              <w:t>854.69</w:t>
            </w:r>
          </w:p>
        </w:tc>
        <w:tc>
          <w:tcPr>
            <w:tcW w:w="880" w:type="dxa"/>
            <w:tcMar>
              <w:left w:w="70" w:type="dxa"/>
              <w:right w:w="70" w:type="dxa"/>
            </w:tcMar>
            <w:vAlign w:val="center"/>
          </w:tcPr>
          <w:p w14:paraId="705F6C6D">
            <w:pPr>
              <w:keepNext w:val="0"/>
              <w:spacing w:before="20" w:after="20" w:line="260" w:lineRule="exact"/>
              <w:ind w:firstLine="0" w:firstLineChars="0"/>
              <w:jc w:val="center"/>
            </w:pPr>
            <w:r>
              <w:rPr>
                <w:rFonts w:ascii="Times New Roman" w:hAnsi="Times New Roman" w:eastAsia="宋体"/>
                <w:b w:val="0"/>
                <w:sz w:val="18"/>
              </w:rPr>
              <w:t>2039.50</w:t>
            </w:r>
          </w:p>
        </w:tc>
        <w:tc>
          <w:tcPr>
            <w:tcW w:w="880" w:type="dxa"/>
            <w:tcMar>
              <w:left w:w="70" w:type="dxa"/>
              <w:right w:w="70" w:type="dxa"/>
            </w:tcMar>
            <w:vAlign w:val="center"/>
          </w:tcPr>
          <w:p w14:paraId="45952406">
            <w:pPr>
              <w:keepNext w:val="0"/>
              <w:spacing w:before="20" w:after="20" w:line="260" w:lineRule="exact"/>
              <w:ind w:firstLine="0" w:firstLineChars="0"/>
              <w:jc w:val="center"/>
            </w:pPr>
            <w:r>
              <w:rPr>
                <w:rFonts w:ascii="Times New Roman" w:hAnsi="Times New Roman" w:eastAsia="宋体"/>
                <w:b w:val="0"/>
                <w:sz w:val="18"/>
              </w:rPr>
              <w:t>41.50</w:t>
            </w:r>
          </w:p>
        </w:tc>
        <w:tc>
          <w:tcPr>
            <w:tcW w:w="880" w:type="dxa"/>
            <w:tcMar>
              <w:left w:w="70" w:type="dxa"/>
              <w:right w:w="70" w:type="dxa"/>
            </w:tcMar>
            <w:vAlign w:val="center"/>
          </w:tcPr>
          <w:p w14:paraId="035C7D65">
            <w:pPr>
              <w:keepNext w:val="0"/>
              <w:spacing w:before="20" w:after="20" w:line="260" w:lineRule="exact"/>
              <w:ind w:firstLine="0" w:firstLineChars="0"/>
              <w:jc w:val="center"/>
            </w:pPr>
            <w:r>
              <w:rPr>
                <w:rFonts w:ascii="Times New Roman" w:hAnsi="Times New Roman" w:eastAsia="宋体"/>
                <w:b w:val="0"/>
                <w:sz w:val="18"/>
              </w:rPr>
              <w:t>81.50</w:t>
            </w:r>
          </w:p>
        </w:tc>
        <w:tc>
          <w:tcPr>
            <w:tcW w:w="1275" w:type="dxa"/>
            <w:tcMar>
              <w:left w:w="70" w:type="dxa"/>
              <w:right w:w="70" w:type="dxa"/>
            </w:tcMar>
            <w:vAlign w:val="center"/>
          </w:tcPr>
          <w:p w14:paraId="4E2C4B1B">
            <w:pPr>
              <w:keepNext w:val="0"/>
              <w:spacing w:before="20" w:after="20" w:line="260" w:lineRule="exact"/>
              <w:ind w:firstLine="0" w:firstLineChars="0"/>
              <w:jc w:val="center"/>
            </w:pPr>
            <w:r>
              <w:rPr>
                <w:rFonts w:ascii="Times New Roman" w:hAnsi="Times New Roman" w:eastAsia="宋体"/>
                <w:b w:val="0"/>
                <w:sz w:val="18"/>
              </w:rPr>
              <w:t>0.00/0.00</w:t>
            </w:r>
          </w:p>
        </w:tc>
        <w:tc>
          <w:tcPr>
            <w:tcW w:w="880" w:type="dxa"/>
            <w:tcMar>
              <w:left w:w="70" w:type="dxa"/>
              <w:right w:w="70" w:type="dxa"/>
            </w:tcMar>
            <w:vAlign w:val="center"/>
          </w:tcPr>
          <w:p w14:paraId="04ED4657">
            <w:pPr>
              <w:keepNext w:val="0"/>
              <w:spacing w:before="20" w:after="20" w:line="260" w:lineRule="exact"/>
              <w:ind w:firstLine="0" w:firstLineChars="0"/>
              <w:jc w:val="center"/>
            </w:pPr>
            <w:r>
              <w:rPr>
                <w:rFonts w:ascii="Times New Roman" w:hAnsi="Times New Roman" w:eastAsia="宋体"/>
                <w:b w:val="0"/>
                <w:sz w:val="18"/>
              </w:rPr>
              <w:t>1</w:t>
            </w:r>
          </w:p>
        </w:tc>
        <w:tc>
          <w:tcPr>
            <w:tcW w:w="880" w:type="dxa"/>
            <w:tcMar>
              <w:left w:w="70" w:type="dxa"/>
              <w:right w:w="70" w:type="dxa"/>
            </w:tcMar>
            <w:vAlign w:val="center"/>
          </w:tcPr>
          <w:p w14:paraId="46825349">
            <w:pPr>
              <w:keepNext w:val="0"/>
              <w:spacing w:before="20" w:after="20" w:line="260" w:lineRule="exact"/>
              <w:ind w:firstLine="0" w:firstLineChars="0"/>
              <w:jc w:val="center"/>
            </w:pPr>
            <w:r>
              <w:rPr>
                <w:rFonts w:ascii="Times New Roman" w:hAnsi="Times New Roman" w:eastAsia="宋体"/>
                <w:b w:val="0"/>
                <w:sz w:val="18"/>
              </w:rPr>
              <w:t>99.25</w:t>
            </w:r>
          </w:p>
        </w:tc>
        <w:tc>
          <w:tcPr>
            <w:tcW w:w="880" w:type="dxa"/>
            <w:tcMar>
              <w:left w:w="70" w:type="dxa"/>
              <w:right w:w="70" w:type="dxa"/>
            </w:tcMar>
            <w:vAlign w:val="center"/>
          </w:tcPr>
          <w:p w14:paraId="65A00661">
            <w:pPr>
              <w:keepNext w:val="0"/>
              <w:spacing w:before="20" w:after="20" w:line="260" w:lineRule="exact"/>
              <w:ind w:firstLine="0" w:firstLineChars="0"/>
              <w:jc w:val="center"/>
            </w:pPr>
            <w:r>
              <w:rPr>
                <w:rFonts w:ascii="Times New Roman" w:hAnsi="Times New Roman" w:eastAsia="宋体"/>
                <w:b w:val="0"/>
                <w:sz w:val="18"/>
              </w:rPr>
              <w:t>2.39</w:t>
            </w:r>
          </w:p>
        </w:tc>
      </w:tr>
      <w:tr w14:paraId="14BC19B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80" w:type="dxa"/>
            <w:tcMar>
              <w:left w:w="70" w:type="dxa"/>
              <w:right w:w="70" w:type="dxa"/>
            </w:tcMar>
            <w:vAlign w:val="center"/>
          </w:tcPr>
          <w:p w14:paraId="70E1D944">
            <w:pPr>
              <w:keepNext w:val="0"/>
              <w:spacing w:before="20" w:after="20" w:line="260" w:lineRule="exact"/>
              <w:ind w:firstLine="0" w:firstLineChars="0"/>
              <w:jc w:val="center"/>
            </w:pPr>
            <w:r>
              <w:rPr>
                <w:rFonts w:ascii="Times New Roman" w:hAnsi="Times New Roman" w:eastAsia="宋体"/>
                <w:b w:val="0"/>
                <w:sz w:val="18"/>
              </w:rPr>
              <w:t>3</w:t>
            </w:r>
          </w:p>
        </w:tc>
        <w:tc>
          <w:tcPr>
            <w:tcW w:w="880" w:type="dxa"/>
            <w:tcMar>
              <w:left w:w="70" w:type="dxa"/>
              <w:right w:w="70" w:type="dxa"/>
            </w:tcMar>
            <w:vAlign w:val="center"/>
          </w:tcPr>
          <w:p w14:paraId="3DC05054">
            <w:pPr>
              <w:keepNext w:val="0"/>
              <w:spacing w:before="20" w:after="20" w:line="260" w:lineRule="exact"/>
              <w:ind w:firstLine="0" w:firstLineChars="0"/>
              <w:jc w:val="center"/>
            </w:pPr>
            <w:r>
              <w:rPr>
                <w:rFonts w:ascii="Times New Roman" w:hAnsi="Times New Roman" w:eastAsia="宋体"/>
                <w:b w:val="0"/>
                <w:sz w:val="18"/>
              </w:rPr>
              <w:t>923.70</w:t>
            </w:r>
          </w:p>
        </w:tc>
        <w:tc>
          <w:tcPr>
            <w:tcW w:w="880" w:type="dxa"/>
            <w:tcMar>
              <w:left w:w="70" w:type="dxa"/>
              <w:right w:w="70" w:type="dxa"/>
            </w:tcMar>
            <w:vAlign w:val="center"/>
          </w:tcPr>
          <w:p w14:paraId="0F987DF9">
            <w:pPr>
              <w:keepNext w:val="0"/>
              <w:spacing w:before="20" w:after="20" w:line="260" w:lineRule="exact"/>
              <w:ind w:firstLine="0" w:firstLineChars="0"/>
              <w:jc w:val="center"/>
            </w:pPr>
            <w:r>
              <w:rPr>
                <w:rFonts w:ascii="Times New Roman" w:hAnsi="Times New Roman" w:eastAsia="宋体"/>
                <w:b w:val="0"/>
                <w:sz w:val="18"/>
              </w:rPr>
              <w:t>2119.50</w:t>
            </w:r>
          </w:p>
        </w:tc>
        <w:tc>
          <w:tcPr>
            <w:tcW w:w="880" w:type="dxa"/>
            <w:tcMar>
              <w:left w:w="70" w:type="dxa"/>
              <w:right w:w="70" w:type="dxa"/>
            </w:tcMar>
            <w:vAlign w:val="center"/>
          </w:tcPr>
          <w:p w14:paraId="0DD24720">
            <w:pPr>
              <w:keepNext w:val="0"/>
              <w:spacing w:before="20" w:after="20" w:line="260" w:lineRule="exact"/>
              <w:ind w:firstLine="0" w:firstLineChars="0"/>
              <w:jc w:val="center"/>
            </w:pPr>
            <w:r>
              <w:rPr>
                <w:rFonts w:ascii="Times New Roman" w:hAnsi="Times New Roman" w:eastAsia="宋体"/>
                <w:b w:val="0"/>
                <w:sz w:val="18"/>
              </w:rPr>
              <w:t>80.00</w:t>
            </w:r>
          </w:p>
        </w:tc>
        <w:tc>
          <w:tcPr>
            <w:tcW w:w="880" w:type="dxa"/>
            <w:tcMar>
              <w:left w:w="70" w:type="dxa"/>
              <w:right w:w="70" w:type="dxa"/>
            </w:tcMar>
            <w:vAlign w:val="center"/>
          </w:tcPr>
          <w:p w14:paraId="60046DDF">
            <w:pPr>
              <w:keepNext w:val="0"/>
              <w:spacing w:before="20" w:after="20" w:line="260" w:lineRule="exact"/>
              <w:ind w:firstLine="0" w:firstLineChars="0"/>
              <w:jc w:val="center"/>
            </w:pPr>
            <w:r>
              <w:rPr>
                <w:rFonts w:ascii="Times New Roman" w:hAnsi="Times New Roman" w:eastAsia="宋体"/>
                <w:b w:val="0"/>
                <w:sz w:val="18"/>
              </w:rPr>
              <w:t>100.00</w:t>
            </w:r>
          </w:p>
        </w:tc>
        <w:tc>
          <w:tcPr>
            <w:tcW w:w="1275" w:type="dxa"/>
            <w:tcMar>
              <w:left w:w="70" w:type="dxa"/>
              <w:right w:w="70" w:type="dxa"/>
            </w:tcMar>
            <w:vAlign w:val="center"/>
          </w:tcPr>
          <w:p w14:paraId="72ECC068">
            <w:pPr>
              <w:keepNext w:val="0"/>
              <w:spacing w:before="20" w:after="20" w:line="260" w:lineRule="exact"/>
              <w:ind w:firstLine="0" w:firstLineChars="0"/>
              <w:jc w:val="center"/>
            </w:pPr>
            <w:r>
              <w:rPr>
                <w:rFonts w:ascii="Times New Roman" w:hAnsi="Times New Roman" w:eastAsia="宋体"/>
                <w:b w:val="0"/>
                <w:sz w:val="18"/>
              </w:rPr>
              <w:t>0.00/0.00</w:t>
            </w:r>
          </w:p>
        </w:tc>
        <w:tc>
          <w:tcPr>
            <w:tcW w:w="880" w:type="dxa"/>
            <w:tcMar>
              <w:left w:w="70" w:type="dxa"/>
              <w:right w:w="70" w:type="dxa"/>
            </w:tcMar>
            <w:vAlign w:val="center"/>
          </w:tcPr>
          <w:p w14:paraId="76212DE1">
            <w:pPr>
              <w:keepNext w:val="0"/>
              <w:spacing w:before="20" w:after="20" w:line="260" w:lineRule="exact"/>
              <w:ind w:firstLine="0" w:firstLineChars="0"/>
              <w:jc w:val="center"/>
            </w:pPr>
            <w:r>
              <w:rPr>
                <w:rFonts w:ascii="Times New Roman" w:hAnsi="Times New Roman" w:eastAsia="宋体"/>
                <w:b w:val="0"/>
                <w:sz w:val="18"/>
              </w:rPr>
              <w:t>1</w:t>
            </w:r>
          </w:p>
        </w:tc>
        <w:tc>
          <w:tcPr>
            <w:tcW w:w="880" w:type="dxa"/>
            <w:tcMar>
              <w:left w:w="70" w:type="dxa"/>
              <w:right w:w="70" w:type="dxa"/>
            </w:tcMar>
            <w:vAlign w:val="center"/>
          </w:tcPr>
          <w:p w14:paraId="5203CE22">
            <w:pPr>
              <w:keepNext w:val="0"/>
              <w:spacing w:before="20" w:after="20" w:line="260" w:lineRule="exact"/>
              <w:ind w:firstLine="0" w:firstLineChars="0"/>
              <w:jc w:val="center"/>
            </w:pPr>
            <w:r>
              <w:rPr>
                <w:rFonts w:ascii="Times New Roman" w:hAnsi="Times New Roman" w:eastAsia="宋体"/>
                <w:b w:val="0"/>
                <w:sz w:val="18"/>
              </w:rPr>
              <w:t>107.56</w:t>
            </w:r>
          </w:p>
        </w:tc>
        <w:tc>
          <w:tcPr>
            <w:tcW w:w="880" w:type="dxa"/>
            <w:tcMar>
              <w:left w:w="70" w:type="dxa"/>
              <w:right w:w="70" w:type="dxa"/>
            </w:tcMar>
            <w:vAlign w:val="center"/>
          </w:tcPr>
          <w:p w14:paraId="56D40216">
            <w:pPr>
              <w:keepNext w:val="0"/>
              <w:spacing w:before="20" w:after="20" w:line="260" w:lineRule="exact"/>
              <w:ind w:firstLine="0" w:firstLineChars="0"/>
              <w:jc w:val="center"/>
            </w:pPr>
            <w:r>
              <w:rPr>
                <w:rFonts w:ascii="Times New Roman" w:hAnsi="Times New Roman" w:eastAsia="宋体"/>
                <w:b w:val="0"/>
                <w:sz w:val="18"/>
              </w:rPr>
              <w:t>2.29</w:t>
            </w:r>
          </w:p>
        </w:tc>
      </w:tr>
      <w:tr w14:paraId="5CDC1E2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80" w:type="dxa"/>
            <w:tcMar>
              <w:left w:w="70" w:type="dxa"/>
              <w:right w:w="70" w:type="dxa"/>
            </w:tcMar>
            <w:vAlign w:val="center"/>
          </w:tcPr>
          <w:p w14:paraId="01290E1C">
            <w:pPr>
              <w:keepNext w:val="0"/>
              <w:spacing w:before="20" w:after="20" w:line="260" w:lineRule="exact"/>
              <w:ind w:firstLine="0" w:firstLineChars="0"/>
              <w:jc w:val="center"/>
            </w:pPr>
            <w:r>
              <w:rPr>
                <w:rFonts w:ascii="Times New Roman" w:hAnsi="Times New Roman" w:eastAsia="宋体"/>
                <w:b w:val="0"/>
                <w:sz w:val="18"/>
              </w:rPr>
              <w:t>4</w:t>
            </w:r>
          </w:p>
        </w:tc>
        <w:tc>
          <w:tcPr>
            <w:tcW w:w="880" w:type="dxa"/>
            <w:tcMar>
              <w:left w:w="70" w:type="dxa"/>
              <w:right w:w="70" w:type="dxa"/>
            </w:tcMar>
            <w:vAlign w:val="center"/>
          </w:tcPr>
          <w:p w14:paraId="192EA4AE">
            <w:pPr>
              <w:keepNext w:val="0"/>
              <w:spacing w:before="20" w:after="20" w:line="260" w:lineRule="exact"/>
              <w:ind w:firstLine="0" w:firstLineChars="0"/>
              <w:jc w:val="center"/>
            </w:pPr>
            <w:r>
              <w:rPr>
                <w:rFonts w:ascii="Times New Roman" w:hAnsi="Times New Roman" w:eastAsia="宋体"/>
                <w:b w:val="0"/>
                <w:sz w:val="18"/>
              </w:rPr>
              <w:t>998.28</w:t>
            </w:r>
          </w:p>
        </w:tc>
        <w:tc>
          <w:tcPr>
            <w:tcW w:w="880" w:type="dxa"/>
            <w:tcMar>
              <w:left w:w="70" w:type="dxa"/>
              <w:right w:w="70" w:type="dxa"/>
            </w:tcMar>
            <w:vAlign w:val="center"/>
          </w:tcPr>
          <w:p w14:paraId="2A516C77">
            <w:pPr>
              <w:keepNext w:val="0"/>
              <w:spacing w:before="20" w:after="20" w:line="260" w:lineRule="exact"/>
              <w:ind w:firstLine="0" w:firstLineChars="0"/>
              <w:jc w:val="center"/>
            </w:pPr>
            <w:r>
              <w:rPr>
                <w:rFonts w:ascii="Times New Roman" w:hAnsi="Times New Roman" w:eastAsia="宋体"/>
                <w:b w:val="0"/>
                <w:sz w:val="18"/>
              </w:rPr>
              <w:t>2208.00</w:t>
            </w:r>
          </w:p>
        </w:tc>
        <w:tc>
          <w:tcPr>
            <w:tcW w:w="880" w:type="dxa"/>
            <w:tcMar>
              <w:left w:w="70" w:type="dxa"/>
              <w:right w:w="70" w:type="dxa"/>
            </w:tcMar>
            <w:vAlign w:val="center"/>
          </w:tcPr>
          <w:p w14:paraId="6AD8A763">
            <w:pPr>
              <w:keepNext w:val="0"/>
              <w:spacing w:before="20" w:after="20" w:line="260" w:lineRule="exact"/>
              <w:ind w:firstLine="0" w:firstLineChars="0"/>
              <w:jc w:val="center"/>
            </w:pPr>
            <w:r>
              <w:rPr>
                <w:rFonts w:ascii="Times New Roman" w:hAnsi="Times New Roman" w:eastAsia="宋体"/>
                <w:b w:val="0"/>
                <w:sz w:val="18"/>
              </w:rPr>
              <w:t>88.50</w:t>
            </w:r>
          </w:p>
        </w:tc>
        <w:tc>
          <w:tcPr>
            <w:tcW w:w="880" w:type="dxa"/>
            <w:tcMar>
              <w:left w:w="70" w:type="dxa"/>
              <w:right w:w="70" w:type="dxa"/>
            </w:tcMar>
            <w:vAlign w:val="center"/>
          </w:tcPr>
          <w:p w14:paraId="16445641">
            <w:pPr>
              <w:keepNext w:val="0"/>
              <w:spacing w:before="20" w:after="20" w:line="260" w:lineRule="exact"/>
              <w:ind w:firstLine="0" w:firstLineChars="0"/>
              <w:jc w:val="center"/>
            </w:pPr>
            <w:r>
              <w:rPr>
                <w:rFonts w:ascii="Times New Roman" w:hAnsi="Times New Roman" w:eastAsia="宋体"/>
                <w:b w:val="0"/>
                <w:sz w:val="18"/>
              </w:rPr>
              <w:t>140.00</w:t>
            </w:r>
          </w:p>
        </w:tc>
        <w:tc>
          <w:tcPr>
            <w:tcW w:w="1275" w:type="dxa"/>
            <w:tcMar>
              <w:left w:w="70" w:type="dxa"/>
              <w:right w:w="70" w:type="dxa"/>
            </w:tcMar>
            <w:vAlign w:val="center"/>
          </w:tcPr>
          <w:p w14:paraId="332EB602">
            <w:pPr>
              <w:keepNext w:val="0"/>
              <w:spacing w:before="20" w:after="20" w:line="260" w:lineRule="exact"/>
              <w:ind w:firstLine="0" w:firstLineChars="0"/>
              <w:jc w:val="center"/>
            </w:pPr>
            <w:r>
              <w:rPr>
                <w:rFonts w:ascii="Times New Roman" w:hAnsi="Times New Roman" w:eastAsia="宋体"/>
                <w:b w:val="0"/>
                <w:sz w:val="18"/>
              </w:rPr>
              <w:t>2.80/6.02</w:t>
            </w:r>
          </w:p>
        </w:tc>
        <w:tc>
          <w:tcPr>
            <w:tcW w:w="880" w:type="dxa"/>
            <w:tcMar>
              <w:left w:w="70" w:type="dxa"/>
              <w:right w:w="70" w:type="dxa"/>
            </w:tcMar>
            <w:vAlign w:val="center"/>
          </w:tcPr>
          <w:p w14:paraId="1684EB5B">
            <w:pPr>
              <w:keepNext w:val="0"/>
              <w:spacing w:before="20" w:after="20" w:line="260" w:lineRule="exact"/>
              <w:ind w:firstLine="0" w:firstLineChars="0"/>
              <w:jc w:val="center"/>
            </w:pPr>
            <w:r>
              <w:rPr>
                <w:rFonts w:ascii="Times New Roman" w:hAnsi="Times New Roman" w:eastAsia="宋体"/>
                <w:b w:val="0"/>
                <w:sz w:val="18"/>
              </w:rPr>
              <w:t>0</w:t>
            </w:r>
          </w:p>
        </w:tc>
        <w:tc>
          <w:tcPr>
            <w:tcW w:w="880" w:type="dxa"/>
            <w:tcMar>
              <w:left w:w="70" w:type="dxa"/>
              <w:right w:w="70" w:type="dxa"/>
            </w:tcMar>
            <w:vAlign w:val="center"/>
          </w:tcPr>
          <w:p w14:paraId="79F2841A">
            <w:pPr>
              <w:keepNext w:val="0"/>
              <w:spacing w:before="20" w:after="20" w:line="260" w:lineRule="exact"/>
              <w:ind w:firstLine="0" w:firstLineChars="0"/>
              <w:jc w:val="center"/>
            </w:pPr>
            <w:r>
              <w:rPr>
                <w:rFonts w:ascii="Times New Roman" w:hAnsi="Times New Roman" w:eastAsia="宋体"/>
                <w:b w:val="0"/>
                <w:sz w:val="18"/>
              </w:rPr>
              <w:t>128.93</w:t>
            </w:r>
          </w:p>
        </w:tc>
        <w:tc>
          <w:tcPr>
            <w:tcW w:w="880" w:type="dxa"/>
            <w:tcMar>
              <w:left w:w="70" w:type="dxa"/>
              <w:right w:w="70" w:type="dxa"/>
            </w:tcMar>
            <w:vAlign w:val="center"/>
          </w:tcPr>
          <w:p w14:paraId="0B7F61E5">
            <w:pPr>
              <w:keepNext w:val="0"/>
              <w:spacing w:before="20" w:after="20" w:line="260" w:lineRule="exact"/>
              <w:ind w:firstLine="0" w:firstLineChars="0"/>
              <w:jc w:val="center"/>
            </w:pPr>
            <w:r>
              <w:rPr>
                <w:rFonts w:ascii="Times New Roman" w:hAnsi="Times New Roman" w:eastAsia="宋体"/>
                <w:b w:val="0"/>
                <w:sz w:val="18"/>
              </w:rPr>
              <w:t>2.21</w:t>
            </w:r>
          </w:p>
        </w:tc>
      </w:tr>
    </w:tbl>
    <w:p w14:paraId="7BEAF3A3">
      <w:pPr>
        <w:pStyle w:val="5"/>
        <w:keepNext/>
        <w:numPr>
          <w:ilvl w:val="0"/>
          <w:numId w:val="0"/>
        </w:numPr>
        <w:spacing w:before="160" w:after="120" w:line="360" w:lineRule="auto"/>
        <w:ind w:firstLine="0"/>
      </w:pPr>
      <w:bookmarkStart w:id="179" w:name="市区逐年方案"/>
      <w:r>
        <w:rPr>
          <w:rFonts w:ascii="Times New Roman" w:hAnsi="Times New Roman" w:eastAsia="方正仿宋_GBK"/>
          <w:b/>
          <w:sz w:val="26"/>
        </w:rPr>
        <w:t>5.4.2 市区逐年方案</w:t>
      </w:r>
      <w:bookmarkEnd w:id="179"/>
    </w:p>
    <w:p w14:paraId="4E7D9120">
      <w:pPr>
        <w:widowControl/>
        <w:spacing w:before="0" w:after="0" w:line="300" w:lineRule="auto"/>
        <w:ind w:firstLine="480"/>
        <w:jc w:val="both"/>
      </w:pPr>
      <w:r>
        <w:rPr>
          <w:rFonts w:ascii="Times New Roman" w:hAnsi="Times New Roman" w:eastAsia="方正仿宋_GBK"/>
          <w:b w:val="0"/>
          <w:sz w:val="24"/>
        </w:rPr>
        <w:t>市区采用29站结构，供电区域统一按A类规划，初始转供率假定为50%，后续负荷按年负荷平均增长率1.80%推演。</w:t>
      </w:r>
      <w:del w:id="325" w:author="白日梦想家" w:date="2026-10-02T21:45:19Z">
        <w:r>
          <w:rPr>
            <w:rFonts w:ascii="Times New Roman" w:hAnsi="Times New Roman" w:eastAsia="方正仿宋_GBK"/>
            <w:b w:val="0"/>
            <w:sz w:val="24"/>
          </w:rPr>
          <w:delText>退出工况</w:delText>
        </w:r>
      </w:del>
      <w:ins w:id="326" w:author="白日梦想家" w:date="2026-10-02T21:45:19Z">
        <w:r>
          <w:rPr>
            <w:rFonts w:hint="eastAsia"/>
            <w:b w:val="0"/>
            <w:sz w:val="24"/>
            <w:lang w:eastAsia="zh"/>
          </w:rPr>
          <w:t>主变N-1工况</w:t>
        </w:r>
      </w:ins>
      <w:r>
        <w:rPr>
          <w:rFonts w:ascii="Times New Roman" w:hAnsi="Times New Roman" w:eastAsia="方正仿宋_GBK"/>
          <w:b w:val="0"/>
          <w:sz w:val="24"/>
        </w:rPr>
        <w:t>校核全部转接后负荷，新增联络可使站级能力提高至研究上限。</w:t>
      </w:r>
    </w:p>
    <w:p w14:paraId="5C830719">
      <w:pPr>
        <w:pStyle w:val="2"/>
        <w:widowControl/>
        <w:spacing w:before="0" w:after="0" w:line="300" w:lineRule="auto"/>
        <w:ind w:firstLine="480"/>
        <w:jc w:val="both"/>
      </w:pPr>
      <w:r>
        <w:rPr>
          <w:rFonts w:ascii="Times New Roman" w:hAnsi="Times New Roman" w:eastAsia="方正仿宋_GBK"/>
          <w:b w:val="0"/>
          <w:sz w:val="24"/>
        </w:rPr>
        <w:t>市区刚性方案第1—4年容载比分别为1.99、1.98、1.99、1.95，弹性方案分别为2.28、2.24、2.25、2.21。刚性全寿命费用现值为98983.58万元，弹性为12604.54万元。各年结果由相应主变、储能和转接配置形成。</w:t>
      </w:r>
    </w:p>
    <w:p w14:paraId="29F996A7">
      <w:pPr>
        <w:pStyle w:val="2"/>
        <w:keepNext/>
        <w:spacing w:before="120" w:after="80" w:line="300" w:lineRule="auto"/>
        <w:ind w:firstLine="0"/>
        <w:jc w:val="center"/>
      </w:pPr>
      <w:r>
        <w:rPr>
          <w:rFonts w:ascii="Times New Roman" w:hAnsi="Times New Roman" w:eastAsia="宋体"/>
          <w:b w:val="0"/>
          <w:sz w:val="21"/>
        </w:rPr>
        <w:t>表5-5 市区刚性方案逐年措施及容载比</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880"/>
        <w:gridCol w:w="880"/>
        <w:gridCol w:w="880"/>
        <w:gridCol w:w="880"/>
        <w:gridCol w:w="880"/>
        <w:gridCol w:w="1275"/>
        <w:gridCol w:w="880"/>
        <w:gridCol w:w="880"/>
        <w:gridCol w:w="880"/>
      </w:tblGrid>
      <w:tr w14:paraId="6602D89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880" w:type="dxa"/>
            <w:tcMar>
              <w:left w:w="70" w:type="dxa"/>
              <w:right w:w="70" w:type="dxa"/>
            </w:tcMar>
            <w:vAlign w:val="center"/>
          </w:tcPr>
          <w:p w14:paraId="174E00B6">
            <w:pPr>
              <w:keepNext w:val="0"/>
              <w:spacing w:before="20" w:after="20" w:line="260" w:lineRule="exact"/>
              <w:ind w:firstLine="0" w:firstLineChars="0"/>
              <w:jc w:val="center"/>
            </w:pPr>
            <w:r>
              <w:rPr>
                <w:rFonts w:ascii="Times New Roman" w:hAnsi="Times New Roman" w:eastAsia="宋体"/>
                <w:b/>
                <w:sz w:val="18"/>
              </w:rPr>
              <w:t>仿真年</w:t>
            </w:r>
          </w:p>
        </w:tc>
        <w:tc>
          <w:tcPr>
            <w:tcW w:w="880" w:type="dxa"/>
            <w:tcMar>
              <w:left w:w="70" w:type="dxa"/>
              <w:right w:w="70" w:type="dxa"/>
            </w:tcMar>
            <w:vAlign w:val="center"/>
          </w:tcPr>
          <w:p w14:paraId="7A68A237">
            <w:pPr>
              <w:keepNext w:val="0"/>
              <w:spacing w:before="20" w:after="20" w:line="260" w:lineRule="exact"/>
              <w:ind w:firstLine="0" w:firstLineChars="0"/>
              <w:jc w:val="center"/>
            </w:pPr>
            <w:r>
              <w:rPr>
                <w:rFonts w:ascii="Times New Roman" w:hAnsi="Times New Roman" w:eastAsia="宋体"/>
                <w:b/>
                <w:sz w:val="18"/>
              </w:rPr>
              <w:t>年网供最大负荷/MW</w:t>
            </w:r>
          </w:p>
        </w:tc>
        <w:tc>
          <w:tcPr>
            <w:tcW w:w="880" w:type="dxa"/>
            <w:tcMar>
              <w:left w:w="70" w:type="dxa"/>
              <w:right w:w="70" w:type="dxa"/>
            </w:tcMar>
            <w:vAlign w:val="center"/>
          </w:tcPr>
          <w:p w14:paraId="69D574EE">
            <w:pPr>
              <w:keepNext w:val="0"/>
              <w:spacing w:before="20" w:after="20" w:line="260" w:lineRule="exact"/>
              <w:ind w:firstLine="0" w:firstLineChars="0"/>
              <w:jc w:val="center"/>
            </w:pPr>
            <w:r>
              <w:rPr>
                <w:rFonts w:ascii="Times New Roman" w:hAnsi="Times New Roman" w:eastAsia="宋体"/>
                <w:b/>
                <w:sz w:val="18"/>
              </w:rPr>
              <w:t>主变容量/MVA</w:t>
            </w:r>
          </w:p>
        </w:tc>
        <w:tc>
          <w:tcPr>
            <w:tcW w:w="880" w:type="dxa"/>
            <w:tcMar>
              <w:left w:w="70" w:type="dxa"/>
              <w:right w:w="70" w:type="dxa"/>
            </w:tcMar>
            <w:vAlign w:val="center"/>
          </w:tcPr>
          <w:p w14:paraId="7B983A93">
            <w:pPr>
              <w:keepNext w:val="0"/>
              <w:spacing w:before="20" w:after="20" w:line="260" w:lineRule="exact"/>
              <w:ind w:firstLine="0" w:firstLineChars="0"/>
              <w:jc w:val="center"/>
            </w:pPr>
            <w:r>
              <w:rPr>
                <w:rFonts w:ascii="Times New Roman" w:hAnsi="Times New Roman" w:eastAsia="宋体"/>
                <w:b/>
                <w:sz w:val="18"/>
              </w:rPr>
              <w:t>净增/MVA</w:t>
            </w:r>
          </w:p>
        </w:tc>
        <w:tc>
          <w:tcPr>
            <w:tcW w:w="880" w:type="dxa"/>
            <w:tcMar>
              <w:left w:w="70" w:type="dxa"/>
              <w:right w:w="70" w:type="dxa"/>
            </w:tcMar>
            <w:vAlign w:val="center"/>
          </w:tcPr>
          <w:p w14:paraId="6D61AA8C">
            <w:pPr>
              <w:keepNext w:val="0"/>
              <w:spacing w:before="20" w:after="20" w:line="260" w:lineRule="exact"/>
              <w:ind w:firstLine="0" w:firstLineChars="0"/>
              <w:jc w:val="center"/>
            </w:pPr>
            <w:r>
              <w:rPr>
                <w:rFonts w:ascii="Times New Roman" w:hAnsi="Times New Roman" w:eastAsia="宋体"/>
                <w:b/>
                <w:sz w:val="18"/>
              </w:rPr>
              <w:t>采购/MVA</w:t>
            </w:r>
          </w:p>
        </w:tc>
        <w:tc>
          <w:tcPr>
            <w:tcW w:w="1275" w:type="dxa"/>
            <w:tcMar>
              <w:left w:w="70" w:type="dxa"/>
              <w:right w:w="70" w:type="dxa"/>
            </w:tcMar>
            <w:vAlign w:val="center"/>
          </w:tcPr>
          <w:p w14:paraId="16B832A3">
            <w:pPr>
              <w:keepNext w:val="0"/>
              <w:spacing w:before="20" w:after="20" w:line="260" w:lineRule="exact"/>
              <w:ind w:firstLine="0" w:firstLineChars="0"/>
              <w:jc w:val="center"/>
            </w:pPr>
            <w:r>
              <w:rPr>
                <w:rFonts w:ascii="Times New Roman" w:hAnsi="Times New Roman" w:eastAsia="宋体"/>
                <w:b/>
                <w:sz w:val="18"/>
              </w:rPr>
              <w:t>新增储能MW/MWh</w:t>
            </w:r>
          </w:p>
        </w:tc>
        <w:tc>
          <w:tcPr>
            <w:tcW w:w="880" w:type="dxa"/>
            <w:tcMar>
              <w:left w:w="70" w:type="dxa"/>
              <w:right w:w="70" w:type="dxa"/>
            </w:tcMar>
            <w:vAlign w:val="center"/>
          </w:tcPr>
          <w:p w14:paraId="30140034">
            <w:pPr>
              <w:keepNext w:val="0"/>
              <w:spacing w:before="20" w:after="20" w:line="260" w:lineRule="exact"/>
              <w:ind w:firstLine="0" w:firstLineChars="0"/>
              <w:jc w:val="center"/>
            </w:pPr>
            <w:r>
              <w:rPr>
                <w:rFonts w:ascii="Times New Roman" w:hAnsi="Times New Roman" w:eastAsia="宋体"/>
                <w:b/>
                <w:sz w:val="18"/>
              </w:rPr>
              <w:t>新建联络/项</w:t>
            </w:r>
          </w:p>
        </w:tc>
        <w:tc>
          <w:tcPr>
            <w:tcW w:w="880" w:type="dxa"/>
            <w:tcMar>
              <w:left w:w="70" w:type="dxa"/>
              <w:right w:w="70" w:type="dxa"/>
            </w:tcMar>
            <w:vAlign w:val="center"/>
          </w:tcPr>
          <w:p w14:paraId="105883A0">
            <w:pPr>
              <w:keepNext w:val="0"/>
              <w:spacing w:before="20" w:after="20" w:line="260" w:lineRule="exact"/>
              <w:ind w:firstLine="0" w:firstLineChars="0"/>
              <w:jc w:val="center"/>
            </w:pPr>
            <w:r>
              <w:rPr>
                <w:rFonts w:ascii="Times New Roman" w:hAnsi="Times New Roman" w:eastAsia="宋体"/>
                <w:b/>
                <w:sz w:val="18"/>
              </w:rPr>
              <w:t>转接/MW</w:t>
            </w:r>
          </w:p>
        </w:tc>
        <w:tc>
          <w:tcPr>
            <w:tcW w:w="880" w:type="dxa"/>
            <w:tcMar>
              <w:left w:w="70" w:type="dxa"/>
              <w:right w:w="70" w:type="dxa"/>
            </w:tcMar>
            <w:vAlign w:val="center"/>
          </w:tcPr>
          <w:p w14:paraId="54C7F393">
            <w:pPr>
              <w:keepNext w:val="0"/>
              <w:spacing w:before="20" w:after="20" w:line="260" w:lineRule="exact"/>
              <w:ind w:firstLine="0" w:firstLineChars="0"/>
              <w:jc w:val="center"/>
            </w:pPr>
            <w:r>
              <w:rPr>
                <w:rFonts w:ascii="Times New Roman" w:hAnsi="Times New Roman" w:eastAsia="宋体"/>
                <w:b/>
                <w:sz w:val="18"/>
              </w:rPr>
              <w:t>容载比</w:t>
            </w:r>
          </w:p>
        </w:tc>
      </w:tr>
      <w:tr w14:paraId="1AAF929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80" w:type="dxa"/>
            <w:tcMar>
              <w:left w:w="70" w:type="dxa"/>
              <w:right w:w="70" w:type="dxa"/>
            </w:tcMar>
            <w:vAlign w:val="center"/>
          </w:tcPr>
          <w:p w14:paraId="5FFC50B2">
            <w:pPr>
              <w:keepNext w:val="0"/>
              <w:spacing w:before="20" w:after="20" w:line="260" w:lineRule="exact"/>
              <w:ind w:firstLine="0" w:firstLineChars="0"/>
              <w:jc w:val="center"/>
            </w:pPr>
            <w:r>
              <w:rPr>
                <w:rFonts w:ascii="Times New Roman" w:hAnsi="Times New Roman" w:eastAsia="宋体"/>
                <w:b w:val="0"/>
                <w:sz w:val="18"/>
              </w:rPr>
              <w:t>1</w:t>
            </w:r>
          </w:p>
        </w:tc>
        <w:tc>
          <w:tcPr>
            <w:tcW w:w="880" w:type="dxa"/>
            <w:tcMar>
              <w:left w:w="70" w:type="dxa"/>
              <w:right w:w="70" w:type="dxa"/>
            </w:tcMar>
            <w:vAlign w:val="center"/>
          </w:tcPr>
          <w:p w14:paraId="76FBBC90">
            <w:pPr>
              <w:keepNext w:val="0"/>
              <w:spacing w:before="20" w:after="20" w:line="260" w:lineRule="exact"/>
              <w:ind w:firstLine="0" w:firstLineChars="0"/>
              <w:jc w:val="center"/>
            </w:pPr>
            <w:r>
              <w:rPr>
                <w:rFonts w:ascii="Times New Roman" w:hAnsi="Times New Roman" w:eastAsia="宋体"/>
                <w:b w:val="0"/>
                <w:sz w:val="18"/>
              </w:rPr>
              <w:t>1253.16</w:t>
            </w:r>
          </w:p>
        </w:tc>
        <w:tc>
          <w:tcPr>
            <w:tcW w:w="880" w:type="dxa"/>
            <w:tcMar>
              <w:left w:w="70" w:type="dxa"/>
              <w:right w:w="70" w:type="dxa"/>
            </w:tcMar>
            <w:vAlign w:val="center"/>
          </w:tcPr>
          <w:p w14:paraId="79D23A60">
            <w:pPr>
              <w:keepNext w:val="0"/>
              <w:spacing w:before="20" w:after="20" w:line="260" w:lineRule="exact"/>
              <w:ind w:firstLine="0" w:firstLineChars="0"/>
              <w:jc w:val="center"/>
            </w:pPr>
            <w:r>
              <w:rPr>
                <w:rFonts w:ascii="Times New Roman" w:hAnsi="Times New Roman" w:eastAsia="宋体"/>
                <w:b w:val="0"/>
                <w:sz w:val="18"/>
              </w:rPr>
              <w:t>2498.00</w:t>
            </w:r>
          </w:p>
        </w:tc>
        <w:tc>
          <w:tcPr>
            <w:tcW w:w="880" w:type="dxa"/>
            <w:tcMar>
              <w:left w:w="70" w:type="dxa"/>
              <w:right w:w="70" w:type="dxa"/>
            </w:tcMar>
            <w:vAlign w:val="center"/>
          </w:tcPr>
          <w:p w14:paraId="61717E2B">
            <w:pPr>
              <w:keepNext w:val="0"/>
              <w:spacing w:before="20" w:after="20" w:line="260" w:lineRule="exact"/>
              <w:ind w:firstLine="0" w:firstLineChars="0"/>
              <w:jc w:val="center"/>
            </w:pPr>
            <w:r>
              <w:rPr>
                <w:rFonts w:ascii="Times New Roman" w:hAnsi="Times New Roman" w:eastAsia="宋体"/>
                <w:b w:val="0"/>
                <w:sz w:val="18"/>
              </w:rPr>
              <w:t>36.00</w:t>
            </w:r>
          </w:p>
        </w:tc>
        <w:tc>
          <w:tcPr>
            <w:tcW w:w="880" w:type="dxa"/>
            <w:tcMar>
              <w:left w:w="70" w:type="dxa"/>
              <w:right w:w="70" w:type="dxa"/>
            </w:tcMar>
            <w:vAlign w:val="center"/>
          </w:tcPr>
          <w:p w14:paraId="0C5A570E">
            <w:pPr>
              <w:keepNext w:val="0"/>
              <w:spacing w:before="20" w:after="20" w:line="260" w:lineRule="exact"/>
              <w:ind w:firstLine="0" w:firstLineChars="0"/>
              <w:jc w:val="center"/>
            </w:pPr>
            <w:r>
              <w:rPr>
                <w:rFonts w:ascii="Times New Roman" w:hAnsi="Times New Roman" w:eastAsia="宋体"/>
                <w:b w:val="0"/>
                <w:sz w:val="18"/>
              </w:rPr>
              <w:t>126.00</w:t>
            </w:r>
          </w:p>
        </w:tc>
        <w:tc>
          <w:tcPr>
            <w:tcW w:w="1275" w:type="dxa"/>
            <w:tcMar>
              <w:left w:w="70" w:type="dxa"/>
              <w:right w:w="70" w:type="dxa"/>
            </w:tcMar>
            <w:vAlign w:val="center"/>
          </w:tcPr>
          <w:p w14:paraId="3936DD24">
            <w:pPr>
              <w:keepNext w:val="0"/>
              <w:spacing w:before="20" w:after="20" w:line="260" w:lineRule="exact"/>
              <w:ind w:firstLine="0" w:firstLineChars="0"/>
              <w:jc w:val="center"/>
            </w:pPr>
            <w:r>
              <w:rPr>
                <w:rFonts w:ascii="Times New Roman" w:hAnsi="Times New Roman" w:eastAsia="宋体"/>
                <w:b w:val="0"/>
                <w:sz w:val="18"/>
              </w:rPr>
              <w:t>249.20/535.78</w:t>
            </w:r>
          </w:p>
        </w:tc>
        <w:tc>
          <w:tcPr>
            <w:tcW w:w="880" w:type="dxa"/>
            <w:tcMar>
              <w:left w:w="70" w:type="dxa"/>
              <w:right w:w="70" w:type="dxa"/>
            </w:tcMar>
            <w:vAlign w:val="center"/>
          </w:tcPr>
          <w:p w14:paraId="28298845">
            <w:pPr>
              <w:keepNext w:val="0"/>
              <w:spacing w:before="20" w:after="20" w:line="260" w:lineRule="exact"/>
              <w:ind w:firstLine="0" w:firstLineChars="0"/>
              <w:jc w:val="center"/>
            </w:pPr>
            <w:r>
              <w:rPr>
                <w:rFonts w:ascii="Times New Roman" w:hAnsi="Times New Roman" w:eastAsia="宋体"/>
                <w:b w:val="0"/>
                <w:sz w:val="18"/>
              </w:rPr>
              <w:t>1</w:t>
            </w:r>
          </w:p>
        </w:tc>
        <w:tc>
          <w:tcPr>
            <w:tcW w:w="880" w:type="dxa"/>
            <w:tcMar>
              <w:left w:w="70" w:type="dxa"/>
              <w:right w:w="70" w:type="dxa"/>
            </w:tcMar>
            <w:vAlign w:val="center"/>
          </w:tcPr>
          <w:p w14:paraId="4213BC31">
            <w:pPr>
              <w:keepNext w:val="0"/>
              <w:spacing w:before="20" w:after="20" w:line="260" w:lineRule="exact"/>
              <w:ind w:firstLine="0" w:firstLineChars="0"/>
              <w:jc w:val="center"/>
            </w:pPr>
            <w:r>
              <w:rPr>
                <w:rFonts w:ascii="Times New Roman" w:hAnsi="Times New Roman" w:eastAsia="宋体"/>
                <w:b w:val="0"/>
                <w:sz w:val="18"/>
              </w:rPr>
              <w:t>347.11</w:t>
            </w:r>
          </w:p>
        </w:tc>
        <w:tc>
          <w:tcPr>
            <w:tcW w:w="880" w:type="dxa"/>
            <w:tcMar>
              <w:left w:w="70" w:type="dxa"/>
              <w:right w:w="70" w:type="dxa"/>
            </w:tcMar>
            <w:vAlign w:val="center"/>
          </w:tcPr>
          <w:p w14:paraId="2B50CF42">
            <w:pPr>
              <w:keepNext w:val="0"/>
              <w:spacing w:before="20" w:after="20" w:line="260" w:lineRule="exact"/>
              <w:ind w:firstLine="0" w:firstLineChars="0"/>
              <w:jc w:val="center"/>
            </w:pPr>
            <w:r>
              <w:rPr>
                <w:rFonts w:ascii="Times New Roman" w:hAnsi="Times New Roman" w:eastAsia="宋体"/>
                <w:b w:val="0"/>
                <w:sz w:val="18"/>
              </w:rPr>
              <w:t>1.99</w:t>
            </w:r>
          </w:p>
        </w:tc>
      </w:tr>
      <w:tr w14:paraId="033E21D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80" w:type="dxa"/>
            <w:tcMar>
              <w:left w:w="70" w:type="dxa"/>
              <w:right w:w="70" w:type="dxa"/>
            </w:tcMar>
            <w:vAlign w:val="center"/>
          </w:tcPr>
          <w:p w14:paraId="702CBD02">
            <w:pPr>
              <w:keepNext w:val="0"/>
              <w:spacing w:before="20" w:after="20" w:line="260" w:lineRule="exact"/>
              <w:ind w:firstLine="0" w:firstLineChars="0"/>
              <w:jc w:val="center"/>
            </w:pPr>
            <w:r>
              <w:rPr>
                <w:rFonts w:ascii="Times New Roman" w:hAnsi="Times New Roman" w:eastAsia="宋体"/>
                <w:b w:val="0"/>
                <w:sz w:val="18"/>
              </w:rPr>
              <w:t>2</w:t>
            </w:r>
          </w:p>
        </w:tc>
        <w:tc>
          <w:tcPr>
            <w:tcW w:w="880" w:type="dxa"/>
            <w:tcMar>
              <w:left w:w="70" w:type="dxa"/>
              <w:right w:w="70" w:type="dxa"/>
            </w:tcMar>
            <w:vAlign w:val="center"/>
          </w:tcPr>
          <w:p w14:paraId="2063C8C6">
            <w:pPr>
              <w:keepNext w:val="0"/>
              <w:spacing w:before="20" w:after="20" w:line="260" w:lineRule="exact"/>
              <w:ind w:firstLine="0" w:firstLineChars="0"/>
              <w:jc w:val="center"/>
            </w:pPr>
            <w:r>
              <w:rPr>
                <w:rFonts w:ascii="Times New Roman" w:hAnsi="Times New Roman" w:eastAsia="宋体"/>
                <w:b w:val="0"/>
                <w:sz w:val="18"/>
              </w:rPr>
              <w:t>1275.72</w:t>
            </w:r>
          </w:p>
        </w:tc>
        <w:tc>
          <w:tcPr>
            <w:tcW w:w="880" w:type="dxa"/>
            <w:tcMar>
              <w:left w:w="70" w:type="dxa"/>
              <w:right w:w="70" w:type="dxa"/>
            </w:tcMar>
            <w:vAlign w:val="center"/>
          </w:tcPr>
          <w:p w14:paraId="5602FF9C">
            <w:pPr>
              <w:keepNext w:val="0"/>
              <w:spacing w:before="20" w:after="20" w:line="260" w:lineRule="exact"/>
              <w:ind w:firstLine="0" w:firstLineChars="0"/>
              <w:jc w:val="center"/>
            </w:pPr>
            <w:r>
              <w:rPr>
                <w:rFonts w:ascii="Times New Roman" w:hAnsi="Times New Roman" w:eastAsia="宋体"/>
                <w:b w:val="0"/>
                <w:sz w:val="18"/>
              </w:rPr>
              <w:t>2531.00</w:t>
            </w:r>
          </w:p>
        </w:tc>
        <w:tc>
          <w:tcPr>
            <w:tcW w:w="880" w:type="dxa"/>
            <w:tcMar>
              <w:left w:w="70" w:type="dxa"/>
              <w:right w:w="70" w:type="dxa"/>
            </w:tcMar>
            <w:vAlign w:val="center"/>
          </w:tcPr>
          <w:p w14:paraId="7E672CDE">
            <w:pPr>
              <w:keepNext w:val="0"/>
              <w:spacing w:before="20" w:after="20" w:line="260" w:lineRule="exact"/>
              <w:ind w:firstLine="0" w:firstLineChars="0"/>
              <w:jc w:val="center"/>
            </w:pPr>
            <w:r>
              <w:rPr>
                <w:rFonts w:ascii="Times New Roman" w:hAnsi="Times New Roman" w:eastAsia="宋体"/>
                <w:b w:val="0"/>
                <w:sz w:val="18"/>
              </w:rPr>
              <w:t>33.00</w:t>
            </w:r>
          </w:p>
        </w:tc>
        <w:tc>
          <w:tcPr>
            <w:tcW w:w="880" w:type="dxa"/>
            <w:tcMar>
              <w:left w:w="70" w:type="dxa"/>
              <w:right w:w="70" w:type="dxa"/>
            </w:tcMar>
            <w:vAlign w:val="center"/>
          </w:tcPr>
          <w:p w14:paraId="6BC1D7BF">
            <w:pPr>
              <w:keepNext w:val="0"/>
              <w:spacing w:before="20" w:after="20" w:line="260" w:lineRule="exact"/>
              <w:ind w:firstLine="0" w:firstLineChars="0"/>
              <w:jc w:val="center"/>
            </w:pPr>
            <w:r>
              <w:rPr>
                <w:rFonts w:ascii="Times New Roman" w:hAnsi="Times New Roman" w:eastAsia="宋体"/>
                <w:b w:val="0"/>
                <w:sz w:val="18"/>
              </w:rPr>
              <w:t>113.00</w:t>
            </w:r>
          </w:p>
        </w:tc>
        <w:tc>
          <w:tcPr>
            <w:tcW w:w="1275" w:type="dxa"/>
            <w:tcMar>
              <w:left w:w="70" w:type="dxa"/>
              <w:right w:w="70" w:type="dxa"/>
            </w:tcMar>
            <w:vAlign w:val="center"/>
          </w:tcPr>
          <w:p w14:paraId="42D88303">
            <w:pPr>
              <w:keepNext w:val="0"/>
              <w:spacing w:before="20" w:after="20" w:line="260" w:lineRule="exact"/>
              <w:ind w:firstLine="0" w:firstLineChars="0"/>
              <w:jc w:val="center"/>
            </w:pPr>
            <w:r>
              <w:rPr>
                <w:rFonts w:ascii="Times New Roman" w:hAnsi="Times New Roman" w:eastAsia="宋体"/>
                <w:b w:val="0"/>
                <w:sz w:val="18"/>
              </w:rPr>
              <w:t>0.00/0.00</w:t>
            </w:r>
          </w:p>
        </w:tc>
        <w:tc>
          <w:tcPr>
            <w:tcW w:w="880" w:type="dxa"/>
            <w:tcMar>
              <w:left w:w="70" w:type="dxa"/>
              <w:right w:w="70" w:type="dxa"/>
            </w:tcMar>
            <w:vAlign w:val="center"/>
          </w:tcPr>
          <w:p w14:paraId="73EA072B">
            <w:pPr>
              <w:keepNext w:val="0"/>
              <w:spacing w:before="20" w:after="20" w:line="260" w:lineRule="exact"/>
              <w:ind w:firstLine="0" w:firstLineChars="0"/>
              <w:jc w:val="center"/>
            </w:pPr>
            <w:r>
              <w:rPr>
                <w:rFonts w:ascii="Times New Roman" w:hAnsi="Times New Roman" w:eastAsia="宋体"/>
                <w:b w:val="0"/>
                <w:sz w:val="18"/>
              </w:rPr>
              <w:t>0</w:t>
            </w:r>
          </w:p>
        </w:tc>
        <w:tc>
          <w:tcPr>
            <w:tcW w:w="880" w:type="dxa"/>
            <w:tcMar>
              <w:left w:w="70" w:type="dxa"/>
              <w:right w:w="70" w:type="dxa"/>
            </w:tcMar>
            <w:vAlign w:val="center"/>
          </w:tcPr>
          <w:p w14:paraId="29A9FEC9">
            <w:pPr>
              <w:keepNext w:val="0"/>
              <w:spacing w:before="20" w:after="20" w:line="260" w:lineRule="exact"/>
              <w:ind w:firstLine="0" w:firstLineChars="0"/>
              <w:jc w:val="center"/>
            </w:pPr>
            <w:r>
              <w:rPr>
                <w:rFonts w:ascii="Times New Roman" w:hAnsi="Times New Roman" w:eastAsia="宋体"/>
                <w:b w:val="0"/>
                <w:sz w:val="18"/>
              </w:rPr>
              <w:t>363.60</w:t>
            </w:r>
          </w:p>
        </w:tc>
        <w:tc>
          <w:tcPr>
            <w:tcW w:w="880" w:type="dxa"/>
            <w:tcMar>
              <w:left w:w="70" w:type="dxa"/>
              <w:right w:w="70" w:type="dxa"/>
            </w:tcMar>
            <w:vAlign w:val="center"/>
          </w:tcPr>
          <w:p w14:paraId="799FDFDC">
            <w:pPr>
              <w:keepNext w:val="0"/>
              <w:spacing w:before="20" w:after="20" w:line="260" w:lineRule="exact"/>
              <w:ind w:firstLine="0" w:firstLineChars="0"/>
              <w:jc w:val="center"/>
            </w:pPr>
            <w:r>
              <w:rPr>
                <w:rFonts w:ascii="Times New Roman" w:hAnsi="Times New Roman" w:eastAsia="宋体"/>
                <w:b w:val="0"/>
                <w:sz w:val="18"/>
              </w:rPr>
              <w:t>1.98</w:t>
            </w:r>
          </w:p>
        </w:tc>
      </w:tr>
      <w:tr w14:paraId="3A2DD6B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80" w:type="dxa"/>
            <w:tcMar>
              <w:left w:w="70" w:type="dxa"/>
              <w:right w:w="70" w:type="dxa"/>
            </w:tcMar>
            <w:vAlign w:val="center"/>
          </w:tcPr>
          <w:p w14:paraId="7CBE5020">
            <w:pPr>
              <w:keepNext w:val="0"/>
              <w:spacing w:before="20" w:after="20" w:line="260" w:lineRule="exact"/>
              <w:ind w:firstLine="0" w:firstLineChars="0"/>
              <w:jc w:val="center"/>
            </w:pPr>
            <w:r>
              <w:rPr>
                <w:rFonts w:ascii="Times New Roman" w:hAnsi="Times New Roman" w:eastAsia="宋体"/>
                <w:b w:val="0"/>
                <w:sz w:val="18"/>
              </w:rPr>
              <w:t>3</w:t>
            </w:r>
          </w:p>
        </w:tc>
        <w:tc>
          <w:tcPr>
            <w:tcW w:w="880" w:type="dxa"/>
            <w:tcMar>
              <w:left w:w="70" w:type="dxa"/>
              <w:right w:w="70" w:type="dxa"/>
            </w:tcMar>
            <w:vAlign w:val="center"/>
          </w:tcPr>
          <w:p w14:paraId="5F1CA2EB">
            <w:pPr>
              <w:keepNext w:val="0"/>
              <w:spacing w:before="20" w:after="20" w:line="260" w:lineRule="exact"/>
              <w:ind w:firstLine="0" w:firstLineChars="0"/>
              <w:jc w:val="center"/>
            </w:pPr>
            <w:r>
              <w:rPr>
                <w:rFonts w:ascii="Times New Roman" w:hAnsi="Times New Roman" w:eastAsia="宋体"/>
                <w:b w:val="0"/>
                <w:sz w:val="18"/>
              </w:rPr>
              <w:t>1298.68</w:t>
            </w:r>
          </w:p>
        </w:tc>
        <w:tc>
          <w:tcPr>
            <w:tcW w:w="880" w:type="dxa"/>
            <w:tcMar>
              <w:left w:w="70" w:type="dxa"/>
              <w:right w:w="70" w:type="dxa"/>
            </w:tcMar>
            <w:vAlign w:val="center"/>
          </w:tcPr>
          <w:p w14:paraId="165F0CFB">
            <w:pPr>
              <w:keepNext w:val="0"/>
              <w:spacing w:before="20" w:after="20" w:line="260" w:lineRule="exact"/>
              <w:ind w:firstLine="0" w:firstLineChars="0"/>
              <w:jc w:val="center"/>
            </w:pPr>
            <w:r>
              <w:rPr>
                <w:rFonts w:ascii="Times New Roman" w:hAnsi="Times New Roman" w:eastAsia="宋体"/>
                <w:b w:val="0"/>
                <w:sz w:val="18"/>
              </w:rPr>
              <w:t>2581.00</w:t>
            </w:r>
          </w:p>
        </w:tc>
        <w:tc>
          <w:tcPr>
            <w:tcW w:w="880" w:type="dxa"/>
            <w:tcMar>
              <w:left w:w="70" w:type="dxa"/>
              <w:right w:w="70" w:type="dxa"/>
            </w:tcMar>
            <w:vAlign w:val="center"/>
          </w:tcPr>
          <w:p w14:paraId="4ED7C614">
            <w:pPr>
              <w:keepNext w:val="0"/>
              <w:spacing w:before="20" w:after="20" w:line="260" w:lineRule="exact"/>
              <w:ind w:firstLine="0" w:firstLineChars="0"/>
              <w:jc w:val="center"/>
            </w:pPr>
            <w:r>
              <w:rPr>
                <w:rFonts w:ascii="Times New Roman" w:hAnsi="Times New Roman" w:eastAsia="宋体"/>
                <w:b w:val="0"/>
                <w:sz w:val="18"/>
              </w:rPr>
              <w:t>50.00</w:t>
            </w:r>
          </w:p>
        </w:tc>
        <w:tc>
          <w:tcPr>
            <w:tcW w:w="880" w:type="dxa"/>
            <w:tcMar>
              <w:left w:w="70" w:type="dxa"/>
              <w:right w:w="70" w:type="dxa"/>
            </w:tcMar>
            <w:vAlign w:val="center"/>
          </w:tcPr>
          <w:p w14:paraId="174E458A">
            <w:pPr>
              <w:keepNext w:val="0"/>
              <w:spacing w:before="20" w:after="20" w:line="260" w:lineRule="exact"/>
              <w:ind w:firstLine="0" w:firstLineChars="0"/>
              <w:jc w:val="center"/>
            </w:pPr>
            <w:r>
              <w:rPr>
                <w:rFonts w:ascii="Times New Roman" w:hAnsi="Times New Roman" w:eastAsia="宋体"/>
                <w:b w:val="0"/>
                <w:sz w:val="18"/>
              </w:rPr>
              <w:t>50.00</w:t>
            </w:r>
          </w:p>
        </w:tc>
        <w:tc>
          <w:tcPr>
            <w:tcW w:w="1275" w:type="dxa"/>
            <w:tcMar>
              <w:left w:w="70" w:type="dxa"/>
              <w:right w:w="70" w:type="dxa"/>
            </w:tcMar>
            <w:vAlign w:val="center"/>
          </w:tcPr>
          <w:p w14:paraId="0A675A10">
            <w:pPr>
              <w:keepNext w:val="0"/>
              <w:spacing w:before="20" w:after="20" w:line="260" w:lineRule="exact"/>
              <w:ind w:firstLine="0" w:firstLineChars="0"/>
              <w:jc w:val="center"/>
            </w:pPr>
            <w:r>
              <w:rPr>
                <w:rFonts w:ascii="Times New Roman" w:hAnsi="Times New Roman" w:eastAsia="宋体"/>
                <w:b w:val="0"/>
                <w:sz w:val="18"/>
              </w:rPr>
              <w:t>0.10/(215/1000)</w:t>
            </w:r>
          </w:p>
        </w:tc>
        <w:tc>
          <w:tcPr>
            <w:tcW w:w="880" w:type="dxa"/>
            <w:tcMar>
              <w:left w:w="70" w:type="dxa"/>
              <w:right w:w="70" w:type="dxa"/>
            </w:tcMar>
            <w:vAlign w:val="center"/>
          </w:tcPr>
          <w:p w14:paraId="7DE313D0">
            <w:pPr>
              <w:keepNext w:val="0"/>
              <w:spacing w:before="20" w:after="20" w:line="260" w:lineRule="exact"/>
              <w:ind w:firstLine="0" w:firstLineChars="0"/>
              <w:jc w:val="center"/>
            </w:pPr>
            <w:r>
              <w:rPr>
                <w:rFonts w:ascii="Times New Roman" w:hAnsi="Times New Roman" w:eastAsia="宋体"/>
                <w:b w:val="0"/>
                <w:sz w:val="18"/>
              </w:rPr>
              <w:t>0</w:t>
            </w:r>
          </w:p>
        </w:tc>
        <w:tc>
          <w:tcPr>
            <w:tcW w:w="880" w:type="dxa"/>
            <w:tcMar>
              <w:left w:w="70" w:type="dxa"/>
              <w:right w:w="70" w:type="dxa"/>
            </w:tcMar>
            <w:vAlign w:val="center"/>
          </w:tcPr>
          <w:p w14:paraId="4E854737">
            <w:pPr>
              <w:keepNext w:val="0"/>
              <w:spacing w:before="20" w:after="20" w:line="260" w:lineRule="exact"/>
              <w:ind w:firstLine="0" w:firstLineChars="0"/>
              <w:jc w:val="center"/>
            </w:pPr>
            <w:r>
              <w:rPr>
                <w:rFonts w:ascii="Times New Roman" w:hAnsi="Times New Roman" w:eastAsia="宋体"/>
                <w:b w:val="0"/>
                <w:sz w:val="18"/>
              </w:rPr>
              <w:t>380.77</w:t>
            </w:r>
          </w:p>
        </w:tc>
        <w:tc>
          <w:tcPr>
            <w:tcW w:w="880" w:type="dxa"/>
            <w:tcMar>
              <w:left w:w="70" w:type="dxa"/>
              <w:right w:w="70" w:type="dxa"/>
            </w:tcMar>
            <w:vAlign w:val="center"/>
          </w:tcPr>
          <w:p w14:paraId="05671595">
            <w:pPr>
              <w:keepNext w:val="0"/>
              <w:spacing w:before="20" w:after="20" w:line="260" w:lineRule="exact"/>
              <w:ind w:firstLine="0" w:firstLineChars="0"/>
              <w:jc w:val="center"/>
            </w:pPr>
            <w:r>
              <w:rPr>
                <w:rFonts w:ascii="Times New Roman" w:hAnsi="Times New Roman" w:eastAsia="宋体"/>
                <w:b w:val="0"/>
                <w:sz w:val="18"/>
              </w:rPr>
              <w:t>1.99</w:t>
            </w:r>
          </w:p>
        </w:tc>
      </w:tr>
      <w:tr w14:paraId="306B0DC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80" w:type="dxa"/>
            <w:tcMar>
              <w:left w:w="70" w:type="dxa"/>
              <w:right w:w="70" w:type="dxa"/>
            </w:tcMar>
            <w:vAlign w:val="center"/>
          </w:tcPr>
          <w:p w14:paraId="34A1409D">
            <w:pPr>
              <w:keepNext w:val="0"/>
              <w:spacing w:before="20" w:after="20" w:line="260" w:lineRule="exact"/>
              <w:ind w:firstLine="0" w:firstLineChars="0"/>
              <w:jc w:val="center"/>
            </w:pPr>
            <w:r>
              <w:rPr>
                <w:rFonts w:ascii="Times New Roman" w:hAnsi="Times New Roman" w:eastAsia="宋体"/>
                <w:b w:val="0"/>
                <w:sz w:val="18"/>
              </w:rPr>
              <w:t>4</w:t>
            </w:r>
          </w:p>
        </w:tc>
        <w:tc>
          <w:tcPr>
            <w:tcW w:w="880" w:type="dxa"/>
            <w:tcMar>
              <w:left w:w="70" w:type="dxa"/>
              <w:right w:w="70" w:type="dxa"/>
            </w:tcMar>
            <w:vAlign w:val="center"/>
          </w:tcPr>
          <w:p w14:paraId="734E4832">
            <w:pPr>
              <w:keepNext w:val="0"/>
              <w:spacing w:before="20" w:after="20" w:line="260" w:lineRule="exact"/>
              <w:ind w:firstLine="0" w:firstLineChars="0"/>
              <w:jc w:val="center"/>
            </w:pPr>
            <w:r>
              <w:rPr>
                <w:rFonts w:ascii="Times New Roman" w:hAnsi="Times New Roman" w:eastAsia="宋体"/>
                <w:b w:val="0"/>
                <w:sz w:val="18"/>
              </w:rPr>
              <w:t>1322.06</w:t>
            </w:r>
          </w:p>
        </w:tc>
        <w:tc>
          <w:tcPr>
            <w:tcW w:w="880" w:type="dxa"/>
            <w:tcMar>
              <w:left w:w="70" w:type="dxa"/>
              <w:right w:w="70" w:type="dxa"/>
            </w:tcMar>
            <w:vAlign w:val="center"/>
          </w:tcPr>
          <w:p w14:paraId="651C6705">
            <w:pPr>
              <w:keepNext w:val="0"/>
              <w:spacing w:before="20" w:after="20" w:line="260" w:lineRule="exact"/>
              <w:ind w:firstLine="0" w:firstLineChars="0"/>
              <w:jc w:val="center"/>
            </w:pPr>
            <w:r>
              <w:rPr>
                <w:rFonts w:ascii="Times New Roman" w:hAnsi="Times New Roman" w:eastAsia="宋体"/>
                <w:b w:val="0"/>
                <w:sz w:val="18"/>
              </w:rPr>
              <w:t>2581.00</w:t>
            </w:r>
          </w:p>
        </w:tc>
        <w:tc>
          <w:tcPr>
            <w:tcW w:w="880" w:type="dxa"/>
            <w:tcMar>
              <w:left w:w="70" w:type="dxa"/>
              <w:right w:w="70" w:type="dxa"/>
            </w:tcMar>
            <w:vAlign w:val="center"/>
          </w:tcPr>
          <w:p w14:paraId="02E1AA99">
            <w:pPr>
              <w:keepNext w:val="0"/>
              <w:spacing w:before="20" w:after="20" w:line="260" w:lineRule="exact"/>
              <w:ind w:firstLine="0" w:firstLineChars="0"/>
              <w:jc w:val="center"/>
            </w:pPr>
            <w:r>
              <w:rPr>
                <w:rFonts w:ascii="Times New Roman" w:hAnsi="Times New Roman" w:eastAsia="宋体"/>
                <w:b w:val="0"/>
                <w:sz w:val="18"/>
              </w:rPr>
              <w:t>0.00</w:t>
            </w:r>
          </w:p>
        </w:tc>
        <w:tc>
          <w:tcPr>
            <w:tcW w:w="880" w:type="dxa"/>
            <w:tcMar>
              <w:left w:w="70" w:type="dxa"/>
              <w:right w:w="70" w:type="dxa"/>
            </w:tcMar>
            <w:vAlign w:val="center"/>
          </w:tcPr>
          <w:p w14:paraId="48465C5E">
            <w:pPr>
              <w:keepNext w:val="0"/>
              <w:spacing w:before="20" w:after="20" w:line="260" w:lineRule="exact"/>
              <w:ind w:firstLine="0" w:firstLineChars="0"/>
              <w:jc w:val="center"/>
            </w:pPr>
            <w:r>
              <w:rPr>
                <w:rFonts w:ascii="Times New Roman" w:hAnsi="Times New Roman" w:eastAsia="宋体"/>
                <w:b w:val="0"/>
                <w:sz w:val="18"/>
              </w:rPr>
              <w:t>0.00</w:t>
            </w:r>
          </w:p>
        </w:tc>
        <w:tc>
          <w:tcPr>
            <w:tcW w:w="1275" w:type="dxa"/>
            <w:tcMar>
              <w:left w:w="70" w:type="dxa"/>
              <w:right w:w="70" w:type="dxa"/>
            </w:tcMar>
            <w:vAlign w:val="center"/>
          </w:tcPr>
          <w:p w14:paraId="24511E35">
            <w:pPr>
              <w:keepNext w:val="0"/>
              <w:spacing w:before="20" w:after="20" w:line="260" w:lineRule="exact"/>
              <w:ind w:firstLine="0" w:firstLineChars="0"/>
              <w:jc w:val="center"/>
            </w:pPr>
            <w:r>
              <w:rPr>
                <w:rFonts w:ascii="Times New Roman" w:hAnsi="Times New Roman" w:eastAsia="宋体"/>
                <w:b w:val="0"/>
                <w:sz w:val="18"/>
              </w:rPr>
              <w:t>0.00/0.00</w:t>
            </w:r>
          </w:p>
        </w:tc>
        <w:tc>
          <w:tcPr>
            <w:tcW w:w="880" w:type="dxa"/>
            <w:tcMar>
              <w:left w:w="70" w:type="dxa"/>
              <w:right w:w="70" w:type="dxa"/>
            </w:tcMar>
            <w:vAlign w:val="center"/>
          </w:tcPr>
          <w:p w14:paraId="4D03CD90">
            <w:pPr>
              <w:keepNext w:val="0"/>
              <w:spacing w:before="20" w:after="20" w:line="260" w:lineRule="exact"/>
              <w:ind w:firstLine="0" w:firstLineChars="0"/>
              <w:jc w:val="center"/>
            </w:pPr>
            <w:r>
              <w:rPr>
                <w:rFonts w:ascii="Times New Roman" w:hAnsi="Times New Roman" w:eastAsia="宋体"/>
                <w:b w:val="0"/>
                <w:sz w:val="18"/>
              </w:rPr>
              <w:t>0</w:t>
            </w:r>
          </w:p>
        </w:tc>
        <w:tc>
          <w:tcPr>
            <w:tcW w:w="880" w:type="dxa"/>
            <w:tcMar>
              <w:left w:w="70" w:type="dxa"/>
              <w:right w:w="70" w:type="dxa"/>
            </w:tcMar>
            <w:vAlign w:val="center"/>
          </w:tcPr>
          <w:p w14:paraId="6D2ACE24">
            <w:pPr>
              <w:keepNext w:val="0"/>
              <w:spacing w:before="20" w:after="20" w:line="260" w:lineRule="exact"/>
              <w:ind w:firstLine="0" w:firstLineChars="0"/>
              <w:jc w:val="center"/>
            </w:pPr>
            <w:r>
              <w:rPr>
                <w:rFonts w:ascii="Times New Roman" w:hAnsi="Times New Roman" w:eastAsia="宋体"/>
                <w:b w:val="0"/>
                <w:sz w:val="18"/>
              </w:rPr>
              <w:t>398.79</w:t>
            </w:r>
          </w:p>
        </w:tc>
        <w:tc>
          <w:tcPr>
            <w:tcW w:w="880" w:type="dxa"/>
            <w:tcMar>
              <w:left w:w="70" w:type="dxa"/>
              <w:right w:w="70" w:type="dxa"/>
            </w:tcMar>
            <w:vAlign w:val="center"/>
          </w:tcPr>
          <w:p w14:paraId="5FDB58B5">
            <w:pPr>
              <w:keepNext w:val="0"/>
              <w:spacing w:before="20" w:after="20" w:line="260" w:lineRule="exact"/>
              <w:ind w:firstLine="0" w:firstLineChars="0"/>
              <w:jc w:val="center"/>
            </w:pPr>
            <w:r>
              <w:rPr>
                <w:rFonts w:ascii="Times New Roman" w:hAnsi="Times New Roman" w:eastAsia="宋体"/>
                <w:b w:val="0"/>
                <w:sz w:val="18"/>
              </w:rPr>
              <w:t>1.95</w:t>
            </w:r>
          </w:p>
        </w:tc>
      </w:tr>
    </w:tbl>
    <w:p w14:paraId="46992587">
      <w:pPr>
        <w:pStyle w:val="2"/>
        <w:keepNext/>
        <w:spacing w:before="120" w:after="80" w:line="300" w:lineRule="auto"/>
        <w:ind w:firstLine="0"/>
        <w:jc w:val="center"/>
      </w:pPr>
      <w:r>
        <w:rPr>
          <w:rFonts w:ascii="Times New Roman" w:hAnsi="Times New Roman" w:eastAsia="宋体"/>
          <w:b w:val="0"/>
          <w:sz w:val="21"/>
        </w:rPr>
        <w:t>表5-6 市区弹性方案逐年措施及容载比</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880"/>
        <w:gridCol w:w="880"/>
        <w:gridCol w:w="880"/>
        <w:gridCol w:w="880"/>
        <w:gridCol w:w="880"/>
        <w:gridCol w:w="1275"/>
        <w:gridCol w:w="880"/>
        <w:gridCol w:w="880"/>
        <w:gridCol w:w="880"/>
      </w:tblGrid>
      <w:tr w14:paraId="4C01936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880" w:type="dxa"/>
            <w:tcMar>
              <w:left w:w="70" w:type="dxa"/>
              <w:right w:w="70" w:type="dxa"/>
            </w:tcMar>
            <w:vAlign w:val="center"/>
          </w:tcPr>
          <w:p w14:paraId="3CF5D5B0">
            <w:pPr>
              <w:keepNext w:val="0"/>
              <w:spacing w:before="20" w:after="20" w:line="260" w:lineRule="exact"/>
              <w:ind w:firstLine="0" w:firstLineChars="0"/>
              <w:jc w:val="center"/>
            </w:pPr>
            <w:r>
              <w:rPr>
                <w:rFonts w:ascii="Times New Roman" w:hAnsi="Times New Roman" w:eastAsia="宋体"/>
                <w:b/>
                <w:sz w:val="18"/>
              </w:rPr>
              <w:t>仿真年</w:t>
            </w:r>
          </w:p>
        </w:tc>
        <w:tc>
          <w:tcPr>
            <w:tcW w:w="880" w:type="dxa"/>
            <w:tcMar>
              <w:left w:w="70" w:type="dxa"/>
              <w:right w:w="70" w:type="dxa"/>
            </w:tcMar>
            <w:vAlign w:val="center"/>
          </w:tcPr>
          <w:p w14:paraId="6ADB6B0E">
            <w:pPr>
              <w:keepNext w:val="0"/>
              <w:spacing w:before="20" w:after="20" w:line="260" w:lineRule="exact"/>
              <w:ind w:firstLine="0" w:firstLineChars="0"/>
              <w:jc w:val="center"/>
            </w:pPr>
            <w:r>
              <w:rPr>
                <w:rFonts w:ascii="Times New Roman" w:hAnsi="Times New Roman" w:eastAsia="宋体"/>
                <w:b/>
                <w:sz w:val="18"/>
              </w:rPr>
              <w:t>年网供最大负荷/MW</w:t>
            </w:r>
          </w:p>
        </w:tc>
        <w:tc>
          <w:tcPr>
            <w:tcW w:w="880" w:type="dxa"/>
            <w:tcMar>
              <w:left w:w="70" w:type="dxa"/>
              <w:right w:w="70" w:type="dxa"/>
            </w:tcMar>
            <w:vAlign w:val="center"/>
          </w:tcPr>
          <w:p w14:paraId="711C8777">
            <w:pPr>
              <w:keepNext w:val="0"/>
              <w:spacing w:before="20" w:after="20" w:line="260" w:lineRule="exact"/>
              <w:ind w:firstLine="0" w:firstLineChars="0"/>
              <w:jc w:val="center"/>
            </w:pPr>
            <w:r>
              <w:rPr>
                <w:rFonts w:ascii="Times New Roman" w:hAnsi="Times New Roman" w:eastAsia="宋体"/>
                <w:b/>
                <w:sz w:val="18"/>
              </w:rPr>
              <w:t>主变容量/MVA</w:t>
            </w:r>
          </w:p>
        </w:tc>
        <w:tc>
          <w:tcPr>
            <w:tcW w:w="880" w:type="dxa"/>
            <w:tcMar>
              <w:left w:w="70" w:type="dxa"/>
              <w:right w:w="70" w:type="dxa"/>
            </w:tcMar>
            <w:vAlign w:val="center"/>
          </w:tcPr>
          <w:p w14:paraId="4581E944">
            <w:pPr>
              <w:keepNext w:val="0"/>
              <w:spacing w:before="20" w:after="20" w:line="260" w:lineRule="exact"/>
              <w:ind w:firstLine="0" w:firstLineChars="0"/>
              <w:jc w:val="center"/>
            </w:pPr>
            <w:r>
              <w:rPr>
                <w:rFonts w:ascii="Times New Roman" w:hAnsi="Times New Roman" w:eastAsia="宋体"/>
                <w:b/>
                <w:sz w:val="18"/>
              </w:rPr>
              <w:t>净增/MVA</w:t>
            </w:r>
          </w:p>
        </w:tc>
        <w:tc>
          <w:tcPr>
            <w:tcW w:w="880" w:type="dxa"/>
            <w:tcMar>
              <w:left w:w="70" w:type="dxa"/>
              <w:right w:w="70" w:type="dxa"/>
            </w:tcMar>
            <w:vAlign w:val="center"/>
          </w:tcPr>
          <w:p w14:paraId="576286F3">
            <w:pPr>
              <w:keepNext w:val="0"/>
              <w:spacing w:before="20" w:after="20" w:line="260" w:lineRule="exact"/>
              <w:ind w:firstLine="0" w:firstLineChars="0"/>
              <w:jc w:val="center"/>
            </w:pPr>
            <w:r>
              <w:rPr>
                <w:rFonts w:ascii="Times New Roman" w:hAnsi="Times New Roman" w:eastAsia="宋体"/>
                <w:b/>
                <w:sz w:val="18"/>
              </w:rPr>
              <w:t>采购/MVA</w:t>
            </w:r>
          </w:p>
        </w:tc>
        <w:tc>
          <w:tcPr>
            <w:tcW w:w="1275" w:type="dxa"/>
            <w:tcMar>
              <w:left w:w="70" w:type="dxa"/>
              <w:right w:w="70" w:type="dxa"/>
            </w:tcMar>
            <w:vAlign w:val="center"/>
          </w:tcPr>
          <w:p w14:paraId="62D7F40B">
            <w:pPr>
              <w:keepNext w:val="0"/>
              <w:spacing w:before="20" w:after="20" w:line="260" w:lineRule="exact"/>
              <w:ind w:firstLine="0" w:firstLineChars="0"/>
              <w:jc w:val="center"/>
            </w:pPr>
            <w:r>
              <w:rPr>
                <w:rFonts w:ascii="Times New Roman" w:hAnsi="Times New Roman" w:eastAsia="宋体"/>
                <w:b/>
                <w:sz w:val="18"/>
              </w:rPr>
              <w:t>新增储能MW/MWh</w:t>
            </w:r>
          </w:p>
        </w:tc>
        <w:tc>
          <w:tcPr>
            <w:tcW w:w="880" w:type="dxa"/>
            <w:tcMar>
              <w:left w:w="70" w:type="dxa"/>
              <w:right w:w="70" w:type="dxa"/>
            </w:tcMar>
            <w:vAlign w:val="center"/>
          </w:tcPr>
          <w:p w14:paraId="690B068F">
            <w:pPr>
              <w:keepNext w:val="0"/>
              <w:spacing w:before="20" w:after="20" w:line="260" w:lineRule="exact"/>
              <w:ind w:firstLine="0" w:firstLineChars="0"/>
              <w:jc w:val="center"/>
            </w:pPr>
            <w:r>
              <w:rPr>
                <w:rFonts w:ascii="Times New Roman" w:hAnsi="Times New Roman" w:eastAsia="宋体"/>
                <w:b/>
                <w:sz w:val="18"/>
              </w:rPr>
              <w:t>新建联络/项</w:t>
            </w:r>
          </w:p>
        </w:tc>
        <w:tc>
          <w:tcPr>
            <w:tcW w:w="880" w:type="dxa"/>
            <w:tcMar>
              <w:left w:w="70" w:type="dxa"/>
              <w:right w:w="70" w:type="dxa"/>
            </w:tcMar>
            <w:vAlign w:val="center"/>
          </w:tcPr>
          <w:p w14:paraId="2569CDEF">
            <w:pPr>
              <w:keepNext w:val="0"/>
              <w:spacing w:before="20" w:after="20" w:line="260" w:lineRule="exact"/>
              <w:ind w:firstLine="0" w:firstLineChars="0"/>
              <w:jc w:val="center"/>
            </w:pPr>
            <w:r>
              <w:rPr>
                <w:rFonts w:ascii="Times New Roman" w:hAnsi="Times New Roman" w:eastAsia="宋体"/>
                <w:b/>
                <w:sz w:val="18"/>
              </w:rPr>
              <w:t>转接/MW</w:t>
            </w:r>
          </w:p>
        </w:tc>
        <w:tc>
          <w:tcPr>
            <w:tcW w:w="880" w:type="dxa"/>
            <w:tcMar>
              <w:left w:w="70" w:type="dxa"/>
              <w:right w:w="70" w:type="dxa"/>
            </w:tcMar>
            <w:vAlign w:val="center"/>
          </w:tcPr>
          <w:p w14:paraId="445AB246">
            <w:pPr>
              <w:keepNext w:val="0"/>
              <w:spacing w:before="20" w:after="20" w:line="260" w:lineRule="exact"/>
              <w:ind w:firstLine="0" w:firstLineChars="0"/>
              <w:jc w:val="center"/>
            </w:pPr>
            <w:r>
              <w:rPr>
                <w:rFonts w:ascii="Times New Roman" w:hAnsi="Times New Roman" w:eastAsia="宋体"/>
                <w:b/>
                <w:sz w:val="18"/>
              </w:rPr>
              <w:t>容载比</w:t>
            </w:r>
          </w:p>
        </w:tc>
      </w:tr>
      <w:tr w14:paraId="3BE2E22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80" w:type="dxa"/>
            <w:tcMar>
              <w:left w:w="70" w:type="dxa"/>
              <w:right w:w="70" w:type="dxa"/>
            </w:tcMar>
            <w:vAlign w:val="center"/>
          </w:tcPr>
          <w:p w14:paraId="1028A2EF">
            <w:pPr>
              <w:keepNext w:val="0"/>
              <w:spacing w:before="20" w:after="20" w:line="260" w:lineRule="exact"/>
              <w:ind w:firstLine="0" w:firstLineChars="0"/>
              <w:jc w:val="center"/>
            </w:pPr>
            <w:r>
              <w:rPr>
                <w:rFonts w:ascii="Times New Roman" w:hAnsi="Times New Roman" w:eastAsia="宋体"/>
                <w:b w:val="0"/>
                <w:sz w:val="18"/>
              </w:rPr>
              <w:t>1</w:t>
            </w:r>
          </w:p>
        </w:tc>
        <w:tc>
          <w:tcPr>
            <w:tcW w:w="880" w:type="dxa"/>
            <w:tcMar>
              <w:left w:w="70" w:type="dxa"/>
              <w:right w:w="70" w:type="dxa"/>
            </w:tcMar>
            <w:vAlign w:val="center"/>
          </w:tcPr>
          <w:p w14:paraId="454201EB">
            <w:pPr>
              <w:keepNext w:val="0"/>
              <w:spacing w:before="20" w:after="20" w:line="260" w:lineRule="exact"/>
              <w:ind w:firstLine="0" w:firstLineChars="0"/>
              <w:jc w:val="center"/>
            </w:pPr>
            <w:r>
              <w:rPr>
                <w:rFonts w:ascii="Times New Roman" w:hAnsi="Times New Roman" w:eastAsia="宋体"/>
                <w:b w:val="0"/>
                <w:sz w:val="18"/>
              </w:rPr>
              <w:t>1253.16</w:t>
            </w:r>
          </w:p>
        </w:tc>
        <w:tc>
          <w:tcPr>
            <w:tcW w:w="880" w:type="dxa"/>
            <w:tcMar>
              <w:left w:w="70" w:type="dxa"/>
              <w:right w:w="70" w:type="dxa"/>
            </w:tcMar>
            <w:vAlign w:val="center"/>
          </w:tcPr>
          <w:p w14:paraId="447624FF">
            <w:pPr>
              <w:keepNext w:val="0"/>
              <w:spacing w:before="20" w:after="20" w:line="260" w:lineRule="exact"/>
              <w:ind w:firstLine="0" w:firstLineChars="0"/>
              <w:jc w:val="center"/>
            </w:pPr>
            <w:r>
              <w:rPr>
                <w:rFonts w:ascii="Times New Roman" w:hAnsi="Times New Roman" w:eastAsia="宋体"/>
                <w:b w:val="0"/>
                <w:sz w:val="18"/>
              </w:rPr>
              <w:t>2862.00</w:t>
            </w:r>
          </w:p>
        </w:tc>
        <w:tc>
          <w:tcPr>
            <w:tcW w:w="880" w:type="dxa"/>
            <w:tcMar>
              <w:left w:w="70" w:type="dxa"/>
              <w:right w:w="70" w:type="dxa"/>
            </w:tcMar>
            <w:vAlign w:val="center"/>
          </w:tcPr>
          <w:p w14:paraId="4ADCF122">
            <w:pPr>
              <w:keepNext w:val="0"/>
              <w:spacing w:before="20" w:after="20" w:line="260" w:lineRule="exact"/>
              <w:ind w:firstLine="0" w:firstLineChars="0"/>
              <w:jc w:val="center"/>
            </w:pPr>
            <w:r>
              <w:rPr>
                <w:rFonts w:ascii="Times New Roman" w:hAnsi="Times New Roman" w:eastAsia="宋体"/>
                <w:b w:val="0"/>
                <w:sz w:val="18"/>
              </w:rPr>
              <w:t>400.00</w:t>
            </w:r>
          </w:p>
        </w:tc>
        <w:tc>
          <w:tcPr>
            <w:tcW w:w="880" w:type="dxa"/>
            <w:tcMar>
              <w:left w:w="70" w:type="dxa"/>
              <w:right w:w="70" w:type="dxa"/>
            </w:tcMar>
            <w:vAlign w:val="center"/>
          </w:tcPr>
          <w:p w14:paraId="7F72D970">
            <w:pPr>
              <w:keepNext w:val="0"/>
              <w:spacing w:before="20" w:after="20" w:line="260" w:lineRule="exact"/>
              <w:ind w:firstLine="0" w:firstLineChars="0"/>
              <w:jc w:val="center"/>
            </w:pPr>
            <w:r>
              <w:rPr>
                <w:rFonts w:ascii="Times New Roman" w:hAnsi="Times New Roman" w:eastAsia="宋体"/>
                <w:b w:val="0"/>
                <w:sz w:val="18"/>
              </w:rPr>
              <w:t>400.00</w:t>
            </w:r>
          </w:p>
        </w:tc>
        <w:tc>
          <w:tcPr>
            <w:tcW w:w="1275" w:type="dxa"/>
            <w:tcMar>
              <w:left w:w="70" w:type="dxa"/>
              <w:right w:w="70" w:type="dxa"/>
            </w:tcMar>
            <w:vAlign w:val="center"/>
          </w:tcPr>
          <w:p w14:paraId="5E173220">
            <w:pPr>
              <w:keepNext w:val="0"/>
              <w:spacing w:before="20" w:after="20" w:line="260" w:lineRule="exact"/>
              <w:ind w:firstLine="0" w:firstLineChars="0"/>
              <w:jc w:val="center"/>
            </w:pPr>
            <w:r>
              <w:rPr>
                <w:rFonts w:ascii="Times New Roman" w:hAnsi="Times New Roman" w:eastAsia="宋体"/>
                <w:b w:val="0"/>
                <w:sz w:val="18"/>
              </w:rPr>
              <w:t>0.00/0.00</w:t>
            </w:r>
          </w:p>
        </w:tc>
        <w:tc>
          <w:tcPr>
            <w:tcW w:w="880" w:type="dxa"/>
            <w:tcMar>
              <w:left w:w="70" w:type="dxa"/>
              <w:right w:w="70" w:type="dxa"/>
            </w:tcMar>
            <w:vAlign w:val="center"/>
          </w:tcPr>
          <w:p w14:paraId="273A407E">
            <w:pPr>
              <w:keepNext w:val="0"/>
              <w:spacing w:before="20" w:after="20" w:line="260" w:lineRule="exact"/>
              <w:ind w:firstLine="0" w:firstLineChars="0"/>
              <w:jc w:val="center"/>
            </w:pPr>
            <w:r>
              <w:rPr>
                <w:rFonts w:ascii="Times New Roman" w:hAnsi="Times New Roman" w:eastAsia="宋体"/>
                <w:b w:val="0"/>
                <w:sz w:val="18"/>
              </w:rPr>
              <w:t>3</w:t>
            </w:r>
          </w:p>
        </w:tc>
        <w:tc>
          <w:tcPr>
            <w:tcW w:w="880" w:type="dxa"/>
            <w:tcMar>
              <w:left w:w="70" w:type="dxa"/>
              <w:right w:w="70" w:type="dxa"/>
            </w:tcMar>
            <w:vAlign w:val="center"/>
          </w:tcPr>
          <w:p w14:paraId="375253D7">
            <w:pPr>
              <w:keepNext w:val="0"/>
              <w:spacing w:before="20" w:after="20" w:line="260" w:lineRule="exact"/>
              <w:ind w:firstLine="0" w:firstLineChars="0"/>
              <w:jc w:val="center"/>
            </w:pPr>
            <w:r>
              <w:rPr>
                <w:rFonts w:ascii="Times New Roman" w:hAnsi="Times New Roman" w:eastAsia="宋体"/>
                <w:b w:val="0"/>
                <w:sz w:val="18"/>
              </w:rPr>
              <w:t>364.57</w:t>
            </w:r>
          </w:p>
        </w:tc>
        <w:tc>
          <w:tcPr>
            <w:tcW w:w="880" w:type="dxa"/>
            <w:tcMar>
              <w:left w:w="70" w:type="dxa"/>
              <w:right w:w="70" w:type="dxa"/>
            </w:tcMar>
            <w:vAlign w:val="center"/>
          </w:tcPr>
          <w:p w14:paraId="222BC95A">
            <w:pPr>
              <w:keepNext w:val="0"/>
              <w:spacing w:before="20" w:after="20" w:line="260" w:lineRule="exact"/>
              <w:ind w:firstLine="0" w:firstLineChars="0"/>
              <w:jc w:val="center"/>
            </w:pPr>
            <w:r>
              <w:rPr>
                <w:rFonts w:ascii="Times New Roman" w:hAnsi="Times New Roman" w:eastAsia="宋体"/>
                <w:b w:val="0"/>
                <w:sz w:val="18"/>
              </w:rPr>
              <w:t>2.28</w:t>
            </w:r>
          </w:p>
        </w:tc>
      </w:tr>
      <w:tr w14:paraId="2BBCE56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80" w:type="dxa"/>
            <w:tcMar>
              <w:left w:w="70" w:type="dxa"/>
              <w:right w:w="70" w:type="dxa"/>
            </w:tcMar>
            <w:vAlign w:val="center"/>
          </w:tcPr>
          <w:p w14:paraId="7F45B949">
            <w:pPr>
              <w:keepNext w:val="0"/>
              <w:spacing w:before="20" w:after="20" w:line="260" w:lineRule="exact"/>
              <w:ind w:firstLine="0" w:firstLineChars="0"/>
              <w:jc w:val="center"/>
            </w:pPr>
            <w:r>
              <w:rPr>
                <w:rFonts w:ascii="Times New Roman" w:hAnsi="Times New Roman" w:eastAsia="宋体"/>
                <w:b w:val="0"/>
                <w:sz w:val="18"/>
              </w:rPr>
              <w:t>2</w:t>
            </w:r>
          </w:p>
        </w:tc>
        <w:tc>
          <w:tcPr>
            <w:tcW w:w="880" w:type="dxa"/>
            <w:tcMar>
              <w:left w:w="70" w:type="dxa"/>
              <w:right w:w="70" w:type="dxa"/>
            </w:tcMar>
            <w:vAlign w:val="center"/>
          </w:tcPr>
          <w:p w14:paraId="200FE04C">
            <w:pPr>
              <w:keepNext w:val="0"/>
              <w:spacing w:before="20" w:after="20" w:line="260" w:lineRule="exact"/>
              <w:ind w:firstLine="0" w:firstLineChars="0"/>
              <w:jc w:val="center"/>
            </w:pPr>
            <w:r>
              <w:rPr>
                <w:rFonts w:ascii="Times New Roman" w:hAnsi="Times New Roman" w:eastAsia="宋体"/>
                <w:b w:val="0"/>
                <w:sz w:val="18"/>
              </w:rPr>
              <w:t>1275.72</w:t>
            </w:r>
          </w:p>
        </w:tc>
        <w:tc>
          <w:tcPr>
            <w:tcW w:w="880" w:type="dxa"/>
            <w:tcMar>
              <w:left w:w="70" w:type="dxa"/>
              <w:right w:w="70" w:type="dxa"/>
            </w:tcMar>
            <w:vAlign w:val="center"/>
          </w:tcPr>
          <w:p w14:paraId="13C4BAC2">
            <w:pPr>
              <w:keepNext w:val="0"/>
              <w:spacing w:before="20" w:after="20" w:line="260" w:lineRule="exact"/>
              <w:ind w:firstLine="0" w:firstLineChars="0"/>
              <w:jc w:val="center"/>
            </w:pPr>
            <w:r>
              <w:rPr>
                <w:rFonts w:ascii="Times New Roman" w:hAnsi="Times New Roman" w:eastAsia="宋体"/>
                <w:b w:val="0"/>
                <w:sz w:val="18"/>
              </w:rPr>
              <w:t>2862.00</w:t>
            </w:r>
          </w:p>
        </w:tc>
        <w:tc>
          <w:tcPr>
            <w:tcW w:w="880" w:type="dxa"/>
            <w:tcMar>
              <w:left w:w="70" w:type="dxa"/>
              <w:right w:w="70" w:type="dxa"/>
            </w:tcMar>
            <w:vAlign w:val="center"/>
          </w:tcPr>
          <w:p w14:paraId="08EBD43C">
            <w:pPr>
              <w:keepNext w:val="0"/>
              <w:spacing w:before="20" w:after="20" w:line="260" w:lineRule="exact"/>
              <w:ind w:firstLine="0" w:firstLineChars="0"/>
              <w:jc w:val="center"/>
            </w:pPr>
            <w:r>
              <w:rPr>
                <w:rFonts w:ascii="Times New Roman" w:hAnsi="Times New Roman" w:eastAsia="宋体"/>
                <w:b w:val="0"/>
                <w:sz w:val="18"/>
              </w:rPr>
              <w:t>0.00</w:t>
            </w:r>
          </w:p>
        </w:tc>
        <w:tc>
          <w:tcPr>
            <w:tcW w:w="880" w:type="dxa"/>
            <w:tcMar>
              <w:left w:w="70" w:type="dxa"/>
              <w:right w:w="70" w:type="dxa"/>
            </w:tcMar>
            <w:vAlign w:val="center"/>
          </w:tcPr>
          <w:p w14:paraId="346372A0">
            <w:pPr>
              <w:keepNext w:val="0"/>
              <w:spacing w:before="20" w:after="20" w:line="260" w:lineRule="exact"/>
              <w:ind w:firstLine="0" w:firstLineChars="0"/>
              <w:jc w:val="center"/>
            </w:pPr>
            <w:r>
              <w:rPr>
                <w:rFonts w:ascii="Times New Roman" w:hAnsi="Times New Roman" w:eastAsia="宋体"/>
                <w:b w:val="0"/>
                <w:sz w:val="18"/>
              </w:rPr>
              <w:t>0.00</w:t>
            </w:r>
          </w:p>
        </w:tc>
        <w:tc>
          <w:tcPr>
            <w:tcW w:w="1275" w:type="dxa"/>
            <w:tcMar>
              <w:left w:w="70" w:type="dxa"/>
              <w:right w:w="70" w:type="dxa"/>
            </w:tcMar>
            <w:vAlign w:val="center"/>
          </w:tcPr>
          <w:p w14:paraId="2789DEEB">
            <w:pPr>
              <w:keepNext w:val="0"/>
              <w:spacing w:before="20" w:after="20" w:line="260" w:lineRule="exact"/>
              <w:ind w:firstLine="0" w:firstLineChars="0"/>
              <w:jc w:val="center"/>
            </w:pPr>
            <w:r>
              <w:rPr>
                <w:rFonts w:ascii="Times New Roman" w:hAnsi="Times New Roman" w:eastAsia="宋体"/>
                <w:b w:val="0"/>
                <w:sz w:val="18"/>
              </w:rPr>
              <w:t>0.00/0.00</w:t>
            </w:r>
          </w:p>
        </w:tc>
        <w:tc>
          <w:tcPr>
            <w:tcW w:w="880" w:type="dxa"/>
            <w:tcMar>
              <w:left w:w="70" w:type="dxa"/>
              <w:right w:w="70" w:type="dxa"/>
            </w:tcMar>
            <w:vAlign w:val="center"/>
          </w:tcPr>
          <w:p w14:paraId="5265BC16">
            <w:pPr>
              <w:keepNext w:val="0"/>
              <w:spacing w:before="20" w:after="20" w:line="260" w:lineRule="exact"/>
              <w:ind w:firstLine="0" w:firstLineChars="0"/>
              <w:jc w:val="center"/>
            </w:pPr>
            <w:r>
              <w:rPr>
                <w:rFonts w:ascii="Times New Roman" w:hAnsi="Times New Roman" w:eastAsia="宋体"/>
                <w:b w:val="0"/>
                <w:sz w:val="18"/>
              </w:rPr>
              <w:t>1</w:t>
            </w:r>
          </w:p>
        </w:tc>
        <w:tc>
          <w:tcPr>
            <w:tcW w:w="880" w:type="dxa"/>
            <w:tcMar>
              <w:left w:w="70" w:type="dxa"/>
              <w:right w:w="70" w:type="dxa"/>
            </w:tcMar>
            <w:vAlign w:val="center"/>
          </w:tcPr>
          <w:p w14:paraId="54B848EB">
            <w:pPr>
              <w:keepNext w:val="0"/>
              <w:spacing w:before="20" w:after="20" w:line="260" w:lineRule="exact"/>
              <w:ind w:firstLine="0" w:firstLineChars="0"/>
              <w:jc w:val="center"/>
            </w:pPr>
            <w:r>
              <w:rPr>
                <w:rFonts w:ascii="Times New Roman" w:hAnsi="Times New Roman" w:eastAsia="宋体"/>
                <w:b w:val="0"/>
                <w:sz w:val="18"/>
              </w:rPr>
              <w:t>375.68</w:t>
            </w:r>
          </w:p>
        </w:tc>
        <w:tc>
          <w:tcPr>
            <w:tcW w:w="880" w:type="dxa"/>
            <w:tcMar>
              <w:left w:w="70" w:type="dxa"/>
              <w:right w:w="70" w:type="dxa"/>
            </w:tcMar>
            <w:vAlign w:val="center"/>
          </w:tcPr>
          <w:p w14:paraId="692CDC52">
            <w:pPr>
              <w:keepNext w:val="0"/>
              <w:spacing w:before="20" w:after="20" w:line="260" w:lineRule="exact"/>
              <w:ind w:firstLine="0" w:firstLineChars="0"/>
              <w:jc w:val="center"/>
            </w:pPr>
            <w:r>
              <w:rPr>
                <w:rFonts w:ascii="Times New Roman" w:hAnsi="Times New Roman" w:eastAsia="宋体"/>
                <w:b w:val="0"/>
                <w:sz w:val="18"/>
              </w:rPr>
              <w:t>2.24</w:t>
            </w:r>
          </w:p>
        </w:tc>
      </w:tr>
      <w:tr w14:paraId="7574EF6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80" w:type="dxa"/>
            <w:tcMar>
              <w:left w:w="70" w:type="dxa"/>
              <w:right w:w="70" w:type="dxa"/>
            </w:tcMar>
            <w:vAlign w:val="center"/>
          </w:tcPr>
          <w:p w14:paraId="1D984BB7">
            <w:pPr>
              <w:keepNext w:val="0"/>
              <w:spacing w:before="20" w:after="20" w:line="260" w:lineRule="exact"/>
              <w:ind w:firstLine="0" w:firstLineChars="0"/>
              <w:jc w:val="center"/>
            </w:pPr>
            <w:r>
              <w:rPr>
                <w:rFonts w:ascii="Times New Roman" w:hAnsi="Times New Roman" w:eastAsia="宋体"/>
                <w:b w:val="0"/>
                <w:sz w:val="18"/>
              </w:rPr>
              <w:t>3</w:t>
            </w:r>
          </w:p>
        </w:tc>
        <w:tc>
          <w:tcPr>
            <w:tcW w:w="880" w:type="dxa"/>
            <w:tcMar>
              <w:left w:w="70" w:type="dxa"/>
              <w:right w:w="70" w:type="dxa"/>
            </w:tcMar>
            <w:vAlign w:val="center"/>
          </w:tcPr>
          <w:p w14:paraId="25773926">
            <w:pPr>
              <w:keepNext w:val="0"/>
              <w:spacing w:before="20" w:after="20" w:line="260" w:lineRule="exact"/>
              <w:ind w:firstLine="0" w:firstLineChars="0"/>
              <w:jc w:val="center"/>
            </w:pPr>
            <w:r>
              <w:rPr>
                <w:rFonts w:ascii="Times New Roman" w:hAnsi="Times New Roman" w:eastAsia="宋体"/>
                <w:b w:val="0"/>
                <w:sz w:val="18"/>
              </w:rPr>
              <w:t>1298.68</w:t>
            </w:r>
          </w:p>
        </w:tc>
        <w:tc>
          <w:tcPr>
            <w:tcW w:w="880" w:type="dxa"/>
            <w:tcMar>
              <w:left w:w="70" w:type="dxa"/>
              <w:right w:w="70" w:type="dxa"/>
            </w:tcMar>
            <w:vAlign w:val="center"/>
          </w:tcPr>
          <w:p w14:paraId="3CE18E9B">
            <w:pPr>
              <w:keepNext w:val="0"/>
              <w:spacing w:before="20" w:after="20" w:line="260" w:lineRule="exact"/>
              <w:ind w:firstLine="0" w:firstLineChars="0"/>
              <w:jc w:val="center"/>
            </w:pPr>
            <w:r>
              <w:rPr>
                <w:rFonts w:ascii="Times New Roman" w:hAnsi="Times New Roman" w:eastAsia="宋体"/>
                <w:b w:val="0"/>
                <w:sz w:val="18"/>
              </w:rPr>
              <w:t>2922.00</w:t>
            </w:r>
          </w:p>
        </w:tc>
        <w:tc>
          <w:tcPr>
            <w:tcW w:w="880" w:type="dxa"/>
            <w:tcMar>
              <w:left w:w="70" w:type="dxa"/>
              <w:right w:w="70" w:type="dxa"/>
            </w:tcMar>
            <w:vAlign w:val="center"/>
          </w:tcPr>
          <w:p w14:paraId="5C8048F7">
            <w:pPr>
              <w:keepNext w:val="0"/>
              <w:spacing w:before="20" w:after="20" w:line="260" w:lineRule="exact"/>
              <w:ind w:firstLine="0" w:firstLineChars="0"/>
              <w:jc w:val="center"/>
            </w:pPr>
            <w:r>
              <w:rPr>
                <w:rFonts w:ascii="Times New Roman" w:hAnsi="Times New Roman" w:eastAsia="宋体"/>
                <w:b w:val="0"/>
                <w:sz w:val="18"/>
              </w:rPr>
              <w:t>60.00</w:t>
            </w:r>
          </w:p>
        </w:tc>
        <w:tc>
          <w:tcPr>
            <w:tcW w:w="880" w:type="dxa"/>
            <w:tcMar>
              <w:left w:w="70" w:type="dxa"/>
              <w:right w:w="70" w:type="dxa"/>
            </w:tcMar>
            <w:vAlign w:val="center"/>
          </w:tcPr>
          <w:p w14:paraId="7C77C2A0">
            <w:pPr>
              <w:keepNext w:val="0"/>
              <w:spacing w:before="20" w:after="20" w:line="260" w:lineRule="exact"/>
              <w:ind w:firstLine="0" w:firstLineChars="0"/>
              <w:jc w:val="center"/>
            </w:pPr>
            <w:r>
              <w:rPr>
                <w:rFonts w:ascii="Times New Roman" w:hAnsi="Times New Roman" w:eastAsia="宋体"/>
                <w:b w:val="0"/>
                <w:sz w:val="18"/>
              </w:rPr>
              <w:t>100.00</w:t>
            </w:r>
          </w:p>
        </w:tc>
        <w:tc>
          <w:tcPr>
            <w:tcW w:w="1275" w:type="dxa"/>
            <w:tcMar>
              <w:left w:w="70" w:type="dxa"/>
              <w:right w:w="70" w:type="dxa"/>
            </w:tcMar>
            <w:vAlign w:val="center"/>
          </w:tcPr>
          <w:p w14:paraId="66B06F3A">
            <w:pPr>
              <w:keepNext w:val="0"/>
              <w:spacing w:before="20" w:after="20" w:line="260" w:lineRule="exact"/>
              <w:ind w:firstLine="0" w:firstLineChars="0"/>
              <w:jc w:val="center"/>
            </w:pPr>
            <w:r>
              <w:rPr>
                <w:rFonts w:ascii="Times New Roman" w:hAnsi="Times New Roman" w:eastAsia="宋体"/>
                <w:b w:val="0"/>
                <w:sz w:val="18"/>
              </w:rPr>
              <w:t>0.00/0.00</w:t>
            </w:r>
          </w:p>
        </w:tc>
        <w:tc>
          <w:tcPr>
            <w:tcW w:w="880" w:type="dxa"/>
            <w:tcMar>
              <w:left w:w="70" w:type="dxa"/>
              <w:right w:w="70" w:type="dxa"/>
            </w:tcMar>
            <w:vAlign w:val="center"/>
          </w:tcPr>
          <w:p w14:paraId="69E40A0D">
            <w:pPr>
              <w:keepNext w:val="0"/>
              <w:spacing w:before="20" w:after="20" w:line="260" w:lineRule="exact"/>
              <w:ind w:firstLine="0" w:firstLineChars="0"/>
              <w:jc w:val="center"/>
            </w:pPr>
            <w:r>
              <w:rPr>
                <w:rFonts w:ascii="Times New Roman" w:hAnsi="Times New Roman" w:eastAsia="宋体"/>
                <w:b w:val="0"/>
                <w:sz w:val="18"/>
              </w:rPr>
              <w:t>0</w:t>
            </w:r>
          </w:p>
        </w:tc>
        <w:tc>
          <w:tcPr>
            <w:tcW w:w="880" w:type="dxa"/>
            <w:tcMar>
              <w:left w:w="70" w:type="dxa"/>
              <w:right w:w="70" w:type="dxa"/>
            </w:tcMar>
            <w:vAlign w:val="center"/>
          </w:tcPr>
          <w:p w14:paraId="0FA01FC7">
            <w:pPr>
              <w:keepNext w:val="0"/>
              <w:spacing w:before="20" w:after="20" w:line="260" w:lineRule="exact"/>
              <w:ind w:firstLine="0" w:firstLineChars="0"/>
              <w:jc w:val="center"/>
            </w:pPr>
            <w:r>
              <w:rPr>
                <w:rFonts w:ascii="Times New Roman" w:hAnsi="Times New Roman" w:eastAsia="宋体"/>
                <w:b w:val="0"/>
                <w:sz w:val="18"/>
              </w:rPr>
              <w:t>386.45</w:t>
            </w:r>
          </w:p>
        </w:tc>
        <w:tc>
          <w:tcPr>
            <w:tcW w:w="880" w:type="dxa"/>
            <w:tcMar>
              <w:left w:w="70" w:type="dxa"/>
              <w:right w:w="70" w:type="dxa"/>
            </w:tcMar>
            <w:vAlign w:val="center"/>
          </w:tcPr>
          <w:p w14:paraId="48B24A62">
            <w:pPr>
              <w:keepNext w:val="0"/>
              <w:spacing w:before="20" w:after="20" w:line="260" w:lineRule="exact"/>
              <w:ind w:firstLine="0" w:firstLineChars="0"/>
              <w:jc w:val="center"/>
            </w:pPr>
            <w:r>
              <w:rPr>
                <w:rFonts w:ascii="Times New Roman" w:hAnsi="Times New Roman" w:eastAsia="宋体"/>
                <w:b w:val="0"/>
                <w:sz w:val="18"/>
              </w:rPr>
              <w:t>2.25</w:t>
            </w:r>
          </w:p>
        </w:tc>
      </w:tr>
      <w:tr w14:paraId="1329539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880" w:type="dxa"/>
            <w:tcMar>
              <w:left w:w="70" w:type="dxa"/>
              <w:right w:w="70" w:type="dxa"/>
            </w:tcMar>
            <w:vAlign w:val="center"/>
          </w:tcPr>
          <w:p w14:paraId="3060A43B">
            <w:pPr>
              <w:keepNext w:val="0"/>
              <w:spacing w:before="20" w:after="20" w:line="260" w:lineRule="exact"/>
              <w:ind w:firstLine="0" w:firstLineChars="0"/>
              <w:jc w:val="center"/>
            </w:pPr>
            <w:r>
              <w:rPr>
                <w:rFonts w:ascii="Times New Roman" w:hAnsi="Times New Roman" w:eastAsia="宋体"/>
                <w:b w:val="0"/>
                <w:sz w:val="18"/>
              </w:rPr>
              <w:t>4</w:t>
            </w:r>
          </w:p>
        </w:tc>
        <w:tc>
          <w:tcPr>
            <w:tcW w:w="880" w:type="dxa"/>
            <w:tcMar>
              <w:left w:w="70" w:type="dxa"/>
              <w:right w:w="70" w:type="dxa"/>
            </w:tcMar>
            <w:vAlign w:val="center"/>
          </w:tcPr>
          <w:p w14:paraId="259EB16E">
            <w:pPr>
              <w:keepNext w:val="0"/>
              <w:spacing w:before="20" w:after="20" w:line="260" w:lineRule="exact"/>
              <w:ind w:firstLine="0" w:firstLineChars="0"/>
              <w:jc w:val="center"/>
            </w:pPr>
            <w:r>
              <w:rPr>
                <w:rFonts w:ascii="Times New Roman" w:hAnsi="Times New Roman" w:eastAsia="宋体"/>
                <w:b w:val="0"/>
                <w:sz w:val="18"/>
              </w:rPr>
              <w:t>1322.06</w:t>
            </w:r>
          </w:p>
        </w:tc>
        <w:tc>
          <w:tcPr>
            <w:tcW w:w="880" w:type="dxa"/>
            <w:tcMar>
              <w:left w:w="70" w:type="dxa"/>
              <w:right w:w="70" w:type="dxa"/>
            </w:tcMar>
            <w:vAlign w:val="center"/>
          </w:tcPr>
          <w:p w14:paraId="7F317717">
            <w:pPr>
              <w:keepNext w:val="0"/>
              <w:spacing w:before="20" w:after="20" w:line="260" w:lineRule="exact"/>
              <w:ind w:firstLine="0" w:firstLineChars="0"/>
              <w:jc w:val="center"/>
            </w:pPr>
            <w:r>
              <w:rPr>
                <w:rFonts w:ascii="Times New Roman" w:hAnsi="Times New Roman" w:eastAsia="宋体"/>
                <w:b w:val="0"/>
                <w:sz w:val="18"/>
              </w:rPr>
              <w:t>2922.00</w:t>
            </w:r>
          </w:p>
        </w:tc>
        <w:tc>
          <w:tcPr>
            <w:tcW w:w="880" w:type="dxa"/>
            <w:tcMar>
              <w:left w:w="70" w:type="dxa"/>
              <w:right w:w="70" w:type="dxa"/>
            </w:tcMar>
            <w:vAlign w:val="center"/>
          </w:tcPr>
          <w:p w14:paraId="0C118992">
            <w:pPr>
              <w:keepNext w:val="0"/>
              <w:spacing w:before="20" w:after="20" w:line="260" w:lineRule="exact"/>
              <w:ind w:firstLine="0" w:firstLineChars="0"/>
              <w:jc w:val="center"/>
            </w:pPr>
            <w:r>
              <w:rPr>
                <w:rFonts w:ascii="Times New Roman" w:hAnsi="Times New Roman" w:eastAsia="宋体"/>
                <w:b w:val="0"/>
                <w:sz w:val="18"/>
              </w:rPr>
              <w:t>0.00</w:t>
            </w:r>
          </w:p>
        </w:tc>
        <w:tc>
          <w:tcPr>
            <w:tcW w:w="880" w:type="dxa"/>
            <w:tcMar>
              <w:left w:w="70" w:type="dxa"/>
              <w:right w:w="70" w:type="dxa"/>
            </w:tcMar>
            <w:vAlign w:val="center"/>
          </w:tcPr>
          <w:p w14:paraId="07DB2B00">
            <w:pPr>
              <w:keepNext w:val="0"/>
              <w:spacing w:before="20" w:after="20" w:line="260" w:lineRule="exact"/>
              <w:ind w:firstLine="0" w:firstLineChars="0"/>
              <w:jc w:val="center"/>
            </w:pPr>
            <w:r>
              <w:rPr>
                <w:rFonts w:ascii="Times New Roman" w:hAnsi="Times New Roman" w:eastAsia="宋体"/>
                <w:b w:val="0"/>
                <w:sz w:val="18"/>
              </w:rPr>
              <w:t>0.00</w:t>
            </w:r>
          </w:p>
        </w:tc>
        <w:tc>
          <w:tcPr>
            <w:tcW w:w="1275" w:type="dxa"/>
            <w:tcMar>
              <w:left w:w="70" w:type="dxa"/>
              <w:right w:w="70" w:type="dxa"/>
            </w:tcMar>
            <w:vAlign w:val="center"/>
          </w:tcPr>
          <w:p w14:paraId="6F7EAA53">
            <w:pPr>
              <w:keepNext w:val="0"/>
              <w:spacing w:before="20" w:after="20" w:line="260" w:lineRule="exact"/>
              <w:ind w:firstLine="0" w:firstLineChars="0"/>
              <w:jc w:val="center"/>
            </w:pPr>
            <w:r>
              <w:rPr>
                <w:rFonts w:ascii="Times New Roman" w:hAnsi="Times New Roman" w:eastAsia="宋体"/>
                <w:b w:val="0"/>
                <w:sz w:val="18"/>
              </w:rPr>
              <w:t>0.00/0.00</w:t>
            </w:r>
          </w:p>
        </w:tc>
        <w:tc>
          <w:tcPr>
            <w:tcW w:w="880" w:type="dxa"/>
            <w:tcMar>
              <w:left w:w="70" w:type="dxa"/>
              <w:right w:w="70" w:type="dxa"/>
            </w:tcMar>
            <w:vAlign w:val="center"/>
          </w:tcPr>
          <w:p w14:paraId="388C38D8">
            <w:pPr>
              <w:keepNext w:val="0"/>
              <w:spacing w:before="20" w:after="20" w:line="260" w:lineRule="exact"/>
              <w:ind w:firstLine="0" w:firstLineChars="0"/>
              <w:jc w:val="center"/>
            </w:pPr>
            <w:r>
              <w:rPr>
                <w:rFonts w:ascii="Times New Roman" w:hAnsi="Times New Roman" w:eastAsia="宋体"/>
                <w:b w:val="0"/>
                <w:sz w:val="18"/>
              </w:rPr>
              <w:t>0</w:t>
            </w:r>
          </w:p>
        </w:tc>
        <w:tc>
          <w:tcPr>
            <w:tcW w:w="880" w:type="dxa"/>
            <w:tcMar>
              <w:left w:w="70" w:type="dxa"/>
              <w:right w:w="70" w:type="dxa"/>
            </w:tcMar>
            <w:vAlign w:val="center"/>
          </w:tcPr>
          <w:p w14:paraId="7B80480E">
            <w:pPr>
              <w:keepNext w:val="0"/>
              <w:spacing w:before="20" w:after="20" w:line="260" w:lineRule="exact"/>
              <w:ind w:firstLine="0" w:firstLineChars="0"/>
              <w:jc w:val="center"/>
            </w:pPr>
            <w:r>
              <w:rPr>
                <w:rFonts w:ascii="Times New Roman" w:hAnsi="Times New Roman" w:eastAsia="宋体"/>
                <w:b w:val="0"/>
                <w:sz w:val="18"/>
              </w:rPr>
              <w:t>398.98</w:t>
            </w:r>
          </w:p>
        </w:tc>
        <w:tc>
          <w:tcPr>
            <w:tcW w:w="880" w:type="dxa"/>
            <w:tcMar>
              <w:left w:w="70" w:type="dxa"/>
              <w:right w:w="70" w:type="dxa"/>
            </w:tcMar>
            <w:vAlign w:val="center"/>
          </w:tcPr>
          <w:p w14:paraId="176666FB">
            <w:pPr>
              <w:keepNext w:val="0"/>
              <w:spacing w:before="20" w:after="20" w:line="260" w:lineRule="exact"/>
              <w:ind w:firstLine="0" w:firstLineChars="0"/>
              <w:jc w:val="center"/>
            </w:pPr>
            <w:r>
              <w:rPr>
                <w:rFonts w:ascii="Times New Roman" w:hAnsi="Times New Roman" w:eastAsia="宋体"/>
                <w:b w:val="0"/>
                <w:sz w:val="18"/>
              </w:rPr>
              <w:t>2.21</w:t>
            </w:r>
          </w:p>
        </w:tc>
      </w:tr>
    </w:tbl>
    <w:p w14:paraId="5DB5AF7F">
      <w:pPr>
        <w:pStyle w:val="2"/>
        <w:keepNext/>
        <w:spacing w:before="120" w:after="0" w:line="240" w:lineRule="auto"/>
        <w:ind w:firstLine="0"/>
        <w:jc w:val="center"/>
      </w:pPr>
      <w:r>
        <w:drawing>
          <wp:inline distT="0" distB="0" distL="114300" distR="114300">
            <wp:extent cx="5120640" cy="2900680"/>
            <wp:effectExtent l="0" t="0" r="0" b="0"/>
            <wp:docPr id="1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pic:cNvPicPr>
                      <a:picLocks noChangeAspect="1" noChangeArrowheads="1"/>
                    </pic:cNvPicPr>
                  </pic:nvPicPr>
                  <pic:blipFill>
                    <a:blip r:embed="rId22"/>
                    <a:stretch>
                      <a:fillRect/>
                    </a:stretch>
                  </pic:blipFill>
                  <pic:spPr>
                    <a:xfrm>
                      <a:off x="0" y="0"/>
                      <a:ext cx="5120640" cy="2900816"/>
                    </a:xfrm>
                    <a:prstGeom prst="rect">
                      <a:avLst/>
                    </a:prstGeom>
                    <a:noFill/>
                    <a:ln w="9525">
                      <a:noFill/>
                    </a:ln>
                  </pic:spPr>
                </pic:pic>
              </a:graphicData>
            </a:graphic>
          </wp:inline>
        </w:drawing>
      </w:r>
    </w:p>
    <w:p w14:paraId="0C481828">
      <w:pPr>
        <w:pStyle w:val="2"/>
        <w:spacing w:before="60" w:after="120" w:line="300" w:lineRule="auto"/>
        <w:ind w:firstLine="0"/>
        <w:jc w:val="center"/>
      </w:pPr>
      <w:r>
        <w:rPr>
          <w:rFonts w:ascii="Times New Roman" w:hAnsi="Times New Roman" w:eastAsia="宋体"/>
          <w:b w:val="0"/>
          <w:sz w:val="21"/>
        </w:rPr>
        <w:t>图5-1 邳州和市区逐年容载比</w:t>
      </w:r>
    </w:p>
    <w:p w14:paraId="0A8893B2">
      <w:pPr>
        <w:pStyle w:val="5"/>
        <w:keepNext/>
        <w:numPr>
          <w:ilvl w:val="0"/>
          <w:numId w:val="0"/>
        </w:numPr>
        <w:spacing w:before="160" w:after="120" w:line="360" w:lineRule="auto"/>
        <w:ind w:firstLine="0"/>
      </w:pPr>
      <w:bookmarkStart w:id="180" w:name="刚性与弹性方案的对比"/>
      <w:r>
        <w:rPr>
          <w:rFonts w:ascii="Times New Roman" w:hAnsi="Times New Roman" w:eastAsia="方正仿宋_GBK"/>
          <w:b/>
          <w:sz w:val="26"/>
        </w:rPr>
        <w:t>5.4.3 刚性与弹性方案的对比</w:t>
      </w:r>
      <w:bookmarkEnd w:id="180"/>
    </w:p>
    <w:p w14:paraId="442EC914">
      <w:pPr>
        <w:widowControl/>
        <w:spacing w:before="0" w:after="0" w:line="300" w:lineRule="auto"/>
        <w:ind w:firstLine="480"/>
        <w:jc w:val="both"/>
      </w:pPr>
      <w:r>
        <w:rPr>
          <w:rFonts w:ascii="Times New Roman" w:hAnsi="Times New Roman" w:eastAsia="方正仿宋_GBK"/>
          <w:b w:val="0"/>
          <w:sz w:val="24"/>
        </w:rPr>
        <w:t>费用比较按相同起点、价格和评价期进行。主变采购容量反映整台购置，主变净增容量反映在役规模变化，储能MW/MWh分别反映功率与能量配置。转接功率与联络项目数量分别用于说明负荷调整和新增建设。</w:t>
      </w:r>
    </w:p>
    <w:p w14:paraId="63AB6C76">
      <w:pPr>
        <w:pStyle w:val="2"/>
        <w:keepNext/>
        <w:spacing w:before="120" w:after="80" w:line="300" w:lineRule="auto"/>
        <w:ind w:firstLine="0"/>
        <w:jc w:val="center"/>
      </w:pPr>
      <w:r>
        <w:rPr>
          <w:rFonts w:ascii="Times New Roman" w:hAnsi="Times New Roman" w:eastAsia="宋体"/>
          <w:b w:val="0"/>
          <w:sz w:val="21"/>
        </w:rPr>
        <w:t>表5-7 刚性与弹性容载比逐年对照</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5A08C62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76FC958B">
            <w:pPr>
              <w:keepNext w:val="0"/>
              <w:spacing w:before="20" w:after="20" w:line="260" w:lineRule="exact"/>
              <w:ind w:firstLine="0" w:firstLineChars="0"/>
              <w:jc w:val="center"/>
            </w:pPr>
            <w:r>
              <w:rPr>
                <w:rFonts w:ascii="Times New Roman" w:hAnsi="Times New Roman" w:eastAsia="宋体"/>
                <w:b/>
                <w:sz w:val="18"/>
              </w:rPr>
              <w:t>地区</w:t>
            </w:r>
          </w:p>
        </w:tc>
        <w:tc>
          <w:tcPr>
            <w:tcW w:w="1662" w:type="dxa"/>
            <w:tcMar>
              <w:left w:w="70" w:type="dxa"/>
              <w:right w:w="70" w:type="dxa"/>
            </w:tcMar>
            <w:vAlign w:val="center"/>
          </w:tcPr>
          <w:p w14:paraId="6827B606">
            <w:pPr>
              <w:keepNext w:val="0"/>
              <w:spacing w:before="20" w:after="20" w:line="260" w:lineRule="exact"/>
              <w:ind w:firstLine="0" w:firstLineChars="0"/>
              <w:jc w:val="center"/>
            </w:pPr>
            <w:r>
              <w:rPr>
                <w:rFonts w:ascii="Times New Roman" w:hAnsi="Times New Roman" w:eastAsia="宋体"/>
                <w:b/>
                <w:sz w:val="18"/>
              </w:rPr>
              <w:t>仿真年</w:t>
            </w:r>
          </w:p>
        </w:tc>
        <w:tc>
          <w:tcPr>
            <w:tcW w:w="1662" w:type="dxa"/>
            <w:tcMar>
              <w:left w:w="70" w:type="dxa"/>
              <w:right w:w="70" w:type="dxa"/>
            </w:tcMar>
            <w:vAlign w:val="center"/>
          </w:tcPr>
          <w:p w14:paraId="7BBC713D">
            <w:pPr>
              <w:keepNext w:val="0"/>
              <w:spacing w:before="20" w:after="20" w:line="260" w:lineRule="exact"/>
              <w:ind w:firstLine="0" w:firstLineChars="0"/>
              <w:jc w:val="center"/>
            </w:pPr>
            <w:r>
              <w:rPr>
                <w:rFonts w:ascii="Times New Roman" w:hAnsi="Times New Roman" w:eastAsia="宋体"/>
                <w:b/>
                <w:sz w:val="18"/>
              </w:rPr>
              <w:t>刚性容载比</w:t>
            </w:r>
          </w:p>
        </w:tc>
        <w:tc>
          <w:tcPr>
            <w:tcW w:w="1662" w:type="dxa"/>
            <w:tcMar>
              <w:left w:w="70" w:type="dxa"/>
              <w:right w:w="70" w:type="dxa"/>
            </w:tcMar>
            <w:vAlign w:val="center"/>
          </w:tcPr>
          <w:p w14:paraId="234E2621">
            <w:pPr>
              <w:keepNext w:val="0"/>
              <w:spacing w:before="20" w:after="20" w:line="260" w:lineRule="exact"/>
              <w:ind w:firstLine="0" w:firstLineChars="0"/>
              <w:jc w:val="center"/>
            </w:pPr>
            <w:r>
              <w:rPr>
                <w:rFonts w:ascii="Times New Roman" w:hAnsi="Times New Roman" w:eastAsia="宋体"/>
                <w:b/>
                <w:sz w:val="18"/>
              </w:rPr>
              <w:t>弹性容载比</w:t>
            </w:r>
          </w:p>
        </w:tc>
        <w:tc>
          <w:tcPr>
            <w:tcW w:w="1662" w:type="dxa"/>
            <w:tcMar>
              <w:left w:w="70" w:type="dxa"/>
              <w:right w:w="70" w:type="dxa"/>
            </w:tcMar>
            <w:vAlign w:val="center"/>
          </w:tcPr>
          <w:p w14:paraId="172E3132">
            <w:pPr>
              <w:keepNext w:val="0"/>
              <w:spacing w:before="20" w:after="20" w:line="260" w:lineRule="exact"/>
              <w:ind w:firstLine="0" w:firstLineChars="0"/>
              <w:jc w:val="center"/>
            </w:pPr>
            <w:r>
              <w:rPr>
                <w:rFonts w:ascii="Times New Roman" w:hAnsi="Times New Roman" w:eastAsia="宋体"/>
                <w:b/>
                <w:sz w:val="18"/>
              </w:rPr>
              <w:t>弹性与刚性差值</w:t>
            </w:r>
          </w:p>
        </w:tc>
      </w:tr>
      <w:tr w14:paraId="5F15F2A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7661C4E">
            <w:pPr>
              <w:keepNext w:val="0"/>
              <w:spacing w:before="20" w:after="20" w:line="260" w:lineRule="exact"/>
              <w:ind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280A4CF0">
            <w:pPr>
              <w:keepNext w:val="0"/>
              <w:spacing w:before="20" w:after="20" w:line="260" w:lineRule="exact"/>
              <w:ind w:firstLine="0" w:firstLineChars="0"/>
              <w:jc w:val="center"/>
            </w:pPr>
            <w:r>
              <w:rPr>
                <w:rFonts w:ascii="Times New Roman" w:hAnsi="Times New Roman" w:eastAsia="宋体"/>
                <w:b w:val="0"/>
                <w:sz w:val="18"/>
              </w:rPr>
              <w:t>1</w:t>
            </w:r>
          </w:p>
        </w:tc>
        <w:tc>
          <w:tcPr>
            <w:tcW w:w="1662" w:type="dxa"/>
            <w:tcMar>
              <w:left w:w="70" w:type="dxa"/>
              <w:right w:w="70" w:type="dxa"/>
            </w:tcMar>
            <w:vAlign w:val="center"/>
          </w:tcPr>
          <w:p w14:paraId="75EFE4B5">
            <w:pPr>
              <w:keepNext w:val="0"/>
              <w:spacing w:before="20" w:after="20" w:line="260" w:lineRule="exact"/>
              <w:ind w:firstLine="0" w:firstLineChars="0"/>
              <w:jc w:val="center"/>
            </w:pPr>
            <w:r>
              <w:rPr>
                <w:rFonts w:ascii="Times New Roman" w:hAnsi="Times New Roman" w:eastAsia="宋体"/>
                <w:b w:val="0"/>
                <w:sz w:val="18"/>
              </w:rPr>
              <w:t>2.00</w:t>
            </w:r>
          </w:p>
        </w:tc>
        <w:tc>
          <w:tcPr>
            <w:tcW w:w="1662" w:type="dxa"/>
            <w:tcMar>
              <w:left w:w="70" w:type="dxa"/>
              <w:right w:w="70" w:type="dxa"/>
            </w:tcMar>
            <w:vAlign w:val="center"/>
          </w:tcPr>
          <w:p w14:paraId="457246BA">
            <w:pPr>
              <w:keepNext w:val="0"/>
              <w:spacing w:before="20" w:after="20" w:line="260" w:lineRule="exact"/>
              <w:ind w:firstLine="0" w:firstLineChars="0"/>
              <w:jc w:val="center"/>
            </w:pPr>
            <w:r>
              <w:rPr>
                <w:rFonts w:ascii="Times New Roman" w:hAnsi="Times New Roman" w:eastAsia="宋体"/>
                <w:b w:val="0"/>
                <w:sz w:val="18"/>
              </w:rPr>
              <w:t>2.53</w:t>
            </w:r>
          </w:p>
        </w:tc>
        <w:tc>
          <w:tcPr>
            <w:tcW w:w="1662" w:type="dxa"/>
            <w:tcMar>
              <w:left w:w="70" w:type="dxa"/>
              <w:right w:w="70" w:type="dxa"/>
            </w:tcMar>
            <w:vAlign w:val="center"/>
          </w:tcPr>
          <w:p w14:paraId="79008CBC">
            <w:pPr>
              <w:keepNext w:val="0"/>
              <w:spacing w:before="20" w:after="20" w:line="260" w:lineRule="exact"/>
              <w:ind w:firstLine="0" w:firstLineChars="0"/>
              <w:jc w:val="center"/>
            </w:pPr>
            <w:r>
              <w:rPr>
                <w:rFonts w:ascii="Times New Roman" w:hAnsi="Times New Roman" w:eastAsia="宋体"/>
                <w:b w:val="0"/>
                <w:sz w:val="18"/>
              </w:rPr>
              <w:t>0.53</w:t>
            </w:r>
          </w:p>
        </w:tc>
      </w:tr>
      <w:tr w14:paraId="3997CCA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4E026FE7">
            <w:pPr>
              <w:keepNext w:val="0"/>
              <w:spacing w:before="20" w:after="20" w:line="260" w:lineRule="exact"/>
              <w:ind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1F06A2E2">
            <w:pPr>
              <w:keepNext w:val="0"/>
              <w:spacing w:before="20" w:after="20" w:line="260" w:lineRule="exact"/>
              <w:ind w:firstLine="0" w:firstLineChars="0"/>
              <w:jc w:val="center"/>
            </w:pPr>
            <w:r>
              <w:rPr>
                <w:rFonts w:ascii="Times New Roman" w:hAnsi="Times New Roman" w:eastAsia="宋体"/>
                <w:b w:val="0"/>
                <w:sz w:val="18"/>
              </w:rPr>
              <w:t>2</w:t>
            </w:r>
          </w:p>
        </w:tc>
        <w:tc>
          <w:tcPr>
            <w:tcW w:w="1662" w:type="dxa"/>
            <w:tcMar>
              <w:left w:w="70" w:type="dxa"/>
              <w:right w:w="70" w:type="dxa"/>
            </w:tcMar>
            <w:vAlign w:val="center"/>
          </w:tcPr>
          <w:p w14:paraId="55299141">
            <w:pPr>
              <w:keepNext w:val="0"/>
              <w:spacing w:before="20" w:after="20" w:line="260" w:lineRule="exact"/>
              <w:ind w:firstLine="0" w:firstLineChars="0"/>
              <w:jc w:val="center"/>
            </w:pPr>
            <w:r>
              <w:rPr>
                <w:rFonts w:ascii="Times New Roman" w:hAnsi="Times New Roman" w:eastAsia="宋体"/>
                <w:b w:val="0"/>
                <w:sz w:val="18"/>
              </w:rPr>
              <w:t>1.99</w:t>
            </w:r>
          </w:p>
        </w:tc>
        <w:tc>
          <w:tcPr>
            <w:tcW w:w="1662" w:type="dxa"/>
            <w:tcMar>
              <w:left w:w="70" w:type="dxa"/>
              <w:right w:w="70" w:type="dxa"/>
            </w:tcMar>
            <w:vAlign w:val="center"/>
          </w:tcPr>
          <w:p w14:paraId="77E55D0D">
            <w:pPr>
              <w:keepNext w:val="0"/>
              <w:spacing w:before="20" w:after="20" w:line="260" w:lineRule="exact"/>
              <w:ind w:firstLine="0" w:firstLineChars="0"/>
              <w:jc w:val="center"/>
            </w:pPr>
            <w:r>
              <w:rPr>
                <w:rFonts w:ascii="Times New Roman" w:hAnsi="Times New Roman" w:eastAsia="宋体"/>
                <w:b w:val="0"/>
                <w:sz w:val="18"/>
              </w:rPr>
              <w:t>2.39</w:t>
            </w:r>
          </w:p>
        </w:tc>
        <w:tc>
          <w:tcPr>
            <w:tcW w:w="1662" w:type="dxa"/>
            <w:tcMar>
              <w:left w:w="70" w:type="dxa"/>
              <w:right w:w="70" w:type="dxa"/>
            </w:tcMar>
            <w:vAlign w:val="center"/>
          </w:tcPr>
          <w:p w14:paraId="165CFCD8">
            <w:pPr>
              <w:keepNext w:val="0"/>
              <w:spacing w:before="20" w:after="20" w:line="260" w:lineRule="exact"/>
              <w:ind w:firstLine="0" w:firstLineChars="0"/>
              <w:jc w:val="center"/>
            </w:pPr>
            <w:r>
              <w:rPr>
                <w:rFonts w:ascii="Times New Roman" w:hAnsi="Times New Roman" w:eastAsia="宋体"/>
                <w:b w:val="0"/>
                <w:sz w:val="18"/>
              </w:rPr>
              <w:t>0.40</w:t>
            </w:r>
          </w:p>
        </w:tc>
      </w:tr>
      <w:tr w14:paraId="2637A4F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195BE68">
            <w:pPr>
              <w:keepNext w:val="0"/>
              <w:spacing w:before="20" w:after="20" w:line="260" w:lineRule="exact"/>
              <w:ind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73F94F7B">
            <w:pPr>
              <w:keepNext w:val="0"/>
              <w:spacing w:before="20" w:after="20" w:line="260" w:lineRule="exact"/>
              <w:ind w:firstLine="0" w:firstLineChars="0"/>
              <w:jc w:val="center"/>
            </w:pPr>
            <w:r>
              <w:rPr>
                <w:rFonts w:ascii="Times New Roman" w:hAnsi="Times New Roman" w:eastAsia="宋体"/>
                <w:b w:val="0"/>
                <w:sz w:val="18"/>
              </w:rPr>
              <w:t>3</w:t>
            </w:r>
          </w:p>
        </w:tc>
        <w:tc>
          <w:tcPr>
            <w:tcW w:w="1662" w:type="dxa"/>
            <w:tcMar>
              <w:left w:w="70" w:type="dxa"/>
              <w:right w:w="70" w:type="dxa"/>
            </w:tcMar>
            <w:vAlign w:val="center"/>
          </w:tcPr>
          <w:p w14:paraId="037F9E2D">
            <w:pPr>
              <w:keepNext w:val="0"/>
              <w:spacing w:before="20" w:after="20" w:line="260" w:lineRule="exact"/>
              <w:ind w:firstLine="0" w:firstLineChars="0"/>
              <w:jc w:val="center"/>
            </w:pPr>
            <w:r>
              <w:rPr>
                <w:rFonts w:ascii="Times New Roman" w:hAnsi="Times New Roman" w:eastAsia="宋体"/>
                <w:b w:val="0"/>
                <w:sz w:val="18"/>
              </w:rPr>
              <w:t>1.99</w:t>
            </w:r>
          </w:p>
        </w:tc>
        <w:tc>
          <w:tcPr>
            <w:tcW w:w="1662" w:type="dxa"/>
            <w:tcMar>
              <w:left w:w="70" w:type="dxa"/>
              <w:right w:w="70" w:type="dxa"/>
            </w:tcMar>
            <w:vAlign w:val="center"/>
          </w:tcPr>
          <w:p w14:paraId="37403A32">
            <w:pPr>
              <w:keepNext w:val="0"/>
              <w:spacing w:before="20" w:after="20" w:line="260" w:lineRule="exact"/>
              <w:ind w:firstLine="0" w:firstLineChars="0"/>
              <w:jc w:val="center"/>
            </w:pPr>
            <w:r>
              <w:rPr>
                <w:rFonts w:ascii="Times New Roman" w:hAnsi="Times New Roman" w:eastAsia="宋体"/>
                <w:b w:val="0"/>
                <w:sz w:val="18"/>
              </w:rPr>
              <w:t>2.29</w:t>
            </w:r>
          </w:p>
        </w:tc>
        <w:tc>
          <w:tcPr>
            <w:tcW w:w="1662" w:type="dxa"/>
            <w:tcMar>
              <w:left w:w="70" w:type="dxa"/>
              <w:right w:w="70" w:type="dxa"/>
            </w:tcMar>
            <w:vAlign w:val="center"/>
          </w:tcPr>
          <w:p w14:paraId="4C48447B">
            <w:pPr>
              <w:keepNext w:val="0"/>
              <w:spacing w:before="20" w:after="20" w:line="260" w:lineRule="exact"/>
              <w:ind w:firstLine="0" w:firstLineChars="0"/>
              <w:jc w:val="center"/>
            </w:pPr>
            <w:r>
              <w:rPr>
                <w:rFonts w:ascii="Times New Roman" w:hAnsi="Times New Roman" w:eastAsia="宋体"/>
                <w:b w:val="0"/>
                <w:sz w:val="18"/>
              </w:rPr>
              <w:t>0.30</w:t>
            </w:r>
          </w:p>
        </w:tc>
      </w:tr>
      <w:tr w14:paraId="76F7ABB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204C17F4">
            <w:pPr>
              <w:keepNext w:val="0"/>
              <w:spacing w:before="20" w:after="20" w:line="260" w:lineRule="exact"/>
              <w:ind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06ACE282">
            <w:pPr>
              <w:keepNext w:val="0"/>
              <w:spacing w:before="20" w:after="20" w:line="260" w:lineRule="exact"/>
              <w:ind w:firstLine="0" w:firstLineChars="0"/>
              <w:jc w:val="center"/>
            </w:pPr>
            <w:r>
              <w:rPr>
                <w:rFonts w:ascii="Times New Roman" w:hAnsi="Times New Roman" w:eastAsia="宋体"/>
                <w:b w:val="0"/>
                <w:sz w:val="18"/>
              </w:rPr>
              <w:t>4</w:t>
            </w:r>
          </w:p>
        </w:tc>
        <w:tc>
          <w:tcPr>
            <w:tcW w:w="1662" w:type="dxa"/>
            <w:tcMar>
              <w:left w:w="70" w:type="dxa"/>
              <w:right w:w="70" w:type="dxa"/>
            </w:tcMar>
            <w:vAlign w:val="center"/>
          </w:tcPr>
          <w:p w14:paraId="0AA9E758">
            <w:pPr>
              <w:keepNext w:val="0"/>
              <w:spacing w:before="20" w:after="20" w:line="260" w:lineRule="exact"/>
              <w:ind w:firstLine="0" w:firstLineChars="0"/>
              <w:jc w:val="center"/>
            </w:pPr>
            <w:r>
              <w:rPr>
                <w:rFonts w:ascii="Times New Roman" w:hAnsi="Times New Roman" w:eastAsia="宋体"/>
                <w:b w:val="0"/>
                <w:sz w:val="18"/>
              </w:rPr>
              <w:t>1.96</w:t>
            </w:r>
          </w:p>
        </w:tc>
        <w:tc>
          <w:tcPr>
            <w:tcW w:w="1662" w:type="dxa"/>
            <w:tcMar>
              <w:left w:w="70" w:type="dxa"/>
              <w:right w:w="70" w:type="dxa"/>
            </w:tcMar>
            <w:vAlign w:val="center"/>
          </w:tcPr>
          <w:p w14:paraId="122AD80B">
            <w:pPr>
              <w:keepNext w:val="0"/>
              <w:spacing w:before="20" w:after="20" w:line="260" w:lineRule="exact"/>
              <w:ind w:firstLine="0" w:firstLineChars="0"/>
              <w:jc w:val="center"/>
            </w:pPr>
            <w:r>
              <w:rPr>
                <w:rFonts w:ascii="Times New Roman" w:hAnsi="Times New Roman" w:eastAsia="宋体"/>
                <w:b w:val="0"/>
                <w:sz w:val="18"/>
              </w:rPr>
              <w:t>2.21</w:t>
            </w:r>
          </w:p>
        </w:tc>
        <w:tc>
          <w:tcPr>
            <w:tcW w:w="1662" w:type="dxa"/>
            <w:tcMar>
              <w:left w:w="70" w:type="dxa"/>
              <w:right w:w="70" w:type="dxa"/>
            </w:tcMar>
            <w:vAlign w:val="center"/>
          </w:tcPr>
          <w:p w14:paraId="77AA9F09">
            <w:pPr>
              <w:keepNext w:val="0"/>
              <w:spacing w:before="20" w:after="20" w:line="260" w:lineRule="exact"/>
              <w:ind w:firstLine="0" w:firstLineChars="0"/>
              <w:jc w:val="center"/>
            </w:pPr>
            <w:r>
              <w:rPr>
                <w:rFonts w:ascii="Times New Roman" w:hAnsi="Times New Roman" w:eastAsia="宋体"/>
                <w:b w:val="0"/>
                <w:sz w:val="18"/>
              </w:rPr>
              <w:t>0.25</w:t>
            </w:r>
          </w:p>
        </w:tc>
      </w:tr>
      <w:tr w14:paraId="36AF629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512BC062">
            <w:pPr>
              <w:keepNext w:val="0"/>
              <w:spacing w:before="20" w:after="20" w:line="260" w:lineRule="exact"/>
              <w:ind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21846D64">
            <w:pPr>
              <w:keepNext w:val="0"/>
              <w:spacing w:before="20" w:after="20" w:line="260" w:lineRule="exact"/>
              <w:ind w:firstLine="0" w:firstLineChars="0"/>
              <w:jc w:val="center"/>
            </w:pPr>
            <w:r>
              <w:rPr>
                <w:rFonts w:ascii="Times New Roman" w:hAnsi="Times New Roman" w:eastAsia="宋体"/>
                <w:b w:val="0"/>
                <w:sz w:val="18"/>
              </w:rPr>
              <w:t>1</w:t>
            </w:r>
          </w:p>
        </w:tc>
        <w:tc>
          <w:tcPr>
            <w:tcW w:w="1662" w:type="dxa"/>
            <w:tcMar>
              <w:left w:w="70" w:type="dxa"/>
              <w:right w:w="70" w:type="dxa"/>
            </w:tcMar>
            <w:vAlign w:val="center"/>
          </w:tcPr>
          <w:p w14:paraId="0284A159">
            <w:pPr>
              <w:keepNext w:val="0"/>
              <w:spacing w:before="20" w:after="20" w:line="260" w:lineRule="exact"/>
              <w:ind w:firstLine="0" w:firstLineChars="0"/>
              <w:jc w:val="center"/>
            </w:pPr>
            <w:r>
              <w:rPr>
                <w:rFonts w:ascii="Times New Roman" w:hAnsi="Times New Roman" w:eastAsia="宋体"/>
                <w:b w:val="0"/>
                <w:sz w:val="18"/>
              </w:rPr>
              <w:t>1.99</w:t>
            </w:r>
          </w:p>
        </w:tc>
        <w:tc>
          <w:tcPr>
            <w:tcW w:w="1662" w:type="dxa"/>
            <w:tcMar>
              <w:left w:w="70" w:type="dxa"/>
              <w:right w:w="70" w:type="dxa"/>
            </w:tcMar>
            <w:vAlign w:val="center"/>
          </w:tcPr>
          <w:p w14:paraId="6365B92A">
            <w:pPr>
              <w:keepNext w:val="0"/>
              <w:spacing w:before="20" w:after="20" w:line="260" w:lineRule="exact"/>
              <w:ind w:firstLine="0" w:firstLineChars="0"/>
              <w:jc w:val="center"/>
            </w:pPr>
            <w:r>
              <w:rPr>
                <w:rFonts w:ascii="Times New Roman" w:hAnsi="Times New Roman" w:eastAsia="宋体"/>
                <w:b w:val="0"/>
                <w:sz w:val="18"/>
              </w:rPr>
              <w:t>2.28</w:t>
            </w:r>
          </w:p>
        </w:tc>
        <w:tc>
          <w:tcPr>
            <w:tcW w:w="1662" w:type="dxa"/>
            <w:tcMar>
              <w:left w:w="70" w:type="dxa"/>
              <w:right w:w="70" w:type="dxa"/>
            </w:tcMar>
            <w:vAlign w:val="center"/>
          </w:tcPr>
          <w:p w14:paraId="726B1264">
            <w:pPr>
              <w:keepNext w:val="0"/>
              <w:spacing w:before="20" w:after="20" w:line="260" w:lineRule="exact"/>
              <w:ind w:firstLine="0" w:firstLineChars="0"/>
              <w:jc w:val="center"/>
            </w:pPr>
            <w:r>
              <w:rPr>
                <w:rFonts w:ascii="Times New Roman" w:hAnsi="Times New Roman" w:eastAsia="宋体"/>
                <w:b w:val="0"/>
                <w:sz w:val="18"/>
              </w:rPr>
              <w:t>0.29</w:t>
            </w:r>
          </w:p>
        </w:tc>
      </w:tr>
      <w:tr w14:paraId="64AC651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20F408C7">
            <w:pPr>
              <w:keepNext w:val="0"/>
              <w:spacing w:before="20" w:after="20" w:line="260" w:lineRule="exact"/>
              <w:ind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2E5357B4">
            <w:pPr>
              <w:keepNext w:val="0"/>
              <w:spacing w:before="20" w:after="20" w:line="260" w:lineRule="exact"/>
              <w:ind w:firstLine="0" w:firstLineChars="0"/>
              <w:jc w:val="center"/>
            </w:pPr>
            <w:r>
              <w:rPr>
                <w:rFonts w:ascii="Times New Roman" w:hAnsi="Times New Roman" w:eastAsia="宋体"/>
                <w:b w:val="0"/>
                <w:sz w:val="18"/>
              </w:rPr>
              <w:t>2</w:t>
            </w:r>
          </w:p>
        </w:tc>
        <w:tc>
          <w:tcPr>
            <w:tcW w:w="1662" w:type="dxa"/>
            <w:tcMar>
              <w:left w:w="70" w:type="dxa"/>
              <w:right w:w="70" w:type="dxa"/>
            </w:tcMar>
            <w:vAlign w:val="center"/>
          </w:tcPr>
          <w:p w14:paraId="200800BC">
            <w:pPr>
              <w:keepNext w:val="0"/>
              <w:spacing w:before="20" w:after="20" w:line="260" w:lineRule="exact"/>
              <w:ind w:firstLine="0" w:firstLineChars="0"/>
              <w:jc w:val="center"/>
            </w:pPr>
            <w:r>
              <w:rPr>
                <w:rFonts w:ascii="Times New Roman" w:hAnsi="Times New Roman" w:eastAsia="宋体"/>
                <w:b w:val="0"/>
                <w:sz w:val="18"/>
              </w:rPr>
              <w:t>1.98</w:t>
            </w:r>
          </w:p>
        </w:tc>
        <w:tc>
          <w:tcPr>
            <w:tcW w:w="1662" w:type="dxa"/>
            <w:tcMar>
              <w:left w:w="70" w:type="dxa"/>
              <w:right w:w="70" w:type="dxa"/>
            </w:tcMar>
            <w:vAlign w:val="center"/>
          </w:tcPr>
          <w:p w14:paraId="2165D6C0">
            <w:pPr>
              <w:keepNext w:val="0"/>
              <w:spacing w:before="20" w:after="20" w:line="260" w:lineRule="exact"/>
              <w:ind w:firstLine="0" w:firstLineChars="0"/>
              <w:jc w:val="center"/>
            </w:pPr>
            <w:r>
              <w:rPr>
                <w:rFonts w:ascii="Times New Roman" w:hAnsi="Times New Roman" w:eastAsia="宋体"/>
                <w:b w:val="0"/>
                <w:sz w:val="18"/>
              </w:rPr>
              <w:t>2.24</w:t>
            </w:r>
          </w:p>
        </w:tc>
        <w:tc>
          <w:tcPr>
            <w:tcW w:w="1662" w:type="dxa"/>
            <w:tcMar>
              <w:left w:w="70" w:type="dxa"/>
              <w:right w:w="70" w:type="dxa"/>
            </w:tcMar>
            <w:vAlign w:val="center"/>
          </w:tcPr>
          <w:p w14:paraId="1FEA4478">
            <w:pPr>
              <w:keepNext w:val="0"/>
              <w:spacing w:before="20" w:after="20" w:line="260" w:lineRule="exact"/>
              <w:ind w:firstLine="0" w:firstLineChars="0"/>
              <w:jc w:val="center"/>
            </w:pPr>
            <w:r>
              <w:rPr>
                <w:rFonts w:ascii="Times New Roman" w:hAnsi="Times New Roman" w:eastAsia="宋体"/>
                <w:b w:val="0"/>
                <w:sz w:val="18"/>
              </w:rPr>
              <w:t>0.26</w:t>
            </w:r>
          </w:p>
        </w:tc>
      </w:tr>
      <w:tr w14:paraId="1903C4A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0C493A63">
            <w:pPr>
              <w:keepNext w:val="0"/>
              <w:spacing w:before="20" w:after="20" w:line="260" w:lineRule="exact"/>
              <w:ind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4AC42B06">
            <w:pPr>
              <w:keepNext w:val="0"/>
              <w:spacing w:before="20" w:after="20" w:line="260" w:lineRule="exact"/>
              <w:ind w:firstLine="0" w:firstLineChars="0"/>
              <w:jc w:val="center"/>
            </w:pPr>
            <w:r>
              <w:rPr>
                <w:rFonts w:ascii="Times New Roman" w:hAnsi="Times New Roman" w:eastAsia="宋体"/>
                <w:b w:val="0"/>
                <w:sz w:val="18"/>
              </w:rPr>
              <w:t>3</w:t>
            </w:r>
          </w:p>
        </w:tc>
        <w:tc>
          <w:tcPr>
            <w:tcW w:w="1662" w:type="dxa"/>
            <w:tcMar>
              <w:left w:w="70" w:type="dxa"/>
              <w:right w:w="70" w:type="dxa"/>
            </w:tcMar>
            <w:vAlign w:val="center"/>
          </w:tcPr>
          <w:p w14:paraId="1E29447D">
            <w:pPr>
              <w:keepNext w:val="0"/>
              <w:spacing w:before="20" w:after="20" w:line="260" w:lineRule="exact"/>
              <w:ind w:firstLine="0" w:firstLineChars="0"/>
              <w:jc w:val="center"/>
            </w:pPr>
            <w:r>
              <w:rPr>
                <w:rFonts w:ascii="Times New Roman" w:hAnsi="Times New Roman" w:eastAsia="宋体"/>
                <w:b w:val="0"/>
                <w:sz w:val="18"/>
              </w:rPr>
              <w:t>1.99</w:t>
            </w:r>
          </w:p>
        </w:tc>
        <w:tc>
          <w:tcPr>
            <w:tcW w:w="1662" w:type="dxa"/>
            <w:tcMar>
              <w:left w:w="70" w:type="dxa"/>
              <w:right w:w="70" w:type="dxa"/>
            </w:tcMar>
            <w:vAlign w:val="center"/>
          </w:tcPr>
          <w:p w14:paraId="2EB16F30">
            <w:pPr>
              <w:keepNext w:val="0"/>
              <w:spacing w:before="20" w:after="20" w:line="260" w:lineRule="exact"/>
              <w:ind w:firstLine="0" w:firstLineChars="0"/>
              <w:jc w:val="center"/>
            </w:pPr>
            <w:r>
              <w:rPr>
                <w:rFonts w:ascii="Times New Roman" w:hAnsi="Times New Roman" w:eastAsia="宋体"/>
                <w:b w:val="0"/>
                <w:sz w:val="18"/>
              </w:rPr>
              <w:t>2.25</w:t>
            </w:r>
          </w:p>
        </w:tc>
        <w:tc>
          <w:tcPr>
            <w:tcW w:w="1662" w:type="dxa"/>
            <w:tcMar>
              <w:left w:w="70" w:type="dxa"/>
              <w:right w:w="70" w:type="dxa"/>
            </w:tcMar>
            <w:vAlign w:val="center"/>
          </w:tcPr>
          <w:p w14:paraId="6BC295DF">
            <w:pPr>
              <w:keepNext w:val="0"/>
              <w:spacing w:before="20" w:after="20" w:line="260" w:lineRule="exact"/>
              <w:ind w:firstLine="0" w:firstLineChars="0"/>
              <w:jc w:val="center"/>
            </w:pPr>
            <w:r>
              <w:rPr>
                <w:rFonts w:ascii="Times New Roman" w:hAnsi="Times New Roman" w:eastAsia="宋体"/>
                <w:b w:val="0"/>
                <w:sz w:val="18"/>
              </w:rPr>
              <w:t>0.26</w:t>
            </w:r>
          </w:p>
        </w:tc>
      </w:tr>
      <w:tr w14:paraId="45F1C7E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2663729D">
            <w:pPr>
              <w:keepNext w:val="0"/>
              <w:spacing w:before="20" w:after="20" w:line="260" w:lineRule="exact"/>
              <w:ind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722BDD46">
            <w:pPr>
              <w:keepNext w:val="0"/>
              <w:spacing w:before="20" w:after="20" w:line="260" w:lineRule="exact"/>
              <w:ind w:firstLine="0" w:firstLineChars="0"/>
              <w:jc w:val="center"/>
            </w:pPr>
            <w:r>
              <w:rPr>
                <w:rFonts w:ascii="Times New Roman" w:hAnsi="Times New Roman" w:eastAsia="宋体"/>
                <w:b w:val="0"/>
                <w:sz w:val="18"/>
              </w:rPr>
              <w:t>4</w:t>
            </w:r>
          </w:p>
        </w:tc>
        <w:tc>
          <w:tcPr>
            <w:tcW w:w="1662" w:type="dxa"/>
            <w:tcMar>
              <w:left w:w="70" w:type="dxa"/>
              <w:right w:w="70" w:type="dxa"/>
            </w:tcMar>
            <w:vAlign w:val="center"/>
          </w:tcPr>
          <w:p w14:paraId="7534DBCC">
            <w:pPr>
              <w:keepNext w:val="0"/>
              <w:spacing w:before="20" w:after="20" w:line="260" w:lineRule="exact"/>
              <w:ind w:firstLine="0" w:firstLineChars="0"/>
              <w:jc w:val="center"/>
            </w:pPr>
            <w:r>
              <w:rPr>
                <w:rFonts w:ascii="Times New Roman" w:hAnsi="Times New Roman" w:eastAsia="宋体"/>
                <w:b w:val="0"/>
                <w:sz w:val="18"/>
              </w:rPr>
              <w:t>1.95</w:t>
            </w:r>
          </w:p>
        </w:tc>
        <w:tc>
          <w:tcPr>
            <w:tcW w:w="1662" w:type="dxa"/>
            <w:tcMar>
              <w:left w:w="70" w:type="dxa"/>
              <w:right w:w="70" w:type="dxa"/>
            </w:tcMar>
            <w:vAlign w:val="center"/>
          </w:tcPr>
          <w:p w14:paraId="5A23648E">
            <w:pPr>
              <w:keepNext w:val="0"/>
              <w:spacing w:before="20" w:after="20" w:line="260" w:lineRule="exact"/>
              <w:ind w:firstLine="0" w:firstLineChars="0"/>
              <w:jc w:val="center"/>
            </w:pPr>
            <w:r>
              <w:rPr>
                <w:rFonts w:ascii="Times New Roman" w:hAnsi="Times New Roman" w:eastAsia="宋体"/>
                <w:b w:val="0"/>
                <w:sz w:val="18"/>
              </w:rPr>
              <w:t>2.21</w:t>
            </w:r>
          </w:p>
        </w:tc>
        <w:tc>
          <w:tcPr>
            <w:tcW w:w="1662" w:type="dxa"/>
            <w:tcMar>
              <w:left w:w="70" w:type="dxa"/>
              <w:right w:w="70" w:type="dxa"/>
            </w:tcMar>
            <w:vAlign w:val="center"/>
          </w:tcPr>
          <w:p w14:paraId="10B1017D">
            <w:pPr>
              <w:keepNext w:val="0"/>
              <w:spacing w:before="20" w:after="20" w:line="260" w:lineRule="exact"/>
              <w:ind w:firstLine="0" w:firstLineChars="0"/>
              <w:jc w:val="center"/>
            </w:pPr>
            <w:r>
              <w:rPr>
                <w:rFonts w:ascii="Times New Roman" w:hAnsi="Times New Roman" w:eastAsia="宋体"/>
                <w:b w:val="0"/>
                <w:sz w:val="18"/>
              </w:rPr>
              <w:t>0.26</w:t>
            </w:r>
          </w:p>
        </w:tc>
      </w:tr>
    </w:tbl>
    <w:p w14:paraId="71BB760C">
      <w:pPr>
        <w:pStyle w:val="2"/>
        <w:widowControl/>
        <w:spacing w:before="0" w:after="0" w:line="300" w:lineRule="auto"/>
        <w:ind w:firstLine="480"/>
        <w:jc w:val="both"/>
      </w:pPr>
      <w:r>
        <w:rPr>
          <w:rFonts w:ascii="Times New Roman" w:hAnsi="Times New Roman" w:eastAsia="方正仿宋_GBK"/>
          <w:b w:val="0"/>
          <w:sz w:val="24"/>
        </w:rPr>
        <w:t>两地区刚性方案新增措施全寿命费用现值合计208566.29万元，弹性合计35683.63万元。弹性较刚性费用降低82.89%。费用差由所选主变、储能和联络工程的投资、运维及更新共同形成。</w:t>
      </w:r>
    </w:p>
    <w:p w14:paraId="49F60164">
      <w:pPr>
        <w:pStyle w:val="2"/>
        <w:keepNext/>
        <w:spacing w:before="120" w:after="80" w:line="300" w:lineRule="auto"/>
        <w:ind w:firstLine="0"/>
        <w:jc w:val="center"/>
      </w:pPr>
      <w:r>
        <w:rPr>
          <w:rFonts w:ascii="Times New Roman" w:hAnsi="Times New Roman" w:eastAsia="宋体"/>
          <w:b w:val="0"/>
          <w:sz w:val="21"/>
        </w:rPr>
        <w:t>表5-8 刚性与弹性方案全寿命费用现值比较</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7FF2D54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1F93A4C3">
            <w:pPr>
              <w:keepNext w:val="0"/>
              <w:spacing w:before="20" w:after="20" w:line="260" w:lineRule="exact"/>
              <w:ind w:firstLine="0" w:firstLineChars="0"/>
              <w:jc w:val="center"/>
            </w:pPr>
            <w:r>
              <w:rPr>
                <w:rFonts w:ascii="Times New Roman" w:hAnsi="Times New Roman" w:eastAsia="宋体"/>
                <w:b/>
                <w:sz w:val="18"/>
              </w:rPr>
              <w:t>地区</w:t>
            </w:r>
          </w:p>
        </w:tc>
        <w:tc>
          <w:tcPr>
            <w:tcW w:w="1662" w:type="dxa"/>
            <w:tcMar>
              <w:left w:w="70" w:type="dxa"/>
              <w:right w:w="70" w:type="dxa"/>
            </w:tcMar>
            <w:vAlign w:val="center"/>
          </w:tcPr>
          <w:p w14:paraId="7176A76C">
            <w:pPr>
              <w:keepNext w:val="0"/>
              <w:spacing w:before="20" w:after="20" w:line="260" w:lineRule="exact"/>
              <w:ind w:firstLine="0" w:firstLineChars="0"/>
              <w:jc w:val="center"/>
            </w:pPr>
            <w:r>
              <w:rPr>
                <w:rFonts w:ascii="Times New Roman" w:hAnsi="Times New Roman" w:eastAsia="宋体"/>
                <w:b/>
                <w:sz w:val="18"/>
              </w:rPr>
              <w:t>刚性/万元</w:t>
            </w:r>
          </w:p>
        </w:tc>
        <w:tc>
          <w:tcPr>
            <w:tcW w:w="1662" w:type="dxa"/>
            <w:tcMar>
              <w:left w:w="70" w:type="dxa"/>
              <w:right w:w="70" w:type="dxa"/>
            </w:tcMar>
            <w:vAlign w:val="center"/>
          </w:tcPr>
          <w:p w14:paraId="02F915B3">
            <w:pPr>
              <w:keepNext w:val="0"/>
              <w:spacing w:before="20" w:after="20" w:line="260" w:lineRule="exact"/>
              <w:ind w:firstLine="0" w:firstLineChars="0"/>
              <w:jc w:val="center"/>
            </w:pPr>
            <w:r>
              <w:rPr>
                <w:rFonts w:ascii="Times New Roman" w:hAnsi="Times New Roman" w:eastAsia="宋体"/>
                <w:b/>
                <w:sz w:val="18"/>
              </w:rPr>
              <w:t>弹性/万元</w:t>
            </w:r>
          </w:p>
        </w:tc>
        <w:tc>
          <w:tcPr>
            <w:tcW w:w="1662" w:type="dxa"/>
            <w:tcMar>
              <w:left w:w="70" w:type="dxa"/>
              <w:right w:w="70" w:type="dxa"/>
            </w:tcMar>
            <w:vAlign w:val="center"/>
          </w:tcPr>
          <w:p w14:paraId="62ABF224">
            <w:pPr>
              <w:keepNext w:val="0"/>
              <w:spacing w:before="20" w:after="20" w:line="260" w:lineRule="exact"/>
              <w:ind w:firstLine="0" w:firstLineChars="0"/>
              <w:jc w:val="center"/>
            </w:pPr>
            <w:r>
              <w:rPr>
                <w:rFonts w:ascii="Times New Roman" w:hAnsi="Times New Roman" w:eastAsia="宋体"/>
                <w:b/>
                <w:sz w:val="18"/>
              </w:rPr>
              <w:t>差额/万元</w:t>
            </w:r>
          </w:p>
        </w:tc>
        <w:tc>
          <w:tcPr>
            <w:tcW w:w="1662" w:type="dxa"/>
            <w:tcMar>
              <w:left w:w="70" w:type="dxa"/>
              <w:right w:w="70" w:type="dxa"/>
            </w:tcMar>
            <w:vAlign w:val="center"/>
          </w:tcPr>
          <w:p w14:paraId="6C8878C5">
            <w:pPr>
              <w:keepNext w:val="0"/>
              <w:spacing w:before="20" w:after="20" w:line="260" w:lineRule="exact"/>
              <w:ind w:firstLine="0" w:firstLineChars="0"/>
              <w:jc w:val="center"/>
            </w:pPr>
            <w:r>
              <w:rPr>
                <w:rFonts w:ascii="Times New Roman" w:hAnsi="Times New Roman" w:eastAsia="宋体"/>
                <w:b/>
                <w:sz w:val="18"/>
              </w:rPr>
              <w:t>弹性费用降幅</w:t>
            </w:r>
          </w:p>
        </w:tc>
      </w:tr>
      <w:tr w14:paraId="0F2D499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16C64E3D">
            <w:pPr>
              <w:keepNext w:val="0"/>
              <w:spacing w:before="20" w:after="20" w:line="260" w:lineRule="exact"/>
              <w:ind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38179B8C">
            <w:pPr>
              <w:keepNext w:val="0"/>
              <w:spacing w:before="20" w:after="20" w:line="260" w:lineRule="exact"/>
              <w:ind w:firstLine="0" w:firstLineChars="0"/>
              <w:jc w:val="center"/>
            </w:pPr>
            <w:r>
              <w:rPr>
                <w:rFonts w:ascii="Times New Roman" w:hAnsi="Times New Roman" w:eastAsia="宋体"/>
                <w:b w:val="0"/>
                <w:sz w:val="18"/>
              </w:rPr>
              <w:t>109582.71</w:t>
            </w:r>
          </w:p>
        </w:tc>
        <w:tc>
          <w:tcPr>
            <w:tcW w:w="1662" w:type="dxa"/>
            <w:tcMar>
              <w:left w:w="70" w:type="dxa"/>
              <w:right w:w="70" w:type="dxa"/>
            </w:tcMar>
            <w:vAlign w:val="center"/>
          </w:tcPr>
          <w:p w14:paraId="4788160C">
            <w:pPr>
              <w:keepNext w:val="0"/>
              <w:spacing w:before="20" w:after="20" w:line="260" w:lineRule="exact"/>
              <w:ind w:firstLine="0" w:firstLineChars="0"/>
              <w:jc w:val="center"/>
            </w:pPr>
            <w:r>
              <w:rPr>
                <w:rFonts w:ascii="Times New Roman" w:hAnsi="Times New Roman" w:eastAsia="宋体"/>
                <w:b w:val="0"/>
                <w:sz w:val="18"/>
              </w:rPr>
              <w:t>23079.09</w:t>
            </w:r>
          </w:p>
        </w:tc>
        <w:tc>
          <w:tcPr>
            <w:tcW w:w="1662" w:type="dxa"/>
            <w:tcMar>
              <w:left w:w="70" w:type="dxa"/>
              <w:right w:w="70" w:type="dxa"/>
            </w:tcMar>
            <w:vAlign w:val="center"/>
          </w:tcPr>
          <w:p w14:paraId="6300297D">
            <w:pPr>
              <w:keepNext w:val="0"/>
              <w:spacing w:before="20" w:after="20" w:line="260" w:lineRule="exact"/>
              <w:ind w:firstLine="0" w:firstLineChars="0"/>
              <w:jc w:val="center"/>
            </w:pPr>
            <w:r>
              <w:rPr>
                <w:rFonts w:ascii="Times New Roman" w:hAnsi="Times New Roman" w:eastAsia="宋体"/>
                <w:b w:val="0"/>
                <w:sz w:val="18"/>
              </w:rPr>
              <w:t>86503.62</w:t>
            </w:r>
          </w:p>
        </w:tc>
        <w:tc>
          <w:tcPr>
            <w:tcW w:w="1662" w:type="dxa"/>
            <w:tcMar>
              <w:left w:w="70" w:type="dxa"/>
              <w:right w:w="70" w:type="dxa"/>
            </w:tcMar>
            <w:vAlign w:val="center"/>
          </w:tcPr>
          <w:p w14:paraId="0DCEBB70">
            <w:pPr>
              <w:keepNext w:val="0"/>
              <w:spacing w:before="20" w:after="20" w:line="260" w:lineRule="exact"/>
              <w:ind w:firstLine="0" w:firstLineChars="0"/>
              <w:jc w:val="center"/>
            </w:pPr>
            <w:r>
              <w:rPr>
                <w:rFonts w:ascii="Times New Roman" w:hAnsi="Times New Roman" w:eastAsia="宋体"/>
                <w:b w:val="0"/>
                <w:sz w:val="18"/>
              </w:rPr>
              <w:t>78.94%</w:t>
            </w:r>
          </w:p>
        </w:tc>
      </w:tr>
      <w:tr w14:paraId="14BE328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1A75A635">
            <w:pPr>
              <w:keepNext w:val="0"/>
              <w:spacing w:before="20" w:after="20" w:line="260" w:lineRule="exact"/>
              <w:ind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25DD2CFA">
            <w:pPr>
              <w:keepNext w:val="0"/>
              <w:spacing w:before="20" w:after="20" w:line="260" w:lineRule="exact"/>
              <w:ind w:firstLine="0" w:firstLineChars="0"/>
              <w:jc w:val="center"/>
            </w:pPr>
            <w:r>
              <w:rPr>
                <w:rFonts w:ascii="Times New Roman" w:hAnsi="Times New Roman" w:eastAsia="宋体"/>
                <w:b w:val="0"/>
                <w:sz w:val="18"/>
              </w:rPr>
              <w:t>98983.58</w:t>
            </w:r>
          </w:p>
        </w:tc>
        <w:tc>
          <w:tcPr>
            <w:tcW w:w="1662" w:type="dxa"/>
            <w:tcMar>
              <w:left w:w="70" w:type="dxa"/>
              <w:right w:w="70" w:type="dxa"/>
            </w:tcMar>
            <w:vAlign w:val="center"/>
          </w:tcPr>
          <w:p w14:paraId="12795B38">
            <w:pPr>
              <w:keepNext w:val="0"/>
              <w:spacing w:before="20" w:after="20" w:line="260" w:lineRule="exact"/>
              <w:ind w:firstLine="0" w:firstLineChars="0"/>
              <w:jc w:val="center"/>
            </w:pPr>
            <w:r>
              <w:rPr>
                <w:rFonts w:ascii="Times New Roman" w:hAnsi="Times New Roman" w:eastAsia="宋体"/>
                <w:b w:val="0"/>
                <w:sz w:val="18"/>
              </w:rPr>
              <w:t>12604.54</w:t>
            </w:r>
          </w:p>
        </w:tc>
        <w:tc>
          <w:tcPr>
            <w:tcW w:w="1662" w:type="dxa"/>
            <w:tcMar>
              <w:left w:w="70" w:type="dxa"/>
              <w:right w:w="70" w:type="dxa"/>
            </w:tcMar>
            <w:vAlign w:val="center"/>
          </w:tcPr>
          <w:p w14:paraId="5968FB19">
            <w:pPr>
              <w:keepNext w:val="0"/>
              <w:spacing w:before="20" w:after="20" w:line="260" w:lineRule="exact"/>
              <w:ind w:firstLine="0" w:firstLineChars="0"/>
              <w:jc w:val="center"/>
            </w:pPr>
            <w:r>
              <w:rPr>
                <w:rFonts w:ascii="Times New Roman" w:hAnsi="Times New Roman" w:eastAsia="宋体"/>
                <w:b w:val="0"/>
                <w:sz w:val="18"/>
              </w:rPr>
              <w:t>86379.04</w:t>
            </w:r>
          </w:p>
        </w:tc>
        <w:tc>
          <w:tcPr>
            <w:tcW w:w="1662" w:type="dxa"/>
            <w:tcMar>
              <w:left w:w="70" w:type="dxa"/>
              <w:right w:w="70" w:type="dxa"/>
            </w:tcMar>
            <w:vAlign w:val="center"/>
          </w:tcPr>
          <w:p w14:paraId="3128C2F6">
            <w:pPr>
              <w:keepNext w:val="0"/>
              <w:spacing w:before="20" w:after="20" w:line="260" w:lineRule="exact"/>
              <w:ind w:firstLine="0" w:firstLineChars="0"/>
              <w:jc w:val="center"/>
            </w:pPr>
            <w:r>
              <w:rPr>
                <w:rFonts w:ascii="Times New Roman" w:hAnsi="Times New Roman" w:eastAsia="宋体"/>
                <w:b w:val="0"/>
                <w:sz w:val="18"/>
              </w:rPr>
              <w:t>87.27%</w:t>
            </w:r>
          </w:p>
        </w:tc>
      </w:tr>
    </w:tbl>
    <w:p w14:paraId="1FB4A4EA">
      <w:pPr>
        <w:pStyle w:val="2"/>
        <w:keepNext/>
        <w:spacing w:before="120" w:after="80" w:line="300" w:lineRule="auto"/>
        <w:ind w:firstLine="0"/>
        <w:jc w:val="center"/>
      </w:pPr>
      <w:r>
        <w:rPr>
          <w:rFonts w:ascii="Times New Roman" w:hAnsi="Times New Roman" w:eastAsia="宋体"/>
          <w:b w:val="0"/>
          <w:sz w:val="21"/>
        </w:rPr>
        <w:t>表5-9 全寿命费用按工程类型分解</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1EB2A0C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6A4DDDA6">
            <w:pPr>
              <w:keepNext w:val="0"/>
              <w:spacing w:before="20" w:after="20" w:line="260" w:lineRule="exact"/>
              <w:ind w:firstLine="0" w:firstLineChars="0"/>
              <w:jc w:val="center"/>
            </w:pPr>
            <w:r>
              <w:rPr>
                <w:rFonts w:ascii="Times New Roman" w:hAnsi="Times New Roman" w:eastAsia="宋体"/>
                <w:b/>
                <w:sz w:val="18"/>
              </w:rPr>
              <w:t>地区</w:t>
            </w:r>
          </w:p>
        </w:tc>
        <w:tc>
          <w:tcPr>
            <w:tcW w:w="1385" w:type="dxa"/>
            <w:tcMar>
              <w:left w:w="70" w:type="dxa"/>
              <w:right w:w="70" w:type="dxa"/>
            </w:tcMar>
            <w:vAlign w:val="center"/>
          </w:tcPr>
          <w:p w14:paraId="7C513AE5">
            <w:pPr>
              <w:keepNext w:val="0"/>
              <w:spacing w:before="20" w:after="20" w:line="260" w:lineRule="exact"/>
              <w:ind w:firstLine="0" w:firstLineChars="0"/>
              <w:jc w:val="center"/>
            </w:pPr>
            <w:r>
              <w:rPr>
                <w:rFonts w:ascii="Times New Roman" w:hAnsi="Times New Roman" w:eastAsia="宋体"/>
                <w:b/>
                <w:sz w:val="18"/>
              </w:rPr>
              <w:t>方案</w:t>
            </w:r>
          </w:p>
        </w:tc>
        <w:tc>
          <w:tcPr>
            <w:tcW w:w="1385" w:type="dxa"/>
            <w:tcMar>
              <w:left w:w="70" w:type="dxa"/>
              <w:right w:w="70" w:type="dxa"/>
            </w:tcMar>
            <w:vAlign w:val="center"/>
          </w:tcPr>
          <w:p w14:paraId="38A3C9B6">
            <w:pPr>
              <w:keepNext w:val="0"/>
              <w:spacing w:before="20" w:after="20" w:line="260" w:lineRule="exact"/>
              <w:ind w:firstLine="0" w:firstLineChars="0"/>
              <w:jc w:val="center"/>
            </w:pPr>
            <w:r>
              <w:rPr>
                <w:rFonts w:ascii="Times New Roman" w:hAnsi="Times New Roman" w:eastAsia="宋体"/>
                <w:b/>
                <w:sz w:val="18"/>
              </w:rPr>
              <w:t>主变/万元</w:t>
            </w:r>
          </w:p>
        </w:tc>
        <w:tc>
          <w:tcPr>
            <w:tcW w:w="1385" w:type="dxa"/>
            <w:tcMar>
              <w:left w:w="70" w:type="dxa"/>
              <w:right w:w="70" w:type="dxa"/>
            </w:tcMar>
            <w:vAlign w:val="center"/>
          </w:tcPr>
          <w:p w14:paraId="2CC6564F">
            <w:pPr>
              <w:keepNext w:val="0"/>
              <w:spacing w:before="20" w:after="20" w:line="260" w:lineRule="exact"/>
              <w:ind w:firstLine="0" w:firstLineChars="0"/>
              <w:jc w:val="center"/>
            </w:pPr>
            <w:r>
              <w:rPr>
                <w:rFonts w:ascii="Times New Roman" w:hAnsi="Times New Roman" w:eastAsia="宋体"/>
                <w:b/>
                <w:sz w:val="18"/>
              </w:rPr>
              <w:t>储能/万元</w:t>
            </w:r>
          </w:p>
        </w:tc>
        <w:tc>
          <w:tcPr>
            <w:tcW w:w="1385" w:type="dxa"/>
            <w:tcMar>
              <w:left w:w="70" w:type="dxa"/>
              <w:right w:w="70" w:type="dxa"/>
            </w:tcMar>
            <w:vAlign w:val="center"/>
          </w:tcPr>
          <w:p w14:paraId="6728C183">
            <w:pPr>
              <w:keepNext w:val="0"/>
              <w:spacing w:before="20" w:after="20" w:line="260" w:lineRule="exact"/>
              <w:ind w:firstLine="0" w:firstLineChars="0"/>
              <w:jc w:val="center"/>
            </w:pPr>
            <w:r>
              <w:rPr>
                <w:rFonts w:ascii="Times New Roman" w:hAnsi="Times New Roman" w:eastAsia="宋体"/>
                <w:b/>
                <w:sz w:val="18"/>
              </w:rPr>
              <w:t>线路/万元</w:t>
            </w:r>
          </w:p>
        </w:tc>
        <w:tc>
          <w:tcPr>
            <w:tcW w:w="1385" w:type="dxa"/>
            <w:tcMar>
              <w:left w:w="70" w:type="dxa"/>
              <w:right w:w="70" w:type="dxa"/>
            </w:tcMar>
            <w:vAlign w:val="center"/>
          </w:tcPr>
          <w:p w14:paraId="145C3432">
            <w:pPr>
              <w:keepNext w:val="0"/>
              <w:spacing w:before="20" w:after="20" w:line="260" w:lineRule="exact"/>
              <w:ind w:firstLine="0" w:firstLineChars="0"/>
              <w:jc w:val="center"/>
            </w:pPr>
            <w:r>
              <w:rPr>
                <w:rFonts w:ascii="Times New Roman" w:hAnsi="Times New Roman" w:eastAsia="宋体"/>
                <w:b/>
                <w:sz w:val="18"/>
              </w:rPr>
              <w:t>合计/万元</w:t>
            </w:r>
          </w:p>
        </w:tc>
      </w:tr>
      <w:tr w14:paraId="799DE91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173A47D">
            <w:pPr>
              <w:keepNext w:val="0"/>
              <w:spacing w:before="20" w:after="20" w:line="260" w:lineRule="exact"/>
              <w:ind w:firstLine="0" w:firstLineChars="0"/>
              <w:jc w:val="center"/>
            </w:pPr>
            <w:r>
              <w:rPr>
                <w:rFonts w:ascii="Times New Roman" w:hAnsi="Times New Roman" w:eastAsia="宋体"/>
                <w:b w:val="0"/>
                <w:sz w:val="18"/>
              </w:rPr>
              <w:t>邳州</w:t>
            </w:r>
          </w:p>
        </w:tc>
        <w:tc>
          <w:tcPr>
            <w:tcW w:w="1385" w:type="dxa"/>
            <w:tcMar>
              <w:left w:w="70" w:type="dxa"/>
              <w:right w:w="70" w:type="dxa"/>
            </w:tcMar>
            <w:vAlign w:val="center"/>
          </w:tcPr>
          <w:p w14:paraId="48ED99CF">
            <w:pPr>
              <w:keepNext w:val="0"/>
              <w:spacing w:before="20" w:after="20" w:line="260" w:lineRule="exact"/>
              <w:ind w:firstLine="0" w:firstLineChars="0"/>
              <w:jc w:val="center"/>
            </w:pPr>
            <w:r>
              <w:rPr>
                <w:rFonts w:ascii="Times New Roman" w:hAnsi="Times New Roman" w:eastAsia="宋体"/>
                <w:b w:val="0"/>
                <w:sz w:val="18"/>
              </w:rPr>
              <w:t>刚性</w:t>
            </w:r>
          </w:p>
        </w:tc>
        <w:tc>
          <w:tcPr>
            <w:tcW w:w="1385" w:type="dxa"/>
            <w:tcMar>
              <w:left w:w="70" w:type="dxa"/>
              <w:right w:w="70" w:type="dxa"/>
            </w:tcMar>
            <w:vAlign w:val="center"/>
          </w:tcPr>
          <w:p w14:paraId="34F18655">
            <w:pPr>
              <w:keepNext w:val="0"/>
              <w:spacing w:before="20" w:after="20" w:line="260" w:lineRule="exact"/>
              <w:ind w:firstLine="0" w:firstLineChars="0"/>
              <w:jc w:val="center"/>
            </w:pPr>
            <w:r>
              <w:rPr>
                <w:rFonts w:ascii="Times New Roman" w:hAnsi="Times New Roman" w:eastAsia="宋体"/>
                <w:b w:val="0"/>
                <w:sz w:val="18"/>
              </w:rPr>
              <w:t>13009.15</w:t>
            </w:r>
          </w:p>
        </w:tc>
        <w:tc>
          <w:tcPr>
            <w:tcW w:w="1385" w:type="dxa"/>
            <w:tcMar>
              <w:left w:w="70" w:type="dxa"/>
              <w:right w:w="70" w:type="dxa"/>
            </w:tcMar>
            <w:vAlign w:val="center"/>
          </w:tcPr>
          <w:p w14:paraId="5EEE10BB">
            <w:pPr>
              <w:keepNext w:val="0"/>
              <w:spacing w:before="20" w:after="20" w:line="260" w:lineRule="exact"/>
              <w:ind w:firstLine="0" w:firstLineChars="0"/>
              <w:jc w:val="center"/>
            </w:pPr>
            <w:r>
              <w:rPr>
                <w:rFonts w:ascii="Times New Roman" w:hAnsi="Times New Roman" w:eastAsia="宋体"/>
                <w:b w:val="0"/>
                <w:sz w:val="18"/>
              </w:rPr>
              <w:t>95130.53</w:t>
            </w:r>
          </w:p>
        </w:tc>
        <w:tc>
          <w:tcPr>
            <w:tcW w:w="1385" w:type="dxa"/>
            <w:tcMar>
              <w:left w:w="70" w:type="dxa"/>
              <w:right w:w="70" w:type="dxa"/>
            </w:tcMar>
            <w:vAlign w:val="center"/>
          </w:tcPr>
          <w:p w14:paraId="63EA5F27">
            <w:pPr>
              <w:keepNext w:val="0"/>
              <w:spacing w:before="20" w:after="20" w:line="260" w:lineRule="exact"/>
              <w:ind w:firstLine="0" w:firstLineChars="0"/>
              <w:jc w:val="center"/>
            </w:pPr>
            <w:r>
              <w:rPr>
                <w:rFonts w:ascii="Times New Roman" w:hAnsi="Times New Roman" w:eastAsia="宋体"/>
                <w:b w:val="0"/>
                <w:sz w:val="18"/>
              </w:rPr>
              <w:t>1443.03</w:t>
            </w:r>
          </w:p>
        </w:tc>
        <w:tc>
          <w:tcPr>
            <w:tcW w:w="1385" w:type="dxa"/>
            <w:tcMar>
              <w:left w:w="70" w:type="dxa"/>
              <w:right w:w="70" w:type="dxa"/>
            </w:tcMar>
            <w:vAlign w:val="center"/>
          </w:tcPr>
          <w:p w14:paraId="678FCEB7">
            <w:pPr>
              <w:keepNext w:val="0"/>
              <w:spacing w:before="20" w:after="20" w:line="260" w:lineRule="exact"/>
              <w:ind w:firstLine="0" w:firstLineChars="0"/>
              <w:jc w:val="center"/>
            </w:pPr>
            <w:r>
              <w:rPr>
                <w:rFonts w:ascii="Times New Roman" w:hAnsi="Times New Roman" w:eastAsia="宋体"/>
                <w:b w:val="0"/>
                <w:sz w:val="18"/>
              </w:rPr>
              <w:t>109582.71</w:t>
            </w:r>
          </w:p>
        </w:tc>
      </w:tr>
      <w:tr w14:paraId="65719CA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CA5317E">
            <w:pPr>
              <w:keepNext w:val="0"/>
              <w:spacing w:before="20" w:after="20" w:line="260" w:lineRule="exact"/>
              <w:ind w:firstLine="0" w:firstLineChars="0"/>
              <w:jc w:val="center"/>
            </w:pPr>
            <w:r>
              <w:rPr>
                <w:rFonts w:ascii="Times New Roman" w:hAnsi="Times New Roman" w:eastAsia="宋体"/>
                <w:b w:val="0"/>
                <w:sz w:val="18"/>
              </w:rPr>
              <w:t>邳州</w:t>
            </w:r>
          </w:p>
        </w:tc>
        <w:tc>
          <w:tcPr>
            <w:tcW w:w="1385" w:type="dxa"/>
            <w:tcMar>
              <w:left w:w="70" w:type="dxa"/>
              <w:right w:w="70" w:type="dxa"/>
            </w:tcMar>
            <w:vAlign w:val="center"/>
          </w:tcPr>
          <w:p w14:paraId="00809A5D">
            <w:pPr>
              <w:keepNext w:val="0"/>
              <w:spacing w:before="20" w:after="20" w:line="260" w:lineRule="exact"/>
              <w:ind w:firstLine="0" w:firstLineChars="0"/>
              <w:jc w:val="center"/>
            </w:pPr>
            <w:r>
              <w:rPr>
                <w:rFonts w:ascii="Times New Roman" w:hAnsi="Times New Roman" w:eastAsia="宋体"/>
                <w:b w:val="0"/>
                <w:sz w:val="18"/>
              </w:rPr>
              <w:t>弹性</w:t>
            </w:r>
          </w:p>
        </w:tc>
        <w:tc>
          <w:tcPr>
            <w:tcW w:w="1385" w:type="dxa"/>
            <w:tcMar>
              <w:left w:w="70" w:type="dxa"/>
              <w:right w:w="70" w:type="dxa"/>
            </w:tcMar>
            <w:vAlign w:val="center"/>
          </w:tcPr>
          <w:p w14:paraId="653339AE">
            <w:pPr>
              <w:keepNext w:val="0"/>
              <w:spacing w:before="20" w:after="20" w:line="260" w:lineRule="exact"/>
              <w:ind w:firstLine="0" w:firstLineChars="0"/>
              <w:jc w:val="center"/>
            </w:pPr>
            <w:r>
              <w:rPr>
                <w:rFonts w:ascii="Times New Roman" w:hAnsi="Times New Roman" w:eastAsia="宋体"/>
                <w:b w:val="0"/>
                <w:sz w:val="18"/>
              </w:rPr>
              <w:t>20885.79</w:t>
            </w:r>
          </w:p>
        </w:tc>
        <w:tc>
          <w:tcPr>
            <w:tcW w:w="1385" w:type="dxa"/>
            <w:tcMar>
              <w:left w:w="70" w:type="dxa"/>
              <w:right w:w="70" w:type="dxa"/>
            </w:tcMar>
            <w:vAlign w:val="center"/>
          </w:tcPr>
          <w:p w14:paraId="7E33F244">
            <w:pPr>
              <w:keepNext w:val="0"/>
              <w:spacing w:before="20" w:after="20" w:line="260" w:lineRule="exact"/>
              <w:ind w:firstLine="0" w:firstLineChars="0"/>
              <w:jc w:val="center"/>
            </w:pPr>
            <w:r>
              <w:rPr>
                <w:rFonts w:ascii="Times New Roman" w:hAnsi="Times New Roman" w:eastAsia="宋体"/>
                <w:b w:val="0"/>
                <w:sz w:val="18"/>
              </w:rPr>
              <w:t>868.91</w:t>
            </w:r>
          </w:p>
        </w:tc>
        <w:tc>
          <w:tcPr>
            <w:tcW w:w="1385" w:type="dxa"/>
            <w:tcMar>
              <w:left w:w="70" w:type="dxa"/>
              <w:right w:w="70" w:type="dxa"/>
            </w:tcMar>
            <w:vAlign w:val="center"/>
          </w:tcPr>
          <w:p w14:paraId="6D3559E4">
            <w:pPr>
              <w:keepNext w:val="0"/>
              <w:spacing w:before="20" w:after="20" w:line="260" w:lineRule="exact"/>
              <w:ind w:firstLine="0" w:firstLineChars="0"/>
              <w:jc w:val="center"/>
            </w:pPr>
            <w:r>
              <w:rPr>
                <w:rFonts w:ascii="Times New Roman" w:hAnsi="Times New Roman" w:eastAsia="宋体"/>
                <w:b w:val="0"/>
                <w:sz w:val="18"/>
              </w:rPr>
              <w:t>1324.38</w:t>
            </w:r>
          </w:p>
        </w:tc>
        <w:tc>
          <w:tcPr>
            <w:tcW w:w="1385" w:type="dxa"/>
            <w:tcMar>
              <w:left w:w="70" w:type="dxa"/>
              <w:right w:w="70" w:type="dxa"/>
            </w:tcMar>
            <w:vAlign w:val="center"/>
          </w:tcPr>
          <w:p w14:paraId="751D648F">
            <w:pPr>
              <w:keepNext w:val="0"/>
              <w:spacing w:before="20" w:after="20" w:line="260" w:lineRule="exact"/>
              <w:ind w:firstLine="0" w:firstLineChars="0"/>
              <w:jc w:val="center"/>
            </w:pPr>
            <w:r>
              <w:rPr>
                <w:rFonts w:ascii="Times New Roman" w:hAnsi="Times New Roman" w:eastAsia="宋体"/>
                <w:b w:val="0"/>
                <w:sz w:val="18"/>
              </w:rPr>
              <w:t>23079.09</w:t>
            </w:r>
          </w:p>
        </w:tc>
      </w:tr>
      <w:tr w14:paraId="5B694F3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7BA7A2E0">
            <w:pPr>
              <w:keepNext w:val="0"/>
              <w:spacing w:before="20" w:after="20" w:line="260" w:lineRule="exact"/>
              <w:ind w:firstLine="0" w:firstLineChars="0"/>
              <w:jc w:val="center"/>
            </w:pPr>
            <w:r>
              <w:rPr>
                <w:rFonts w:ascii="Times New Roman" w:hAnsi="Times New Roman" w:eastAsia="宋体"/>
                <w:b w:val="0"/>
                <w:sz w:val="18"/>
              </w:rPr>
              <w:t>市区</w:t>
            </w:r>
          </w:p>
        </w:tc>
        <w:tc>
          <w:tcPr>
            <w:tcW w:w="1385" w:type="dxa"/>
            <w:tcMar>
              <w:left w:w="70" w:type="dxa"/>
              <w:right w:w="70" w:type="dxa"/>
            </w:tcMar>
            <w:vAlign w:val="center"/>
          </w:tcPr>
          <w:p w14:paraId="3ECA2791">
            <w:pPr>
              <w:keepNext w:val="0"/>
              <w:spacing w:before="20" w:after="20" w:line="260" w:lineRule="exact"/>
              <w:ind w:firstLine="0" w:firstLineChars="0"/>
              <w:jc w:val="center"/>
            </w:pPr>
            <w:r>
              <w:rPr>
                <w:rFonts w:ascii="Times New Roman" w:hAnsi="Times New Roman" w:eastAsia="宋体"/>
                <w:b w:val="0"/>
                <w:sz w:val="18"/>
              </w:rPr>
              <w:t>刚性</w:t>
            </w:r>
          </w:p>
        </w:tc>
        <w:tc>
          <w:tcPr>
            <w:tcW w:w="1385" w:type="dxa"/>
            <w:tcMar>
              <w:left w:w="70" w:type="dxa"/>
              <w:right w:w="70" w:type="dxa"/>
            </w:tcMar>
            <w:vAlign w:val="center"/>
          </w:tcPr>
          <w:p w14:paraId="5BAD0BC9">
            <w:pPr>
              <w:keepNext w:val="0"/>
              <w:spacing w:before="20" w:after="20" w:line="260" w:lineRule="exact"/>
              <w:ind w:firstLine="0" w:firstLineChars="0"/>
              <w:jc w:val="center"/>
            </w:pPr>
            <w:r>
              <w:rPr>
                <w:rFonts w:ascii="Times New Roman" w:hAnsi="Times New Roman" w:eastAsia="宋体"/>
                <w:b w:val="0"/>
                <w:sz w:val="18"/>
              </w:rPr>
              <w:t>5171.54</w:t>
            </w:r>
          </w:p>
        </w:tc>
        <w:tc>
          <w:tcPr>
            <w:tcW w:w="1385" w:type="dxa"/>
            <w:tcMar>
              <w:left w:w="70" w:type="dxa"/>
              <w:right w:w="70" w:type="dxa"/>
            </w:tcMar>
            <w:vAlign w:val="center"/>
          </w:tcPr>
          <w:p w14:paraId="2E44C041">
            <w:pPr>
              <w:keepNext w:val="0"/>
              <w:spacing w:before="20" w:after="20" w:line="260" w:lineRule="exact"/>
              <w:ind w:firstLine="0" w:firstLineChars="0"/>
              <w:jc w:val="center"/>
            </w:pPr>
            <w:r>
              <w:rPr>
                <w:rFonts w:ascii="Times New Roman" w:hAnsi="Times New Roman" w:eastAsia="宋体"/>
                <w:b w:val="0"/>
                <w:sz w:val="18"/>
              </w:rPr>
              <w:t>93700.04</w:t>
            </w:r>
          </w:p>
        </w:tc>
        <w:tc>
          <w:tcPr>
            <w:tcW w:w="1385" w:type="dxa"/>
            <w:tcMar>
              <w:left w:w="70" w:type="dxa"/>
              <w:right w:w="70" w:type="dxa"/>
            </w:tcMar>
            <w:vAlign w:val="center"/>
          </w:tcPr>
          <w:p w14:paraId="55FF0DAE">
            <w:pPr>
              <w:keepNext w:val="0"/>
              <w:spacing w:before="20" w:after="20" w:line="260" w:lineRule="exact"/>
              <w:ind w:firstLine="0" w:firstLineChars="0"/>
              <w:jc w:val="center"/>
            </w:pPr>
            <w:r>
              <w:rPr>
                <w:rFonts w:ascii="Times New Roman" w:hAnsi="Times New Roman" w:eastAsia="宋体"/>
                <w:b w:val="0"/>
                <w:sz w:val="18"/>
              </w:rPr>
              <w:t>112.00</w:t>
            </w:r>
          </w:p>
        </w:tc>
        <w:tc>
          <w:tcPr>
            <w:tcW w:w="1385" w:type="dxa"/>
            <w:tcMar>
              <w:left w:w="70" w:type="dxa"/>
              <w:right w:w="70" w:type="dxa"/>
            </w:tcMar>
            <w:vAlign w:val="center"/>
          </w:tcPr>
          <w:p w14:paraId="7A75001B">
            <w:pPr>
              <w:keepNext w:val="0"/>
              <w:spacing w:before="20" w:after="20" w:line="260" w:lineRule="exact"/>
              <w:ind w:firstLine="0" w:firstLineChars="0"/>
              <w:jc w:val="center"/>
            </w:pPr>
            <w:r>
              <w:rPr>
                <w:rFonts w:ascii="Times New Roman" w:hAnsi="Times New Roman" w:eastAsia="宋体"/>
                <w:b w:val="0"/>
                <w:sz w:val="18"/>
              </w:rPr>
              <w:t>98983.58</w:t>
            </w:r>
          </w:p>
        </w:tc>
      </w:tr>
      <w:tr w14:paraId="06B58AD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9049817">
            <w:pPr>
              <w:keepNext w:val="0"/>
              <w:spacing w:before="20" w:after="20" w:line="260" w:lineRule="exact"/>
              <w:ind w:firstLine="0" w:firstLineChars="0"/>
              <w:jc w:val="center"/>
            </w:pPr>
            <w:r>
              <w:rPr>
                <w:rFonts w:ascii="Times New Roman" w:hAnsi="Times New Roman" w:eastAsia="宋体"/>
                <w:b w:val="0"/>
                <w:sz w:val="18"/>
              </w:rPr>
              <w:t>市区</w:t>
            </w:r>
          </w:p>
        </w:tc>
        <w:tc>
          <w:tcPr>
            <w:tcW w:w="1385" w:type="dxa"/>
            <w:tcMar>
              <w:left w:w="70" w:type="dxa"/>
              <w:right w:w="70" w:type="dxa"/>
            </w:tcMar>
            <w:vAlign w:val="center"/>
          </w:tcPr>
          <w:p w14:paraId="74320513">
            <w:pPr>
              <w:keepNext w:val="0"/>
              <w:spacing w:before="20" w:after="20" w:line="260" w:lineRule="exact"/>
              <w:ind w:firstLine="0" w:firstLineChars="0"/>
              <w:jc w:val="center"/>
            </w:pPr>
            <w:r>
              <w:rPr>
                <w:rFonts w:ascii="Times New Roman" w:hAnsi="Times New Roman" w:eastAsia="宋体"/>
                <w:b w:val="0"/>
                <w:sz w:val="18"/>
              </w:rPr>
              <w:t>弹性</w:t>
            </w:r>
          </w:p>
        </w:tc>
        <w:tc>
          <w:tcPr>
            <w:tcW w:w="1385" w:type="dxa"/>
            <w:tcMar>
              <w:left w:w="70" w:type="dxa"/>
              <w:right w:w="70" w:type="dxa"/>
            </w:tcMar>
            <w:vAlign w:val="center"/>
          </w:tcPr>
          <w:p w14:paraId="509C6F3A">
            <w:pPr>
              <w:keepNext w:val="0"/>
              <w:spacing w:before="20" w:after="20" w:line="260" w:lineRule="exact"/>
              <w:ind w:firstLine="0" w:firstLineChars="0"/>
              <w:jc w:val="center"/>
            </w:pPr>
            <w:r>
              <w:rPr>
                <w:rFonts w:ascii="Times New Roman" w:hAnsi="Times New Roman" w:eastAsia="宋体"/>
                <w:b w:val="0"/>
                <w:sz w:val="18"/>
              </w:rPr>
              <w:t>12163.21</w:t>
            </w:r>
          </w:p>
        </w:tc>
        <w:tc>
          <w:tcPr>
            <w:tcW w:w="1385" w:type="dxa"/>
            <w:tcMar>
              <w:left w:w="70" w:type="dxa"/>
              <w:right w:w="70" w:type="dxa"/>
            </w:tcMar>
            <w:vAlign w:val="center"/>
          </w:tcPr>
          <w:p w14:paraId="579F360D">
            <w:pPr>
              <w:keepNext w:val="0"/>
              <w:spacing w:before="20" w:after="20" w:line="260" w:lineRule="exact"/>
              <w:ind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029EF70E">
            <w:pPr>
              <w:keepNext w:val="0"/>
              <w:spacing w:before="20" w:after="20" w:line="260" w:lineRule="exact"/>
              <w:ind w:firstLine="0" w:firstLineChars="0"/>
              <w:jc w:val="center"/>
            </w:pPr>
            <w:r>
              <w:rPr>
                <w:rFonts w:ascii="Times New Roman" w:hAnsi="Times New Roman" w:eastAsia="宋体"/>
                <w:b w:val="0"/>
                <w:sz w:val="18"/>
              </w:rPr>
              <w:t>441.33</w:t>
            </w:r>
          </w:p>
        </w:tc>
        <w:tc>
          <w:tcPr>
            <w:tcW w:w="1385" w:type="dxa"/>
            <w:tcMar>
              <w:left w:w="70" w:type="dxa"/>
              <w:right w:w="70" w:type="dxa"/>
            </w:tcMar>
            <w:vAlign w:val="center"/>
          </w:tcPr>
          <w:p w14:paraId="60933E59">
            <w:pPr>
              <w:keepNext w:val="0"/>
              <w:spacing w:before="20" w:after="20" w:line="260" w:lineRule="exact"/>
              <w:ind w:firstLine="0" w:firstLineChars="0"/>
              <w:jc w:val="center"/>
            </w:pPr>
            <w:r>
              <w:rPr>
                <w:rFonts w:ascii="Times New Roman" w:hAnsi="Times New Roman" w:eastAsia="宋体"/>
                <w:b w:val="0"/>
                <w:sz w:val="18"/>
              </w:rPr>
              <w:t>12604.54</w:t>
            </w:r>
          </w:p>
        </w:tc>
      </w:tr>
    </w:tbl>
    <w:p w14:paraId="328DBC9B">
      <w:pPr>
        <w:pStyle w:val="2"/>
        <w:keepNext/>
        <w:spacing w:before="120" w:after="80" w:line="300" w:lineRule="auto"/>
        <w:ind w:firstLine="0"/>
        <w:jc w:val="center"/>
      </w:pPr>
      <w:r>
        <w:rPr>
          <w:rFonts w:ascii="Times New Roman" w:hAnsi="Times New Roman" w:eastAsia="宋体"/>
          <w:b w:val="0"/>
          <w:sz w:val="21"/>
        </w:rPr>
        <w:t>表5-10 全期采购和第4年在役状态</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289"/>
        <w:gridCol w:w="1289"/>
        <w:gridCol w:w="1289"/>
        <w:gridCol w:w="1289"/>
        <w:gridCol w:w="1868"/>
        <w:gridCol w:w="1289"/>
      </w:tblGrid>
      <w:tr w14:paraId="008E65C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289" w:type="dxa"/>
            <w:tcMar>
              <w:left w:w="70" w:type="dxa"/>
              <w:right w:w="70" w:type="dxa"/>
            </w:tcMar>
            <w:vAlign w:val="center"/>
          </w:tcPr>
          <w:p w14:paraId="644D76EB">
            <w:pPr>
              <w:keepNext w:val="0"/>
              <w:spacing w:before="20" w:after="20" w:line="260" w:lineRule="exact"/>
              <w:ind w:firstLine="0" w:firstLineChars="0"/>
              <w:jc w:val="center"/>
            </w:pPr>
            <w:r>
              <w:rPr>
                <w:rFonts w:ascii="Times New Roman" w:hAnsi="Times New Roman" w:eastAsia="宋体"/>
                <w:b/>
                <w:sz w:val="18"/>
              </w:rPr>
              <w:t>地区</w:t>
            </w:r>
          </w:p>
        </w:tc>
        <w:tc>
          <w:tcPr>
            <w:tcW w:w="1289" w:type="dxa"/>
            <w:tcMar>
              <w:left w:w="70" w:type="dxa"/>
              <w:right w:w="70" w:type="dxa"/>
            </w:tcMar>
            <w:vAlign w:val="center"/>
          </w:tcPr>
          <w:p w14:paraId="58054014">
            <w:pPr>
              <w:keepNext w:val="0"/>
              <w:spacing w:before="20" w:after="20" w:line="260" w:lineRule="exact"/>
              <w:ind w:firstLine="0" w:firstLineChars="0"/>
              <w:jc w:val="center"/>
            </w:pPr>
            <w:r>
              <w:rPr>
                <w:rFonts w:ascii="Times New Roman" w:hAnsi="Times New Roman" w:eastAsia="宋体"/>
                <w:b/>
                <w:sz w:val="18"/>
              </w:rPr>
              <w:t>方案</w:t>
            </w:r>
          </w:p>
        </w:tc>
        <w:tc>
          <w:tcPr>
            <w:tcW w:w="1289" w:type="dxa"/>
            <w:tcMar>
              <w:left w:w="70" w:type="dxa"/>
              <w:right w:w="70" w:type="dxa"/>
            </w:tcMar>
            <w:vAlign w:val="center"/>
          </w:tcPr>
          <w:p w14:paraId="3BDCF263">
            <w:pPr>
              <w:keepNext w:val="0"/>
              <w:spacing w:before="20" w:after="20" w:line="260" w:lineRule="exact"/>
              <w:ind w:firstLine="0" w:firstLineChars="0"/>
              <w:jc w:val="center"/>
            </w:pPr>
            <w:r>
              <w:rPr>
                <w:rFonts w:ascii="Times New Roman" w:hAnsi="Times New Roman" w:eastAsia="宋体"/>
                <w:b/>
                <w:sz w:val="18"/>
              </w:rPr>
              <w:t>主变采购/MVA</w:t>
            </w:r>
          </w:p>
        </w:tc>
        <w:tc>
          <w:tcPr>
            <w:tcW w:w="1289" w:type="dxa"/>
            <w:tcMar>
              <w:left w:w="70" w:type="dxa"/>
              <w:right w:w="70" w:type="dxa"/>
            </w:tcMar>
            <w:vAlign w:val="center"/>
          </w:tcPr>
          <w:p w14:paraId="624983E2">
            <w:pPr>
              <w:keepNext w:val="0"/>
              <w:spacing w:before="20" w:after="20" w:line="260" w:lineRule="exact"/>
              <w:ind w:firstLine="0" w:firstLineChars="0"/>
              <w:jc w:val="center"/>
            </w:pPr>
            <w:r>
              <w:rPr>
                <w:rFonts w:ascii="Times New Roman" w:hAnsi="Times New Roman" w:eastAsia="宋体"/>
                <w:b/>
                <w:sz w:val="18"/>
              </w:rPr>
              <w:t>扩建主变/项</w:t>
            </w:r>
          </w:p>
        </w:tc>
        <w:tc>
          <w:tcPr>
            <w:tcW w:w="1868" w:type="dxa"/>
            <w:tcMar>
              <w:left w:w="70" w:type="dxa"/>
              <w:right w:w="70" w:type="dxa"/>
            </w:tcMar>
            <w:vAlign w:val="center"/>
          </w:tcPr>
          <w:p w14:paraId="1F63E09D">
            <w:pPr>
              <w:keepNext w:val="0"/>
              <w:spacing w:before="20" w:after="20" w:line="260" w:lineRule="exact"/>
              <w:ind w:firstLine="0" w:firstLineChars="0"/>
              <w:jc w:val="center"/>
            </w:pPr>
            <w:r>
              <w:rPr>
                <w:rFonts w:ascii="Times New Roman" w:hAnsi="Times New Roman" w:eastAsia="宋体"/>
                <w:b/>
                <w:sz w:val="18"/>
              </w:rPr>
              <w:t>储能MW/MWh</w:t>
            </w:r>
          </w:p>
        </w:tc>
        <w:tc>
          <w:tcPr>
            <w:tcW w:w="1289" w:type="dxa"/>
            <w:tcMar>
              <w:left w:w="70" w:type="dxa"/>
              <w:right w:w="70" w:type="dxa"/>
            </w:tcMar>
            <w:vAlign w:val="center"/>
          </w:tcPr>
          <w:p w14:paraId="4647C532">
            <w:pPr>
              <w:keepNext w:val="0"/>
              <w:spacing w:before="20" w:after="20" w:line="260" w:lineRule="exact"/>
              <w:ind w:firstLine="0" w:firstLineChars="0"/>
              <w:jc w:val="center"/>
            </w:pPr>
            <w:r>
              <w:rPr>
                <w:rFonts w:ascii="Times New Roman" w:hAnsi="Times New Roman" w:eastAsia="宋体"/>
                <w:b/>
                <w:sz w:val="18"/>
              </w:rPr>
              <w:t>新增联络/项</w:t>
            </w:r>
          </w:p>
        </w:tc>
      </w:tr>
      <w:tr w14:paraId="4B88A78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56426E8D">
            <w:pPr>
              <w:keepNext w:val="0"/>
              <w:spacing w:before="20" w:after="20" w:line="260" w:lineRule="exact"/>
              <w:ind w:firstLine="0" w:firstLineChars="0"/>
              <w:jc w:val="center"/>
            </w:pPr>
            <w:r>
              <w:rPr>
                <w:rFonts w:ascii="Times New Roman" w:hAnsi="Times New Roman" w:eastAsia="宋体"/>
                <w:b w:val="0"/>
                <w:sz w:val="18"/>
              </w:rPr>
              <w:t>邳州</w:t>
            </w:r>
          </w:p>
        </w:tc>
        <w:tc>
          <w:tcPr>
            <w:tcW w:w="1289" w:type="dxa"/>
            <w:tcMar>
              <w:left w:w="70" w:type="dxa"/>
              <w:right w:w="70" w:type="dxa"/>
            </w:tcMar>
            <w:vAlign w:val="center"/>
          </w:tcPr>
          <w:p w14:paraId="0D20B04F">
            <w:pPr>
              <w:keepNext w:val="0"/>
              <w:spacing w:before="20" w:after="20" w:line="260" w:lineRule="exact"/>
              <w:ind w:firstLine="0" w:firstLineChars="0"/>
              <w:jc w:val="center"/>
            </w:pPr>
            <w:r>
              <w:rPr>
                <w:rFonts w:ascii="Times New Roman" w:hAnsi="Times New Roman" w:eastAsia="宋体"/>
                <w:b w:val="0"/>
                <w:sz w:val="18"/>
              </w:rPr>
              <w:t>刚性</w:t>
            </w:r>
          </w:p>
        </w:tc>
        <w:tc>
          <w:tcPr>
            <w:tcW w:w="1289" w:type="dxa"/>
            <w:tcMar>
              <w:left w:w="70" w:type="dxa"/>
              <w:right w:w="70" w:type="dxa"/>
            </w:tcMar>
            <w:vAlign w:val="center"/>
          </w:tcPr>
          <w:p w14:paraId="48A86DA6">
            <w:pPr>
              <w:keepNext w:val="0"/>
              <w:spacing w:before="20" w:after="20" w:line="260" w:lineRule="exact"/>
              <w:ind w:firstLine="0" w:firstLineChars="0"/>
              <w:jc w:val="center"/>
            </w:pPr>
            <w:r>
              <w:rPr>
                <w:rFonts w:ascii="Times New Roman" w:hAnsi="Times New Roman" w:eastAsia="宋体"/>
                <w:b w:val="0"/>
                <w:sz w:val="18"/>
              </w:rPr>
              <w:t>673.50</w:t>
            </w:r>
          </w:p>
        </w:tc>
        <w:tc>
          <w:tcPr>
            <w:tcW w:w="1289" w:type="dxa"/>
            <w:tcMar>
              <w:left w:w="70" w:type="dxa"/>
              <w:right w:w="70" w:type="dxa"/>
            </w:tcMar>
            <w:vAlign w:val="center"/>
          </w:tcPr>
          <w:p w14:paraId="3C39ACBC">
            <w:pPr>
              <w:keepNext w:val="0"/>
              <w:spacing w:before="20" w:after="20" w:line="260" w:lineRule="exact"/>
              <w:ind w:firstLine="0" w:firstLineChars="0"/>
              <w:jc w:val="center"/>
            </w:pPr>
            <w:r>
              <w:rPr>
                <w:rFonts w:ascii="Times New Roman" w:hAnsi="Times New Roman" w:eastAsia="宋体"/>
                <w:b w:val="0"/>
                <w:sz w:val="18"/>
              </w:rPr>
              <w:t>6</w:t>
            </w:r>
          </w:p>
        </w:tc>
        <w:tc>
          <w:tcPr>
            <w:tcW w:w="1868" w:type="dxa"/>
            <w:tcMar>
              <w:left w:w="70" w:type="dxa"/>
              <w:right w:w="70" w:type="dxa"/>
            </w:tcMar>
            <w:vAlign w:val="center"/>
          </w:tcPr>
          <w:p w14:paraId="01108B49">
            <w:pPr>
              <w:keepNext w:val="0"/>
              <w:spacing w:before="20" w:after="20" w:line="260" w:lineRule="exact"/>
              <w:ind w:firstLine="0" w:firstLineChars="0"/>
              <w:jc w:val="center"/>
            </w:pPr>
            <w:r>
              <w:rPr>
                <w:rFonts w:ascii="Times New Roman" w:hAnsi="Times New Roman" w:eastAsia="宋体"/>
                <w:b w:val="0"/>
                <w:sz w:val="18"/>
              </w:rPr>
              <w:t>253.10/544.17</w:t>
            </w:r>
          </w:p>
        </w:tc>
        <w:tc>
          <w:tcPr>
            <w:tcW w:w="1289" w:type="dxa"/>
            <w:tcMar>
              <w:left w:w="70" w:type="dxa"/>
              <w:right w:w="70" w:type="dxa"/>
            </w:tcMar>
            <w:vAlign w:val="center"/>
          </w:tcPr>
          <w:p w14:paraId="5396F447">
            <w:pPr>
              <w:keepNext w:val="0"/>
              <w:spacing w:before="20" w:after="20" w:line="260" w:lineRule="exact"/>
              <w:ind w:firstLine="0" w:firstLineChars="0"/>
              <w:jc w:val="center"/>
            </w:pPr>
            <w:r>
              <w:rPr>
                <w:rFonts w:ascii="Times New Roman" w:hAnsi="Times New Roman" w:eastAsia="宋体"/>
                <w:b w:val="0"/>
                <w:sz w:val="18"/>
              </w:rPr>
              <w:t>13</w:t>
            </w:r>
          </w:p>
        </w:tc>
      </w:tr>
      <w:tr w14:paraId="5DF4008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3285C3BA">
            <w:pPr>
              <w:keepNext w:val="0"/>
              <w:spacing w:before="20" w:after="20" w:line="260" w:lineRule="exact"/>
              <w:ind w:firstLine="0" w:firstLineChars="0"/>
              <w:jc w:val="center"/>
            </w:pPr>
            <w:r>
              <w:rPr>
                <w:rFonts w:ascii="Times New Roman" w:hAnsi="Times New Roman" w:eastAsia="宋体"/>
                <w:b w:val="0"/>
                <w:sz w:val="18"/>
              </w:rPr>
              <w:t>邳州</w:t>
            </w:r>
          </w:p>
        </w:tc>
        <w:tc>
          <w:tcPr>
            <w:tcW w:w="1289" w:type="dxa"/>
            <w:tcMar>
              <w:left w:w="70" w:type="dxa"/>
              <w:right w:w="70" w:type="dxa"/>
            </w:tcMar>
            <w:vAlign w:val="center"/>
          </w:tcPr>
          <w:p w14:paraId="5AFD919B">
            <w:pPr>
              <w:keepNext w:val="0"/>
              <w:spacing w:before="20" w:after="20" w:line="260" w:lineRule="exact"/>
              <w:ind w:firstLine="0" w:firstLineChars="0"/>
              <w:jc w:val="center"/>
            </w:pPr>
            <w:r>
              <w:rPr>
                <w:rFonts w:ascii="Times New Roman" w:hAnsi="Times New Roman" w:eastAsia="宋体"/>
                <w:b w:val="0"/>
                <w:sz w:val="18"/>
              </w:rPr>
              <w:t>弹性</w:t>
            </w:r>
          </w:p>
        </w:tc>
        <w:tc>
          <w:tcPr>
            <w:tcW w:w="1289" w:type="dxa"/>
            <w:tcMar>
              <w:left w:w="70" w:type="dxa"/>
              <w:right w:w="70" w:type="dxa"/>
            </w:tcMar>
            <w:vAlign w:val="center"/>
          </w:tcPr>
          <w:p w14:paraId="325DE6CE">
            <w:pPr>
              <w:keepNext w:val="0"/>
              <w:spacing w:before="20" w:after="20" w:line="260" w:lineRule="exact"/>
              <w:ind w:firstLine="0" w:firstLineChars="0"/>
              <w:jc w:val="center"/>
            </w:pPr>
            <w:r>
              <w:rPr>
                <w:rFonts w:ascii="Times New Roman" w:hAnsi="Times New Roman" w:eastAsia="宋体"/>
                <w:b w:val="0"/>
                <w:sz w:val="18"/>
              </w:rPr>
              <w:t>1010.50</w:t>
            </w:r>
          </w:p>
        </w:tc>
        <w:tc>
          <w:tcPr>
            <w:tcW w:w="1289" w:type="dxa"/>
            <w:tcMar>
              <w:left w:w="70" w:type="dxa"/>
              <w:right w:w="70" w:type="dxa"/>
            </w:tcMar>
            <w:vAlign w:val="center"/>
          </w:tcPr>
          <w:p w14:paraId="34EE1557">
            <w:pPr>
              <w:keepNext w:val="0"/>
              <w:spacing w:before="20" w:after="20" w:line="260" w:lineRule="exact"/>
              <w:ind w:firstLine="0" w:firstLineChars="0"/>
              <w:jc w:val="center"/>
            </w:pPr>
            <w:r>
              <w:rPr>
                <w:rFonts w:ascii="Times New Roman" w:hAnsi="Times New Roman" w:eastAsia="宋体"/>
                <w:b w:val="0"/>
                <w:sz w:val="18"/>
              </w:rPr>
              <w:t>10</w:t>
            </w:r>
          </w:p>
        </w:tc>
        <w:tc>
          <w:tcPr>
            <w:tcW w:w="1868" w:type="dxa"/>
            <w:tcMar>
              <w:left w:w="70" w:type="dxa"/>
              <w:right w:w="70" w:type="dxa"/>
            </w:tcMar>
            <w:vAlign w:val="center"/>
          </w:tcPr>
          <w:p w14:paraId="3E03AEED">
            <w:pPr>
              <w:keepNext w:val="0"/>
              <w:spacing w:before="20" w:after="20" w:line="260" w:lineRule="exact"/>
              <w:ind w:firstLine="0" w:firstLineChars="0"/>
              <w:jc w:val="center"/>
            </w:pPr>
            <w:r>
              <w:rPr>
                <w:rFonts w:ascii="Times New Roman" w:hAnsi="Times New Roman" w:eastAsia="宋体"/>
                <w:b w:val="0"/>
                <w:sz w:val="18"/>
              </w:rPr>
              <w:t>2.80/6.02</w:t>
            </w:r>
          </w:p>
        </w:tc>
        <w:tc>
          <w:tcPr>
            <w:tcW w:w="1289" w:type="dxa"/>
            <w:tcMar>
              <w:left w:w="70" w:type="dxa"/>
              <w:right w:w="70" w:type="dxa"/>
            </w:tcMar>
            <w:vAlign w:val="center"/>
          </w:tcPr>
          <w:p w14:paraId="00B90F7F">
            <w:pPr>
              <w:keepNext w:val="0"/>
              <w:spacing w:before="20" w:after="20" w:line="260" w:lineRule="exact"/>
              <w:ind w:firstLine="0" w:firstLineChars="0"/>
              <w:jc w:val="center"/>
            </w:pPr>
            <w:r>
              <w:rPr>
                <w:rFonts w:ascii="Times New Roman" w:hAnsi="Times New Roman" w:eastAsia="宋体"/>
                <w:b w:val="0"/>
                <w:sz w:val="18"/>
              </w:rPr>
              <w:t>12</w:t>
            </w:r>
          </w:p>
        </w:tc>
      </w:tr>
      <w:tr w14:paraId="484C1EB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289" w:type="dxa"/>
            <w:tcMar>
              <w:left w:w="70" w:type="dxa"/>
              <w:right w:w="70" w:type="dxa"/>
            </w:tcMar>
            <w:vAlign w:val="center"/>
          </w:tcPr>
          <w:p w14:paraId="2123DAF4">
            <w:pPr>
              <w:keepNext w:val="0"/>
              <w:spacing w:before="20" w:after="20" w:line="260" w:lineRule="exact"/>
              <w:ind w:firstLine="0" w:firstLineChars="0"/>
              <w:jc w:val="center"/>
            </w:pPr>
            <w:r>
              <w:rPr>
                <w:rFonts w:ascii="Times New Roman" w:hAnsi="Times New Roman" w:eastAsia="宋体"/>
                <w:b w:val="0"/>
                <w:sz w:val="18"/>
              </w:rPr>
              <w:t>市区</w:t>
            </w:r>
          </w:p>
        </w:tc>
        <w:tc>
          <w:tcPr>
            <w:tcW w:w="1289" w:type="dxa"/>
            <w:tcMar>
              <w:left w:w="70" w:type="dxa"/>
              <w:right w:w="70" w:type="dxa"/>
            </w:tcMar>
            <w:vAlign w:val="center"/>
          </w:tcPr>
          <w:p w14:paraId="26A0E963">
            <w:pPr>
              <w:keepNext w:val="0"/>
              <w:spacing w:before="20" w:after="20" w:line="260" w:lineRule="exact"/>
              <w:ind w:firstLine="0" w:firstLineChars="0"/>
              <w:jc w:val="center"/>
            </w:pPr>
            <w:r>
              <w:rPr>
                <w:rFonts w:ascii="Times New Roman" w:hAnsi="Times New Roman" w:eastAsia="宋体"/>
                <w:b w:val="0"/>
                <w:sz w:val="18"/>
              </w:rPr>
              <w:t>刚性</w:t>
            </w:r>
          </w:p>
        </w:tc>
        <w:tc>
          <w:tcPr>
            <w:tcW w:w="1289" w:type="dxa"/>
            <w:tcMar>
              <w:left w:w="70" w:type="dxa"/>
              <w:right w:w="70" w:type="dxa"/>
            </w:tcMar>
            <w:vAlign w:val="center"/>
          </w:tcPr>
          <w:p w14:paraId="7B3FF061">
            <w:pPr>
              <w:keepNext w:val="0"/>
              <w:spacing w:before="20" w:after="20" w:line="260" w:lineRule="exact"/>
              <w:ind w:firstLine="0" w:firstLineChars="0"/>
              <w:jc w:val="center"/>
            </w:pPr>
            <w:r>
              <w:rPr>
                <w:rFonts w:ascii="Times New Roman" w:hAnsi="Times New Roman" w:eastAsia="宋体"/>
                <w:b w:val="0"/>
                <w:sz w:val="18"/>
              </w:rPr>
              <w:t>289.00</w:t>
            </w:r>
          </w:p>
        </w:tc>
        <w:tc>
          <w:tcPr>
            <w:tcW w:w="1289" w:type="dxa"/>
            <w:tcMar>
              <w:left w:w="70" w:type="dxa"/>
              <w:right w:w="70" w:type="dxa"/>
            </w:tcMar>
            <w:vAlign w:val="center"/>
          </w:tcPr>
          <w:p w14:paraId="50D9EBA2">
            <w:pPr>
              <w:keepNext w:val="0"/>
              <w:spacing w:before="20" w:after="20" w:line="260" w:lineRule="exact"/>
              <w:ind w:firstLine="0" w:firstLineChars="0"/>
              <w:jc w:val="center"/>
            </w:pPr>
            <w:r>
              <w:rPr>
                <w:rFonts w:ascii="Times New Roman" w:hAnsi="Times New Roman" w:eastAsia="宋体"/>
                <w:b w:val="0"/>
                <w:sz w:val="18"/>
              </w:rPr>
              <w:t>1</w:t>
            </w:r>
          </w:p>
        </w:tc>
        <w:tc>
          <w:tcPr>
            <w:tcW w:w="1868" w:type="dxa"/>
            <w:tcMar>
              <w:left w:w="70" w:type="dxa"/>
              <w:right w:w="70" w:type="dxa"/>
            </w:tcMar>
            <w:vAlign w:val="center"/>
          </w:tcPr>
          <w:p w14:paraId="433E8049">
            <w:pPr>
              <w:keepNext w:val="0"/>
              <w:spacing w:before="20" w:after="20" w:line="260" w:lineRule="exact"/>
              <w:ind w:firstLine="0" w:firstLineChars="0"/>
              <w:jc w:val="center"/>
            </w:pPr>
            <w:r>
              <w:rPr>
                <w:rFonts w:ascii="Times New Roman" w:hAnsi="Times New Roman" w:eastAsia="宋体"/>
                <w:b w:val="0"/>
                <w:sz w:val="18"/>
              </w:rPr>
              <w:t>249.30/536.00</w:t>
            </w:r>
          </w:p>
        </w:tc>
        <w:tc>
          <w:tcPr>
            <w:tcW w:w="1289" w:type="dxa"/>
            <w:tcMar>
              <w:left w:w="70" w:type="dxa"/>
              <w:right w:w="70" w:type="dxa"/>
            </w:tcMar>
            <w:vAlign w:val="center"/>
          </w:tcPr>
          <w:p w14:paraId="6BD73E1A">
            <w:pPr>
              <w:keepNext w:val="0"/>
              <w:spacing w:before="20" w:after="20" w:line="260" w:lineRule="exact"/>
              <w:ind w:firstLine="0" w:firstLineChars="0"/>
              <w:jc w:val="center"/>
            </w:pPr>
            <w:r>
              <w:rPr>
                <w:rFonts w:ascii="Times New Roman" w:hAnsi="Times New Roman" w:eastAsia="宋体"/>
                <w:b w:val="0"/>
                <w:sz w:val="18"/>
              </w:rPr>
              <w:t>1</w:t>
            </w:r>
          </w:p>
        </w:tc>
      </w:tr>
      <w:tr w14:paraId="1D08D92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47E1508F">
            <w:pPr>
              <w:keepNext w:val="0"/>
              <w:spacing w:before="20" w:after="20" w:line="260" w:lineRule="exact"/>
              <w:ind w:firstLine="0" w:firstLineChars="0"/>
              <w:jc w:val="center"/>
            </w:pPr>
            <w:r>
              <w:rPr>
                <w:rFonts w:ascii="Times New Roman" w:hAnsi="Times New Roman" w:eastAsia="宋体"/>
                <w:b w:val="0"/>
                <w:sz w:val="18"/>
              </w:rPr>
              <w:t>市区</w:t>
            </w:r>
          </w:p>
        </w:tc>
        <w:tc>
          <w:tcPr>
            <w:tcW w:w="1289" w:type="dxa"/>
            <w:tcMar>
              <w:left w:w="70" w:type="dxa"/>
              <w:right w:w="70" w:type="dxa"/>
            </w:tcMar>
            <w:vAlign w:val="center"/>
          </w:tcPr>
          <w:p w14:paraId="69B27381">
            <w:pPr>
              <w:keepNext w:val="0"/>
              <w:spacing w:before="20" w:after="20" w:line="260" w:lineRule="exact"/>
              <w:ind w:firstLine="0" w:firstLineChars="0"/>
              <w:jc w:val="center"/>
            </w:pPr>
            <w:r>
              <w:rPr>
                <w:rFonts w:ascii="Times New Roman" w:hAnsi="Times New Roman" w:eastAsia="宋体"/>
                <w:b w:val="0"/>
                <w:sz w:val="18"/>
              </w:rPr>
              <w:t>弹性</w:t>
            </w:r>
          </w:p>
        </w:tc>
        <w:tc>
          <w:tcPr>
            <w:tcW w:w="1289" w:type="dxa"/>
            <w:tcMar>
              <w:left w:w="70" w:type="dxa"/>
              <w:right w:w="70" w:type="dxa"/>
            </w:tcMar>
            <w:vAlign w:val="center"/>
          </w:tcPr>
          <w:p w14:paraId="681F767C">
            <w:pPr>
              <w:keepNext w:val="0"/>
              <w:spacing w:before="20" w:after="20" w:line="260" w:lineRule="exact"/>
              <w:ind w:firstLine="0" w:firstLineChars="0"/>
              <w:jc w:val="center"/>
            </w:pPr>
            <w:r>
              <w:rPr>
                <w:rFonts w:ascii="Times New Roman" w:hAnsi="Times New Roman" w:eastAsia="宋体"/>
                <w:b w:val="0"/>
                <w:sz w:val="18"/>
              </w:rPr>
              <w:t>500.00</w:t>
            </w:r>
          </w:p>
        </w:tc>
        <w:tc>
          <w:tcPr>
            <w:tcW w:w="1289" w:type="dxa"/>
            <w:tcMar>
              <w:left w:w="70" w:type="dxa"/>
              <w:right w:w="70" w:type="dxa"/>
            </w:tcMar>
            <w:vAlign w:val="center"/>
          </w:tcPr>
          <w:p w14:paraId="4BF1CBBE">
            <w:pPr>
              <w:keepNext w:val="0"/>
              <w:spacing w:before="20" w:after="20" w:line="260" w:lineRule="exact"/>
              <w:ind w:firstLine="0" w:firstLineChars="0"/>
              <w:jc w:val="center"/>
            </w:pPr>
            <w:r>
              <w:rPr>
                <w:rFonts w:ascii="Times New Roman" w:hAnsi="Times New Roman" w:eastAsia="宋体"/>
                <w:b w:val="0"/>
                <w:sz w:val="18"/>
              </w:rPr>
              <w:t>9</w:t>
            </w:r>
          </w:p>
        </w:tc>
        <w:tc>
          <w:tcPr>
            <w:tcW w:w="1868" w:type="dxa"/>
            <w:tcMar>
              <w:left w:w="70" w:type="dxa"/>
              <w:right w:w="70" w:type="dxa"/>
            </w:tcMar>
            <w:vAlign w:val="center"/>
          </w:tcPr>
          <w:p w14:paraId="3F0A1F44">
            <w:pPr>
              <w:keepNext w:val="0"/>
              <w:spacing w:before="20" w:after="20" w:line="260" w:lineRule="exact"/>
              <w:ind w:firstLine="0" w:firstLineChars="0"/>
              <w:jc w:val="center"/>
            </w:pPr>
            <w:r>
              <w:rPr>
                <w:rFonts w:ascii="Times New Roman" w:hAnsi="Times New Roman" w:eastAsia="宋体"/>
                <w:b w:val="0"/>
                <w:sz w:val="18"/>
              </w:rPr>
              <w:t>0.00/0.00</w:t>
            </w:r>
          </w:p>
        </w:tc>
        <w:tc>
          <w:tcPr>
            <w:tcW w:w="1289" w:type="dxa"/>
            <w:tcMar>
              <w:left w:w="70" w:type="dxa"/>
              <w:right w:w="70" w:type="dxa"/>
            </w:tcMar>
            <w:vAlign w:val="center"/>
          </w:tcPr>
          <w:p w14:paraId="008ECDD9">
            <w:pPr>
              <w:keepNext w:val="0"/>
              <w:spacing w:before="20" w:after="20" w:line="260" w:lineRule="exact"/>
              <w:ind w:firstLine="0" w:firstLineChars="0"/>
              <w:jc w:val="center"/>
            </w:pPr>
            <w:r>
              <w:rPr>
                <w:rFonts w:ascii="Times New Roman" w:hAnsi="Times New Roman" w:eastAsia="宋体"/>
                <w:b w:val="0"/>
                <w:sz w:val="18"/>
              </w:rPr>
              <w:t>4</w:t>
            </w:r>
          </w:p>
        </w:tc>
      </w:tr>
    </w:tbl>
    <w:p w14:paraId="717F9432">
      <w:pPr>
        <w:pStyle w:val="2"/>
        <w:keepNext/>
        <w:spacing w:before="120" w:after="80" w:line="300" w:lineRule="auto"/>
        <w:ind w:firstLine="0"/>
        <w:jc w:val="center"/>
      </w:pPr>
      <w:r>
        <w:rPr>
          <w:rFonts w:ascii="Times New Roman" w:hAnsi="Times New Roman" w:eastAsia="宋体"/>
          <w:b w:val="0"/>
          <w:sz w:val="21"/>
        </w:rPr>
        <w:t>表5-11 刚性与弹性方案的技术经济比较</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771"/>
        <w:gridCol w:w="2771"/>
        <w:gridCol w:w="2771"/>
      </w:tblGrid>
      <w:tr w14:paraId="10FAEA8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771" w:type="dxa"/>
            <w:tcMar>
              <w:left w:w="70" w:type="dxa"/>
              <w:right w:w="70" w:type="dxa"/>
            </w:tcMar>
            <w:vAlign w:val="center"/>
          </w:tcPr>
          <w:p w14:paraId="19B1D0A3">
            <w:pPr>
              <w:keepNext w:val="0"/>
              <w:spacing w:before="20" w:after="20" w:line="260" w:lineRule="exact"/>
              <w:ind w:firstLine="0" w:firstLineChars="0"/>
              <w:jc w:val="center"/>
            </w:pPr>
            <w:r>
              <w:rPr>
                <w:rFonts w:ascii="Times New Roman" w:hAnsi="Times New Roman" w:eastAsia="宋体"/>
                <w:b/>
                <w:sz w:val="18"/>
              </w:rPr>
              <w:t>比较内容</w:t>
            </w:r>
          </w:p>
        </w:tc>
        <w:tc>
          <w:tcPr>
            <w:tcW w:w="2771" w:type="dxa"/>
            <w:tcMar>
              <w:left w:w="70" w:type="dxa"/>
              <w:right w:w="70" w:type="dxa"/>
            </w:tcMar>
            <w:vAlign w:val="center"/>
          </w:tcPr>
          <w:p w14:paraId="38544F3B">
            <w:pPr>
              <w:keepNext w:val="0"/>
              <w:spacing w:before="20" w:after="20" w:line="260" w:lineRule="exact"/>
              <w:ind w:firstLine="0" w:firstLineChars="0"/>
              <w:jc w:val="center"/>
            </w:pPr>
            <w:r>
              <w:rPr>
                <w:rFonts w:ascii="Times New Roman" w:hAnsi="Times New Roman" w:eastAsia="宋体"/>
                <w:b/>
                <w:sz w:val="18"/>
              </w:rPr>
              <w:t>刚性方案</w:t>
            </w:r>
          </w:p>
        </w:tc>
        <w:tc>
          <w:tcPr>
            <w:tcW w:w="2771" w:type="dxa"/>
            <w:tcMar>
              <w:left w:w="70" w:type="dxa"/>
              <w:right w:w="70" w:type="dxa"/>
            </w:tcMar>
            <w:vAlign w:val="center"/>
          </w:tcPr>
          <w:p w14:paraId="048B8EFF">
            <w:pPr>
              <w:keepNext w:val="0"/>
              <w:spacing w:before="20" w:after="20" w:line="260" w:lineRule="exact"/>
              <w:ind w:firstLine="0" w:firstLineChars="0"/>
              <w:jc w:val="center"/>
            </w:pPr>
            <w:r>
              <w:rPr>
                <w:rFonts w:ascii="Times New Roman" w:hAnsi="Times New Roman" w:eastAsia="宋体"/>
                <w:b/>
                <w:sz w:val="18"/>
              </w:rPr>
              <w:t>弹性方案</w:t>
            </w:r>
          </w:p>
        </w:tc>
      </w:tr>
      <w:tr w14:paraId="5E5D4FF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109481D6">
            <w:pPr>
              <w:keepNext w:val="0"/>
              <w:spacing w:before="20" w:after="20" w:line="260" w:lineRule="exact"/>
              <w:ind w:firstLine="0" w:firstLineChars="0"/>
              <w:jc w:val="center"/>
            </w:pPr>
            <w:r>
              <w:rPr>
                <w:rFonts w:ascii="Times New Roman" w:hAnsi="Times New Roman" w:eastAsia="宋体"/>
                <w:b w:val="0"/>
                <w:sz w:val="18"/>
              </w:rPr>
              <w:t>仿真起点</w:t>
            </w:r>
          </w:p>
        </w:tc>
        <w:tc>
          <w:tcPr>
            <w:tcW w:w="2771" w:type="dxa"/>
            <w:tcMar>
              <w:left w:w="70" w:type="dxa"/>
              <w:right w:w="70" w:type="dxa"/>
            </w:tcMar>
            <w:vAlign w:val="center"/>
          </w:tcPr>
          <w:p w14:paraId="531C0144">
            <w:pPr>
              <w:keepNext w:val="0"/>
              <w:spacing w:before="20" w:after="20" w:line="260" w:lineRule="exact"/>
              <w:ind w:firstLine="0" w:firstLineChars="0"/>
              <w:jc w:val="center"/>
            </w:pPr>
            <w:r>
              <w:rPr>
                <w:rFonts w:ascii="Times New Roman" w:hAnsi="Times New Roman" w:eastAsia="宋体"/>
                <w:b w:val="0"/>
                <w:sz w:val="18"/>
              </w:rPr>
              <w:t>同区县容载比2.00</w:t>
            </w:r>
          </w:p>
        </w:tc>
        <w:tc>
          <w:tcPr>
            <w:tcW w:w="2771" w:type="dxa"/>
            <w:tcMar>
              <w:left w:w="70" w:type="dxa"/>
              <w:right w:w="70" w:type="dxa"/>
            </w:tcMar>
            <w:vAlign w:val="center"/>
          </w:tcPr>
          <w:p w14:paraId="1668541D">
            <w:pPr>
              <w:keepNext w:val="0"/>
              <w:spacing w:before="20" w:after="20" w:line="260" w:lineRule="exact"/>
              <w:ind w:firstLine="0" w:firstLineChars="0"/>
              <w:jc w:val="center"/>
            </w:pPr>
            <w:r>
              <w:rPr>
                <w:rFonts w:ascii="Times New Roman" w:hAnsi="Times New Roman" w:eastAsia="宋体"/>
                <w:b w:val="0"/>
                <w:sz w:val="18"/>
              </w:rPr>
              <w:t>同区县容载比2.00</w:t>
            </w:r>
          </w:p>
        </w:tc>
      </w:tr>
      <w:tr w14:paraId="7B12E0A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59F30D00">
            <w:pPr>
              <w:keepNext w:val="0"/>
              <w:spacing w:before="20" w:after="20" w:line="260" w:lineRule="exact"/>
              <w:ind w:firstLine="0" w:firstLineChars="0"/>
              <w:jc w:val="center"/>
            </w:pPr>
            <w:r>
              <w:rPr>
                <w:rFonts w:ascii="Times New Roman" w:hAnsi="Times New Roman" w:eastAsia="宋体"/>
                <w:b w:val="0"/>
                <w:sz w:val="18"/>
              </w:rPr>
              <w:t>指标条件</w:t>
            </w:r>
          </w:p>
        </w:tc>
        <w:tc>
          <w:tcPr>
            <w:tcW w:w="2771" w:type="dxa"/>
            <w:tcMar>
              <w:left w:w="70" w:type="dxa"/>
              <w:right w:w="70" w:type="dxa"/>
            </w:tcMar>
            <w:vAlign w:val="center"/>
          </w:tcPr>
          <w:p w14:paraId="6FFF3107">
            <w:pPr>
              <w:keepNext w:val="0"/>
              <w:spacing w:before="20" w:after="20" w:line="260" w:lineRule="exact"/>
              <w:ind w:firstLine="0" w:firstLineChars="0"/>
              <w:jc w:val="center"/>
            </w:pPr>
            <w:r>
              <w:rPr>
                <w:rFonts w:ascii="Times New Roman" w:hAnsi="Times New Roman" w:eastAsia="宋体"/>
                <w:b w:val="0"/>
                <w:sz w:val="18"/>
              </w:rPr>
              <w:t>各年不超过2.00</w:t>
            </w:r>
          </w:p>
        </w:tc>
        <w:tc>
          <w:tcPr>
            <w:tcW w:w="2771" w:type="dxa"/>
            <w:tcMar>
              <w:left w:w="70" w:type="dxa"/>
              <w:right w:w="70" w:type="dxa"/>
            </w:tcMar>
            <w:vAlign w:val="center"/>
          </w:tcPr>
          <w:p w14:paraId="7B01F156">
            <w:pPr>
              <w:keepNext w:val="0"/>
              <w:spacing w:before="20" w:after="20" w:line="260" w:lineRule="exact"/>
              <w:ind w:firstLine="0" w:firstLineChars="0"/>
              <w:jc w:val="center"/>
            </w:pPr>
            <w:r>
              <w:rPr>
                <w:rFonts w:ascii="Times New Roman" w:hAnsi="Times New Roman" w:eastAsia="宋体"/>
                <w:b w:val="0"/>
                <w:sz w:val="18"/>
              </w:rPr>
              <w:t>各年大于2.00至2.60</w:t>
            </w:r>
          </w:p>
        </w:tc>
      </w:tr>
      <w:tr w14:paraId="3BFF301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2A674649">
            <w:pPr>
              <w:keepNext w:val="0"/>
              <w:spacing w:before="20" w:after="20" w:line="260" w:lineRule="exact"/>
              <w:ind w:firstLine="0" w:firstLineChars="0"/>
              <w:jc w:val="center"/>
            </w:pPr>
            <w:r>
              <w:rPr>
                <w:rFonts w:ascii="Times New Roman" w:hAnsi="Times New Roman" w:eastAsia="宋体"/>
                <w:b w:val="0"/>
                <w:sz w:val="18"/>
              </w:rPr>
              <w:t>技术条件</w:t>
            </w:r>
          </w:p>
        </w:tc>
        <w:tc>
          <w:tcPr>
            <w:tcW w:w="2771" w:type="dxa"/>
            <w:tcMar>
              <w:left w:w="70" w:type="dxa"/>
              <w:right w:w="70" w:type="dxa"/>
            </w:tcMar>
            <w:vAlign w:val="center"/>
          </w:tcPr>
          <w:p w14:paraId="02B342E5">
            <w:pPr>
              <w:keepNext w:val="0"/>
              <w:spacing w:before="20" w:after="20" w:line="260" w:lineRule="exact"/>
              <w:ind w:firstLine="0" w:firstLineChars="0"/>
              <w:jc w:val="center"/>
            </w:pPr>
            <w:r>
              <w:rPr>
                <w:rFonts w:ascii="Times New Roman" w:hAnsi="Times New Roman" w:eastAsia="宋体"/>
                <w:b w:val="0"/>
                <w:sz w:val="18"/>
              </w:rPr>
              <w:t>正常、反向、全负荷单台退出、持续在役及转供守恒</w:t>
            </w:r>
          </w:p>
        </w:tc>
        <w:tc>
          <w:tcPr>
            <w:tcW w:w="2771" w:type="dxa"/>
            <w:tcMar>
              <w:left w:w="70" w:type="dxa"/>
              <w:right w:w="70" w:type="dxa"/>
            </w:tcMar>
            <w:vAlign w:val="center"/>
          </w:tcPr>
          <w:p w14:paraId="59EE1947">
            <w:pPr>
              <w:keepNext w:val="0"/>
              <w:spacing w:before="20" w:after="20" w:line="260" w:lineRule="exact"/>
              <w:ind w:firstLine="0" w:firstLineChars="0"/>
              <w:jc w:val="center"/>
            </w:pPr>
            <w:r>
              <w:rPr>
                <w:rFonts w:ascii="Times New Roman" w:hAnsi="Times New Roman" w:eastAsia="宋体"/>
                <w:b w:val="0"/>
                <w:sz w:val="18"/>
              </w:rPr>
              <w:t>与刚性相同</w:t>
            </w:r>
          </w:p>
        </w:tc>
      </w:tr>
      <w:tr w14:paraId="5E09075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0B2F0B2B">
            <w:pPr>
              <w:keepNext w:val="0"/>
              <w:spacing w:before="20" w:after="20" w:line="260" w:lineRule="exact"/>
              <w:ind w:firstLine="0" w:firstLineChars="0"/>
              <w:jc w:val="center"/>
            </w:pPr>
            <w:r>
              <w:rPr>
                <w:rFonts w:ascii="Times New Roman" w:hAnsi="Times New Roman" w:eastAsia="宋体"/>
                <w:b w:val="0"/>
                <w:sz w:val="18"/>
              </w:rPr>
              <w:t>增容、储能及联络</w:t>
            </w:r>
          </w:p>
        </w:tc>
        <w:tc>
          <w:tcPr>
            <w:tcW w:w="2771" w:type="dxa"/>
            <w:tcMar>
              <w:left w:w="70" w:type="dxa"/>
              <w:right w:w="70" w:type="dxa"/>
            </w:tcMar>
            <w:vAlign w:val="center"/>
          </w:tcPr>
          <w:p w14:paraId="48B1D5B9">
            <w:pPr>
              <w:keepNext w:val="0"/>
              <w:spacing w:before="20" w:after="20" w:line="260" w:lineRule="exact"/>
              <w:ind w:firstLine="0" w:firstLineChars="0"/>
              <w:jc w:val="center"/>
            </w:pPr>
            <w:r>
              <w:rPr>
                <w:rFonts w:ascii="Times New Roman" w:hAnsi="Times New Roman" w:eastAsia="宋体"/>
                <w:b w:val="0"/>
                <w:sz w:val="18"/>
              </w:rPr>
              <w:t>三类措施共同寻优</w:t>
            </w:r>
          </w:p>
        </w:tc>
        <w:tc>
          <w:tcPr>
            <w:tcW w:w="2771" w:type="dxa"/>
            <w:tcMar>
              <w:left w:w="70" w:type="dxa"/>
              <w:right w:w="70" w:type="dxa"/>
            </w:tcMar>
            <w:vAlign w:val="center"/>
          </w:tcPr>
          <w:p w14:paraId="605760E7">
            <w:pPr>
              <w:keepNext w:val="0"/>
              <w:spacing w:before="20" w:after="20" w:line="260" w:lineRule="exact"/>
              <w:ind w:firstLine="0" w:firstLineChars="0"/>
              <w:jc w:val="center"/>
            </w:pPr>
            <w:r>
              <w:rPr>
                <w:rFonts w:ascii="Times New Roman" w:hAnsi="Times New Roman" w:eastAsia="宋体"/>
                <w:b w:val="0"/>
                <w:sz w:val="18"/>
              </w:rPr>
              <w:t>三类措施共同寻优</w:t>
            </w:r>
          </w:p>
        </w:tc>
      </w:tr>
      <w:tr w14:paraId="2846AF1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44A73DF7">
            <w:pPr>
              <w:keepNext w:val="0"/>
              <w:spacing w:before="20" w:after="20" w:line="260" w:lineRule="exact"/>
              <w:ind w:firstLine="0" w:firstLineChars="0"/>
              <w:jc w:val="center"/>
            </w:pPr>
            <w:r>
              <w:rPr>
                <w:rFonts w:ascii="Times New Roman" w:hAnsi="Times New Roman" w:eastAsia="宋体"/>
                <w:b w:val="0"/>
                <w:sz w:val="18"/>
              </w:rPr>
              <w:t>第4年两地区在役储能</w:t>
            </w:r>
          </w:p>
        </w:tc>
        <w:tc>
          <w:tcPr>
            <w:tcW w:w="2771" w:type="dxa"/>
            <w:tcMar>
              <w:left w:w="70" w:type="dxa"/>
              <w:right w:w="70" w:type="dxa"/>
            </w:tcMar>
            <w:vAlign w:val="center"/>
          </w:tcPr>
          <w:p w14:paraId="4226AEEB">
            <w:pPr>
              <w:keepNext w:val="0"/>
              <w:spacing w:before="20" w:after="20" w:line="260" w:lineRule="exact"/>
              <w:ind w:firstLine="0" w:firstLineChars="0"/>
              <w:jc w:val="center"/>
            </w:pPr>
            <w:r>
              <w:rPr>
                <w:rFonts w:ascii="Times New Roman" w:hAnsi="Times New Roman" w:eastAsia="宋体"/>
                <w:b w:val="0"/>
                <w:sz w:val="18"/>
              </w:rPr>
              <w:t>502.40 MW/1080.16 MWh</w:t>
            </w:r>
          </w:p>
        </w:tc>
        <w:tc>
          <w:tcPr>
            <w:tcW w:w="2771" w:type="dxa"/>
            <w:tcMar>
              <w:left w:w="70" w:type="dxa"/>
              <w:right w:w="70" w:type="dxa"/>
            </w:tcMar>
            <w:vAlign w:val="center"/>
          </w:tcPr>
          <w:p w14:paraId="26047D51">
            <w:pPr>
              <w:keepNext w:val="0"/>
              <w:spacing w:before="20" w:after="20" w:line="260" w:lineRule="exact"/>
              <w:ind w:firstLine="0" w:firstLineChars="0"/>
              <w:jc w:val="center"/>
            </w:pPr>
            <w:r>
              <w:rPr>
                <w:rFonts w:ascii="Times New Roman" w:hAnsi="Times New Roman" w:eastAsia="宋体"/>
                <w:b w:val="0"/>
                <w:sz w:val="18"/>
              </w:rPr>
              <w:t>2.80 MW/6.02 MWh</w:t>
            </w:r>
          </w:p>
        </w:tc>
      </w:tr>
      <w:tr w14:paraId="2E7FA3C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757566CA">
            <w:pPr>
              <w:keepNext w:val="0"/>
              <w:spacing w:before="20" w:after="20" w:line="260" w:lineRule="exact"/>
              <w:ind w:firstLine="0" w:firstLineChars="0"/>
              <w:jc w:val="center"/>
            </w:pPr>
            <w:r>
              <w:rPr>
                <w:rFonts w:ascii="Times New Roman" w:hAnsi="Times New Roman" w:eastAsia="宋体"/>
                <w:b w:val="0"/>
                <w:sz w:val="18"/>
              </w:rPr>
              <w:t>新增措施全寿命费用现值</w:t>
            </w:r>
          </w:p>
        </w:tc>
        <w:tc>
          <w:tcPr>
            <w:tcW w:w="2771" w:type="dxa"/>
            <w:tcMar>
              <w:left w:w="70" w:type="dxa"/>
              <w:right w:w="70" w:type="dxa"/>
            </w:tcMar>
            <w:vAlign w:val="center"/>
          </w:tcPr>
          <w:p w14:paraId="11EDE9B7">
            <w:pPr>
              <w:keepNext w:val="0"/>
              <w:spacing w:before="20" w:after="20" w:line="260" w:lineRule="exact"/>
              <w:ind w:firstLine="0" w:firstLineChars="0"/>
              <w:jc w:val="center"/>
            </w:pPr>
            <w:r>
              <w:rPr>
                <w:rFonts w:ascii="Times New Roman" w:hAnsi="Times New Roman" w:eastAsia="宋体"/>
                <w:b w:val="0"/>
                <w:sz w:val="18"/>
              </w:rPr>
              <w:t>208566.29万元</w:t>
            </w:r>
          </w:p>
        </w:tc>
        <w:tc>
          <w:tcPr>
            <w:tcW w:w="2771" w:type="dxa"/>
            <w:tcMar>
              <w:left w:w="70" w:type="dxa"/>
              <w:right w:w="70" w:type="dxa"/>
            </w:tcMar>
            <w:vAlign w:val="center"/>
          </w:tcPr>
          <w:p w14:paraId="518FB653">
            <w:pPr>
              <w:keepNext w:val="0"/>
              <w:spacing w:before="20" w:after="20" w:line="260" w:lineRule="exact"/>
              <w:ind w:firstLine="0" w:firstLineChars="0"/>
              <w:jc w:val="center"/>
            </w:pPr>
            <w:r>
              <w:rPr>
                <w:rFonts w:ascii="Times New Roman" w:hAnsi="Times New Roman" w:eastAsia="宋体"/>
                <w:b w:val="0"/>
                <w:sz w:val="18"/>
              </w:rPr>
              <w:t>35683.63万元</w:t>
            </w:r>
          </w:p>
        </w:tc>
      </w:tr>
      <w:tr w14:paraId="75210CF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5F5B7943">
            <w:pPr>
              <w:keepNext w:val="0"/>
              <w:spacing w:before="20" w:after="20" w:line="260" w:lineRule="exact"/>
              <w:ind w:firstLine="0" w:firstLineChars="0"/>
              <w:jc w:val="center"/>
            </w:pPr>
            <w:r>
              <w:rPr>
                <w:rFonts w:ascii="Times New Roman" w:hAnsi="Times New Roman" w:eastAsia="宋体"/>
                <w:b w:val="0"/>
                <w:sz w:val="18"/>
              </w:rPr>
              <w:t>推荐判断</w:t>
            </w:r>
          </w:p>
        </w:tc>
        <w:tc>
          <w:tcPr>
            <w:tcW w:w="2771" w:type="dxa"/>
            <w:tcMar>
              <w:left w:w="70" w:type="dxa"/>
              <w:right w:w="70" w:type="dxa"/>
            </w:tcMar>
            <w:vAlign w:val="center"/>
          </w:tcPr>
          <w:p w14:paraId="00C0EF02">
            <w:pPr>
              <w:keepNext w:val="0"/>
              <w:spacing w:before="20" w:after="20" w:line="260" w:lineRule="exact"/>
              <w:ind w:firstLine="0" w:firstLineChars="0"/>
              <w:jc w:val="center"/>
            </w:pPr>
            <w:r>
              <w:rPr>
                <w:rFonts w:ascii="Times New Roman" w:hAnsi="Times New Roman" w:eastAsia="宋体"/>
                <w:b w:val="0"/>
                <w:sz w:val="18"/>
              </w:rPr>
              <w:t>作为比较基准</w:t>
            </w:r>
          </w:p>
        </w:tc>
        <w:tc>
          <w:tcPr>
            <w:tcW w:w="2771" w:type="dxa"/>
            <w:tcMar>
              <w:left w:w="70" w:type="dxa"/>
              <w:right w:w="70" w:type="dxa"/>
            </w:tcMar>
            <w:vAlign w:val="center"/>
          </w:tcPr>
          <w:p w14:paraId="4A0D2E63">
            <w:pPr>
              <w:keepNext w:val="0"/>
              <w:spacing w:before="20" w:after="20" w:line="260" w:lineRule="exact"/>
              <w:ind w:firstLine="0" w:firstLineChars="0"/>
              <w:jc w:val="center"/>
            </w:pPr>
            <w:r>
              <w:rPr>
                <w:rFonts w:ascii="Times New Roman" w:hAnsi="Times New Roman" w:eastAsia="宋体"/>
                <w:b w:val="0"/>
                <w:sz w:val="18"/>
              </w:rPr>
              <w:t>费用降低82.89%，优先采用</w:t>
            </w:r>
          </w:p>
        </w:tc>
      </w:tr>
    </w:tbl>
    <w:p w14:paraId="6B34B973">
      <w:pPr>
        <w:pStyle w:val="2"/>
        <w:widowControl/>
        <w:spacing w:before="0" w:after="0" w:line="300" w:lineRule="auto"/>
        <w:ind w:firstLine="480"/>
        <w:jc w:val="both"/>
      </w:pPr>
      <w:r>
        <w:rPr>
          <w:rFonts w:ascii="Times New Roman" w:hAnsi="Times New Roman" w:eastAsia="方正仿宋_GBK"/>
          <w:b w:val="0"/>
          <w:sz w:val="24"/>
        </w:rPr>
        <w:t>在相同技术校核、负荷和价格条件下，弹性方案提高主变配置，减少</w:t>
      </w:r>
      <w:del w:id="327" w:author="白日梦想家" w:date="2026-10-02T21:45:20Z">
        <w:r>
          <w:rPr>
            <w:rFonts w:ascii="Times New Roman" w:hAnsi="Times New Roman" w:eastAsia="方正仿宋_GBK"/>
            <w:b w:val="0"/>
            <w:sz w:val="24"/>
          </w:rPr>
          <w:delText>退出工况</w:delText>
        </w:r>
      </w:del>
      <w:ins w:id="328" w:author="白日梦想家" w:date="2026-10-02T21:45:20Z">
        <w:r>
          <w:rPr>
            <w:rFonts w:hint="eastAsia"/>
            <w:b w:val="0"/>
            <w:sz w:val="24"/>
            <w:lang w:eastAsia="zh"/>
          </w:rPr>
          <w:t>主变N-1工况</w:t>
        </w:r>
      </w:ins>
      <w:r>
        <w:rPr>
          <w:rFonts w:ascii="Times New Roman" w:hAnsi="Times New Roman" w:eastAsia="方正仿宋_GBK"/>
          <w:b w:val="0"/>
          <w:sz w:val="24"/>
        </w:rPr>
        <w:t>所需储能，两地区新增措施全寿命费用现值降低82.89%，经济性优于刚性。刚性方案保留为规划比较基准，后续建议以弹性指标及其设备组合开展比选。</w:t>
      </w:r>
    </w:p>
    <w:p w14:paraId="7B83B125">
      <w:pPr>
        <w:pStyle w:val="2"/>
        <w:keepNext/>
        <w:spacing w:before="120" w:after="0" w:line="240" w:lineRule="auto"/>
        <w:ind w:firstLine="0"/>
        <w:jc w:val="center"/>
      </w:pPr>
      <w:r>
        <w:drawing>
          <wp:inline distT="0" distB="0" distL="114300" distR="114300">
            <wp:extent cx="5120640" cy="2858770"/>
            <wp:effectExtent l="0" t="0" r="0" b="0"/>
            <wp:docPr id="1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pic:cNvPicPr>
                      <a:picLocks noChangeAspect="1" noChangeArrowheads="1"/>
                    </pic:cNvPicPr>
                  </pic:nvPicPr>
                  <pic:blipFill>
                    <a:blip r:embed="rId23"/>
                    <a:stretch>
                      <a:fillRect/>
                    </a:stretch>
                  </pic:blipFill>
                  <pic:spPr>
                    <a:xfrm>
                      <a:off x="0" y="0"/>
                      <a:ext cx="5120640" cy="2859240"/>
                    </a:xfrm>
                    <a:prstGeom prst="rect">
                      <a:avLst/>
                    </a:prstGeom>
                    <a:noFill/>
                    <a:ln w="9525">
                      <a:noFill/>
                    </a:ln>
                  </pic:spPr>
                </pic:pic>
              </a:graphicData>
            </a:graphic>
          </wp:inline>
        </w:drawing>
      </w:r>
    </w:p>
    <w:p w14:paraId="2567D02C">
      <w:pPr>
        <w:pStyle w:val="2"/>
        <w:spacing w:before="60" w:after="120" w:line="300" w:lineRule="auto"/>
        <w:ind w:firstLine="0"/>
        <w:jc w:val="center"/>
      </w:pPr>
      <w:r>
        <w:rPr>
          <w:rFonts w:ascii="Times New Roman" w:hAnsi="Times New Roman" w:eastAsia="宋体"/>
          <w:b w:val="0"/>
          <w:sz w:val="21"/>
        </w:rPr>
        <w:t>图5-2 各规划方案全寿命费用构成</w:t>
      </w:r>
    </w:p>
    <w:p w14:paraId="194A6795">
      <w:pPr>
        <w:pStyle w:val="2"/>
        <w:keepNext/>
        <w:spacing w:before="120" w:after="0" w:line="240" w:lineRule="auto"/>
        <w:ind w:firstLine="0"/>
        <w:jc w:val="center"/>
      </w:pPr>
      <w:r>
        <w:drawing>
          <wp:inline distT="0" distB="0" distL="114300" distR="114300">
            <wp:extent cx="5120640" cy="2735580"/>
            <wp:effectExtent l="0" t="0" r="0" b="0"/>
            <wp:docPr id="1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pic:cNvPicPr>
                      <a:picLocks noChangeAspect="1" noChangeArrowheads="1"/>
                    </pic:cNvPicPr>
                  </pic:nvPicPr>
                  <pic:blipFill>
                    <a:blip r:embed="rId24"/>
                    <a:stretch>
                      <a:fillRect/>
                    </a:stretch>
                  </pic:blipFill>
                  <pic:spPr>
                    <a:xfrm>
                      <a:off x="0" y="0"/>
                      <a:ext cx="5120640" cy="2735650"/>
                    </a:xfrm>
                    <a:prstGeom prst="rect">
                      <a:avLst/>
                    </a:prstGeom>
                    <a:noFill/>
                    <a:ln w="9525">
                      <a:noFill/>
                    </a:ln>
                  </pic:spPr>
                </pic:pic>
              </a:graphicData>
            </a:graphic>
          </wp:inline>
        </w:drawing>
      </w:r>
    </w:p>
    <w:p w14:paraId="6D8481DD">
      <w:pPr>
        <w:pStyle w:val="2"/>
        <w:spacing w:before="60" w:after="120" w:line="300" w:lineRule="auto"/>
        <w:ind w:firstLine="0"/>
        <w:jc w:val="center"/>
      </w:pPr>
      <w:r>
        <w:rPr>
          <w:rFonts w:ascii="Times New Roman" w:hAnsi="Times New Roman" w:eastAsia="宋体"/>
          <w:b w:val="0"/>
          <w:sz w:val="21"/>
        </w:rPr>
        <w:t>图5-3 主变采购与储能配置对照</w:t>
      </w:r>
    </w:p>
    <w:p w14:paraId="4CF0A791">
      <w:pPr>
        <w:pStyle w:val="2"/>
        <w:widowControl/>
        <w:spacing w:before="0" w:after="0" w:line="300" w:lineRule="auto"/>
        <w:ind w:firstLine="480"/>
        <w:jc w:val="both"/>
      </w:pPr>
      <w:r>
        <w:rPr>
          <w:rFonts w:ascii="Times New Roman" w:hAnsi="Times New Roman" w:eastAsia="方正仿宋_GBK"/>
          <w:b w:val="0"/>
          <w:sz w:val="24"/>
        </w:rPr>
        <w:t>容载比变化可按新增容量和负荷增长分解：</w:t>
      </w:r>
    </w:p>
    <w:tbl>
      <w:tblPr>
        <w:tblStyle w:val="25"/>
        <w:tblW w:w="83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
        <w:gridCol w:w="6838"/>
        <w:gridCol w:w="737"/>
      </w:tblGrid>
      <w:tr w14:paraId="793235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37" w:type="dxa"/>
            <w:tcMar>
              <w:left w:w="0" w:type="dxa"/>
              <w:right w:w="0" w:type="dxa"/>
            </w:tcMar>
            <w:vAlign w:val="center"/>
          </w:tcPr>
          <w:p w14:paraId="30CDA3D8">
            <w:pPr>
              <w:spacing w:before="0" w:after="0"/>
              <w:ind w:firstLine="0" w:firstLineChars="0"/>
            </w:pPr>
          </w:p>
        </w:tc>
        <w:tc>
          <w:tcPr>
            <w:tcW w:w="6838" w:type="dxa"/>
            <w:tcMar>
              <w:left w:w="0" w:type="dxa"/>
              <w:right w:w="0" w:type="dxa"/>
            </w:tcMar>
            <w:vAlign w:val="center"/>
          </w:tcPr>
          <w:p w14:paraId="110DBDCA">
            <w:pPr>
              <w:pStyle w:val="2"/>
              <w:keepNext/>
              <w:spacing w:before="100" w:after="100" w:line="276" w:lineRule="auto"/>
              <w:ind w:firstLine="0" w:firstLineChars="0"/>
              <w:jc w:val="center"/>
            </w:pPr>
            <m:oMathPara>
              <m:oMathParaPr>
                <m:jc m:val="center"/>
              </m:oMathParaPr>
              <m:oMath>
                <m:sSub>
                  <m:sSubPr/>
                  <m:e>
                    <m:r>
                      <m:rPr/>
                      <m:t>R</m:t>
                    </m:r>
                  </m:e>
                  <m:sub>
                    <m:r>
                      <m:rPr/>
                      <m:t>y</m:t>
                    </m:r>
                  </m:sub>
                </m:sSub>
                <m:r>
                  <m:rPr/>
                  <m:t>−</m:t>
                </m:r>
                <m:sSub>
                  <m:sSubPr/>
                  <m:e>
                    <m:r>
                      <m:rPr/>
                      <m:t>R</m:t>
                    </m:r>
                  </m:e>
                  <m:sub>
                    <m:r>
                      <m:rPr/>
                      <m:t>y−1</m:t>
                    </m:r>
                  </m:sub>
                </m:sSub>
                <m:r>
                  <m:rPr/>
                  <m:t>=</m:t>
                </m:r>
                <m:f>
                  <m:fPr/>
                  <m:num>
                    <m:sSub>
                      <m:sSubPr/>
                      <m:e>
                        <m:r>
                          <m:rPr/>
                          <m:t>S</m:t>
                        </m:r>
                      </m:e>
                      <m:sub>
                        <m:r>
                          <m:rPr/>
                          <m:t>y</m:t>
                        </m:r>
                      </m:sub>
                    </m:sSub>
                    <m:r>
                      <m:rPr/>
                      <m:t>−</m:t>
                    </m:r>
                    <m:sSub>
                      <m:sSubPr/>
                      <m:e>
                        <m:r>
                          <m:rPr/>
                          <m:t>S</m:t>
                        </m:r>
                      </m:e>
                      <m:sub>
                        <m:r>
                          <m:rPr/>
                          <m:t>y−1</m:t>
                        </m:r>
                      </m:sub>
                    </m:sSub>
                  </m:num>
                  <m:den>
                    <m:sSub>
                      <m:sSubPr/>
                      <m:e>
                        <m:r>
                          <m:rPr/>
                          <m:t>P</m:t>
                        </m:r>
                      </m:e>
                      <m:sub>
                        <m:r>
                          <m:rPr/>
                          <m:t>y</m:t>
                        </m:r>
                      </m:sub>
                    </m:sSub>
                  </m:den>
                </m:f>
                <m:r>
                  <m:rPr/>
                  <m:t>+</m:t>
                </m:r>
                <m:sSub>
                  <m:sSubPr/>
                  <m:e>
                    <m:r>
                      <m:rPr/>
                      <m:t>S</m:t>
                    </m:r>
                  </m:e>
                  <m:sub>
                    <m:r>
                      <m:rPr/>
                      <m:t>y−1</m:t>
                    </m:r>
                  </m:sub>
                </m:sSub>
                <m:d>
                  <m:dPr/>
                  <m:e>
                    <m:f>
                      <m:fPr/>
                      <m:num>
                        <m:r>
                          <m:rPr/>
                          <m:t>1</m:t>
                        </m:r>
                      </m:num>
                      <m:den>
                        <m:sSub>
                          <m:sSubPr/>
                          <m:e>
                            <m:r>
                              <m:rPr/>
                              <m:t>P</m:t>
                            </m:r>
                          </m:e>
                          <m:sub>
                            <m:r>
                              <m:rPr/>
                              <m:t>y</m:t>
                            </m:r>
                          </m:sub>
                        </m:sSub>
                      </m:den>
                    </m:f>
                    <m:r>
                      <m:rPr/>
                      <m:t>−</m:t>
                    </m:r>
                    <m:f>
                      <m:fPr/>
                      <m:num>
                        <m:r>
                          <m:rPr/>
                          <m:t>1</m:t>
                        </m:r>
                      </m:num>
                      <m:den>
                        <m:sSub>
                          <m:sSubPr/>
                          <m:e>
                            <m:r>
                              <m:rPr/>
                              <m:t>P</m:t>
                            </m:r>
                          </m:e>
                          <m:sub>
                            <m:r>
                              <m:rPr/>
                              <m:t>y−1</m:t>
                            </m:r>
                          </m:sub>
                        </m:sSub>
                      </m:den>
                    </m:f>
                  </m:e>
                </m:d>
                <m:r>
                  <m:rPr/>
                  <m:t>.</m:t>
                </m:r>
              </m:oMath>
            </m:oMathPara>
          </w:p>
        </w:tc>
        <w:tc>
          <w:tcPr>
            <w:tcW w:w="737" w:type="dxa"/>
            <w:tcMar>
              <w:left w:w="0" w:type="dxa"/>
              <w:right w:w="0" w:type="dxa"/>
            </w:tcMar>
            <w:vAlign w:val="center"/>
          </w:tcPr>
          <w:p w14:paraId="181FB95F">
            <w:pPr>
              <w:spacing w:before="0" w:after="0"/>
              <w:ind w:firstLine="0" w:firstLineChars="0"/>
              <w:jc w:val="right"/>
            </w:pPr>
            <w:r>
              <w:rPr>
                <w:rFonts w:ascii="Times New Roman" w:hAnsi="Times New Roman" w:eastAsia="方正仿宋_GBK"/>
                <w:b w:val="0"/>
                <w:sz w:val="18"/>
              </w:rPr>
              <w:t>（5-14）</w:t>
            </w:r>
          </w:p>
        </w:tc>
      </w:tr>
    </w:tbl>
    <w:p w14:paraId="3F8DF077">
      <w:pPr>
        <w:widowControl/>
        <w:spacing w:before="0" w:after="0" w:line="300" w:lineRule="auto"/>
        <w:ind w:firstLine="480"/>
        <w:jc w:val="both"/>
      </w:pPr>
      <w:r>
        <w:rPr>
          <w:rFonts w:ascii="Times New Roman" w:hAnsi="Times New Roman" w:eastAsia="方正仿宋_GBK"/>
          <w:b w:val="0"/>
          <w:sz w:val="24"/>
        </w:rPr>
        <w:t>式中，</w:t>
      </w:r>
      <m:oMath>
        <m:sSub>
          <m:sSubPr/>
          <m:e>
            <m:r>
              <m:rPr/>
              <m:t>R</m:t>
            </m:r>
          </m:e>
          <m:sub>
            <m:r>
              <m:rPr/>
              <m:t>y</m:t>
            </m:r>
          </m:sub>
        </m:sSub>
      </m:oMath>
      <w:r>
        <w:rPr>
          <w:rFonts w:ascii="Times New Roman" w:hAnsi="Times New Roman" w:eastAsia="方正仿宋_GBK"/>
          <w:b w:val="0"/>
          <w:sz w:val="24"/>
        </w:rPr>
        <w:t>、</w:t>
      </w:r>
      <m:oMath>
        <m:sSub>
          <m:sSubPr/>
          <m:e>
            <m:r>
              <m:rPr/>
              <m:t>R</m:t>
            </m:r>
          </m:e>
          <m:sub>
            <m:r>
              <m:rPr/>
              <m:t>y−1</m:t>
            </m:r>
          </m:sub>
        </m:sSub>
      </m:oMath>
      <w:r>
        <w:rPr>
          <w:rFonts w:ascii="Times New Roman" w:hAnsi="Times New Roman" w:eastAsia="方正仿宋_GBK"/>
          <w:b w:val="0"/>
          <w:sz w:val="24"/>
        </w:rPr>
        <w:t>为相邻两年容载比，</w:t>
      </w:r>
      <m:oMath>
        <m:r>
          <m:rPr/>
          <m:t>y</m:t>
        </m:r>
      </m:oMath>
      <w:r>
        <w:rPr>
          <w:rFonts w:ascii="Times New Roman" w:hAnsi="Times New Roman" w:eastAsia="方正仿宋_GBK"/>
          <w:b w:val="0"/>
          <w:sz w:val="24"/>
        </w:rPr>
        <w:t>为仿真年序号；</w:t>
      </w:r>
      <m:oMath>
        <m:sSub>
          <m:sSubPr/>
          <m:e>
            <m:r>
              <m:rPr/>
              <m:t>S</m:t>
            </m:r>
          </m:e>
          <m:sub>
            <m:r>
              <m:rPr/>
              <m:t>y</m:t>
            </m:r>
          </m:sub>
        </m:sSub>
      </m:oMath>
      <w:r>
        <w:rPr>
          <w:rFonts w:ascii="Times New Roman" w:hAnsi="Times New Roman" w:eastAsia="方正仿宋_GBK"/>
          <w:b w:val="0"/>
          <w:sz w:val="24"/>
        </w:rPr>
        <w:t>和</w:t>
      </w:r>
      <m:oMath>
        <m:sSub>
          <m:sSubPr/>
          <m:e>
            <m:r>
              <m:rPr/>
              <m:t>S</m:t>
            </m:r>
          </m:e>
          <m:sub>
            <m:r>
              <m:rPr/>
              <m:t>y−1</m:t>
            </m:r>
          </m:sub>
        </m:sSub>
      </m:oMath>
      <w:r>
        <w:rPr>
          <w:rFonts w:ascii="Times New Roman" w:hAnsi="Times New Roman" w:eastAsia="方正仿宋_GBK"/>
          <w:b w:val="0"/>
          <w:sz w:val="24"/>
        </w:rPr>
        <w:t>为相邻两年主变总容量，单位MVA；</w:t>
      </w:r>
      <m:oMath>
        <m:sSub>
          <m:sSubPr/>
          <m:e>
            <m:r>
              <m:rPr/>
              <m:t>P</m:t>
            </m:r>
          </m:e>
          <m:sub>
            <m:r>
              <m:rPr/>
              <m:t>y</m:t>
            </m:r>
          </m:sub>
        </m:sSub>
      </m:oMath>
      <w:r>
        <w:rPr>
          <w:rFonts w:ascii="Times New Roman" w:hAnsi="Times New Roman" w:eastAsia="方正仿宋_GBK"/>
          <w:b w:val="0"/>
          <w:sz w:val="24"/>
        </w:rPr>
        <w:t>和</w:t>
      </w:r>
      <m:oMath>
        <m:sSub>
          <m:sSubPr/>
          <m:e>
            <m:r>
              <m:rPr/>
              <m:t>P</m:t>
            </m:r>
          </m:e>
          <m:sub>
            <m:r>
              <m:rPr/>
              <m:t>y−1</m:t>
            </m:r>
          </m:sub>
        </m:sSub>
      </m:oMath>
      <w:r>
        <w:rPr>
          <w:rFonts w:ascii="Times New Roman" w:hAnsi="Times New Roman" w:eastAsia="方正仿宋_GBK"/>
          <w:b w:val="0"/>
          <w:sz w:val="24"/>
        </w:rPr>
        <w:t>为对应年网供最大负荷，单位MW。第一项表达新增容量的贡献，第二项表达既有容量在负荷变化下的比值变化。逐年结果与容量、负荷共同解释。</w:t>
      </w:r>
    </w:p>
    <w:p w14:paraId="02CA487E">
      <w:pPr>
        <w:pStyle w:val="5"/>
        <w:keepNext/>
        <w:numPr>
          <w:ilvl w:val="0"/>
          <w:numId w:val="0"/>
        </w:numPr>
        <w:spacing w:before="160" w:after="120" w:line="360" w:lineRule="auto"/>
        <w:ind w:firstLine="0"/>
      </w:pPr>
      <w:bookmarkStart w:id="181" w:name="邳州逐站规划方案"/>
      <w:r>
        <w:rPr>
          <w:rFonts w:ascii="Times New Roman" w:hAnsi="Times New Roman" w:eastAsia="方正仿宋_GBK"/>
          <w:b/>
          <w:sz w:val="26"/>
        </w:rPr>
        <w:t>5.4.4 邳州逐站规划方案</w:t>
      </w:r>
      <w:bookmarkEnd w:id="181"/>
    </w:p>
    <w:p w14:paraId="52B5E9C5">
      <w:pPr>
        <w:widowControl/>
        <w:spacing w:before="0" w:after="0" w:line="300" w:lineRule="auto"/>
        <w:ind w:firstLine="480"/>
        <w:jc w:val="both"/>
      </w:pPr>
      <w:r>
        <w:rPr>
          <w:rFonts w:ascii="Times New Roman" w:hAnsi="Times New Roman" w:eastAsia="方正仿宋_GBK"/>
          <w:b w:val="0"/>
          <w:sz w:val="24"/>
        </w:rPr>
        <w:t>邳州各站同时考虑正向供电与反向净负荷。以下结合各站设备结构、负荷转接及储能规模说明弹性方案的配置依据。</w:t>
      </w:r>
    </w:p>
    <w:p w14:paraId="0BE623CE">
      <w:pPr>
        <w:pStyle w:val="7"/>
        <w:keepNext/>
        <w:numPr>
          <w:ilvl w:val="0"/>
          <w:numId w:val="0"/>
        </w:numPr>
        <w:spacing w:before="160" w:after="120" w:line="360" w:lineRule="auto"/>
        <w:ind w:firstLine="0"/>
      </w:pPr>
      <w:bookmarkStart w:id="182" w:name="bdz-00005站规划分析"/>
      <w:r>
        <w:rPr>
          <w:rFonts w:ascii="Times New Roman" w:hAnsi="Times New Roman" w:eastAsia="方正仿宋_GBK"/>
          <w:b/>
          <w:sz w:val="24"/>
        </w:rPr>
        <w:t>BDZ-00005站规划分析</w:t>
      </w:r>
      <w:bookmarkEnd w:id="182"/>
    </w:p>
    <w:p w14:paraId="06521FC6">
      <w:pPr>
        <w:widowControl/>
        <w:spacing w:before="0" w:after="0" w:line="300" w:lineRule="auto"/>
        <w:ind w:firstLine="480"/>
        <w:jc w:val="both"/>
      </w:pPr>
      <w:r>
        <w:rPr>
          <w:rFonts w:ascii="Times New Roman" w:hAnsi="Times New Roman" w:eastAsia="方正仿宋_GBK"/>
          <w:b w:val="0"/>
          <w:sz w:val="24"/>
        </w:rPr>
        <w:t>该站基期主变配置为20.00+50.00 MVA，规划第4年转接前最大正向、反向净负荷分别为38.85 MW和19.85 MW，正向95%峰值持续时间为2.00 h。弹性方案第3年实施主变增容，新购容量50.00 MVA。</w:t>
      </w:r>
    </w:p>
    <w:p w14:paraId="594963CC">
      <w:pPr>
        <w:pStyle w:val="2"/>
        <w:widowControl/>
        <w:spacing w:before="0" w:after="0" w:line="300" w:lineRule="auto"/>
        <w:ind w:firstLine="480"/>
        <w:jc w:val="both"/>
      </w:pPr>
      <w:r>
        <w:rPr>
          <w:rFonts w:ascii="Times New Roman" w:hAnsi="Times New Roman" w:eastAsia="方正仿宋_GBK"/>
          <w:b w:val="0"/>
          <w:sz w:val="24"/>
        </w:rPr>
        <w:t>第4年正向校核负荷为38.85 MW，设备配置主要承担本站供电与反向输送需求。刚性方案第4年主变总容量为70.00 MVA，储能为38.90 MW；弹性方案相应为100.00 MVA和0.00 MW。弹性方案储能减少38.90 MW，</w:t>
      </w:r>
      <w:del w:id="329" w:author="白日梦想家" w:date="2026-10-02T21:45:20Z">
        <w:r>
          <w:rPr>
            <w:rFonts w:ascii="Times New Roman" w:hAnsi="Times New Roman" w:eastAsia="方正仿宋_GBK"/>
            <w:b w:val="0"/>
            <w:sz w:val="24"/>
          </w:rPr>
          <w:delText>退出工况</w:delText>
        </w:r>
      </w:del>
      <w:ins w:id="330" w:author="白日梦想家" w:date="2026-10-02T21:45:20Z">
        <w:r>
          <w:rPr>
            <w:rFonts w:hint="eastAsia"/>
            <w:b w:val="0"/>
            <w:sz w:val="24"/>
            <w:lang w:eastAsia="zh"/>
          </w:rPr>
          <w:t>主变N-1工况</w:t>
        </w:r>
      </w:ins>
      <w:r>
        <w:rPr>
          <w:rFonts w:ascii="Times New Roman" w:hAnsi="Times New Roman" w:eastAsia="方正仿宋_GBK"/>
          <w:b w:val="0"/>
          <w:sz w:val="24"/>
        </w:rPr>
        <w:t>的容量支撑更多由在役主变和站间负荷配置承担。</w:t>
      </w:r>
    </w:p>
    <w:p w14:paraId="29C60D43">
      <w:pPr>
        <w:pStyle w:val="2"/>
        <w:keepNext/>
        <w:spacing w:before="120" w:after="80" w:line="300" w:lineRule="auto"/>
        <w:ind w:firstLine="0"/>
        <w:jc w:val="center"/>
      </w:pPr>
      <w:r>
        <w:rPr>
          <w:rFonts w:ascii="Times New Roman" w:hAnsi="Times New Roman" w:eastAsia="宋体"/>
          <w:b w:val="0"/>
          <w:sz w:val="21"/>
        </w:rPr>
        <w:t>表5-12 BDZ-00005站第4年配置与负荷转接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289"/>
        <w:gridCol w:w="1289"/>
        <w:gridCol w:w="1868"/>
        <w:gridCol w:w="1289"/>
        <w:gridCol w:w="1289"/>
        <w:gridCol w:w="1289"/>
      </w:tblGrid>
      <w:tr w14:paraId="19CA856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289" w:type="dxa"/>
            <w:tcMar>
              <w:left w:w="70" w:type="dxa"/>
              <w:right w:w="70" w:type="dxa"/>
            </w:tcMar>
            <w:vAlign w:val="center"/>
          </w:tcPr>
          <w:p w14:paraId="368BE5CA">
            <w:pPr>
              <w:keepNext w:val="0"/>
              <w:spacing w:before="20" w:after="20" w:line="260" w:lineRule="exact"/>
              <w:ind w:firstLine="0" w:firstLineChars="0"/>
              <w:jc w:val="center"/>
            </w:pPr>
            <w:r>
              <w:rPr>
                <w:rFonts w:ascii="Times New Roman" w:hAnsi="Times New Roman" w:eastAsia="宋体"/>
                <w:b/>
                <w:sz w:val="18"/>
              </w:rPr>
              <w:t>方案</w:t>
            </w:r>
          </w:p>
        </w:tc>
        <w:tc>
          <w:tcPr>
            <w:tcW w:w="1289" w:type="dxa"/>
            <w:tcMar>
              <w:left w:w="70" w:type="dxa"/>
              <w:right w:w="70" w:type="dxa"/>
            </w:tcMar>
            <w:vAlign w:val="center"/>
          </w:tcPr>
          <w:p w14:paraId="57266D1F">
            <w:pPr>
              <w:keepNext w:val="0"/>
              <w:spacing w:before="20" w:after="20" w:line="260" w:lineRule="exact"/>
              <w:ind w:firstLine="0" w:firstLineChars="0"/>
              <w:jc w:val="center"/>
            </w:pPr>
            <w:r>
              <w:rPr>
                <w:rFonts w:ascii="Times New Roman" w:hAnsi="Times New Roman" w:eastAsia="宋体"/>
                <w:b/>
                <w:sz w:val="18"/>
              </w:rPr>
              <w:t>主变组合/MVA</w:t>
            </w:r>
          </w:p>
        </w:tc>
        <w:tc>
          <w:tcPr>
            <w:tcW w:w="1868" w:type="dxa"/>
            <w:tcMar>
              <w:left w:w="70" w:type="dxa"/>
              <w:right w:w="70" w:type="dxa"/>
            </w:tcMar>
            <w:vAlign w:val="center"/>
          </w:tcPr>
          <w:p w14:paraId="2892B662">
            <w:pPr>
              <w:keepNext w:val="0"/>
              <w:spacing w:before="20" w:after="20" w:line="260" w:lineRule="exact"/>
              <w:ind w:firstLine="0" w:firstLineChars="0"/>
              <w:jc w:val="center"/>
            </w:pPr>
            <w:r>
              <w:rPr>
                <w:rFonts w:ascii="Times New Roman" w:hAnsi="Times New Roman" w:eastAsia="宋体"/>
                <w:b/>
                <w:sz w:val="18"/>
              </w:rPr>
              <w:t>储能/MW/MWh</w:t>
            </w:r>
          </w:p>
        </w:tc>
        <w:tc>
          <w:tcPr>
            <w:tcW w:w="1289" w:type="dxa"/>
            <w:tcMar>
              <w:left w:w="70" w:type="dxa"/>
              <w:right w:w="70" w:type="dxa"/>
            </w:tcMar>
            <w:vAlign w:val="center"/>
          </w:tcPr>
          <w:p w14:paraId="47F097F8">
            <w:pPr>
              <w:keepNext w:val="0"/>
              <w:spacing w:before="20" w:after="20" w:line="260" w:lineRule="exact"/>
              <w:ind w:firstLine="0" w:firstLineChars="0"/>
              <w:jc w:val="center"/>
            </w:pPr>
            <w:r>
              <w:rPr>
                <w:rFonts w:ascii="Times New Roman" w:hAnsi="Times New Roman" w:eastAsia="宋体"/>
                <w:b/>
                <w:sz w:val="18"/>
              </w:rPr>
              <w:t>转出/MW</w:t>
            </w:r>
          </w:p>
        </w:tc>
        <w:tc>
          <w:tcPr>
            <w:tcW w:w="1289" w:type="dxa"/>
            <w:tcMar>
              <w:left w:w="70" w:type="dxa"/>
              <w:right w:w="70" w:type="dxa"/>
            </w:tcMar>
            <w:vAlign w:val="center"/>
          </w:tcPr>
          <w:p w14:paraId="47E41AD2">
            <w:pPr>
              <w:keepNext w:val="0"/>
              <w:spacing w:before="20" w:after="20" w:line="260" w:lineRule="exact"/>
              <w:ind w:firstLine="0" w:firstLineChars="0"/>
              <w:jc w:val="center"/>
            </w:pPr>
            <w:r>
              <w:rPr>
                <w:rFonts w:ascii="Times New Roman" w:hAnsi="Times New Roman" w:eastAsia="宋体"/>
                <w:b/>
                <w:sz w:val="18"/>
              </w:rPr>
              <w:t>承接/MW</w:t>
            </w:r>
          </w:p>
        </w:tc>
        <w:tc>
          <w:tcPr>
            <w:tcW w:w="1289" w:type="dxa"/>
            <w:tcMar>
              <w:left w:w="70" w:type="dxa"/>
              <w:right w:w="70" w:type="dxa"/>
            </w:tcMar>
            <w:vAlign w:val="center"/>
          </w:tcPr>
          <w:p w14:paraId="28FF8A18">
            <w:pPr>
              <w:keepNext w:val="0"/>
              <w:spacing w:before="20" w:after="20" w:line="260" w:lineRule="exact"/>
              <w:ind w:firstLine="0" w:firstLineChars="0"/>
              <w:jc w:val="center"/>
            </w:pPr>
            <w:r>
              <w:rPr>
                <w:rFonts w:ascii="Times New Roman" w:hAnsi="Times New Roman" w:eastAsia="宋体"/>
                <w:b/>
                <w:sz w:val="18"/>
              </w:rPr>
              <w:t>正向负荷/MW</w:t>
            </w:r>
          </w:p>
        </w:tc>
      </w:tr>
      <w:tr w14:paraId="4A72767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11C2D270">
            <w:pPr>
              <w:keepNext w:val="0"/>
              <w:spacing w:before="20" w:after="20" w:line="260" w:lineRule="exact"/>
              <w:ind w:firstLine="0" w:firstLineChars="0"/>
              <w:jc w:val="center"/>
            </w:pPr>
            <w:r>
              <w:rPr>
                <w:rFonts w:ascii="Times New Roman" w:hAnsi="Times New Roman" w:eastAsia="宋体"/>
                <w:b w:val="0"/>
                <w:sz w:val="18"/>
              </w:rPr>
              <w:t>刚性</w:t>
            </w:r>
          </w:p>
        </w:tc>
        <w:tc>
          <w:tcPr>
            <w:tcW w:w="1289" w:type="dxa"/>
            <w:tcMar>
              <w:left w:w="70" w:type="dxa"/>
              <w:right w:w="70" w:type="dxa"/>
            </w:tcMar>
            <w:vAlign w:val="center"/>
          </w:tcPr>
          <w:p w14:paraId="7FB29DBE">
            <w:pPr>
              <w:keepNext w:val="0"/>
              <w:spacing w:before="20" w:after="20" w:line="260" w:lineRule="exact"/>
              <w:ind w:firstLine="0" w:firstLineChars="0"/>
              <w:jc w:val="center"/>
            </w:pPr>
            <w:r>
              <w:rPr>
                <w:rFonts w:ascii="Times New Roman" w:hAnsi="Times New Roman" w:eastAsia="宋体"/>
                <w:b w:val="0"/>
                <w:sz w:val="18"/>
              </w:rPr>
              <w:t>20.00+50.00</w:t>
            </w:r>
          </w:p>
        </w:tc>
        <w:tc>
          <w:tcPr>
            <w:tcW w:w="1868" w:type="dxa"/>
            <w:tcMar>
              <w:left w:w="70" w:type="dxa"/>
              <w:right w:w="70" w:type="dxa"/>
            </w:tcMar>
            <w:vAlign w:val="center"/>
          </w:tcPr>
          <w:p w14:paraId="08022438">
            <w:pPr>
              <w:keepNext w:val="0"/>
              <w:spacing w:before="20" w:after="20" w:line="260" w:lineRule="exact"/>
              <w:ind w:firstLine="0" w:firstLineChars="0"/>
              <w:jc w:val="center"/>
            </w:pPr>
            <w:r>
              <w:rPr>
                <w:rFonts w:ascii="Times New Roman" w:hAnsi="Times New Roman" w:eastAsia="宋体"/>
                <w:b w:val="0"/>
                <w:sz w:val="18"/>
              </w:rPr>
              <w:t>38.90/83.64</w:t>
            </w:r>
          </w:p>
        </w:tc>
        <w:tc>
          <w:tcPr>
            <w:tcW w:w="1289" w:type="dxa"/>
            <w:tcMar>
              <w:left w:w="70" w:type="dxa"/>
              <w:right w:w="70" w:type="dxa"/>
            </w:tcMar>
            <w:vAlign w:val="center"/>
          </w:tcPr>
          <w:p w14:paraId="79165590">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7B27F5A6">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2692623C">
            <w:pPr>
              <w:keepNext w:val="0"/>
              <w:spacing w:before="20" w:after="20" w:line="260" w:lineRule="exact"/>
              <w:ind w:firstLine="0" w:firstLineChars="0"/>
              <w:jc w:val="center"/>
            </w:pPr>
            <w:r>
              <w:rPr>
                <w:rFonts w:ascii="Times New Roman" w:hAnsi="Times New Roman" w:eastAsia="宋体"/>
                <w:b w:val="0"/>
                <w:sz w:val="18"/>
              </w:rPr>
              <w:t>38.85</w:t>
            </w:r>
          </w:p>
        </w:tc>
      </w:tr>
      <w:tr w14:paraId="279B334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6C4D15E6">
            <w:pPr>
              <w:keepNext w:val="0"/>
              <w:spacing w:before="20" w:after="20" w:line="260" w:lineRule="exact"/>
              <w:ind w:firstLine="0" w:firstLineChars="0"/>
              <w:jc w:val="center"/>
            </w:pPr>
            <w:r>
              <w:rPr>
                <w:rFonts w:ascii="Times New Roman" w:hAnsi="Times New Roman" w:eastAsia="宋体"/>
                <w:b w:val="0"/>
                <w:sz w:val="18"/>
              </w:rPr>
              <w:t>弹性</w:t>
            </w:r>
          </w:p>
        </w:tc>
        <w:tc>
          <w:tcPr>
            <w:tcW w:w="1289" w:type="dxa"/>
            <w:tcMar>
              <w:left w:w="70" w:type="dxa"/>
              <w:right w:w="70" w:type="dxa"/>
            </w:tcMar>
            <w:vAlign w:val="center"/>
          </w:tcPr>
          <w:p w14:paraId="0D7FBE65">
            <w:pPr>
              <w:keepNext w:val="0"/>
              <w:spacing w:before="20" w:after="20" w:line="260" w:lineRule="exact"/>
              <w:ind w:firstLine="0" w:firstLineChars="0"/>
              <w:jc w:val="center"/>
            </w:pPr>
            <w:r>
              <w:rPr>
                <w:rFonts w:ascii="Times New Roman" w:hAnsi="Times New Roman" w:eastAsia="宋体"/>
                <w:b w:val="0"/>
                <w:sz w:val="18"/>
              </w:rPr>
              <w:t>50.00+50.00</w:t>
            </w:r>
          </w:p>
        </w:tc>
        <w:tc>
          <w:tcPr>
            <w:tcW w:w="1868" w:type="dxa"/>
            <w:tcMar>
              <w:left w:w="70" w:type="dxa"/>
              <w:right w:w="70" w:type="dxa"/>
            </w:tcMar>
            <w:vAlign w:val="center"/>
          </w:tcPr>
          <w:p w14:paraId="22E7F9A4">
            <w:pPr>
              <w:keepNext w:val="0"/>
              <w:spacing w:before="20" w:after="20" w:line="260" w:lineRule="exact"/>
              <w:ind w:firstLine="0" w:firstLineChars="0"/>
              <w:jc w:val="center"/>
            </w:pPr>
            <w:r>
              <w:rPr>
                <w:rFonts w:ascii="Times New Roman" w:hAnsi="Times New Roman" w:eastAsia="宋体"/>
                <w:b w:val="0"/>
                <w:sz w:val="18"/>
              </w:rPr>
              <w:t>0.00/0.00</w:t>
            </w:r>
          </w:p>
        </w:tc>
        <w:tc>
          <w:tcPr>
            <w:tcW w:w="1289" w:type="dxa"/>
            <w:tcMar>
              <w:left w:w="70" w:type="dxa"/>
              <w:right w:w="70" w:type="dxa"/>
            </w:tcMar>
            <w:vAlign w:val="center"/>
          </w:tcPr>
          <w:p w14:paraId="7399E6AC">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12BC810C">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194E79C7">
            <w:pPr>
              <w:keepNext w:val="0"/>
              <w:spacing w:before="20" w:after="20" w:line="260" w:lineRule="exact"/>
              <w:ind w:firstLine="0" w:firstLineChars="0"/>
              <w:jc w:val="center"/>
            </w:pPr>
            <w:r>
              <w:rPr>
                <w:rFonts w:ascii="Times New Roman" w:hAnsi="Times New Roman" w:eastAsia="宋体"/>
                <w:b w:val="0"/>
                <w:sz w:val="18"/>
              </w:rPr>
              <w:t>38.85</w:t>
            </w:r>
          </w:p>
        </w:tc>
      </w:tr>
    </w:tbl>
    <w:p w14:paraId="7EB804DE">
      <w:pPr>
        <w:pStyle w:val="7"/>
        <w:keepNext/>
        <w:numPr>
          <w:ilvl w:val="0"/>
          <w:numId w:val="0"/>
        </w:numPr>
        <w:spacing w:before="160" w:after="120" w:line="360" w:lineRule="auto"/>
        <w:ind w:firstLine="0"/>
      </w:pPr>
      <w:bookmarkStart w:id="183" w:name="bdz-00016站规划分析"/>
      <w:r>
        <w:rPr>
          <w:rFonts w:ascii="Times New Roman" w:hAnsi="Times New Roman" w:eastAsia="方正仿宋_GBK"/>
          <w:b/>
          <w:sz w:val="24"/>
        </w:rPr>
        <w:t>BDZ-00016站规划分析</w:t>
      </w:r>
      <w:bookmarkEnd w:id="183"/>
    </w:p>
    <w:p w14:paraId="7DD9072B">
      <w:pPr>
        <w:widowControl/>
        <w:spacing w:before="0" w:after="0" w:line="300" w:lineRule="auto"/>
        <w:ind w:firstLine="480"/>
        <w:jc w:val="both"/>
      </w:pPr>
      <w:r>
        <w:rPr>
          <w:rFonts w:ascii="Times New Roman" w:hAnsi="Times New Roman" w:eastAsia="方正仿宋_GBK"/>
          <w:b w:val="0"/>
          <w:sz w:val="24"/>
        </w:rPr>
        <w:t>该站基期主变配置为40.00+63.00 MVA，规划第4年转接前最大正向、反向净负荷分别为72.47 MW和32.99 MW，正向95%峰值持续时间为3.00 h。弹性方案第1年扩建50 MVA主变。</w:t>
      </w:r>
    </w:p>
    <w:p w14:paraId="0715D194">
      <w:pPr>
        <w:pStyle w:val="2"/>
        <w:widowControl/>
        <w:spacing w:before="0" w:after="0" w:line="300" w:lineRule="auto"/>
        <w:ind w:firstLine="480"/>
        <w:jc w:val="both"/>
      </w:pPr>
      <w:r>
        <w:rPr>
          <w:rFonts w:ascii="Times New Roman" w:hAnsi="Times New Roman" w:eastAsia="方正仿宋_GBK"/>
          <w:b w:val="0"/>
          <w:sz w:val="24"/>
        </w:rPr>
        <w:t>第4年承接13.03 MW，正向校核负荷增至85.50 MW。该站利用相应主变容量承担片区内部负荷，接收能力按承接后的负荷进行正常运行及</w:t>
      </w:r>
      <w:del w:id="331" w:author="白日梦想家" w:date="2026-10-02T21:42:05Z">
        <w:r>
          <w:rPr>
            <w:rFonts w:ascii="Times New Roman" w:hAnsi="Times New Roman" w:eastAsia="方正仿宋_GBK"/>
            <w:b w:val="0"/>
            <w:sz w:val="24"/>
          </w:rPr>
          <w:delText>单台主变退出</w:delText>
        </w:r>
      </w:del>
      <w:ins w:id="332" w:author="白日梦想家" w:date="2026-10-02T21:42:05Z">
        <w:r>
          <w:rPr>
            <w:rFonts w:hint="eastAsia"/>
            <w:b w:val="0"/>
            <w:sz w:val="24"/>
            <w:lang w:eastAsia="zh"/>
          </w:rPr>
          <w:t>主变N-1</w:t>
        </w:r>
      </w:ins>
      <w:r>
        <w:rPr>
          <w:rFonts w:ascii="Times New Roman" w:hAnsi="Times New Roman" w:eastAsia="方正仿宋_GBK"/>
          <w:b w:val="0"/>
          <w:sz w:val="24"/>
        </w:rPr>
        <w:t>校核。刚性方案第4年主变总容量为153.00 MVA，储能为0.00 MW；弹性方案相应为153.00 MVA和0.00 MW。两类方案的本站主变配置接近，差异主要通过区域其他站点的容量和负荷安排体现。</w:t>
      </w:r>
    </w:p>
    <w:p w14:paraId="04B907B7">
      <w:pPr>
        <w:pStyle w:val="2"/>
        <w:keepNext/>
        <w:spacing w:before="120" w:after="80" w:line="300" w:lineRule="auto"/>
        <w:ind w:firstLine="0"/>
        <w:jc w:val="center"/>
      </w:pPr>
      <w:r>
        <w:rPr>
          <w:rFonts w:ascii="Times New Roman" w:hAnsi="Times New Roman" w:eastAsia="宋体"/>
          <w:b w:val="0"/>
          <w:sz w:val="21"/>
        </w:rPr>
        <w:t>表5-13 BDZ-00016站第4年配置与负荷转接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289"/>
        <w:gridCol w:w="1289"/>
        <w:gridCol w:w="1868"/>
        <w:gridCol w:w="1289"/>
        <w:gridCol w:w="1289"/>
        <w:gridCol w:w="1289"/>
      </w:tblGrid>
      <w:tr w14:paraId="27DABA8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289" w:type="dxa"/>
            <w:tcMar>
              <w:left w:w="70" w:type="dxa"/>
              <w:right w:w="70" w:type="dxa"/>
            </w:tcMar>
            <w:vAlign w:val="center"/>
          </w:tcPr>
          <w:p w14:paraId="19AC7491">
            <w:pPr>
              <w:keepNext w:val="0"/>
              <w:spacing w:before="20" w:after="20" w:line="260" w:lineRule="exact"/>
              <w:ind w:firstLine="0" w:firstLineChars="0"/>
              <w:jc w:val="center"/>
            </w:pPr>
            <w:r>
              <w:rPr>
                <w:rFonts w:ascii="Times New Roman" w:hAnsi="Times New Roman" w:eastAsia="宋体"/>
                <w:b/>
                <w:sz w:val="18"/>
              </w:rPr>
              <w:t>方案</w:t>
            </w:r>
          </w:p>
        </w:tc>
        <w:tc>
          <w:tcPr>
            <w:tcW w:w="1289" w:type="dxa"/>
            <w:tcMar>
              <w:left w:w="70" w:type="dxa"/>
              <w:right w:w="70" w:type="dxa"/>
            </w:tcMar>
            <w:vAlign w:val="center"/>
          </w:tcPr>
          <w:p w14:paraId="7C2D967D">
            <w:pPr>
              <w:keepNext w:val="0"/>
              <w:spacing w:before="20" w:after="20" w:line="260" w:lineRule="exact"/>
              <w:ind w:firstLine="0" w:firstLineChars="0"/>
              <w:jc w:val="center"/>
            </w:pPr>
            <w:r>
              <w:rPr>
                <w:rFonts w:ascii="Times New Roman" w:hAnsi="Times New Roman" w:eastAsia="宋体"/>
                <w:b/>
                <w:sz w:val="18"/>
              </w:rPr>
              <w:t>主变组合/MVA</w:t>
            </w:r>
          </w:p>
        </w:tc>
        <w:tc>
          <w:tcPr>
            <w:tcW w:w="1868" w:type="dxa"/>
            <w:tcMar>
              <w:left w:w="70" w:type="dxa"/>
              <w:right w:w="70" w:type="dxa"/>
            </w:tcMar>
            <w:vAlign w:val="center"/>
          </w:tcPr>
          <w:p w14:paraId="182CD5D4">
            <w:pPr>
              <w:keepNext w:val="0"/>
              <w:spacing w:before="20" w:after="20" w:line="260" w:lineRule="exact"/>
              <w:ind w:firstLine="0" w:firstLineChars="0"/>
              <w:jc w:val="center"/>
            </w:pPr>
            <w:r>
              <w:rPr>
                <w:rFonts w:ascii="Times New Roman" w:hAnsi="Times New Roman" w:eastAsia="宋体"/>
                <w:b/>
                <w:sz w:val="18"/>
              </w:rPr>
              <w:t>储能/MW/MWh</w:t>
            </w:r>
          </w:p>
        </w:tc>
        <w:tc>
          <w:tcPr>
            <w:tcW w:w="1289" w:type="dxa"/>
            <w:tcMar>
              <w:left w:w="70" w:type="dxa"/>
              <w:right w:w="70" w:type="dxa"/>
            </w:tcMar>
            <w:vAlign w:val="center"/>
          </w:tcPr>
          <w:p w14:paraId="5A31A0F7">
            <w:pPr>
              <w:keepNext w:val="0"/>
              <w:spacing w:before="20" w:after="20" w:line="260" w:lineRule="exact"/>
              <w:ind w:firstLine="0" w:firstLineChars="0"/>
              <w:jc w:val="center"/>
            </w:pPr>
            <w:r>
              <w:rPr>
                <w:rFonts w:ascii="Times New Roman" w:hAnsi="Times New Roman" w:eastAsia="宋体"/>
                <w:b/>
                <w:sz w:val="18"/>
              </w:rPr>
              <w:t>转出/MW</w:t>
            </w:r>
          </w:p>
        </w:tc>
        <w:tc>
          <w:tcPr>
            <w:tcW w:w="1289" w:type="dxa"/>
            <w:tcMar>
              <w:left w:w="70" w:type="dxa"/>
              <w:right w:w="70" w:type="dxa"/>
            </w:tcMar>
            <w:vAlign w:val="center"/>
          </w:tcPr>
          <w:p w14:paraId="2B7E83CA">
            <w:pPr>
              <w:keepNext w:val="0"/>
              <w:spacing w:before="20" w:after="20" w:line="260" w:lineRule="exact"/>
              <w:ind w:firstLine="0" w:firstLineChars="0"/>
              <w:jc w:val="center"/>
            </w:pPr>
            <w:r>
              <w:rPr>
                <w:rFonts w:ascii="Times New Roman" w:hAnsi="Times New Roman" w:eastAsia="宋体"/>
                <w:b/>
                <w:sz w:val="18"/>
              </w:rPr>
              <w:t>承接/MW</w:t>
            </w:r>
          </w:p>
        </w:tc>
        <w:tc>
          <w:tcPr>
            <w:tcW w:w="1289" w:type="dxa"/>
            <w:tcMar>
              <w:left w:w="70" w:type="dxa"/>
              <w:right w:w="70" w:type="dxa"/>
            </w:tcMar>
            <w:vAlign w:val="center"/>
          </w:tcPr>
          <w:p w14:paraId="6FFB02E9">
            <w:pPr>
              <w:keepNext w:val="0"/>
              <w:spacing w:before="20" w:after="20" w:line="260" w:lineRule="exact"/>
              <w:ind w:firstLine="0" w:firstLineChars="0"/>
              <w:jc w:val="center"/>
            </w:pPr>
            <w:r>
              <w:rPr>
                <w:rFonts w:ascii="Times New Roman" w:hAnsi="Times New Roman" w:eastAsia="宋体"/>
                <w:b/>
                <w:sz w:val="18"/>
              </w:rPr>
              <w:t>正向负荷/MW</w:t>
            </w:r>
          </w:p>
        </w:tc>
      </w:tr>
      <w:tr w14:paraId="584DA69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264BE46C">
            <w:pPr>
              <w:keepNext w:val="0"/>
              <w:spacing w:before="20" w:after="20" w:line="260" w:lineRule="exact"/>
              <w:ind w:firstLine="0" w:firstLineChars="0"/>
              <w:jc w:val="center"/>
            </w:pPr>
            <w:r>
              <w:rPr>
                <w:rFonts w:ascii="Times New Roman" w:hAnsi="Times New Roman" w:eastAsia="宋体"/>
                <w:b w:val="0"/>
                <w:sz w:val="18"/>
              </w:rPr>
              <w:t>刚性</w:t>
            </w:r>
          </w:p>
        </w:tc>
        <w:tc>
          <w:tcPr>
            <w:tcW w:w="1289" w:type="dxa"/>
            <w:tcMar>
              <w:left w:w="70" w:type="dxa"/>
              <w:right w:w="70" w:type="dxa"/>
            </w:tcMar>
            <w:vAlign w:val="center"/>
          </w:tcPr>
          <w:p w14:paraId="5A4DE878">
            <w:pPr>
              <w:keepNext w:val="0"/>
              <w:spacing w:before="20" w:after="20" w:line="260" w:lineRule="exact"/>
              <w:ind w:firstLine="0" w:firstLineChars="0"/>
              <w:jc w:val="center"/>
            </w:pPr>
            <w:r>
              <w:rPr>
                <w:rFonts w:ascii="Times New Roman" w:hAnsi="Times New Roman" w:eastAsia="宋体"/>
                <w:b w:val="0"/>
                <w:sz w:val="18"/>
              </w:rPr>
              <w:t>40.00+63.00+50.00</w:t>
            </w:r>
          </w:p>
        </w:tc>
        <w:tc>
          <w:tcPr>
            <w:tcW w:w="1868" w:type="dxa"/>
            <w:tcMar>
              <w:left w:w="70" w:type="dxa"/>
              <w:right w:w="70" w:type="dxa"/>
            </w:tcMar>
            <w:vAlign w:val="center"/>
          </w:tcPr>
          <w:p w14:paraId="385EC19E">
            <w:pPr>
              <w:keepNext w:val="0"/>
              <w:spacing w:before="20" w:after="20" w:line="260" w:lineRule="exact"/>
              <w:ind w:firstLine="0" w:firstLineChars="0"/>
              <w:jc w:val="center"/>
            </w:pPr>
            <w:r>
              <w:rPr>
                <w:rFonts w:ascii="Times New Roman" w:hAnsi="Times New Roman" w:eastAsia="宋体"/>
                <w:b w:val="0"/>
                <w:sz w:val="18"/>
              </w:rPr>
              <w:t>0.00/0.00</w:t>
            </w:r>
          </w:p>
        </w:tc>
        <w:tc>
          <w:tcPr>
            <w:tcW w:w="1289" w:type="dxa"/>
            <w:tcMar>
              <w:left w:w="70" w:type="dxa"/>
              <w:right w:w="70" w:type="dxa"/>
            </w:tcMar>
            <w:vAlign w:val="center"/>
          </w:tcPr>
          <w:p w14:paraId="6DC14094">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41F7B2B6">
            <w:pPr>
              <w:keepNext w:val="0"/>
              <w:spacing w:before="20" w:after="20" w:line="260" w:lineRule="exact"/>
              <w:ind w:firstLine="0" w:firstLineChars="0"/>
              <w:jc w:val="center"/>
            </w:pPr>
            <w:r>
              <w:rPr>
                <w:rFonts w:ascii="Times New Roman" w:hAnsi="Times New Roman" w:eastAsia="宋体"/>
                <w:b w:val="0"/>
                <w:sz w:val="18"/>
              </w:rPr>
              <w:t>13.03</w:t>
            </w:r>
          </w:p>
        </w:tc>
        <w:tc>
          <w:tcPr>
            <w:tcW w:w="1289" w:type="dxa"/>
            <w:tcMar>
              <w:left w:w="70" w:type="dxa"/>
              <w:right w:w="70" w:type="dxa"/>
            </w:tcMar>
            <w:vAlign w:val="center"/>
          </w:tcPr>
          <w:p w14:paraId="5A3062A1">
            <w:pPr>
              <w:keepNext w:val="0"/>
              <w:spacing w:before="20" w:after="20" w:line="260" w:lineRule="exact"/>
              <w:ind w:firstLine="0" w:firstLineChars="0"/>
              <w:jc w:val="center"/>
            </w:pPr>
            <w:r>
              <w:rPr>
                <w:rFonts w:ascii="Times New Roman" w:hAnsi="Times New Roman" w:eastAsia="宋体"/>
                <w:b w:val="0"/>
                <w:sz w:val="18"/>
              </w:rPr>
              <w:t>85.50</w:t>
            </w:r>
          </w:p>
        </w:tc>
      </w:tr>
      <w:tr w14:paraId="69B82FB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5004F2EA">
            <w:pPr>
              <w:keepNext w:val="0"/>
              <w:spacing w:before="20" w:after="20" w:line="260" w:lineRule="exact"/>
              <w:ind w:firstLine="0" w:firstLineChars="0"/>
              <w:jc w:val="center"/>
            </w:pPr>
            <w:r>
              <w:rPr>
                <w:rFonts w:ascii="Times New Roman" w:hAnsi="Times New Roman" w:eastAsia="宋体"/>
                <w:b w:val="0"/>
                <w:sz w:val="18"/>
              </w:rPr>
              <w:t>弹性</w:t>
            </w:r>
          </w:p>
        </w:tc>
        <w:tc>
          <w:tcPr>
            <w:tcW w:w="1289" w:type="dxa"/>
            <w:tcMar>
              <w:left w:w="70" w:type="dxa"/>
              <w:right w:w="70" w:type="dxa"/>
            </w:tcMar>
            <w:vAlign w:val="center"/>
          </w:tcPr>
          <w:p w14:paraId="739A6F2E">
            <w:pPr>
              <w:keepNext w:val="0"/>
              <w:spacing w:before="20" w:after="20" w:line="260" w:lineRule="exact"/>
              <w:ind w:firstLine="0" w:firstLineChars="0"/>
              <w:jc w:val="center"/>
            </w:pPr>
            <w:r>
              <w:rPr>
                <w:rFonts w:ascii="Times New Roman" w:hAnsi="Times New Roman" w:eastAsia="宋体"/>
                <w:b w:val="0"/>
                <w:sz w:val="18"/>
              </w:rPr>
              <w:t>40.00+63.00+50.00</w:t>
            </w:r>
          </w:p>
        </w:tc>
        <w:tc>
          <w:tcPr>
            <w:tcW w:w="1868" w:type="dxa"/>
            <w:tcMar>
              <w:left w:w="70" w:type="dxa"/>
              <w:right w:w="70" w:type="dxa"/>
            </w:tcMar>
            <w:vAlign w:val="center"/>
          </w:tcPr>
          <w:p w14:paraId="447B5134">
            <w:pPr>
              <w:keepNext w:val="0"/>
              <w:spacing w:before="20" w:after="20" w:line="260" w:lineRule="exact"/>
              <w:ind w:firstLine="0" w:firstLineChars="0"/>
              <w:jc w:val="center"/>
            </w:pPr>
            <w:r>
              <w:rPr>
                <w:rFonts w:ascii="Times New Roman" w:hAnsi="Times New Roman" w:eastAsia="宋体"/>
                <w:b w:val="0"/>
                <w:sz w:val="18"/>
              </w:rPr>
              <w:t>0.00/0.00</w:t>
            </w:r>
          </w:p>
        </w:tc>
        <w:tc>
          <w:tcPr>
            <w:tcW w:w="1289" w:type="dxa"/>
            <w:tcMar>
              <w:left w:w="70" w:type="dxa"/>
              <w:right w:w="70" w:type="dxa"/>
            </w:tcMar>
            <w:vAlign w:val="center"/>
          </w:tcPr>
          <w:p w14:paraId="0D45660E">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48F46F75">
            <w:pPr>
              <w:keepNext w:val="0"/>
              <w:spacing w:before="20" w:after="20" w:line="260" w:lineRule="exact"/>
              <w:ind w:firstLine="0" w:firstLineChars="0"/>
              <w:jc w:val="center"/>
            </w:pPr>
            <w:r>
              <w:rPr>
                <w:rFonts w:ascii="Times New Roman" w:hAnsi="Times New Roman" w:eastAsia="宋体"/>
                <w:b w:val="0"/>
                <w:sz w:val="18"/>
              </w:rPr>
              <w:t>13.03</w:t>
            </w:r>
          </w:p>
        </w:tc>
        <w:tc>
          <w:tcPr>
            <w:tcW w:w="1289" w:type="dxa"/>
            <w:tcMar>
              <w:left w:w="70" w:type="dxa"/>
              <w:right w:w="70" w:type="dxa"/>
            </w:tcMar>
            <w:vAlign w:val="center"/>
          </w:tcPr>
          <w:p w14:paraId="5A1567B3">
            <w:pPr>
              <w:keepNext w:val="0"/>
              <w:spacing w:before="20" w:after="20" w:line="260" w:lineRule="exact"/>
              <w:ind w:firstLine="0" w:firstLineChars="0"/>
              <w:jc w:val="center"/>
            </w:pPr>
            <w:r>
              <w:rPr>
                <w:rFonts w:ascii="Times New Roman" w:hAnsi="Times New Roman" w:eastAsia="宋体"/>
                <w:b w:val="0"/>
                <w:sz w:val="18"/>
              </w:rPr>
              <w:t>85.50</w:t>
            </w:r>
          </w:p>
        </w:tc>
      </w:tr>
    </w:tbl>
    <w:p w14:paraId="1DD1EAA2">
      <w:pPr>
        <w:pStyle w:val="7"/>
        <w:keepNext/>
        <w:numPr>
          <w:ilvl w:val="0"/>
          <w:numId w:val="0"/>
        </w:numPr>
        <w:spacing w:before="160" w:after="120" w:line="360" w:lineRule="auto"/>
        <w:ind w:firstLine="0"/>
      </w:pPr>
      <w:bookmarkStart w:id="184" w:name="bdz-00021站规划分析"/>
      <w:r>
        <w:rPr>
          <w:rFonts w:ascii="Times New Roman" w:hAnsi="Times New Roman" w:eastAsia="方正仿宋_GBK"/>
          <w:b/>
          <w:sz w:val="24"/>
        </w:rPr>
        <w:t>BDZ-00021站规划分析</w:t>
      </w:r>
      <w:bookmarkEnd w:id="184"/>
    </w:p>
    <w:p w14:paraId="0D561A90">
      <w:pPr>
        <w:widowControl/>
        <w:spacing w:before="0" w:after="0" w:line="300" w:lineRule="auto"/>
        <w:ind w:firstLine="480"/>
        <w:jc w:val="both"/>
      </w:pPr>
      <w:r>
        <w:rPr>
          <w:rFonts w:ascii="Times New Roman" w:hAnsi="Times New Roman" w:eastAsia="方正仿宋_GBK"/>
          <w:b w:val="0"/>
          <w:sz w:val="24"/>
        </w:rPr>
        <w:t>该站基期主变配置为20.00+50.00 MVA，规划第4年转接前最大正向、反向净负荷分别为31.63 MW和25.40 MW，正向95%峰值持续时间为4.00 h。弹性方案第1年扩建50 MVA主变。</w:t>
      </w:r>
    </w:p>
    <w:p w14:paraId="36AFF971">
      <w:pPr>
        <w:pStyle w:val="2"/>
        <w:widowControl/>
        <w:spacing w:before="0" w:after="0" w:line="300" w:lineRule="auto"/>
        <w:ind w:firstLine="480"/>
        <w:jc w:val="both"/>
      </w:pPr>
      <w:r>
        <w:rPr>
          <w:rFonts w:ascii="Times New Roman" w:hAnsi="Times New Roman" w:eastAsia="方正仿宋_GBK"/>
          <w:b w:val="0"/>
          <w:sz w:val="24"/>
        </w:rPr>
        <w:t>第4年正向校核负荷为31.63 MW，设备配置主要承担本站供电与反向输送需求。刚性方案第4年主变总容量为70.00 MVA，储能为0.00 MW；弹性方案相应为120.00 MVA和0.00 MW。弹性方案增加主变容量，为本站或片区承接负荷提供支撑。</w:t>
      </w:r>
    </w:p>
    <w:p w14:paraId="0B2416D3">
      <w:pPr>
        <w:pStyle w:val="2"/>
        <w:keepNext/>
        <w:spacing w:before="120" w:after="80" w:line="300" w:lineRule="auto"/>
        <w:ind w:firstLine="0"/>
        <w:jc w:val="center"/>
      </w:pPr>
      <w:r>
        <w:rPr>
          <w:rFonts w:ascii="Times New Roman" w:hAnsi="Times New Roman" w:eastAsia="宋体"/>
          <w:b w:val="0"/>
          <w:sz w:val="21"/>
        </w:rPr>
        <w:t>表5-14 BDZ-00021站第4年配置与负荷转接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289"/>
        <w:gridCol w:w="1289"/>
        <w:gridCol w:w="1868"/>
        <w:gridCol w:w="1289"/>
        <w:gridCol w:w="1289"/>
        <w:gridCol w:w="1289"/>
      </w:tblGrid>
      <w:tr w14:paraId="74AC6F9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289" w:type="dxa"/>
            <w:tcMar>
              <w:left w:w="70" w:type="dxa"/>
              <w:right w:w="70" w:type="dxa"/>
            </w:tcMar>
            <w:vAlign w:val="center"/>
          </w:tcPr>
          <w:p w14:paraId="46DEA395">
            <w:pPr>
              <w:keepNext w:val="0"/>
              <w:spacing w:before="20" w:after="20" w:line="260" w:lineRule="exact"/>
              <w:ind w:firstLine="0" w:firstLineChars="0"/>
              <w:jc w:val="center"/>
            </w:pPr>
            <w:r>
              <w:rPr>
                <w:rFonts w:ascii="Times New Roman" w:hAnsi="Times New Roman" w:eastAsia="宋体"/>
                <w:b/>
                <w:sz w:val="18"/>
              </w:rPr>
              <w:t>方案</w:t>
            </w:r>
          </w:p>
        </w:tc>
        <w:tc>
          <w:tcPr>
            <w:tcW w:w="1289" w:type="dxa"/>
            <w:tcMar>
              <w:left w:w="70" w:type="dxa"/>
              <w:right w:w="70" w:type="dxa"/>
            </w:tcMar>
            <w:vAlign w:val="center"/>
          </w:tcPr>
          <w:p w14:paraId="10E16859">
            <w:pPr>
              <w:keepNext w:val="0"/>
              <w:spacing w:before="20" w:after="20" w:line="260" w:lineRule="exact"/>
              <w:ind w:firstLine="0" w:firstLineChars="0"/>
              <w:jc w:val="center"/>
            </w:pPr>
            <w:r>
              <w:rPr>
                <w:rFonts w:ascii="Times New Roman" w:hAnsi="Times New Roman" w:eastAsia="宋体"/>
                <w:b/>
                <w:sz w:val="18"/>
              </w:rPr>
              <w:t>主变组合/MVA</w:t>
            </w:r>
          </w:p>
        </w:tc>
        <w:tc>
          <w:tcPr>
            <w:tcW w:w="1868" w:type="dxa"/>
            <w:tcMar>
              <w:left w:w="70" w:type="dxa"/>
              <w:right w:w="70" w:type="dxa"/>
            </w:tcMar>
            <w:vAlign w:val="center"/>
          </w:tcPr>
          <w:p w14:paraId="23CF2AAD">
            <w:pPr>
              <w:keepNext w:val="0"/>
              <w:spacing w:before="20" w:after="20" w:line="260" w:lineRule="exact"/>
              <w:ind w:firstLine="0" w:firstLineChars="0"/>
              <w:jc w:val="center"/>
            </w:pPr>
            <w:r>
              <w:rPr>
                <w:rFonts w:ascii="Times New Roman" w:hAnsi="Times New Roman" w:eastAsia="宋体"/>
                <w:b/>
                <w:sz w:val="18"/>
              </w:rPr>
              <w:t>储能/MW/MWh</w:t>
            </w:r>
          </w:p>
        </w:tc>
        <w:tc>
          <w:tcPr>
            <w:tcW w:w="1289" w:type="dxa"/>
            <w:tcMar>
              <w:left w:w="70" w:type="dxa"/>
              <w:right w:w="70" w:type="dxa"/>
            </w:tcMar>
            <w:vAlign w:val="center"/>
          </w:tcPr>
          <w:p w14:paraId="7114E9D7">
            <w:pPr>
              <w:keepNext w:val="0"/>
              <w:spacing w:before="20" w:after="20" w:line="260" w:lineRule="exact"/>
              <w:ind w:firstLine="0" w:firstLineChars="0"/>
              <w:jc w:val="center"/>
            </w:pPr>
            <w:r>
              <w:rPr>
                <w:rFonts w:ascii="Times New Roman" w:hAnsi="Times New Roman" w:eastAsia="宋体"/>
                <w:b/>
                <w:sz w:val="18"/>
              </w:rPr>
              <w:t>转出/MW</w:t>
            </w:r>
          </w:p>
        </w:tc>
        <w:tc>
          <w:tcPr>
            <w:tcW w:w="1289" w:type="dxa"/>
            <w:tcMar>
              <w:left w:w="70" w:type="dxa"/>
              <w:right w:w="70" w:type="dxa"/>
            </w:tcMar>
            <w:vAlign w:val="center"/>
          </w:tcPr>
          <w:p w14:paraId="4BBE6962">
            <w:pPr>
              <w:keepNext w:val="0"/>
              <w:spacing w:before="20" w:after="20" w:line="260" w:lineRule="exact"/>
              <w:ind w:firstLine="0" w:firstLineChars="0"/>
              <w:jc w:val="center"/>
            </w:pPr>
            <w:r>
              <w:rPr>
                <w:rFonts w:ascii="Times New Roman" w:hAnsi="Times New Roman" w:eastAsia="宋体"/>
                <w:b/>
                <w:sz w:val="18"/>
              </w:rPr>
              <w:t>承接/MW</w:t>
            </w:r>
          </w:p>
        </w:tc>
        <w:tc>
          <w:tcPr>
            <w:tcW w:w="1289" w:type="dxa"/>
            <w:tcMar>
              <w:left w:w="70" w:type="dxa"/>
              <w:right w:w="70" w:type="dxa"/>
            </w:tcMar>
            <w:vAlign w:val="center"/>
          </w:tcPr>
          <w:p w14:paraId="1CB37015">
            <w:pPr>
              <w:keepNext w:val="0"/>
              <w:spacing w:before="20" w:after="20" w:line="260" w:lineRule="exact"/>
              <w:ind w:firstLine="0" w:firstLineChars="0"/>
              <w:jc w:val="center"/>
            </w:pPr>
            <w:r>
              <w:rPr>
                <w:rFonts w:ascii="Times New Roman" w:hAnsi="Times New Roman" w:eastAsia="宋体"/>
                <w:b/>
                <w:sz w:val="18"/>
              </w:rPr>
              <w:t>正向负荷/MW</w:t>
            </w:r>
          </w:p>
        </w:tc>
      </w:tr>
      <w:tr w14:paraId="44C6B38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73310AB2">
            <w:pPr>
              <w:keepNext w:val="0"/>
              <w:spacing w:before="20" w:after="20" w:line="260" w:lineRule="exact"/>
              <w:ind w:firstLine="0" w:firstLineChars="0"/>
              <w:jc w:val="center"/>
            </w:pPr>
            <w:r>
              <w:rPr>
                <w:rFonts w:ascii="Times New Roman" w:hAnsi="Times New Roman" w:eastAsia="宋体"/>
                <w:b w:val="0"/>
                <w:sz w:val="18"/>
              </w:rPr>
              <w:t>刚性</w:t>
            </w:r>
          </w:p>
        </w:tc>
        <w:tc>
          <w:tcPr>
            <w:tcW w:w="1289" w:type="dxa"/>
            <w:tcMar>
              <w:left w:w="70" w:type="dxa"/>
              <w:right w:w="70" w:type="dxa"/>
            </w:tcMar>
            <w:vAlign w:val="center"/>
          </w:tcPr>
          <w:p w14:paraId="68DE3ECA">
            <w:pPr>
              <w:keepNext w:val="0"/>
              <w:spacing w:before="20" w:after="20" w:line="260" w:lineRule="exact"/>
              <w:ind w:firstLine="0" w:firstLineChars="0"/>
              <w:jc w:val="center"/>
            </w:pPr>
            <w:r>
              <w:rPr>
                <w:rFonts w:ascii="Times New Roman" w:hAnsi="Times New Roman" w:eastAsia="宋体"/>
                <w:b w:val="0"/>
                <w:sz w:val="18"/>
              </w:rPr>
              <w:t>20.00+50.00</w:t>
            </w:r>
          </w:p>
        </w:tc>
        <w:tc>
          <w:tcPr>
            <w:tcW w:w="1868" w:type="dxa"/>
            <w:tcMar>
              <w:left w:w="70" w:type="dxa"/>
              <w:right w:w="70" w:type="dxa"/>
            </w:tcMar>
            <w:vAlign w:val="center"/>
          </w:tcPr>
          <w:p w14:paraId="28B0E734">
            <w:pPr>
              <w:keepNext w:val="0"/>
              <w:spacing w:before="20" w:after="20" w:line="260" w:lineRule="exact"/>
              <w:ind w:firstLine="0" w:firstLineChars="0"/>
              <w:jc w:val="center"/>
            </w:pPr>
            <w:r>
              <w:rPr>
                <w:rFonts w:ascii="Times New Roman" w:hAnsi="Times New Roman" w:eastAsia="宋体"/>
                <w:b w:val="0"/>
                <w:sz w:val="18"/>
              </w:rPr>
              <w:t>0.00/0.00</w:t>
            </w:r>
          </w:p>
        </w:tc>
        <w:tc>
          <w:tcPr>
            <w:tcW w:w="1289" w:type="dxa"/>
            <w:tcMar>
              <w:left w:w="70" w:type="dxa"/>
              <w:right w:w="70" w:type="dxa"/>
            </w:tcMar>
            <w:vAlign w:val="center"/>
          </w:tcPr>
          <w:p w14:paraId="1AC9FAF5">
            <w:pPr>
              <w:keepNext w:val="0"/>
              <w:spacing w:before="20" w:after="20" w:line="260" w:lineRule="exact"/>
              <w:ind w:firstLine="0" w:firstLineChars="0"/>
              <w:jc w:val="center"/>
            </w:pPr>
            <w:r>
              <w:rPr>
                <w:rFonts w:ascii="Times New Roman" w:hAnsi="Times New Roman" w:eastAsia="宋体"/>
                <w:b w:val="0"/>
                <w:sz w:val="18"/>
              </w:rPr>
              <w:t>12.63</w:t>
            </w:r>
          </w:p>
        </w:tc>
        <w:tc>
          <w:tcPr>
            <w:tcW w:w="1289" w:type="dxa"/>
            <w:tcMar>
              <w:left w:w="70" w:type="dxa"/>
              <w:right w:w="70" w:type="dxa"/>
            </w:tcMar>
            <w:vAlign w:val="center"/>
          </w:tcPr>
          <w:p w14:paraId="04754EFB">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7597D42A">
            <w:pPr>
              <w:keepNext w:val="0"/>
              <w:spacing w:before="20" w:after="20" w:line="260" w:lineRule="exact"/>
              <w:ind w:firstLine="0" w:firstLineChars="0"/>
              <w:jc w:val="center"/>
            </w:pPr>
            <w:r>
              <w:rPr>
                <w:rFonts w:ascii="Times New Roman" w:hAnsi="Times New Roman" w:eastAsia="宋体"/>
                <w:b w:val="0"/>
                <w:sz w:val="18"/>
              </w:rPr>
              <w:t>19.00</w:t>
            </w:r>
          </w:p>
        </w:tc>
      </w:tr>
      <w:tr w14:paraId="63D321D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64685CFD">
            <w:pPr>
              <w:keepNext w:val="0"/>
              <w:spacing w:before="20" w:after="20" w:line="260" w:lineRule="exact"/>
              <w:ind w:firstLine="0" w:firstLineChars="0"/>
              <w:jc w:val="center"/>
            </w:pPr>
            <w:r>
              <w:rPr>
                <w:rFonts w:ascii="Times New Roman" w:hAnsi="Times New Roman" w:eastAsia="宋体"/>
                <w:b w:val="0"/>
                <w:sz w:val="18"/>
              </w:rPr>
              <w:t>弹性</w:t>
            </w:r>
          </w:p>
        </w:tc>
        <w:tc>
          <w:tcPr>
            <w:tcW w:w="1289" w:type="dxa"/>
            <w:tcMar>
              <w:left w:w="70" w:type="dxa"/>
              <w:right w:w="70" w:type="dxa"/>
            </w:tcMar>
            <w:vAlign w:val="center"/>
          </w:tcPr>
          <w:p w14:paraId="2F56E010">
            <w:pPr>
              <w:keepNext w:val="0"/>
              <w:spacing w:before="20" w:after="20" w:line="260" w:lineRule="exact"/>
              <w:ind w:firstLine="0" w:firstLineChars="0"/>
              <w:jc w:val="center"/>
            </w:pPr>
            <w:r>
              <w:rPr>
                <w:rFonts w:ascii="Times New Roman" w:hAnsi="Times New Roman" w:eastAsia="宋体"/>
                <w:b w:val="0"/>
                <w:sz w:val="18"/>
              </w:rPr>
              <w:t>20.00+50.00+50.00</w:t>
            </w:r>
          </w:p>
        </w:tc>
        <w:tc>
          <w:tcPr>
            <w:tcW w:w="1868" w:type="dxa"/>
            <w:tcMar>
              <w:left w:w="70" w:type="dxa"/>
              <w:right w:w="70" w:type="dxa"/>
            </w:tcMar>
            <w:vAlign w:val="center"/>
          </w:tcPr>
          <w:p w14:paraId="2647F1BF">
            <w:pPr>
              <w:keepNext w:val="0"/>
              <w:spacing w:before="20" w:after="20" w:line="260" w:lineRule="exact"/>
              <w:ind w:firstLine="0" w:firstLineChars="0"/>
              <w:jc w:val="center"/>
            </w:pPr>
            <w:r>
              <w:rPr>
                <w:rFonts w:ascii="Times New Roman" w:hAnsi="Times New Roman" w:eastAsia="宋体"/>
                <w:b w:val="0"/>
                <w:sz w:val="18"/>
              </w:rPr>
              <w:t>0.00/0.00</w:t>
            </w:r>
          </w:p>
        </w:tc>
        <w:tc>
          <w:tcPr>
            <w:tcW w:w="1289" w:type="dxa"/>
            <w:tcMar>
              <w:left w:w="70" w:type="dxa"/>
              <w:right w:w="70" w:type="dxa"/>
            </w:tcMar>
            <w:vAlign w:val="center"/>
          </w:tcPr>
          <w:p w14:paraId="5EB34358">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37EF6C1E">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5110157A">
            <w:pPr>
              <w:keepNext w:val="0"/>
              <w:spacing w:before="20" w:after="20" w:line="260" w:lineRule="exact"/>
              <w:ind w:firstLine="0" w:firstLineChars="0"/>
              <w:jc w:val="center"/>
            </w:pPr>
            <w:r>
              <w:rPr>
                <w:rFonts w:ascii="Times New Roman" w:hAnsi="Times New Roman" w:eastAsia="宋体"/>
                <w:b w:val="0"/>
                <w:sz w:val="18"/>
              </w:rPr>
              <w:t>31.63</w:t>
            </w:r>
          </w:p>
        </w:tc>
      </w:tr>
    </w:tbl>
    <w:p w14:paraId="6B371E26">
      <w:pPr>
        <w:pStyle w:val="7"/>
        <w:keepNext/>
        <w:numPr>
          <w:ilvl w:val="0"/>
          <w:numId w:val="0"/>
        </w:numPr>
        <w:spacing w:before="160" w:after="120" w:line="360" w:lineRule="auto"/>
        <w:ind w:firstLine="0"/>
      </w:pPr>
      <w:bookmarkStart w:id="185" w:name="bdz-00022站规划分析"/>
      <w:r>
        <w:rPr>
          <w:rFonts w:ascii="Times New Roman" w:hAnsi="Times New Roman" w:eastAsia="方正仿宋_GBK"/>
          <w:b/>
          <w:sz w:val="24"/>
        </w:rPr>
        <w:t>BDZ-00022站规划分析</w:t>
      </w:r>
      <w:bookmarkEnd w:id="185"/>
    </w:p>
    <w:p w14:paraId="3CDD8D7C">
      <w:pPr>
        <w:widowControl/>
        <w:spacing w:before="0" w:after="0" w:line="300" w:lineRule="auto"/>
        <w:ind w:firstLine="480"/>
        <w:jc w:val="both"/>
      </w:pPr>
      <w:r>
        <w:rPr>
          <w:rFonts w:ascii="Times New Roman" w:hAnsi="Times New Roman" w:eastAsia="方正仿宋_GBK"/>
          <w:b w:val="0"/>
          <w:sz w:val="24"/>
        </w:rPr>
        <w:t>该站基期主变配置为20.00+31.50 MVA，规划第4年转接前最大正向、反向净负荷分别为31.93 MW和49.30 MW，正向95%峰值持续时间为2.00 h。弹性方案第2年实施主变增容，新购容量31.50 MVA。</w:t>
      </w:r>
    </w:p>
    <w:p w14:paraId="7D594B3A">
      <w:pPr>
        <w:pStyle w:val="2"/>
        <w:widowControl/>
        <w:spacing w:before="0" w:after="0" w:line="300" w:lineRule="auto"/>
        <w:ind w:firstLine="480"/>
        <w:jc w:val="both"/>
      </w:pPr>
      <w:r>
        <w:rPr>
          <w:rFonts w:ascii="Times New Roman" w:hAnsi="Times New Roman" w:eastAsia="方正仿宋_GBK"/>
          <w:b w:val="0"/>
          <w:sz w:val="24"/>
        </w:rPr>
        <w:t>第4年转出2.01 MW、承接0.00 MW后，正向校核负荷为29.92 MW。负荷转出降低正向需求，同时将反向校核上界提高至51.30 MW，配置按两个方向共同确定。刚性方案第4年主变总容量为51.50 MVA，储能为6.80 MW；弹性方案相应为63.00 MVA和0.00 MW。弹性方案储能减少6.80 MW，</w:t>
      </w:r>
      <w:del w:id="333" w:author="白日梦想家" w:date="2026-10-02T21:45:21Z">
        <w:r>
          <w:rPr>
            <w:rFonts w:ascii="Times New Roman" w:hAnsi="Times New Roman" w:eastAsia="方正仿宋_GBK"/>
            <w:b w:val="0"/>
            <w:sz w:val="24"/>
          </w:rPr>
          <w:delText>退出工况</w:delText>
        </w:r>
      </w:del>
      <w:ins w:id="334" w:author="白日梦想家" w:date="2026-10-02T21:45:21Z">
        <w:r>
          <w:rPr>
            <w:rFonts w:hint="eastAsia"/>
            <w:b w:val="0"/>
            <w:sz w:val="24"/>
            <w:lang w:eastAsia="zh"/>
          </w:rPr>
          <w:t>主变N-1工况</w:t>
        </w:r>
      </w:ins>
      <w:r>
        <w:rPr>
          <w:rFonts w:ascii="Times New Roman" w:hAnsi="Times New Roman" w:eastAsia="方正仿宋_GBK"/>
          <w:b w:val="0"/>
          <w:sz w:val="24"/>
        </w:rPr>
        <w:t>的容量支撑更多由在役主变和站间负荷配置承担。</w:t>
      </w:r>
    </w:p>
    <w:p w14:paraId="1542FC2F">
      <w:pPr>
        <w:pStyle w:val="2"/>
        <w:keepNext/>
        <w:spacing w:before="120" w:after="80" w:line="300" w:lineRule="auto"/>
        <w:ind w:firstLine="0"/>
        <w:jc w:val="center"/>
      </w:pPr>
      <w:r>
        <w:rPr>
          <w:rFonts w:ascii="Times New Roman" w:hAnsi="Times New Roman" w:eastAsia="宋体"/>
          <w:b w:val="0"/>
          <w:sz w:val="21"/>
        </w:rPr>
        <w:t>表5-15 BDZ-00022站第4年配置与负荷转接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289"/>
        <w:gridCol w:w="1289"/>
        <w:gridCol w:w="1868"/>
        <w:gridCol w:w="1289"/>
        <w:gridCol w:w="1289"/>
        <w:gridCol w:w="1289"/>
      </w:tblGrid>
      <w:tr w14:paraId="5610BE4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289" w:type="dxa"/>
            <w:tcMar>
              <w:left w:w="70" w:type="dxa"/>
              <w:right w:w="70" w:type="dxa"/>
            </w:tcMar>
            <w:vAlign w:val="center"/>
          </w:tcPr>
          <w:p w14:paraId="3E62321F">
            <w:pPr>
              <w:keepNext w:val="0"/>
              <w:spacing w:before="20" w:after="20" w:line="260" w:lineRule="exact"/>
              <w:ind w:firstLine="0" w:firstLineChars="0"/>
              <w:jc w:val="center"/>
            </w:pPr>
            <w:r>
              <w:rPr>
                <w:rFonts w:ascii="Times New Roman" w:hAnsi="Times New Roman" w:eastAsia="宋体"/>
                <w:b/>
                <w:sz w:val="18"/>
              </w:rPr>
              <w:t>方案</w:t>
            </w:r>
          </w:p>
        </w:tc>
        <w:tc>
          <w:tcPr>
            <w:tcW w:w="1289" w:type="dxa"/>
            <w:tcMar>
              <w:left w:w="70" w:type="dxa"/>
              <w:right w:w="70" w:type="dxa"/>
            </w:tcMar>
            <w:vAlign w:val="center"/>
          </w:tcPr>
          <w:p w14:paraId="6CF1074F">
            <w:pPr>
              <w:keepNext w:val="0"/>
              <w:spacing w:before="20" w:after="20" w:line="260" w:lineRule="exact"/>
              <w:ind w:firstLine="0" w:firstLineChars="0"/>
              <w:jc w:val="center"/>
            </w:pPr>
            <w:r>
              <w:rPr>
                <w:rFonts w:ascii="Times New Roman" w:hAnsi="Times New Roman" w:eastAsia="宋体"/>
                <w:b/>
                <w:sz w:val="18"/>
              </w:rPr>
              <w:t>主变组合/MVA</w:t>
            </w:r>
          </w:p>
        </w:tc>
        <w:tc>
          <w:tcPr>
            <w:tcW w:w="1868" w:type="dxa"/>
            <w:tcMar>
              <w:left w:w="70" w:type="dxa"/>
              <w:right w:w="70" w:type="dxa"/>
            </w:tcMar>
            <w:vAlign w:val="center"/>
          </w:tcPr>
          <w:p w14:paraId="40BCB9A9">
            <w:pPr>
              <w:keepNext w:val="0"/>
              <w:spacing w:before="20" w:after="20" w:line="260" w:lineRule="exact"/>
              <w:ind w:firstLine="0" w:firstLineChars="0"/>
              <w:jc w:val="center"/>
            </w:pPr>
            <w:r>
              <w:rPr>
                <w:rFonts w:ascii="Times New Roman" w:hAnsi="Times New Roman" w:eastAsia="宋体"/>
                <w:b/>
                <w:sz w:val="18"/>
              </w:rPr>
              <w:t>储能/MW/MWh</w:t>
            </w:r>
          </w:p>
        </w:tc>
        <w:tc>
          <w:tcPr>
            <w:tcW w:w="1289" w:type="dxa"/>
            <w:tcMar>
              <w:left w:w="70" w:type="dxa"/>
              <w:right w:w="70" w:type="dxa"/>
            </w:tcMar>
            <w:vAlign w:val="center"/>
          </w:tcPr>
          <w:p w14:paraId="208D1E90">
            <w:pPr>
              <w:keepNext w:val="0"/>
              <w:spacing w:before="20" w:after="20" w:line="260" w:lineRule="exact"/>
              <w:ind w:firstLine="0" w:firstLineChars="0"/>
              <w:jc w:val="center"/>
            </w:pPr>
            <w:r>
              <w:rPr>
                <w:rFonts w:ascii="Times New Roman" w:hAnsi="Times New Roman" w:eastAsia="宋体"/>
                <w:b/>
                <w:sz w:val="18"/>
              </w:rPr>
              <w:t>转出/MW</w:t>
            </w:r>
          </w:p>
        </w:tc>
        <w:tc>
          <w:tcPr>
            <w:tcW w:w="1289" w:type="dxa"/>
            <w:tcMar>
              <w:left w:w="70" w:type="dxa"/>
              <w:right w:w="70" w:type="dxa"/>
            </w:tcMar>
            <w:vAlign w:val="center"/>
          </w:tcPr>
          <w:p w14:paraId="3AA3FF4F">
            <w:pPr>
              <w:keepNext w:val="0"/>
              <w:spacing w:before="20" w:after="20" w:line="260" w:lineRule="exact"/>
              <w:ind w:firstLine="0" w:firstLineChars="0"/>
              <w:jc w:val="center"/>
            </w:pPr>
            <w:r>
              <w:rPr>
                <w:rFonts w:ascii="Times New Roman" w:hAnsi="Times New Roman" w:eastAsia="宋体"/>
                <w:b/>
                <w:sz w:val="18"/>
              </w:rPr>
              <w:t>承接/MW</w:t>
            </w:r>
          </w:p>
        </w:tc>
        <w:tc>
          <w:tcPr>
            <w:tcW w:w="1289" w:type="dxa"/>
            <w:tcMar>
              <w:left w:w="70" w:type="dxa"/>
              <w:right w:w="70" w:type="dxa"/>
            </w:tcMar>
            <w:vAlign w:val="center"/>
          </w:tcPr>
          <w:p w14:paraId="35909F8C">
            <w:pPr>
              <w:keepNext w:val="0"/>
              <w:spacing w:before="20" w:after="20" w:line="260" w:lineRule="exact"/>
              <w:ind w:firstLine="0" w:firstLineChars="0"/>
              <w:jc w:val="center"/>
            </w:pPr>
            <w:r>
              <w:rPr>
                <w:rFonts w:ascii="Times New Roman" w:hAnsi="Times New Roman" w:eastAsia="宋体"/>
                <w:b/>
                <w:sz w:val="18"/>
              </w:rPr>
              <w:t>正向负荷/MW</w:t>
            </w:r>
          </w:p>
        </w:tc>
      </w:tr>
      <w:tr w14:paraId="1ED9F8A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04355C23">
            <w:pPr>
              <w:keepNext w:val="0"/>
              <w:spacing w:before="20" w:after="20" w:line="260" w:lineRule="exact"/>
              <w:ind w:firstLine="0" w:firstLineChars="0"/>
              <w:jc w:val="center"/>
            </w:pPr>
            <w:r>
              <w:rPr>
                <w:rFonts w:ascii="Times New Roman" w:hAnsi="Times New Roman" w:eastAsia="宋体"/>
                <w:b w:val="0"/>
                <w:sz w:val="18"/>
              </w:rPr>
              <w:t>刚性</w:t>
            </w:r>
          </w:p>
        </w:tc>
        <w:tc>
          <w:tcPr>
            <w:tcW w:w="1289" w:type="dxa"/>
            <w:tcMar>
              <w:left w:w="70" w:type="dxa"/>
              <w:right w:w="70" w:type="dxa"/>
            </w:tcMar>
            <w:vAlign w:val="center"/>
          </w:tcPr>
          <w:p w14:paraId="64003F7B">
            <w:pPr>
              <w:keepNext w:val="0"/>
              <w:spacing w:before="20" w:after="20" w:line="260" w:lineRule="exact"/>
              <w:ind w:firstLine="0" w:firstLineChars="0"/>
              <w:jc w:val="center"/>
            </w:pPr>
            <w:r>
              <w:rPr>
                <w:rFonts w:ascii="Times New Roman" w:hAnsi="Times New Roman" w:eastAsia="宋体"/>
                <w:b w:val="0"/>
                <w:sz w:val="18"/>
              </w:rPr>
              <w:t>20.00+31.50</w:t>
            </w:r>
          </w:p>
        </w:tc>
        <w:tc>
          <w:tcPr>
            <w:tcW w:w="1868" w:type="dxa"/>
            <w:tcMar>
              <w:left w:w="70" w:type="dxa"/>
              <w:right w:w="70" w:type="dxa"/>
            </w:tcMar>
            <w:vAlign w:val="center"/>
          </w:tcPr>
          <w:p w14:paraId="5ACAF33E">
            <w:pPr>
              <w:keepNext w:val="0"/>
              <w:spacing w:before="20" w:after="20" w:line="260" w:lineRule="exact"/>
              <w:ind w:firstLine="0" w:firstLineChars="0"/>
              <w:jc w:val="center"/>
            </w:pPr>
            <w:r>
              <w:rPr>
                <w:rFonts w:ascii="Times New Roman" w:hAnsi="Times New Roman" w:eastAsia="宋体"/>
                <w:b w:val="0"/>
                <w:sz w:val="18"/>
              </w:rPr>
              <w:t>6.80/14.62</w:t>
            </w:r>
          </w:p>
        </w:tc>
        <w:tc>
          <w:tcPr>
            <w:tcW w:w="1289" w:type="dxa"/>
            <w:tcMar>
              <w:left w:w="70" w:type="dxa"/>
              <w:right w:w="70" w:type="dxa"/>
            </w:tcMar>
            <w:vAlign w:val="center"/>
          </w:tcPr>
          <w:p w14:paraId="498A90DB">
            <w:pPr>
              <w:keepNext w:val="0"/>
              <w:spacing w:before="20" w:after="20" w:line="260" w:lineRule="exact"/>
              <w:ind w:firstLine="0" w:firstLineChars="0"/>
              <w:jc w:val="center"/>
            </w:pPr>
            <w:r>
              <w:rPr>
                <w:rFonts w:ascii="Times New Roman" w:hAnsi="Times New Roman" w:eastAsia="宋体"/>
                <w:b w:val="0"/>
                <w:sz w:val="18"/>
              </w:rPr>
              <w:t>6.13</w:t>
            </w:r>
          </w:p>
        </w:tc>
        <w:tc>
          <w:tcPr>
            <w:tcW w:w="1289" w:type="dxa"/>
            <w:tcMar>
              <w:left w:w="70" w:type="dxa"/>
              <w:right w:w="70" w:type="dxa"/>
            </w:tcMar>
            <w:vAlign w:val="center"/>
          </w:tcPr>
          <w:p w14:paraId="39FAD88C">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6D284B43">
            <w:pPr>
              <w:keepNext w:val="0"/>
              <w:spacing w:before="20" w:after="20" w:line="260" w:lineRule="exact"/>
              <w:ind w:firstLine="0" w:firstLineChars="0"/>
              <w:jc w:val="center"/>
            </w:pPr>
            <w:r>
              <w:rPr>
                <w:rFonts w:ascii="Times New Roman" w:hAnsi="Times New Roman" w:eastAsia="宋体"/>
                <w:b w:val="0"/>
                <w:sz w:val="18"/>
              </w:rPr>
              <w:t>25.80</w:t>
            </w:r>
          </w:p>
        </w:tc>
      </w:tr>
      <w:tr w14:paraId="1A8D058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6386CCC3">
            <w:pPr>
              <w:keepNext w:val="0"/>
              <w:spacing w:before="20" w:after="20" w:line="260" w:lineRule="exact"/>
              <w:ind w:firstLine="0" w:firstLineChars="0"/>
              <w:jc w:val="center"/>
            </w:pPr>
            <w:r>
              <w:rPr>
                <w:rFonts w:ascii="Times New Roman" w:hAnsi="Times New Roman" w:eastAsia="宋体"/>
                <w:b w:val="0"/>
                <w:sz w:val="18"/>
              </w:rPr>
              <w:t>弹性</w:t>
            </w:r>
          </w:p>
        </w:tc>
        <w:tc>
          <w:tcPr>
            <w:tcW w:w="1289" w:type="dxa"/>
            <w:tcMar>
              <w:left w:w="70" w:type="dxa"/>
              <w:right w:w="70" w:type="dxa"/>
            </w:tcMar>
            <w:vAlign w:val="center"/>
          </w:tcPr>
          <w:p w14:paraId="2C6A0188">
            <w:pPr>
              <w:keepNext w:val="0"/>
              <w:spacing w:before="20" w:after="20" w:line="260" w:lineRule="exact"/>
              <w:ind w:firstLine="0" w:firstLineChars="0"/>
              <w:jc w:val="center"/>
            </w:pPr>
            <w:r>
              <w:rPr>
                <w:rFonts w:ascii="Times New Roman" w:hAnsi="Times New Roman" w:eastAsia="宋体"/>
                <w:b w:val="0"/>
                <w:sz w:val="18"/>
              </w:rPr>
              <w:t>31.50+31.50</w:t>
            </w:r>
          </w:p>
        </w:tc>
        <w:tc>
          <w:tcPr>
            <w:tcW w:w="1868" w:type="dxa"/>
            <w:tcMar>
              <w:left w:w="70" w:type="dxa"/>
              <w:right w:w="70" w:type="dxa"/>
            </w:tcMar>
            <w:vAlign w:val="center"/>
          </w:tcPr>
          <w:p w14:paraId="0ED5E3F2">
            <w:pPr>
              <w:keepNext w:val="0"/>
              <w:spacing w:before="20" w:after="20" w:line="260" w:lineRule="exact"/>
              <w:ind w:firstLine="0" w:firstLineChars="0"/>
              <w:jc w:val="center"/>
            </w:pPr>
            <w:r>
              <w:rPr>
                <w:rFonts w:ascii="Times New Roman" w:hAnsi="Times New Roman" w:eastAsia="宋体"/>
                <w:b w:val="0"/>
                <w:sz w:val="18"/>
              </w:rPr>
              <w:t>0.00/0.00</w:t>
            </w:r>
          </w:p>
        </w:tc>
        <w:tc>
          <w:tcPr>
            <w:tcW w:w="1289" w:type="dxa"/>
            <w:tcMar>
              <w:left w:w="70" w:type="dxa"/>
              <w:right w:w="70" w:type="dxa"/>
            </w:tcMar>
            <w:vAlign w:val="center"/>
          </w:tcPr>
          <w:p w14:paraId="05A93B02">
            <w:pPr>
              <w:keepNext w:val="0"/>
              <w:spacing w:before="20" w:after="20" w:line="260" w:lineRule="exact"/>
              <w:ind w:firstLine="0" w:firstLineChars="0"/>
              <w:jc w:val="center"/>
            </w:pPr>
            <w:r>
              <w:rPr>
                <w:rFonts w:ascii="Times New Roman" w:hAnsi="Times New Roman" w:eastAsia="宋体"/>
                <w:b w:val="0"/>
                <w:sz w:val="18"/>
              </w:rPr>
              <w:t>2.01</w:t>
            </w:r>
          </w:p>
        </w:tc>
        <w:tc>
          <w:tcPr>
            <w:tcW w:w="1289" w:type="dxa"/>
            <w:tcMar>
              <w:left w:w="70" w:type="dxa"/>
              <w:right w:w="70" w:type="dxa"/>
            </w:tcMar>
            <w:vAlign w:val="center"/>
          </w:tcPr>
          <w:p w14:paraId="02355A9B">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3545D59F">
            <w:pPr>
              <w:keepNext w:val="0"/>
              <w:spacing w:before="20" w:after="20" w:line="260" w:lineRule="exact"/>
              <w:ind w:firstLine="0" w:firstLineChars="0"/>
              <w:jc w:val="center"/>
            </w:pPr>
            <w:r>
              <w:rPr>
                <w:rFonts w:ascii="Times New Roman" w:hAnsi="Times New Roman" w:eastAsia="宋体"/>
                <w:b w:val="0"/>
                <w:sz w:val="18"/>
              </w:rPr>
              <w:t>29.92</w:t>
            </w:r>
          </w:p>
        </w:tc>
      </w:tr>
    </w:tbl>
    <w:p w14:paraId="2A288402">
      <w:pPr>
        <w:pStyle w:val="7"/>
        <w:keepNext/>
        <w:numPr>
          <w:ilvl w:val="0"/>
          <w:numId w:val="0"/>
        </w:numPr>
        <w:spacing w:before="160" w:after="120" w:line="360" w:lineRule="auto"/>
        <w:ind w:firstLine="0"/>
      </w:pPr>
      <w:bookmarkStart w:id="186" w:name="bdz-00026站规划分析"/>
      <w:r>
        <w:rPr>
          <w:rFonts w:ascii="Times New Roman" w:hAnsi="Times New Roman" w:eastAsia="方正仿宋_GBK"/>
          <w:b/>
          <w:sz w:val="24"/>
        </w:rPr>
        <w:t>BDZ-00026站规划分析</w:t>
      </w:r>
      <w:bookmarkEnd w:id="186"/>
    </w:p>
    <w:p w14:paraId="241A3A05">
      <w:pPr>
        <w:widowControl/>
        <w:spacing w:before="0" w:after="0" w:line="300" w:lineRule="auto"/>
        <w:ind w:firstLine="480"/>
        <w:jc w:val="both"/>
      </w:pPr>
      <w:r>
        <w:rPr>
          <w:rFonts w:ascii="Times New Roman" w:hAnsi="Times New Roman" w:eastAsia="方正仿宋_GBK"/>
          <w:b w:val="0"/>
          <w:sz w:val="24"/>
        </w:rPr>
        <w:t>该站基期主变配置为40.00+40.00 MVA，规划第4年转接前最大正向、反向净负荷分别为96.09 MW和18.83 MW，正向95%峰值持续时间为3.00 h。弹性方案第1年扩建50 MVA主变。</w:t>
      </w:r>
    </w:p>
    <w:p w14:paraId="20C9468D">
      <w:pPr>
        <w:pStyle w:val="2"/>
        <w:widowControl/>
        <w:spacing w:before="0" w:after="0" w:line="300" w:lineRule="auto"/>
        <w:ind w:firstLine="480"/>
        <w:jc w:val="both"/>
      </w:pPr>
      <w:r>
        <w:rPr>
          <w:rFonts w:ascii="Times New Roman" w:hAnsi="Times New Roman" w:eastAsia="方正仿宋_GBK"/>
          <w:b w:val="0"/>
          <w:sz w:val="24"/>
        </w:rPr>
        <w:t>第4年转出20.09 MW、承接0.00 MW后，正向校核负荷为76.00 MW。负荷转出降低正向需求，同时将反向校核上界提高至38.92 MW，配置按两个方向共同确定。刚性方案第4年主变总容量为130.00 MVA，储能为0.10 MW；弹性方案相应为130.00 MVA和0.00 MW。弹性方案储能减少0.10 MW，</w:t>
      </w:r>
      <w:del w:id="335" w:author="白日梦想家" w:date="2026-10-02T21:45:22Z">
        <w:r>
          <w:rPr>
            <w:rFonts w:ascii="Times New Roman" w:hAnsi="Times New Roman" w:eastAsia="方正仿宋_GBK"/>
            <w:b w:val="0"/>
            <w:sz w:val="24"/>
          </w:rPr>
          <w:delText>退出工况</w:delText>
        </w:r>
      </w:del>
      <w:ins w:id="336" w:author="白日梦想家" w:date="2026-10-02T21:45:22Z">
        <w:r>
          <w:rPr>
            <w:rFonts w:hint="eastAsia"/>
            <w:b w:val="0"/>
            <w:sz w:val="24"/>
            <w:lang w:eastAsia="zh"/>
          </w:rPr>
          <w:t>主变N-1工况</w:t>
        </w:r>
      </w:ins>
      <w:r>
        <w:rPr>
          <w:rFonts w:ascii="Times New Roman" w:hAnsi="Times New Roman" w:eastAsia="方正仿宋_GBK"/>
          <w:b w:val="0"/>
          <w:sz w:val="24"/>
        </w:rPr>
        <w:t>的容量支撑更多由在役主变和站间负荷配置承担。</w:t>
      </w:r>
    </w:p>
    <w:p w14:paraId="520668C0">
      <w:pPr>
        <w:pStyle w:val="2"/>
        <w:keepNext/>
        <w:spacing w:before="120" w:after="80" w:line="300" w:lineRule="auto"/>
        <w:ind w:firstLine="0"/>
        <w:jc w:val="center"/>
      </w:pPr>
      <w:r>
        <w:rPr>
          <w:rFonts w:ascii="Times New Roman" w:hAnsi="Times New Roman" w:eastAsia="宋体"/>
          <w:b w:val="0"/>
          <w:sz w:val="21"/>
        </w:rPr>
        <w:t>表5-16 BDZ-00026站第4年配置与负荷转接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289"/>
        <w:gridCol w:w="1289"/>
        <w:gridCol w:w="1868"/>
        <w:gridCol w:w="1289"/>
        <w:gridCol w:w="1289"/>
        <w:gridCol w:w="1289"/>
      </w:tblGrid>
      <w:tr w14:paraId="7CFFA70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289" w:type="dxa"/>
            <w:tcMar>
              <w:left w:w="70" w:type="dxa"/>
              <w:right w:w="70" w:type="dxa"/>
            </w:tcMar>
            <w:vAlign w:val="center"/>
          </w:tcPr>
          <w:p w14:paraId="706ECDED">
            <w:pPr>
              <w:keepNext w:val="0"/>
              <w:spacing w:before="20" w:after="20" w:line="260" w:lineRule="exact"/>
              <w:ind w:firstLine="0" w:firstLineChars="0"/>
              <w:jc w:val="center"/>
            </w:pPr>
            <w:r>
              <w:rPr>
                <w:rFonts w:ascii="Times New Roman" w:hAnsi="Times New Roman" w:eastAsia="宋体"/>
                <w:b/>
                <w:sz w:val="18"/>
              </w:rPr>
              <w:t>方案</w:t>
            </w:r>
          </w:p>
        </w:tc>
        <w:tc>
          <w:tcPr>
            <w:tcW w:w="1289" w:type="dxa"/>
            <w:tcMar>
              <w:left w:w="70" w:type="dxa"/>
              <w:right w:w="70" w:type="dxa"/>
            </w:tcMar>
            <w:vAlign w:val="center"/>
          </w:tcPr>
          <w:p w14:paraId="42BFBA64">
            <w:pPr>
              <w:keepNext w:val="0"/>
              <w:spacing w:before="20" w:after="20" w:line="260" w:lineRule="exact"/>
              <w:ind w:firstLine="0" w:firstLineChars="0"/>
              <w:jc w:val="center"/>
            </w:pPr>
            <w:r>
              <w:rPr>
                <w:rFonts w:ascii="Times New Roman" w:hAnsi="Times New Roman" w:eastAsia="宋体"/>
                <w:b/>
                <w:sz w:val="18"/>
              </w:rPr>
              <w:t>主变组合/MVA</w:t>
            </w:r>
          </w:p>
        </w:tc>
        <w:tc>
          <w:tcPr>
            <w:tcW w:w="1868" w:type="dxa"/>
            <w:tcMar>
              <w:left w:w="70" w:type="dxa"/>
              <w:right w:w="70" w:type="dxa"/>
            </w:tcMar>
            <w:vAlign w:val="center"/>
          </w:tcPr>
          <w:p w14:paraId="6FA80948">
            <w:pPr>
              <w:keepNext w:val="0"/>
              <w:spacing w:before="20" w:after="20" w:line="260" w:lineRule="exact"/>
              <w:ind w:firstLine="0" w:firstLineChars="0"/>
              <w:jc w:val="center"/>
            </w:pPr>
            <w:r>
              <w:rPr>
                <w:rFonts w:ascii="Times New Roman" w:hAnsi="Times New Roman" w:eastAsia="宋体"/>
                <w:b/>
                <w:sz w:val="18"/>
              </w:rPr>
              <w:t>储能/MW/MWh</w:t>
            </w:r>
          </w:p>
        </w:tc>
        <w:tc>
          <w:tcPr>
            <w:tcW w:w="1289" w:type="dxa"/>
            <w:tcMar>
              <w:left w:w="70" w:type="dxa"/>
              <w:right w:w="70" w:type="dxa"/>
            </w:tcMar>
            <w:vAlign w:val="center"/>
          </w:tcPr>
          <w:p w14:paraId="73642C9F">
            <w:pPr>
              <w:keepNext w:val="0"/>
              <w:spacing w:before="20" w:after="20" w:line="260" w:lineRule="exact"/>
              <w:ind w:firstLine="0" w:firstLineChars="0"/>
              <w:jc w:val="center"/>
            </w:pPr>
            <w:r>
              <w:rPr>
                <w:rFonts w:ascii="Times New Roman" w:hAnsi="Times New Roman" w:eastAsia="宋体"/>
                <w:b/>
                <w:sz w:val="18"/>
              </w:rPr>
              <w:t>转出/MW</w:t>
            </w:r>
          </w:p>
        </w:tc>
        <w:tc>
          <w:tcPr>
            <w:tcW w:w="1289" w:type="dxa"/>
            <w:tcMar>
              <w:left w:w="70" w:type="dxa"/>
              <w:right w:w="70" w:type="dxa"/>
            </w:tcMar>
            <w:vAlign w:val="center"/>
          </w:tcPr>
          <w:p w14:paraId="39AA89FA">
            <w:pPr>
              <w:keepNext w:val="0"/>
              <w:spacing w:before="20" w:after="20" w:line="260" w:lineRule="exact"/>
              <w:ind w:firstLine="0" w:firstLineChars="0"/>
              <w:jc w:val="center"/>
            </w:pPr>
            <w:r>
              <w:rPr>
                <w:rFonts w:ascii="Times New Roman" w:hAnsi="Times New Roman" w:eastAsia="宋体"/>
                <w:b/>
                <w:sz w:val="18"/>
              </w:rPr>
              <w:t>承接/MW</w:t>
            </w:r>
          </w:p>
        </w:tc>
        <w:tc>
          <w:tcPr>
            <w:tcW w:w="1289" w:type="dxa"/>
            <w:tcMar>
              <w:left w:w="70" w:type="dxa"/>
              <w:right w:w="70" w:type="dxa"/>
            </w:tcMar>
            <w:vAlign w:val="center"/>
          </w:tcPr>
          <w:p w14:paraId="3535CB77">
            <w:pPr>
              <w:keepNext w:val="0"/>
              <w:spacing w:before="20" w:after="20" w:line="260" w:lineRule="exact"/>
              <w:ind w:firstLine="0" w:firstLineChars="0"/>
              <w:jc w:val="center"/>
            </w:pPr>
            <w:r>
              <w:rPr>
                <w:rFonts w:ascii="Times New Roman" w:hAnsi="Times New Roman" w:eastAsia="宋体"/>
                <w:b/>
                <w:sz w:val="18"/>
              </w:rPr>
              <w:t>正向负荷/MW</w:t>
            </w:r>
          </w:p>
        </w:tc>
      </w:tr>
      <w:tr w14:paraId="2D7AD32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1DA33083">
            <w:pPr>
              <w:keepNext w:val="0"/>
              <w:spacing w:before="20" w:after="20" w:line="260" w:lineRule="exact"/>
              <w:ind w:firstLine="0" w:firstLineChars="0"/>
              <w:jc w:val="center"/>
            </w:pPr>
            <w:r>
              <w:rPr>
                <w:rFonts w:ascii="Times New Roman" w:hAnsi="Times New Roman" w:eastAsia="宋体"/>
                <w:b w:val="0"/>
                <w:sz w:val="18"/>
              </w:rPr>
              <w:t>刚性</w:t>
            </w:r>
          </w:p>
        </w:tc>
        <w:tc>
          <w:tcPr>
            <w:tcW w:w="1289" w:type="dxa"/>
            <w:tcMar>
              <w:left w:w="70" w:type="dxa"/>
              <w:right w:w="70" w:type="dxa"/>
            </w:tcMar>
            <w:vAlign w:val="center"/>
          </w:tcPr>
          <w:p w14:paraId="77833182">
            <w:pPr>
              <w:keepNext w:val="0"/>
              <w:spacing w:before="20" w:after="20" w:line="260" w:lineRule="exact"/>
              <w:ind w:firstLine="0" w:firstLineChars="0"/>
              <w:jc w:val="center"/>
            </w:pPr>
            <w:r>
              <w:rPr>
                <w:rFonts w:ascii="Times New Roman" w:hAnsi="Times New Roman" w:eastAsia="宋体"/>
                <w:b w:val="0"/>
                <w:sz w:val="18"/>
              </w:rPr>
              <w:t>40.00+40.00+50.00</w:t>
            </w:r>
          </w:p>
        </w:tc>
        <w:tc>
          <w:tcPr>
            <w:tcW w:w="1868" w:type="dxa"/>
            <w:tcMar>
              <w:left w:w="70" w:type="dxa"/>
              <w:right w:w="70" w:type="dxa"/>
            </w:tcMar>
            <w:vAlign w:val="center"/>
          </w:tcPr>
          <w:p w14:paraId="208CDF29">
            <w:pPr>
              <w:keepNext w:val="0"/>
              <w:spacing w:before="20" w:after="20" w:line="260" w:lineRule="exact"/>
              <w:ind w:firstLine="0" w:firstLineChars="0"/>
              <w:jc w:val="center"/>
            </w:pPr>
            <w:r>
              <w:rPr>
                <w:rFonts w:ascii="Times New Roman" w:hAnsi="Times New Roman" w:eastAsia="宋体"/>
                <w:b w:val="0"/>
                <w:sz w:val="18"/>
              </w:rPr>
              <w:t>0.10/0.21</w:t>
            </w:r>
          </w:p>
        </w:tc>
        <w:tc>
          <w:tcPr>
            <w:tcW w:w="1289" w:type="dxa"/>
            <w:tcMar>
              <w:left w:w="70" w:type="dxa"/>
              <w:right w:w="70" w:type="dxa"/>
            </w:tcMar>
            <w:vAlign w:val="center"/>
          </w:tcPr>
          <w:p w14:paraId="024ADEEA">
            <w:pPr>
              <w:keepNext w:val="0"/>
              <w:spacing w:before="20" w:after="20" w:line="260" w:lineRule="exact"/>
              <w:ind w:firstLine="0" w:firstLineChars="0"/>
              <w:jc w:val="center"/>
            </w:pPr>
            <w:r>
              <w:rPr>
                <w:rFonts w:ascii="Times New Roman" w:hAnsi="Times New Roman" w:eastAsia="宋体"/>
                <w:b w:val="0"/>
                <w:sz w:val="18"/>
              </w:rPr>
              <w:t>20.02</w:t>
            </w:r>
          </w:p>
        </w:tc>
        <w:tc>
          <w:tcPr>
            <w:tcW w:w="1289" w:type="dxa"/>
            <w:tcMar>
              <w:left w:w="70" w:type="dxa"/>
              <w:right w:w="70" w:type="dxa"/>
            </w:tcMar>
            <w:vAlign w:val="center"/>
          </w:tcPr>
          <w:p w14:paraId="748934F8">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5DBFD403">
            <w:pPr>
              <w:keepNext w:val="0"/>
              <w:spacing w:before="20" w:after="20" w:line="260" w:lineRule="exact"/>
              <w:ind w:firstLine="0" w:firstLineChars="0"/>
              <w:jc w:val="center"/>
            </w:pPr>
            <w:r>
              <w:rPr>
                <w:rFonts w:ascii="Times New Roman" w:hAnsi="Times New Roman" w:eastAsia="宋体"/>
                <w:b w:val="0"/>
                <w:sz w:val="18"/>
              </w:rPr>
              <w:t>76.07</w:t>
            </w:r>
          </w:p>
        </w:tc>
      </w:tr>
      <w:tr w14:paraId="7D67F15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7AECE1D0">
            <w:pPr>
              <w:keepNext w:val="0"/>
              <w:spacing w:before="20" w:after="20" w:line="260" w:lineRule="exact"/>
              <w:ind w:firstLine="0" w:firstLineChars="0"/>
              <w:jc w:val="center"/>
            </w:pPr>
            <w:r>
              <w:rPr>
                <w:rFonts w:ascii="Times New Roman" w:hAnsi="Times New Roman" w:eastAsia="宋体"/>
                <w:b w:val="0"/>
                <w:sz w:val="18"/>
              </w:rPr>
              <w:t>弹性</w:t>
            </w:r>
          </w:p>
        </w:tc>
        <w:tc>
          <w:tcPr>
            <w:tcW w:w="1289" w:type="dxa"/>
            <w:tcMar>
              <w:left w:w="70" w:type="dxa"/>
              <w:right w:w="70" w:type="dxa"/>
            </w:tcMar>
            <w:vAlign w:val="center"/>
          </w:tcPr>
          <w:p w14:paraId="7C082A7D">
            <w:pPr>
              <w:keepNext w:val="0"/>
              <w:spacing w:before="20" w:after="20" w:line="260" w:lineRule="exact"/>
              <w:ind w:firstLine="0" w:firstLineChars="0"/>
              <w:jc w:val="center"/>
            </w:pPr>
            <w:r>
              <w:rPr>
                <w:rFonts w:ascii="Times New Roman" w:hAnsi="Times New Roman" w:eastAsia="宋体"/>
                <w:b w:val="0"/>
                <w:sz w:val="18"/>
              </w:rPr>
              <w:t>40.00+40.00+50.00</w:t>
            </w:r>
          </w:p>
        </w:tc>
        <w:tc>
          <w:tcPr>
            <w:tcW w:w="1868" w:type="dxa"/>
            <w:tcMar>
              <w:left w:w="70" w:type="dxa"/>
              <w:right w:w="70" w:type="dxa"/>
            </w:tcMar>
            <w:vAlign w:val="center"/>
          </w:tcPr>
          <w:p w14:paraId="7BC02603">
            <w:pPr>
              <w:keepNext w:val="0"/>
              <w:spacing w:before="20" w:after="20" w:line="260" w:lineRule="exact"/>
              <w:ind w:firstLine="0" w:firstLineChars="0"/>
              <w:jc w:val="center"/>
            </w:pPr>
            <w:r>
              <w:rPr>
                <w:rFonts w:ascii="Times New Roman" w:hAnsi="Times New Roman" w:eastAsia="宋体"/>
                <w:b w:val="0"/>
                <w:sz w:val="18"/>
              </w:rPr>
              <w:t>0.00/0.00</w:t>
            </w:r>
          </w:p>
        </w:tc>
        <w:tc>
          <w:tcPr>
            <w:tcW w:w="1289" w:type="dxa"/>
            <w:tcMar>
              <w:left w:w="70" w:type="dxa"/>
              <w:right w:w="70" w:type="dxa"/>
            </w:tcMar>
            <w:vAlign w:val="center"/>
          </w:tcPr>
          <w:p w14:paraId="1C764DC9">
            <w:pPr>
              <w:keepNext w:val="0"/>
              <w:spacing w:before="20" w:after="20" w:line="260" w:lineRule="exact"/>
              <w:ind w:firstLine="0" w:firstLineChars="0"/>
              <w:jc w:val="center"/>
            </w:pPr>
            <w:r>
              <w:rPr>
                <w:rFonts w:ascii="Times New Roman" w:hAnsi="Times New Roman" w:eastAsia="宋体"/>
                <w:b w:val="0"/>
                <w:sz w:val="18"/>
              </w:rPr>
              <w:t>20.09</w:t>
            </w:r>
          </w:p>
        </w:tc>
        <w:tc>
          <w:tcPr>
            <w:tcW w:w="1289" w:type="dxa"/>
            <w:tcMar>
              <w:left w:w="70" w:type="dxa"/>
              <w:right w:w="70" w:type="dxa"/>
            </w:tcMar>
            <w:vAlign w:val="center"/>
          </w:tcPr>
          <w:p w14:paraId="37E9BA74">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416BFD38">
            <w:pPr>
              <w:keepNext w:val="0"/>
              <w:spacing w:before="20" w:after="20" w:line="260" w:lineRule="exact"/>
              <w:ind w:firstLine="0" w:firstLineChars="0"/>
              <w:jc w:val="center"/>
            </w:pPr>
            <w:r>
              <w:rPr>
                <w:rFonts w:ascii="Times New Roman" w:hAnsi="Times New Roman" w:eastAsia="宋体"/>
                <w:b w:val="0"/>
                <w:sz w:val="18"/>
              </w:rPr>
              <w:t>76.00</w:t>
            </w:r>
          </w:p>
        </w:tc>
      </w:tr>
    </w:tbl>
    <w:p w14:paraId="770ABEF0">
      <w:pPr>
        <w:pStyle w:val="7"/>
        <w:keepNext/>
        <w:numPr>
          <w:ilvl w:val="0"/>
          <w:numId w:val="0"/>
        </w:numPr>
        <w:spacing w:before="160" w:after="120" w:line="360" w:lineRule="auto"/>
        <w:ind w:firstLine="0"/>
      </w:pPr>
      <w:bookmarkStart w:id="187" w:name="bdz-00027站规划分析"/>
      <w:r>
        <w:rPr>
          <w:rFonts w:ascii="Times New Roman" w:hAnsi="Times New Roman" w:eastAsia="方正仿宋_GBK"/>
          <w:b/>
          <w:sz w:val="24"/>
        </w:rPr>
        <w:t>BDZ-00027站规划分析</w:t>
      </w:r>
      <w:bookmarkEnd w:id="187"/>
    </w:p>
    <w:p w14:paraId="216081F5">
      <w:pPr>
        <w:widowControl/>
        <w:spacing w:before="0" w:after="0" w:line="300" w:lineRule="auto"/>
        <w:ind w:firstLine="480"/>
        <w:jc w:val="both"/>
      </w:pPr>
      <w:r>
        <w:rPr>
          <w:rFonts w:ascii="Times New Roman" w:hAnsi="Times New Roman" w:eastAsia="方正仿宋_GBK"/>
          <w:b w:val="0"/>
          <w:sz w:val="24"/>
        </w:rPr>
        <w:t>该站基期主变配置为20.00+50.00 MVA，规划第4年转接前最大正向、反向净负荷分别为62.12 MW和36.81 MW，正向95%峰值持续时间为2.00 h。弹性方案第1年扩建50 MVA主变。</w:t>
      </w:r>
    </w:p>
    <w:p w14:paraId="399A334C">
      <w:pPr>
        <w:pStyle w:val="2"/>
        <w:widowControl/>
        <w:spacing w:before="0" w:after="0" w:line="300" w:lineRule="auto"/>
        <w:ind w:firstLine="480"/>
        <w:jc w:val="both"/>
      </w:pPr>
      <w:r>
        <w:rPr>
          <w:rFonts w:ascii="Times New Roman" w:hAnsi="Times New Roman" w:eastAsia="方正仿宋_GBK"/>
          <w:b w:val="0"/>
          <w:sz w:val="24"/>
        </w:rPr>
        <w:t>第4年承接4.38 MW，正向校核负荷增至66.50 MW。该站利用相应主变容量承担片区内部负荷，接收能力按承接后的负荷进行正常运行及</w:t>
      </w:r>
      <w:del w:id="337" w:author="白日梦想家" w:date="2026-10-02T21:42:05Z">
        <w:r>
          <w:rPr>
            <w:rFonts w:ascii="Times New Roman" w:hAnsi="Times New Roman" w:eastAsia="方正仿宋_GBK"/>
            <w:b w:val="0"/>
            <w:sz w:val="24"/>
          </w:rPr>
          <w:delText>单台主变退出</w:delText>
        </w:r>
      </w:del>
      <w:ins w:id="338" w:author="白日梦想家" w:date="2026-10-02T21:42:05Z">
        <w:r>
          <w:rPr>
            <w:rFonts w:hint="eastAsia"/>
            <w:b w:val="0"/>
            <w:sz w:val="24"/>
            <w:lang w:eastAsia="zh"/>
          </w:rPr>
          <w:t>主变N-1</w:t>
        </w:r>
      </w:ins>
      <w:r>
        <w:rPr>
          <w:rFonts w:ascii="Times New Roman" w:hAnsi="Times New Roman" w:eastAsia="方正仿宋_GBK"/>
          <w:b w:val="0"/>
          <w:sz w:val="24"/>
        </w:rPr>
        <w:t>校核。刚性方案第4年主变总容量为81.50 MVA，储能为28.60 MW；弹性方案相应为120.00 MVA和0.00 MW。弹性方案储能减少28.60 MW，</w:t>
      </w:r>
      <w:del w:id="339" w:author="白日梦想家" w:date="2026-10-02T21:45:22Z">
        <w:r>
          <w:rPr>
            <w:rFonts w:ascii="Times New Roman" w:hAnsi="Times New Roman" w:eastAsia="方正仿宋_GBK"/>
            <w:b w:val="0"/>
            <w:sz w:val="24"/>
          </w:rPr>
          <w:delText>退出工况</w:delText>
        </w:r>
      </w:del>
      <w:ins w:id="340" w:author="白日梦想家" w:date="2026-10-02T21:45:22Z">
        <w:r>
          <w:rPr>
            <w:rFonts w:hint="eastAsia"/>
            <w:b w:val="0"/>
            <w:sz w:val="24"/>
            <w:lang w:eastAsia="zh"/>
          </w:rPr>
          <w:t>主变N-1工况</w:t>
        </w:r>
      </w:ins>
      <w:r>
        <w:rPr>
          <w:rFonts w:ascii="Times New Roman" w:hAnsi="Times New Roman" w:eastAsia="方正仿宋_GBK"/>
          <w:b w:val="0"/>
          <w:sz w:val="24"/>
        </w:rPr>
        <w:t>的容量支撑更多由在役主变和站间负荷配置承担。</w:t>
      </w:r>
    </w:p>
    <w:p w14:paraId="72B8F6D1">
      <w:pPr>
        <w:pStyle w:val="2"/>
        <w:keepNext/>
        <w:spacing w:before="120" w:after="80" w:line="300" w:lineRule="auto"/>
        <w:ind w:firstLine="0"/>
        <w:jc w:val="center"/>
      </w:pPr>
      <w:r>
        <w:rPr>
          <w:rFonts w:ascii="Times New Roman" w:hAnsi="Times New Roman" w:eastAsia="宋体"/>
          <w:b w:val="0"/>
          <w:sz w:val="21"/>
        </w:rPr>
        <w:t>表5-17 BDZ-00027站第4年配置与负荷转接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289"/>
        <w:gridCol w:w="1289"/>
        <w:gridCol w:w="1868"/>
        <w:gridCol w:w="1289"/>
        <w:gridCol w:w="1289"/>
        <w:gridCol w:w="1289"/>
      </w:tblGrid>
      <w:tr w14:paraId="5F4161D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289" w:type="dxa"/>
            <w:tcMar>
              <w:left w:w="70" w:type="dxa"/>
              <w:right w:w="70" w:type="dxa"/>
            </w:tcMar>
            <w:vAlign w:val="center"/>
          </w:tcPr>
          <w:p w14:paraId="522D5EA0">
            <w:pPr>
              <w:keepNext w:val="0"/>
              <w:spacing w:before="20" w:after="20" w:line="260" w:lineRule="exact"/>
              <w:ind w:firstLine="0" w:firstLineChars="0"/>
              <w:jc w:val="center"/>
            </w:pPr>
            <w:r>
              <w:rPr>
                <w:rFonts w:ascii="Times New Roman" w:hAnsi="Times New Roman" w:eastAsia="宋体"/>
                <w:b/>
                <w:sz w:val="18"/>
              </w:rPr>
              <w:t>方案</w:t>
            </w:r>
          </w:p>
        </w:tc>
        <w:tc>
          <w:tcPr>
            <w:tcW w:w="1289" w:type="dxa"/>
            <w:tcMar>
              <w:left w:w="70" w:type="dxa"/>
              <w:right w:w="70" w:type="dxa"/>
            </w:tcMar>
            <w:vAlign w:val="center"/>
          </w:tcPr>
          <w:p w14:paraId="00E2E682">
            <w:pPr>
              <w:keepNext w:val="0"/>
              <w:spacing w:before="20" w:after="20" w:line="260" w:lineRule="exact"/>
              <w:ind w:firstLine="0" w:firstLineChars="0"/>
              <w:jc w:val="center"/>
            </w:pPr>
            <w:r>
              <w:rPr>
                <w:rFonts w:ascii="Times New Roman" w:hAnsi="Times New Roman" w:eastAsia="宋体"/>
                <w:b/>
                <w:sz w:val="18"/>
              </w:rPr>
              <w:t>主变组合/MVA</w:t>
            </w:r>
          </w:p>
        </w:tc>
        <w:tc>
          <w:tcPr>
            <w:tcW w:w="1868" w:type="dxa"/>
            <w:tcMar>
              <w:left w:w="70" w:type="dxa"/>
              <w:right w:w="70" w:type="dxa"/>
            </w:tcMar>
            <w:vAlign w:val="center"/>
          </w:tcPr>
          <w:p w14:paraId="47CB003D">
            <w:pPr>
              <w:keepNext w:val="0"/>
              <w:spacing w:before="20" w:after="20" w:line="260" w:lineRule="exact"/>
              <w:ind w:firstLine="0" w:firstLineChars="0"/>
              <w:jc w:val="center"/>
            </w:pPr>
            <w:r>
              <w:rPr>
                <w:rFonts w:ascii="Times New Roman" w:hAnsi="Times New Roman" w:eastAsia="宋体"/>
                <w:b/>
                <w:sz w:val="18"/>
              </w:rPr>
              <w:t>储能/MW/MWh</w:t>
            </w:r>
          </w:p>
        </w:tc>
        <w:tc>
          <w:tcPr>
            <w:tcW w:w="1289" w:type="dxa"/>
            <w:tcMar>
              <w:left w:w="70" w:type="dxa"/>
              <w:right w:w="70" w:type="dxa"/>
            </w:tcMar>
            <w:vAlign w:val="center"/>
          </w:tcPr>
          <w:p w14:paraId="6C91F463">
            <w:pPr>
              <w:keepNext w:val="0"/>
              <w:spacing w:before="20" w:after="20" w:line="260" w:lineRule="exact"/>
              <w:ind w:firstLine="0" w:firstLineChars="0"/>
              <w:jc w:val="center"/>
            </w:pPr>
            <w:r>
              <w:rPr>
                <w:rFonts w:ascii="Times New Roman" w:hAnsi="Times New Roman" w:eastAsia="宋体"/>
                <w:b/>
                <w:sz w:val="18"/>
              </w:rPr>
              <w:t>转出/MW</w:t>
            </w:r>
          </w:p>
        </w:tc>
        <w:tc>
          <w:tcPr>
            <w:tcW w:w="1289" w:type="dxa"/>
            <w:tcMar>
              <w:left w:w="70" w:type="dxa"/>
              <w:right w:w="70" w:type="dxa"/>
            </w:tcMar>
            <w:vAlign w:val="center"/>
          </w:tcPr>
          <w:p w14:paraId="0E2620AE">
            <w:pPr>
              <w:keepNext w:val="0"/>
              <w:spacing w:before="20" w:after="20" w:line="260" w:lineRule="exact"/>
              <w:ind w:firstLine="0" w:firstLineChars="0"/>
              <w:jc w:val="center"/>
            </w:pPr>
            <w:r>
              <w:rPr>
                <w:rFonts w:ascii="Times New Roman" w:hAnsi="Times New Roman" w:eastAsia="宋体"/>
                <w:b/>
                <w:sz w:val="18"/>
              </w:rPr>
              <w:t>承接/MW</w:t>
            </w:r>
          </w:p>
        </w:tc>
        <w:tc>
          <w:tcPr>
            <w:tcW w:w="1289" w:type="dxa"/>
            <w:tcMar>
              <w:left w:w="70" w:type="dxa"/>
              <w:right w:w="70" w:type="dxa"/>
            </w:tcMar>
            <w:vAlign w:val="center"/>
          </w:tcPr>
          <w:p w14:paraId="2F90C9FB">
            <w:pPr>
              <w:keepNext w:val="0"/>
              <w:spacing w:before="20" w:after="20" w:line="260" w:lineRule="exact"/>
              <w:ind w:firstLine="0" w:firstLineChars="0"/>
              <w:jc w:val="center"/>
            </w:pPr>
            <w:r>
              <w:rPr>
                <w:rFonts w:ascii="Times New Roman" w:hAnsi="Times New Roman" w:eastAsia="宋体"/>
                <w:b/>
                <w:sz w:val="18"/>
              </w:rPr>
              <w:t>正向负荷/MW</w:t>
            </w:r>
          </w:p>
        </w:tc>
      </w:tr>
      <w:tr w14:paraId="202C7F4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162DDA46">
            <w:pPr>
              <w:keepNext w:val="0"/>
              <w:spacing w:before="20" w:after="20" w:line="260" w:lineRule="exact"/>
              <w:ind w:firstLine="0" w:firstLineChars="0"/>
              <w:jc w:val="center"/>
            </w:pPr>
            <w:r>
              <w:rPr>
                <w:rFonts w:ascii="Times New Roman" w:hAnsi="Times New Roman" w:eastAsia="宋体"/>
                <w:b w:val="0"/>
                <w:sz w:val="18"/>
              </w:rPr>
              <w:t>刚性</w:t>
            </w:r>
          </w:p>
        </w:tc>
        <w:tc>
          <w:tcPr>
            <w:tcW w:w="1289" w:type="dxa"/>
            <w:tcMar>
              <w:left w:w="70" w:type="dxa"/>
              <w:right w:w="70" w:type="dxa"/>
            </w:tcMar>
            <w:vAlign w:val="center"/>
          </w:tcPr>
          <w:p w14:paraId="0E6F55A1">
            <w:pPr>
              <w:keepNext w:val="0"/>
              <w:spacing w:before="20" w:after="20" w:line="260" w:lineRule="exact"/>
              <w:ind w:firstLine="0" w:firstLineChars="0"/>
              <w:jc w:val="center"/>
            </w:pPr>
            <w:r>
              <w:rPr>
                <w:rFonts w:ascii="Times New Roman" w:hAnsi="Times New Roman" w:eastAsia="宋体"/>
                <w:b w:val="0"/>
                <w:sz w:val="18"/>
              </w:rPr>
              <w:t>31.50+50.00</w:t>
            </w:r>
          </w:p>
        </w:tc>
        <w:tc>
          <w:tcPr>
            <w:tcW w:w="1868" w:type="dxa"/>
            <w:tcMar>
              <w:left w:w="70" w:type="dxa"/>
              <w:right w:w="70" w:type="dxa"/>
            </w:tcMar>
            <w:vAlign w:val="center"/>
          </w:tcPr>
          <w:p w14:paraId="0BFFEA45">
            <w:pPr>
              <w:keepNext w:val="0"/>
              <w:spacing w:before="20" w:after="20" w:line="260" w:lineRule="exact"/>
              <w:ind w:firstLine="0" w:firstLineChars="0"/>
              <w:jc w:val="center"/>
            </w:pPr>
            <w:r>
              <w:rPr>
                <w:rFonts w:ascii="Times New Roman" w:hAnsi="Times New Roman" w:eastAsia="宋体"/>
                <w:b w:val="0"/>
                <w:sz w:val="18"/>
              </w:rPr>
              <w:t>28.60/61.49</w:t>
            </w:r>
          </w:p>
        </w:tc>
        <w:tc>
          <w:tcPr>
            <w:tcW w:w="1289" w:type="dxa"/>
            <w:tcMar>
              <w:left w:w="70" w:type="dxa"/>
              <w:right w:w="70" w:type="dxa"/>
            </w:tcMar>
            <w:vAlign w:val="center"/>
          </w:tcPr>
          <w:p w14:paraId="2FE621E9">
            <w:pPr>
              <w:keepNext w:val="0"/>
              <w:spacing w:before="20" w:after="20" w:line="260" w:lineRule="exact"/>
              <w:ind w:firstLine="0" w:firstLineChars="0"/>
              <w:jc w:val="center"/>
            </w:pPr>
            <w:r>
              <w:rPr>
                <w:rFonts w:ascii="Times New Roman" w:hAnsi="Times New Roman" w:eastAsia="宋体"/>
                <w:b w:val="0"/>
                <w:sz w:val="18"/>
              </w:rPr>
              <w:t>3.60</w:t>
            </w:r>
          </w:p>
        </w:tc>
        <w:tc>
          <w:tcPr>
            <w:tcW w:w="1289" w:type="dxa"/>
            <w:tcMar>
              <w:left w:w="70" w:type="dxa"/>
              <w:right w:w="70" w:type="dxa"/>
            </w:tcMar>
            <w:vAlign w:val="center"/>
          </w:tcPr>
          <w:p w14:paraId="4EC09EF9">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444C0D18">
            <w:pPr>
              <w:keepNext w:val="0"/>
              <w:spacing w:before="20" w:after="20" w:line="260" w:lineRule="exact"/>
              <w:ind w:firstLine="0" w:firstLineChars="0"/>
              <w:jc w:val="center"/>
            </w:pPr>
            <w:r>
              <w:rPr>
                <w:rFonts w:ascii="Times New Roman" w:hAnsi="Times New Roman" w:eastAsia="宋体"/>
                <w:b w:val="0"/>
                <w:sz w:val="18"/>
              </w:rPr>
              <w:t>58.52</w:t>
            </w:r>
          </w:p>
        </w:tc>
      </w:tr>
      <w:tr w14:paraId="58DE6D9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5C35AC63">
            <w:pPr>
              <w:keepNext w:val="0"/>
              <w:spacing w:before="20" w:after="20" w:line="260" w:lineRule="exact"/>
              <w:ind w:firstLine="0" w:firstLineChars="0"/>
              <w:jc w:val="center"/>
            </w:pPr>
            <w:r>
              <w:rPr>
                <w:rFonts w:ascii="Times New Roman" w:hAnsi="Times New Roman" w:eastAsia="宋体"/>
                <w:b w:val="0"/>
                <w:sz w:val="18"/>
              </w:rPr>
              <w:t>弹性</w:t>
            </w:r>
          </w:p>
        </w:tc>
        <w:tc>
          <w:tcPr>
            <w:tcW w:w="1289" w:type="dxa"/>
            <w:tcMar>
              <w:left w:w="70" w:type="dxa"/>
              <w:right w:w="70" w:type="dxa"/>
            </w:tcMar>
            <w:vAlign w:val="center"/>
          </w:tcPr>
          <w:p w14:paraId="0A2A1580">
            <w:pPr>
              <w:keepNext w:val="0"/>
              <w:spacing w:before="20" w:after="20" w:line="260" w:lineRule="exact"/>
              <w:ind w:firstLine="0" w:firstLineChars="0"/>
              <w:jc w:val="center"/>
            </w:pPr>
            <w:r>
              <w:rPr>
                <w:rFonts w:ascii="Times New Roman" w:hAnsi="Times New Roman" w:eastAsia="宋体"/>
                <w:b w:val="0"/>
                <w:sz w:val="18"/>
              </w:rPr>
              <w:t>20.00+50.00+50.00</w:t>
            </w:r>
          </w:p>
        </w:tc>
        <w:tc>
          <w:tcPr>
            <w:tcW w:w="1868" w:type="dxa"/>
            <w:tcMar>
              <w:left w:w="70" w:type="dxa"/>
              <w:right w:w="70" w:type="dxa"/>
            </w:tcMar>
            <w:vAlign w:val="center"/>
          </w:tcPr>
          <w:p w14:paraId="2803625C">
            <w:pPr>
              <w:keepNext w:val="0"/>
              <w:spacing w:before="20" w:after="20" w:line="260" w:lineRule="exact"/>
              <w:ind w:firstLine="0" w:firstLineChars="0"/>
              <w:jc w:val="center"/>
            </w:pPr>
            <w:r>
              <w:rPr>
                <w:rFonts w:ascii="Times New Roman" w:hAnsi="Times New Roman" w:eastAsia="宋体"/>
                <w:b w:val="0"/>
                <w:sz w:val="18"/>
              </w:rPr>
              <w:t>0.00/0.00</w:t>
            </w:r>
          </w:p>
        </w:tc>
        <w:tc>
          <w:tcPr>
            <w:tcW w:w="1289" w:type="dxa"/>
            <w:tcMar>
              <w:left w:w="70" w:type="dxa"/>
              <w:right w:w="70" w:type="dxa"/>
            </w:tcMar>
            <w:vAlign w:val="center"/>
          </w:tcPr>
          <w:p w14:paraId="784E55E4">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12B38326">
            <w:pPr>
              <w:keepNext w:val="0"/>
              <w:spacing w:before="20" w:after="20" w:line="260" w:lineRule="exact"/>
              <w:ind w:firstLine="0" w:firstLineChars="0"/>
              <w:jc w:val="center"/>
            </w:pPr>
            <w:r>
              <w:rPr>
                <w:rFonts w:ascii="Times New Roman" w:hAnsi="Times New Roman" w:eastAsia="宋体"/>
                <w:b w:val="0"/>
                <w:sz w:val="18"/>
              </w:rPr>
              <w:t>4.38</w:t>
            </w:r>
          </w:p>
        </w:tc>
        <w:tc>
          <w:tcPr>
            <w:tcW w:w="1289" w:type="dxa"/>
            <w:tcMar>
              <w:left w:w="70" w:type="dxa"/>
              <w:right w:w="70" w:type="dxa"/>
            </w:tcMar>
            <w:vAlign w:val="center"/>
          </w:tcPr>
          <w:p w14:paraId="132F1BFB">
            <w:pPr>
              <w:keepNext w:val="0"/>
              <w:spacing w:before="20" w:after="20" w:line="260" w:lineRule="exact"/>
              <w:ind w:firstLine="0" w:firstLineChars="0"/>
              <w:jc w:val="center"/>
            </w:pPr>
            <w:r>
              <w:rPr>
                <w:rFonts w:ascii="Times New Roman" w:hAnsi="Times New Roman" w:eastAsia="宋体"/>
                <w:b w:val="0"/>
                <w:sz w:val="18"/>
              </w:rPr>
              <w:t>66.50</w:t>
            </w:r>
          </w:p>
        </w:tc>
      </w:tr>
    </w:tbl>
    <w:p w14:paraId="2E473775">
      <w:pPr>
        <w:pStyle w:val="7"/>
        <w:keepNext/>
        <w:numPr>
          <w:ilvl w:val="0"/>
          <w:numId w:val="0"/>
        </w:numPr>
        <w:spacing w:before="160" w:after="120" w:line="360" w:lineRule="auto"/>
        <w:ind w:firstLine="0"/>
      </w:pPr>
      <w:bookmarkStart w:id="188" w:name="bdz-00028站规划分析"/>
      <w:r>
        <w:rPr>
          <w:rFonts w:ascii="Times New Roman" w:hAnsi="Times New Roman" w:eastAsia="方正仿宋_GBK"/>
          <w:b/>
          <w:sz w:val="24"/>
        </w:rPr>
        <w:t>BDZ-00028站规划分析</w:t>
      </w:r>
      <w:bookmarkEnd w:id="188"/>
    </w:p>
    <w:p w14:paraId="118A1514">
      <w:pPr>
        <w:widowControl/>
        <w:spacing w:before="0" w:after="0" w:line="300" w:lineRule="auto"/>
        <w:ind w:firstLine="480"/>
        <w:jc w:val="both"/>
      </w:pPr>
      <w:r>
        <w:rPr>
          <w:rFonts w:ascii="Times New Roman" w:hAnsi="Times New Roman" w:eastAsia="方正仿宋_GBK"/>
          <w:b w:val="0"/>
          <w:sz w:val="24"/>
        </w:rPr>
        <w:t>该站基期主变配置为31.50+80.00 MVA，规划第4年转接前最大正向、反向净负荷分别为108.09 MW和0.00 MW，正向95%峰值持续时间为3.00 h。弹性方案第1年实施主变增容，新购容量63.00 MVA。</w:t>
      </w:r>
    </w:p>
    <w:p w14:paraId="6A9D70CB">
      <w:pPr>
        <w:pStyle w:val="2"/>
        <w:widowControl/>
        <w:spacing w:before="0" w:after="0" w:line="300" w:lineRule="auto"/>
        <w:ind w:firstLine="480"/>
        <w:jc w:val="both"/>
      </w:pPr>
      <w:r>
        <w:rPr>
          <w:rFonts w:ascii="Times New Roman" w:hAnsi="Times New Roman" w:eastAsia="方正仿宋_GBK"/>
          <w:b w:val="0"/>
          <w:sz w:val="24"/>
        </w:rPr>
        <w:t>第4年转出48.24 MW、承接0.00 MW后，正向校核负荷为59.85 MW。负荷转出降低正向需求，同时将反向校核上界提高至48.24 MW，配置按两个方向共同确定。刚性方案第4年主变总容量为143.00 MVA，储能为0.00 MW；弹性方案相应为143.00 MVA和0.00 MW。两类方案的本站主变配置接近，差异主要通过区域其他站点的容量和负荷安排体现。</w:t>
      </w:r>
    </w:p>
    <w:p w14:paraId="16B5AAB0">
      <w:pPr>
        <w:pStyle w:val="2"/>
        <w:keepNext/>
        <w:spacing w:before="120" w:after="80" w:line="300" w:lineRule="auto"/>
        <w:ind w:firstLine="0"/>
        <w:jc w:val="center"/>
      </w:pPr>
      <w:r>
        <w:rPr>
          <w:rFonts w:ascii="Times New Roman" w:hAnsi="Times New Roman" w:eastAsia="宋体"/>
          <w:b w:val="0"/>
          <w:sz w:val="21"/>
        </w:rPr>
        <w:t>表5-18 BDZ-00028站第4年配置与负荷转接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289"/>
        <w:gridCol w:w="1289"/>
        <w:gridCol w:w="1868"/>
        <w:gridCol w:w="1289"/>
        <w:gridCol w:w="1289"/>
        <w:gridCol w:w="1289"/>
      </w:tblGrid>
      <w:tr w14:paraId="6287852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289" w:type="dxa"/>
            <w:tcMar>
              <w:left w:w="70" w:type="dxa"/>
              <w:right w:w="70" w:type="dxa"/>
            </w:tcMar>
            <w:vAlign w:val="center"/>
          </w:tcPr>
          <w:p w14:paraId="6BFE7186">
            <w:pPr>
              <w:keepNext w:val="0"/>
              <w:spacing w:before="20" w:after="20" w:line="260" w:lineRule="exact"/>
              <w:ind w:firstLine="0" w:firstLineChars="0"/>
              <w:jc w:val="center"/>
            </w:pPr>
            <w:r>
              <w:rPr>
                <w:rFonts w:ascii="Times New Roman" w:hAnsi="Times New Roman" w:eastAsia="宋体"/>
                <w:b/>
                <w:sz w:val="18"/>
              </w:rPr>
              <w:t>方案</w:t>
            </w:r>
          </w:p>
        </w:tc>
        <w:tc>
          <w:tcPr>
            <w:tcW w:w="1289" w:type="dxa"/>
            <w:tcMar>
              <w:left w:w="70" w:type="dxa"/>
              <w:right w:w="70" w:type="dxa"/>
            </w:tcMar>
            <w:vAlign w:val="center"/>
          </w:tcPr>
          <w:p w14:paraId="055A7867">
            <w:pPr>
              <w:keepNext w:val="0"/>
              <w:spacing w:before="20" w:after="20" w:line="260" w:lineRule="exact"/>
              <w:ind w:firstLine="0" w:firstLineChars="0"/>
              <w:jc w:val="center"/>
            </w:pPr>
            <w:r>
              <w:rPr>
                <w:rFonts w:ascii="Times New Roman" w:hAnsi="Times New Roman" w:eastAsia="宋体"/>
                <w:b/>
                <w:sz w:val="18"/>
              </w:rPr>
              <w:t>主变组合/MVA</w:t>
            </w:r>
          </w:p>
        </w:tc>
        <w:tc>
          <w:tcPr>
            <w:tcW w:w="1868" w:type="dxa"/>
            <w:tcMar>
              <w:left w:w="70" w:type="dxa"/>
              <w:right w:w="70" w:type="dxa"/>
            </w:tcMar>
            <w:vAlign w:val="center"/>
          </w:tcPr>
          <w:p w14:paraId="65F1A1C2">
            <w:pPr>
              <w:keepNext w:val="0"/>
              <w:spacing w:before="20" w:after="20" w:line="260" w:lineRule="exact"/>
              <w:ind w:firstLine="0" w:firstLineChars="0"/>
              <w:jc w:val="center"/>
            </w:pPr>
            <w:r>
              <w:rPr>
                <w:rFonts w:ascii="Times New Roman" w:hAnsi="Times New Roman" w:eastAsia="宋体"/>
                <w:b/>
                <w:sz w:val="18"/>
              </w:rPr>
              <w:t>储能/MW/MWh</w:t>
            </w:r>
          </w:p>
        </w:tc>
        <w:tc>
          <w:tcPr>
            <w:tcW w:w="1289" w:type="dxa"/>
            <w:tcMar>
              <w:left w:w="70" w:type="dxa"/>
              <w:right w:w="70" w:type="dxa"/>
            </w:tcMar>
            <w:vAlign w:val="center"/>
          </w:tcPr>
          <w:p w14:paraId="54DCE5FC">
            <w:pPr>
              <w:keepNext w:val="0"/>
              <w:spacing w:before="20" w:after="20" w:line="260" w:lineRule="exact"/>
              <w:ind w:firstLine="0" w:firstLineChars="0"/>
              <w:jc w:val="center"/>
            </w:pPr>
            <w:r>
              <w:rPr>
                <w:rFonts w:ascii="Times New Roman" w:hAnsi="Times New Roman" w:eastAsia="宋体"/>
                <w:b/>
                <w:sz w:val="18"/>
              </w:rPr>
              <w:t>转出/MW</w:t>
            </w:r>
          </w:p>
        </w:tc>
        <w:tc>
          <w:tcPr>
            <w:tcW w:w="1289" w:type="dxa"/>
            <w:tcMar>
              <w:left w:w="70" w:type="dxa"/>
              <w:right w:w="70" w:type="dxa"/>
            </w:tcMar>
            <w:vAlign w:val="center"/>
          </w:tcPr>
          <w:p w14:paraId="49E9E475">
            <w:pPr>
              <w:keepNext w:val="0"/>
              <w:spacing w:before="20" w:after="20" w:line="260" w:lineRule="exact"/>
              <w:ind w:firstLine="0" w:firstLineChars="0"/>
              <w:jc w:val="center"/>
            </w:pPr>
            <w:r>
              <w:rPr>
                <w:rFonts w:ascii="Times New Roman" w:hAnsi="Times New Roman" w:eastAsia="宋体"/>
                <w:b/>
                <w:sz w:val="18"/>
              </w:rPr>
              <w:t>承接/MW</w:t>
            </w:r>
          </w:p>
        </w:tc>
        <w:tc>
          <w:tcPr>
            <w:tcW w:w="1289" w:type="dxa"/>
            <w:tcMar>
              <w:left w:w="70" w:type="dxa"/>
              <w:right w:w="70" w:type="dxa"/>
            </w:tcMar>
            <w:vAlign w:val="center"/>
          </w:tcPr>
          <w:p w14:paraId="21E0DA30">
            <w:pPr>
              <w:keepNext w:val="0"/>
              <w:spacing w:before="20" w:after="20" w:line="260" w:lineRule="exact"/>
              <w:ind w:firstLine="0" w:firstLineChars="0"/>
              <w:jc w:val="center"/>
            </w:pPr>
            <w:r>
              <w:rPr>
                <w:rFonts w:ascii="Times New Roman" w:hAnsi="Times New Roman" w:eastAsia="宋体"/>
                <w:b/>
                <w:sz w:val="18"/>
              </w:rPr>
              <w:t>正向负荷/MW</w:t>
            </w:r>
          </w:p>
        </w:tc>
      </w:tr>
      <w:tr w14:paraId="78F3C6A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22149D1D">
            <w:pPr>
              <w:keepNext w:val="0"/>
              <w:spacing w:before="20" w:after="20" w:line="260" w:lineRule="exact"/>
              <w:ind w:firstLine="0" w:firstLineChars="0"/>
              <w:jc w:val="center"/>
            </w:pPr>
            <w:r>
              <w:rPr>
                <w:rFonts w:ascii="Times New Roman" w:hAnsi="Times New Roman" w:eastAsia="宋体"/>
                <w:b w:val="0"/>
                <w:sz w:val="18"/>
              </w:rPr>
              <w:t>刚性</w:t>
            </w:r>
          </w:p>
        </w:tc>
        <w:tc>
          <w:tcPr>
            <w:tcW w:w="1289" w:type="dxa"/>
            <w:tcMar>
              <w:left w:w="70" w:type="dxa"/>
              <w:right w:w="70" w:type="dxa"/>
            </w:tcMar>
            <w:vAlign w:val="center"/>
          </w:tcPr>
          <w:p w14:paraId="17A83F19">
            <w:pPr>
              <w:keepNext w:val="0"/>
              <w:spacing w:before="20" w:after="20" w:line="260" w:lineRule="exact"/>
              <w:ind w:firstLine="0" w:firstLineChars="0"/>
              <w:jc w:val="center"/>
            </w:pPr>
            <w:r>
              <w:rPr>
                <w:rFonts w:ascii="Times New Roman" w:hAnsi="Times New Roman" w:eastAsia="宋体"/>
                <w:b w:val="0"/>
                <w:sz w:val="18"/>
              </w:rPr>
              <w:t>63.00+80.00</w:t>
            </w:r>
          </w:p>
        </w:tc>
        <w:tc>
          <w:tcPr>
            <w:tcW w:w="1868" w:type="dxa"/>
            <w:tcMar>
              <w:left w:w="70" w:type="dxa"/>
              <w:right w:w="70" w:type="dxa"/>
            </w:tcMar>
            <w:vAlign w:val="center"/>
          </w:tcPr>
          <w:p w14:paraId="0F075B62">
            <w:pPr>
              <w:keepNext w:val="0"/>
              <w:spacing w:before="20" w:after="20" w:line="260" w:lineRule="exact"/>
              <w:ind w:firstLine="0" w:firstLineChars="0"/>
              <w:jc w:val="center"/>
            </w:pPr>
            <w:r>
              <w:rPr>
                <w:rFonts w:ascii="Times New Roman" w:hAnsi="Times New Roman" w:eastAsia="宋体"/>
                <w:b w:val="0"/>
                <w:sz w:val="18"/>
              </w:rPr>
              <w:t>0.00/0.00</w:t>
            </w:r>
          </w:p>
        </w:tc>
        <w:tc>
          <w:tcPr>
            <w:tcW w:w="1289" w:type="dxa"/>
            <w:tcMar>
              <w:left w:w="70" w:type="dxa"/>
              <w:right w:w="70" w:type="dxa"/>
            </w:tcMar>
            <w:vAlign w:val="center"/>
          </w:tcPr>
          <w:p w14:paraId="20381F8E">
            <w:pPr>
              <w:keepNext w:val="0"/>
              <w:spacing w:before="20" w:after="20" w:line="260" w:lineRule="exact"/>
              <w:ind w:firstLine="0" w:firstLineChars="0"/>
              <w:jc w:val="center"/>
            </w:pPr>
            <w:r>
              <w:rPr>
                <w:rFonts w:ascii="Times New Roman" w:hAnsi="Times New Roman" w:eastAsia="宋体"/>
                <w:b w:val="0"/>
                <w:sz w:val="18"/>
              </w:rPr>
              <w:t>48.24</w:t>
            </w:r>
          </w:p>
        </w:tc>
        <w:tc>
          <w:tcPr>
            <w:tcW w:w="1289" w:type="dxa"/>
            <w:tcMar>
              <w:left w:w="70" w:type="dxa"/>
              <w:right w:w="70" w:type="dxa"/>
            </w:tcMar>
            <w:vAlign w:val="center"/>
          </w:tcPr>
          <w:p w14:paraId="5CD393F1">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73E41D1B">
            <w:pPr>
              <w:keepNext w:val="0"/>
              <w:spacing w:before="20" w:after="20" w:line="260" w:lineRule="exact"/>
              <w:ind w:firstLine="0" w:firstLineChars="0"/>
              <w:jc w:val="center"/>
            </w:pPr>
            <w:r>
              <w:rPr>
                <w:rFonts w:ascii="Times New Roman" w:hAnsi="Times New Roman" w:eastAsia="宋体"/>
                <w:b w:val="0"/>
                <w:sz w:val="18"/>
              </w:rPr>
              <w:t>59.85</w:t>
            </w:r>
          </w:p>
        </w:tc>
      </w:tr>
      <w:tr w14:paraId="2D15FE4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327B39AE">
            <w:pPr>
              <w:keepNext w:val="0"/>
              <w:spacing w:before="20" w:after="20" w:line="260" w:lineRule="exact"/>
              <w:ind w:firstLine="0" w:firstLineChars="0"/>
              <w:jc w:val="center"/>
            </w:pPr>
            <w:r>
              <w:rPr>
                <w:rFonts w:ascii="Times New Roman" w:hAnsi="Times New Roman" w:eastAsia="宋体"/>
                <w:b w:val="0"/>
                <w:sz w:val="18"/>
              </w:rPr>
              <w:t>弹性</w:t>
            </w:r>
          </w:p>
        </w:tc>
        <w:tc>
          <w:tcPr>
            <w:tcW w:w="1289" w:type="dxa"/>
            <w:tcMar>
              <w:left w:w="70" w:type="dxa"/>
              <w:right w:w="70" w:type="dxa"/>
            </w:tcMar>
            <w:vAlign w:val="center"/>
          </w:tcPr>
          <w:p w14:paraId="155B6B29">
            <w:pPr>
              <w:keepNext w:val="0"/>
              <w:spacing w:before="20" w:after="20" w:line="260" w:lineRule="exact"/>
              <w:ind w:firstLine="0" w:firstLineChars="0"/>
              <w:jc w:val="center"/>
            </w:pPr>
            <w:r>
              <w:rPr>
                <w:rFonts w:ascii="Times New Roman" w:hAnsi="Times New Roman" w:eastAsia="宋体"/>
                <w:b w:val="0"/>
                <w:sz w:val="18"/>
              </w:rPr>
              <w:t>63.00+80.00</w:t>
            </w:r>
          </w:p>
        </w:tc>
        <w:tc>
          <w:tcPr>
            <w:tcW w:w="1868" w:type="dxa"/>
            <w:tcMar>
              <w:left w:w="70" w:type="dxa"/>
              <w:right w:w="70" w:type="dxa"/>
            </w:tcMar>
            <w:vAlign w:val="center"/>
          </w:tcPr>
          <w:p w14:paraId="4B9898A4">
            <w:pPr>
              <w:keepNext w:val="0"/>
              <w:spacing w:before="20" w:after="20" w:line="260" w:lineRule="exact"/>
              <w:ind w:firstLine="0" w:firstLineChars="0"/>
              <w:jc w:val="center"/>
            </w:pPr>
            <w:r>
              <w:rPr>
                <w:rFonts w:ascii="Times New Roman" w:hAnsi="Times New Roman" w:eastAsia="宋体"/>
                <w:b w:val="0"/>
                <w:sz w:val="18"/>
              </w:rPr>
              <w:t>0.00/0.00</w:t>
            </w:r>
          </w:p>
        </w:tc>
        <w:tc>
          <w:tcPr>
            <w:tcW w:w="1289" w:type="dxa"/>
            <w:tcMar>
              <w:left w:w="70" w:type="dxa"/>
              <w:right w:w="70" w:type="dxa"/>
            </w:tcMar>
            <w:vAlign w:val="center"/>
          </w:tcPr>
          <w:p w14:paraId="0FFEC024">
            <w:pPr>
              <w:keepNext w:val="0"/>
              <w:spacing w:before="20" w:after="20" w:line="260" w:lineRule="exact"/>
              <w:ind w:firstLine="0" w:firstLineChars="0"/>
              <w:jc w:val="center"/>
            </w:pPr>
            <w:r>
              <w:rPr>
                <w:rFonts w:ascii="Times New Roman" w:hAnsi="Times New Roman" w:eastAsia="宋体"/>
                <w:b w:val="0"/>
                <w:sz w:val="18"/>
              </w:rPr>
              <w:t>48.24</w:t>
            </w:r>
          </w:p>
        </w:tc>
        <w:tc>
          <w:tcPr>
            <w:tcW w:w="1289" w:type="dxa"/>
            <w:tcMar>
              <w:left w:w="70" w:type="dxa"/>
              <w:right w:w="70" w:type="dxa"/>
            </w:tcMar>
            <w:vAlign w:val="center"/>
          </w:tcPr>
          <w:p w14:paraId="482269AB">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408328F9">
            <w:pPr>
              <w:keepNext w:val="0"/>
              <w:spacing w:before="20" w:after="20" w:line="260" w:lineRule="exact"/>
              <w:ind w:firstLine="0" w:firstLineChars="0"/>
              <w:jc w:val="center"/>
            </w:pPr>
            <w:r>
              <w:rPr>
                <w:rFonts w:ascii="Times New Roman" w:hAnsi="Times New Roman" w:eastAsia="宋体"/>
                <w:b w:val="0"/>
                <w:sz w:val="18"/>
              </w:rPr>
              <w:t>59.85</w:t>
            </w:r>
          </w:p>
        </w:tc>
      </w:tr>
    </w:tbl>
    <w:p w14:paraId="072ABF36">
      <w:pPr>
        <w:pStyle w:val="7"/>
        <w:keepNext/>
        <w:numPr>
          <w:ilvl w:val="0"/>
          <w:numId w:val="0"/>
        </w:numPr>
        <w:spacing w:before="160" w:after="120" w:line="360" w:lineRule="auto"/>
        <w:ind w:firstLine="0"/>
      </w:pPr>
      <w:bookmarkStart w:id="189" w:name="bdz-00031站规划分析"/>
      <w:r>
        <w:rPr>
          <w:rFonts w:ascii="Times New Roman" w:hAnsi="Times New Roman" w:eastAsia="方正仿宋_GBK"/>
          <w:b/>
          <w:sz w:val="24"/>
        </w:rPr>
        <w:t>BDZ-00031站规划分析</w:t>
      </w:r>
      <w:bookmarkEnd w:id="189"/>
    </w:p>
    <w:p w14:paraId="5F10AC53">
      <w:pPr>
        <w:widowControl/>
        <w:spacing w:before="0" w:after="0" w:line="300" w:lineRule="auto"/>
        <w:ind w:firstLine="480"/>
        <w:jc w:val="both"/>
      </w:pPr>
      <w:r>
        <w:rPr>
          <w:rFonts w:ascii="Times New Roman" w:hAnsi="Times New Roman" w:eastAsia="方正仿宋_GBK"/>
          <w:b w:val="0"/>
          <w:sz w:val="24"/>
        </w:rPr>
        <w:t>该站基期主变配置为31.50+40.00 MVA，规划第4年转接前最大正向、反向净负荷分别为41.63 MW和30.82 MW，正向95%峰值持续时间为3.00 h。弹性方案沿用基期主变容量，后续各年通过站间负荷转接满足容量需求。</w:t>
      </w:r>
    </w:p>
    <w:p w14:paraId="02BDC7C1">
      <w:pPr>
        <w:pStyle w:val="2"/>
        <w:widowControl/>
        <w:spacing w:before="0" w:after="0" w:line="300" w:lineRule="auto"/>
        <w:ind w:firstLine="480"/>
        <w:jc w:val="both"/>
      </w:pPr>
      <w:r>
        <w:rPr>
          <w:rFonts w:ascii="Times New Roman" w:hAnsi="Times New Roman" w:eastAsia="方正仿宋_GBK"/>
          <w:b w:val="0"/>
          <w:sz w:val="24"/>
        </w:rPr>
        <w:t>第4年转出11.71 MW、承接0.00 MW后，正向校核负荷为29.92 MW。负荷转出降低正向需求，同时将反向校核上界提高至42.53 MW，配置按两个方向共同确定。刚性方案第4年主变总容量为71.50 MVA，储能为0.00 MW；弹性方案相应为71.50 MVA和0.00 MW。两类方案的本站主变配置接近，差异主要通过区域其他站点的容量和负荷安排体现。</w:t>
      </w:r>
    </w:p>
    <w:p w14:paraId="48121EEE">
      <w:pPr>
        <w:pStyle w:val="2"/>
        <w:keepNext/>
        <w:spacing w:before="120" w:after="80" w:line="300" w:lineRule="auto"/>
        <w:ind w:firstLine="0"/>
        <w:jc w:val="center"/>
      </w:pPr>
      <w:r>
        <w:rPr>
          <w:rFonts w:ascii="Times New Roman" w:hAnsi="Times New Roman" w:eastAsia="宋体"/>
          <w:b w:val="0"/>
          <w:sz w:val="21"/>
        </w:rPr>
        <w:t>表5-19 BDZ-00031站第4年配置与负荷转接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289"/>
        <w:gridCol w:w="1289"/>
        <w:gridCol w:w="1868"/>
        <w:gridCol w:w="1289"/>
        <w:gridCol w:w="1289"/>
        <w:gridCol w:w="1289"/>
      </w:tblGrid>
      <w:tr w14:paraId="7174009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289" w:type="dxa"/>
            <w:tcMar>
              <w:left w:w="70" w:type="dxa"/>
              <w:right w:w="70" w:type="dxa"/>
            </w:tcMar>
            <w:vAlign w:val="center"/>
          </w:tcPr>
          <w:p w14:paraId="07BE9D65">
            <w:pPr>
              <w:keepNext w:val="0"/>
              <w:spacing w:before="20" w:after="20" w:line="260" w:lineRule="exact"/>
              <w:ind w:firstLine="0" w:firstLineChars="0"/>
              <w:jc w:val="center"/>
            </w:pPr>
            <w:r>
              <w:rPr>
                <w:rFonts w:ascii="Times New Roman" w:hAnsi="Times New Roman" w:eastAsia="宋体"/>
                <w:b/>
                <w:sz w:val="18"/>
              </w:rPr>
              <w:t>方案</w:t>
            </w:r>
          </w:p>
        </w:tc>
        <w:tc>
          <w:tcPr>
            <w:tcW w:w="1289" w:type="dxa"/>
            <w:tcMar>
              <w:left w:w="70" w:type="dxa"/>
              <w:right w:w="70" w:type="dxa"/>
            </w:tcMar>
            <w:vAlign w:val="center"/>
          </w:tcPr>
          <w:p w14:paraId="46D3C997">
            <w:pPr>
              <w:keepNext w:val="0"/>
              <w:spacing w:before="20" w:after="20" w:line="260" w:lineRule="exact"/>
              <w:ind w:firstLine="0" w:firstLineChars="0"/>
              <w:jc w:val="center"/>
            </w:pPr>
            <w:r>
              <w:rPr>
                <w:rFonts w:ascii="Times New Roman" w:hAnsi="Times New Roman" w:eastAsia="宋体"/>
                <w:b/>
                <w:sz w:val="18"/>
              </w:rPr>
              <w:t>主变组合/MVA</w:t>
            </w:r>
          </w:p>
        </w:tc>
        <w:tc>
          <w:tcPr>
            <w:tcW w:w="1868" w:type="dxa"/>
            <w:tcMar>
              <w:left w:w="70" w:type="dxa"/>
              <w:right w:w="70" w:type="dxa"/>
            </w:tcMar>
            <w:vAlign w:val="center"/>
          </w:tcPr>
          <w:p w14:paraId="3100421D">
            <w:pPr>
              <w:keepNext w:val="0"/>
              <w:spacing w:before="20" w:after="20" w:line="260" w:lineRule="exact"/>
              <w:ind w:firstLine="0" w:firstLineChars="0"/>
              <w:jc w:val="center"/>
            </w:pPr>
            <w:r>
              <w:rPr>
                <w:rFonts w:ascii="Times New Roman" w:hAnsi="Times New Roman" w:eastAsia="宋体"/>
                <w:b/>
                <w:sz w:val="18"/>
              </w:rPr>
              <w:t>储能/MW/MWh</w:t>
            </w:r>
          </w:p>
        </w:tc>
        <w:tc>
          <w:tcPr>
            <w:tcW w:w="1289" w:type="dxa"/>
            <w:tcMar>
              <w:left w:w="70" w:type="dxa"/>
              <w:right w:w="70" w:type="dxa"/>
            </w:tcMar>
            <w:vAlign w:val="center"/>
          </w:tcPr>
          <w:p w14:paraId="35D696FE">
            <w:pPr>
              <w:keepNext w:val="0"/>
              <w:spacing w:before="20" w:after="20" w:line="260" w:lineRule="exact"/>
              <w:ind w:firstLine="0" w:firstLineChars="0"/>
              <w:jc w:val="center"/>
            </w:pPr>
            <w:r>
              <w:rPr>
                <w:rFonts w:ascii="Times New Roman" w:hAnsi="Times New Roman" w:eastAsia="宋体"/>
                <w:b/>
                <w:sz w:val="18"/>
              </w:rPr>
              <w:t>转出/MW</w:t>
            </w:r>
          </w:p>
        </w:tc>
        <w:tc>
          <w:tcPr>
            <w:tcW w:w="1289" w:type="dxa"/>
            <w:tcMar>
              <w:left w:w="70" w:type="dxa"/>
              <w:right w:w="70" w:type="dxa"/>
            </w:tcMar>
            <w:vAlign w:val="center"/>
          </w:tcPr>
          <w:p w14:paraId="34D5C14C">
            <w:pPr>
              <w:keepNext w:val="0"/>
              <w:spacing w:before="20" w:after="20" w:line="260" w:lineRule="exact"/>
              <w:ind w:firstLine="0" w:firstLineChars="0"/>
              <w:jc w:val="center"/>
            </w:pPr>
            <w:r>
              <w:rPr>
                <w:rFonts w:ascii="Times New Roman" w:hAnsi="Times New Roman" w:eastAsia="宋体"/>
                <w:b/>
                <w:sz w:val="18"/>
              </w:rPr>
              <w:t>承接/MW</w:t>
            </w:r>
          </w:p>
        </w:tc>
        <w:tc>
          <w:tcPr>
            <w:tcW w:w="1289" w:type="dxa"/>
            <w:tcMar>
              <w:left w:w="70" w:type="dxa"/>
              <w:right w:w="70" w:type="dxa"/>
            </w:tcMar>
            <w:vAlign w:val="center"/>
          </w:tcPr>
          <w:p w14:paraId="52B24892">
            <w:pPr>
              <w:keepNext w:val="0"/>
              <w:spacing w:before="20" w:after="20" w:line="260" w:lineRule="exact"/>
              <w:ind w:firstLine="0" w:firstLineChars="0"/>
              <w:jc w:val="center"/>
            </w:pPr>
            <w:r>
              <w:rPr>
                <w:rFonts w:ascii="Times New Roman" w:hAnsi="Times New Roman" w:eastAsia="宋体"/>
                <w:b/>
                <w:sz w:val="18"/>
              </w:rPr>
              <w:t>正向负荷/MW</w:t>
            </w:r>
          </w:p>
        </w:tc>
      </w:tr>
      <w:tr w14:paraId="03023D9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05FBBB59">
            <w:pPr>
              <w:keepNext w:val="0"/>
              <w:spacing w:before="20" w:after="20" w:line="260" w:lineRule="exact"/>
              <w:ind w:firstLine="0" w:firstLineChars="0"/>
              <w:jc w:val="center"/>
            </w:pPr>
            <w:r>
              <w:rPr>
                <w:rFonts w:ascii="Times New Roman" w:hAnsi="Times New Roman" w:eastAsia="宋体"/>
                <w:b w:val="0"/>
                <w:sz w:val="18"/>
              </w:rPr>
              <w:t>刚性</w:t>
            </w:r>
          </w:p>
        </w:tc>
        <w:tc>
          <w:tcPr>
            <w:tcW w:w="1289" w:type="dxa"/>
            <w:tcMar>
              <w:left w:w="70" w:type="dxa"/>
              <w:right w:w="70" w:type="dxa"/>
            </w:tcMar>
            <w:vAlign w:val="center"/>
          </w:tcPr>
          <w:p w14:paraId="54C05682">
            <w:pPr>
              <w:keepNext w:val="0"/>
              <w:spacing w:before="20" w:after="20" w:line="260" w:lineRule="exact"/>
              <w:ind w:firstLine="0" w:firstLineChars="0"/>
              <w:jc w:val="center"/>
            </w:pPr>
            <w:r>
              <w:rPr>
                <w:rFonts w:ascii="Times New Roman" w:hAnsi="Times New Roman" w:eastAsia="宋体"/>
                <w:b w:val="0"/>
                <w:sz w:val="18"/>
              </w:rPr>
              <w:t>31.50+40.00</w:t>
            </w:r>
          </w:p>
        </w:tc>
        <w:tc>
          <w:tcPr>
            <w:tcW w:w="1868" w:type="dxa"/>
            <w:tcMar>
              <w:left w:w="70" w:type="dxa"/>
              <w:right w:w="70" w:type="dxa"/>
            </w:tcMar>
            <w:vAlign w:val="center"/>
          </w:tcPr>
          <w:p w14:paraId="6960A6CF">
            <w:pPr>
              <w:keepNext w:val="0"/>
              <w:spacing w:before="20" w:after="20" w:line="260" w:lineRule="exact"/>
              <w:ind w:firstLine="0" w:firstLineChars="0"/>
              <w:jc w:val="center"/>
            </w:pPr>
            <w:r>
              <w:rPr>
                <w:rFonts w:ascii="Times New Roman" w:hAnsi="Times New Roman" w:eastAsia="宋体"/>
                <w:b w:val="0"/>
                <w:sz w:val="18"/>
              </w:rPr>
              <w:t>0.00/0.00</w:t>
            </w:r>
          </w:p>
        </w:tc>
        <w:tc>
          <w:tcPr>
            <w:tcW w:w="1289" w:type="dxa"/>
            <w:tcMar>
              <w:left w:w="70" w:type="dxa"/>
              <w:right w:w="70" w:type="dxa"/>
            </w:tcMar>
            <w:vAlign w:val="center"/>
          </w:tcPr>
          <w:p w14:paraId="5986E5B5">
            <w:pPr>
              <w:keepNext w:val="0"/>
              <w:spacing w:before="20" w:after="20" w:line="260" w:lineRule="exact"/>
              <w:ind w:firstLine="0" w:firstLineChars="0"/>
              <w:jc w:val="center"/>
            </w:pPr>
            <w:r>
              <w:rPr>
                <w:rFonts w:ascii="Times New Roman" w:hAnsi="Times New Roman" w:eastAsia="宋体"/>
                <w:b w:val="0"/>
                <w:sz w:val="18"/>
              </w:rPr>
              <w:t>11.71</w:t>
            </w:r>
          </w:p>
        </w:tc>
        <w:tc>
          <w:tcPr>
            <w:tcW w:w="1289" w:type="dxa"/>
            <w:tcMar>
              <w:left w:w="70" w:type="dxa"/>
              <w:right w:w="70" w:type="dxa"/>
            </w:tcMar>
            <w:vAlign w:val="center"/>
          </w:tcPr>
          <w:p w14:paraId="04F7EE1B">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383DF77A">
            <w:pPr>
              <w:keepNext w:val="0"/>
              <w:spacing w:before="20" w:after="20" w:line="260" w:lineRule="exact"/>
              <w:ind w:firstLine="0" w:firstLineChars="0"/>
              <w:jc w:val="center"/>
            </w:pPr>
            <w:r>
              <w:rPr>
                <w:rFonts w:ascii="Times New Roman" w:hAnsi="Times New Roman" w:eastAsia="宋体"/>
                <w:b w:val="0"/>
                <w:sz w:val="18"/>
              </w:rPr>
              <w:t>29.92</w:t>
            </w:r>
          </w:p>
        </w:tc>
      </w:tr>
      <w:tr w14:paraId="2820535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637073F6">
            <w:pPr>
              <w:keepNext w:val="0"/>
              <w:spacing w:before="20" w:after="20" w:line="260" w:lineRule="exact"/>
              <w:ind w:firstLine="0" w:firstLineChars="0"/>
              <w:jc w:val="center"/>
            </w:pPr>
            <w:r>
              <w:rPr>
                <w:rFonts w:ascii="Times New Roman" w:hAnsi="Times New Roman" w:eastAsia="宋体"/>
                <w:b w:val="0"/>
                <w:sz w:val="18"/>
              </w:rPr>
              <w:t>弹性</w:t>
            </w:r>
          </w:p>
        </w:tc>
        <w:tc>
          <w:tcPr>
            <w:tcW w:w="1289" w:type="dxa"/>
            <w:tcMar>
              <w:left w:w="70" w:type="dxa"/>
              <w:right w:w="70" w:type="dxa"/>
            </w:tcMar>
            <w:vAlign w:val="center"/>
          </w:tcPr>
          <w:p w14:paraId="6590EEEF">
            <w:pPr>
              <w:keepNext w:val="0"/>
              <w:spacing w:before="20" w:after="20" w:line="260" w:lineRule="exact"/>
              <w:ind w:firstLine="0" w:firstLineChars="0"/>
              <w:jc w:val="center"/>
            </w:pPr>
            <w:r>
              <w:rPr>
                <w:rFonts w:ascii="Times New Roman" w:hAnsi="Times New Roman" w:eastAsia="宋体"/>
                <w:b w:val="0"/>
                <w:sz w:val="18"/>
              </w:rPr>
              <w:t>31.50+40.00</w:t>
            </w:r>
          </w:p>
        </w:tc>
        <w:tc>
          <w:tcPr>
            <w:tcW w:w="1868" w:type="dxa"/>
            <w:tcMar>
              <w:left w:w="70" w:type="dxa"/>
              <w:right w:w="70" w:type="dxa"/>
            </w:tcMar>
            <w:vAlign w:val="center"/>
          </w:tcPr>
          <w:p w14:paraId="0A2ABF6C">
            <w:pPr>
              <w:keepNext w:val="0"/>
              <w:spacing w:before="20" w:after="20" w:line="260" w:lineRule="exact"/>
              <w:ind w:firstLine="0" w:firstLineChars="0"/>
              <w:jc w:val="center"/>
            </w:pPr>
            <w:r>
              <w:rPr>
                <w:rFonts w:ascii="Times New Roman" w:hAnsi="Times New Roman" w:eastAsia="宋体"/>
                <w:b w:val="0"/>
                <w:sz w:val="18"/>
              </w:rPr>
              <w:t>0.00/0.00</w:t>
            </w:r>
          </w:p>
        </w:tc>
        <w:tc>
          <w:tcPr>
            <w:tcW w:w="1289" w:type="dxa"/>
            <w:tcMar>
              <w:left w:w="70" w:type="dxa"/>
              <w:right w:w="70" w:type="dxa"/>
            </w:tcMar>
            <w:vAlign w:val="center"/>
          </w:tcPr>
          <w:p w14:paraId="7D81ECED">
            <w:pPr>
              <w:keepNext w:val="0"/>
              <w:spacing w:before="20" w:after="20" w:line="260" w:lineRule="exact"/>
              <w:ind w:firstLine="0" w:firstLineChars="0"/>
              <w:jc w:val="center"/>
            </w:pPr>
            <w:r>
              <w:rPr>
                <w:rFonts w:ascii="Times New Roman" w:hAnsi="Times New Roman" w:eastAsia="宋体"/>
                <w:b w:val="0"/>
                <w:sz w:val="18"/>
              </w:rPr>
              <w:t>11.71</w:t>
            </w:r>
          </w:p>
        </w:tc>
        <w:tc>
          <w:tcPr>
            <w:tcW w:w="1289" w:type="dxa"/>
            <w:tcMar>
              <w:left w:w="70" w:type="dxa"/>
              <w:right w:w="70" w:type="dxa"/>
            </w:tcMar>
            <w:vAlign w:val="center"/>
          </w:tcPr>
          <w:p w14:paraId="28F93D07">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4B3BD8C3">
            <w:pPr>
              <w:keepNext w:val="0"/>
              <w:spacing w:before="20" w:after="20" w:line="260" w:lineRule="exact"/>
              <w:ind w:firstLine="0" w:firstLineChars="0"/>
              <w:jc w:val="center"/>
            </w:pPr>
            <w:r>
              <w:rPr>
                <w:rFonts w:ascii="Times New Roman" w:hAnsi="Times New Roman" w:eastAsia="宋体"/>
                <w:b w:val="0"/>
                <w:sz w:val="18"/>
              </w:rPr>
              <w:t>29.92</w:t>
            </w:r>
          </w:p>
        </w:tc>
      </w:tr>
    </w:tbl>
    <w:p w14:paraId="181EF788">
      <w:pPr>
        <w:pStyle w:val="7"/>
        <w:keepNext/>
        <w:numPr>
          <w:ilvl w:val="0"/>
          <w:numId w:val="0"/>
        </w:numPr>
        <w:spacing w:before="160" w:after="120" w:line="360" w:lineRule="auto"/>
        <w:ind w:firstLine="0"/>
      </w:pPr>
      <w:bookmarkStart w:id="190" w:name="bdz-00037站规划分析"/>
      <w:r>
        <w:rPr>
          <w:rFonts w:ascii="Times New Roman" w:hAnsi="Times New Roman" w:eastAsia="方正仿宋_GBK"/>
          <w:b/>
          <w:sz w:val="24"/>
        </w:rPr>
        <w:t>BDZ-00037站规划分析</w:t>
      </w:r>
      <w:bookmarkEnd w:id="190"/>
    </w:p>
    <w:p w14:paraId="1A5ED83C">
      <w:pPr>
        <w:widowControl/>
        <w:spacing w:before="0" w:after="0" w:line="300" w:lineRule="auto"/>
        <w:ind w:firstLine="480"/>
        <w:jc w:val="both"/>
      </w:pPr>
      <w:r>
        <w:rPr>
          <w:rFonts w:ascii="Times New Roman" w:hAnsi="Times New Roman" w:eastAsia="方正仿宋_GBK"/>
          <w:b w:val="0"/>
          <w:sz w:val="24"/>
        </w:rPr>
        <w:t>该站基期主变配置为20.00+50.00 MVA，规划第4年转接前最大正向、反向净负荷分别为28.74 MW和28.03 MW，正向95%峰值持续时间为2.00 h。弹性方案第4年扩建50 MVA主变。</w:t>
      </w:r>
    </w:p>
    <w:p w14:paraId="6F6E65FF">
      <w:pPr>
        <w:pStyle w:val="2"/>
        <w:widowControl/>
        <w:spacing w:before="0" w:after="0" w:line="300" w:lineRule="auto"/>
        <w:ind w:firstLine="480"/>
        <w:jc w:val="both"/>
      </w:pPr>
      <w:r>
        <w:rPr>
          <w:rFonts w:ascii="Times New Roman" w:hAnsi="Times New Roman" w:eastAsia="方正仿宋_GBK"/>
          <w:b w:val="0"/>
          <w:sz w:val="24"/>
        </w:rPr>
        <w:t>第4年承接37.76 MW，正向校核负荷增至66.50 MW。该站利用相应主变容量承担片区内部负荷，接收能力按承接后的负荷进行正常运行及</w:t>
      </w:r>
      <w:del w:id="341" w:author="白日梦想家" w:date="2026-10-02T21:42:05Z">
        <w:r>
          <w:rPr>
            <w:rFonts w:ascii="Times New Roman" w:hAnsi="Times New Roman" w:eastAsia="方正仿宋_GBK"/>
            <w:b w:val="0"/>
            <w:sz w:val="24"/>
          </w:rPr>
          <w:delText>单台主变退出</w:delText>
        </w:r>
      </w:del>
      <w:ins w:id="342" w:author="白日梦想家" w:date="2026-10-02T21:42:05Z">
        <w:r>
          <w:rPr>
            <w:rFonts w:hint="eastAsia"/>
            <w:b w:val="0"/>
            <w:sz w:val="24"/>
            <w:lang w:eastAsia="zh"/>
          </w:rPr>
          <w:t>主变N-1</w:t>
        </w:r>
      </w:ins>
      <w:r>
        <w:rPr>
          <w:rFonts w:ascii="Times New Roman" w:hAnsi="Times New Roman" w:eastAsia="方正仿宋_GBK"/>
          <w:b w:val="0"/>
          <w:sz w:val="24"/>
        </w:rPr>
        <w:t>校核。刚性方案第4年主变总容量为131.50 MVA，储能为0.00 MW；弹性方案相应为120.00 MVA和0.00 MW。两类方案的本站主变配置接近，差异主要通过区域其他站点的容量和负荷安排体现。</w:t>
      </w:r>
    </w:p>
    <w:p w14:paraId="4F3E33BE">
      <w:pPr>
        <w:pStyle w:val="2"/>
        <w:keepNext/>
        <w:spacing w:before="120" w:after="80" w:line="300" w:lineRule="auto"/>
        <w:ind w:firstLine="0"/>
        <w:jc w:val="center"/>
      </w:pPr>
      <w:r>
        <w:rPr>
          <w:rFonts w:ascii="Times New Roman" w:hAnsi="Times New Roman" w:eastAsia="宋体"/>
          <w:b w:val="0"/>
          <w:sz w:val="21"/>
        </w:rPr>
        <w:t>表5-20 BDZ-00037站第4年配置与负荷转接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289"/>
        <w:gridCol w:w="1289"/>
        <w:gridCol w:w="1868"/>
        <w:gridCol w:w="1289"/>
        <w:gridCol w:w="1289"/>
        <w:gridCol w:w="1289"/>
      </w:tblGrid>
      <w:tr w14:paraId="12E4020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289" w:type="dxa"/>
            <w:tcMar>
              <w:left w:w="70" w:type="dxa"/>
              <w:right w:w="70" w:type="dxa"/>
            </w:tcMar>
            <w:vAlign w:val="center"/>
          </w:tcPr>
          <w:p w14:paraId="105C6808">
            <w:pPr>
              <w:keepNext w:val="0"/>
              <w:spacing w:before="20" w:after="20" w:line="260" w:lineRule="exact"/>
              <w:ind w:firstLine="0" w:firstLineChars="0"/>
              <w:jc w:val="center"/>
            </w:pPr>
            <w:r>
              <w:rPr>
                <w:rFonts w:ascii="Times New Roman" w:hAnsi="Times New Roman" w:eastAsia="宋体"/>
                <w:b/>
                <w:sz w:val="18"/>
              </w:rPr>
              <w:t>方案</w:t>
            </w:r>
          </w:p>
        </w:tc>
        <w:tc>
          <w:tcPr>
            <w:tcW w:w="1289" w:type="dxa"/>
            <w:tcMar>
              <w:left w:w="70" w:type="dxa"/>
              <w:right w:w="70" w:type="dxa"/>
            </w:tcMar>
            <w:vAlign w:val="center"/>
          </w:tcPr>
          <w:p w14:paraId="1004D7FB">
            <w:pPr>
              <w:keepNext w:val="0"/>
              <w:spacing w:before="20" w:after="20" w:line="260" w:lineRule="exact"/>
              <w:ind w:firstLine="0" w:firstLineChars="0"/>
              <w:jc w:val="center"/>
            </w:pPr>
            <w:r>
              <w:rPr>
                <w:rFonts w:ascii="Times New Roman" w:hAnsi="Times New Roman" w:eastAsia="宋体"/>
                <w:b/>
                <w:sz w:val="18"/>
              </w:rPr>
              <w:t>主变组合/MVA</w:t>
            </w:r>
          </w:p>
        </w:tc>
        <w:tc>
          <w:tcPr>
            <w:tcW w:w="1868" w:type="dxa"/>
            <w:tcMar>
              <w:left w:w="70" w:type="dxa"/>
              <w:right w:w="70" w:type="dxa"/>
            </w:tcMar>
            <w:vAlign w:val="center"/>
          </w:tcPr>
          <w:p w14:paraId="3D61B836">
            <w:pPr>
              <w:keepNext w:val="0"/>
              <w:spacing w:before="20" w:after="20" w:line="260" w:lineRule="exact"/>
              <w:ind w:firstLine="0" w:firstLineChars="0"/>
              <w:jc w:val="center"/>
            </w:pPr>
            <w:r>
              <w:rPr>
                <w:rFonts w:ascii="Times New Roman" w:hAnsi="Times New Roman" w:eastAsia="宋体"/>
                <w:b/>
                <w:sz w:val="18"/>
              </w:rPr>
              <w:t>储能/MW/MWh</w:t>
            </w:r>
          </w:p>
        </w:tc>
        <w:tc>
          <w:tcPr>
            <w:tcW w:w="1289" w:type="dxa"/>
            <w:tcMar>
              <w:left w:w="70" w:type="dxa"/>
              <w:right w:w="70" w:type="dxa"/>
            </w:tcMar>
            <w:vAlign w:val="center"/>
          </w:tcPr>
          <w:p w14:paraId="2FC73A4D">
            <w:pPr>
              <w:keepNext w:val="0"/>
              <w:spacing w:before="20" w:after="20" w:line="260" w:lineRule="exact"/>
              <w:ind w:firstLine="0" w:firstLineChars="0"/>
              <w:jc w:val="center"/>
            </w:pPr>
            <w:r>
              <w:rPr>
                <w:rFonts w:ascii="Times New Roman" w:hAnsi="Times New Roman" w:eastAsia="宋体"/>
                <w:b/>
                <w:sz w:val="18"/>
              </w:rPr>
              <w:t>转出/MW</w:t>
            </w:r>
          </w:p>
        </w:tc>
        <w:tc>
          <w:tcPr>
            <w:tcW w:w="1289" w:type="dxa"/>
            <w:tcMar>
              <w:left w:w="70" w:type="dxa"/>
              <w:right w:w="70" w:type="dxa"/>
            </w:tcMar>
            <w:vAlign w:val="center"/>
          </w:tcPr>
          <w:p w14:paraId="01D95817">
            <w:pPr>
              <w:keepNext w:val="0"/>
              <w:spacing w:before="20" w:after="20" w:line="260" w:lineRule="exact"/>
              <w:ind w:firstLine="0" w:firstLineChars="0"/>
              <w:jc w:val="center"/>
            </w:pPr>
            <w:r>
              <w:rPr>
                <w:rFonts w:ascii="Times New Roman" w:hAnsi="Times New Roman" w:eastAsia="宋体"/>
                <w:b/>
                <w:sz w:val="18"/>
              </w:rPr>
              <w:t>承接/MW</w:t>
            </w:r>
          </w:p>
        </w:tc>
        <w:tc>
          <w:tcPr>
            <w:tcW w:w="1289" w:type="dxa"/>
            <w:tcMar>
              <w:left w:w="70" w:type="dxa"/>
              <w:right w:w="70" w:type="dxa"/>
            </w:tcMar>
            <w:vAlign w:val="center"/>
          </w:tcPr>
          <w:p w14:paraId="64B1161A">
            <w:pPr>
              <w:keepNext w:val="0"/>
              <w:spacing w:before="20" w:after="20" w:line="260" w:lineRule="exact"/>
              <w:ind w:firstLine="0" w:firstLineChars="0"/>
              <w:jc w:val="center"/>
            </w:pPr>
            <w:r>
              <w:rPr>
                <w:rFonts w:ascii="Times New Roman" w:hAnsi="Times New Roman" w:eastAsia="宋体"/>
                <w:b/>
                <w:sz w:val="18"/>
              </w:rPr>
              <w:t>正向负荷/MW</w:t>
            </w:r>
          </w:p>
        </w:tc>
      </w:tr>
      <w:tr w14:paraId="2F17851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6BD31F9C">
            <w:pPr>
              <w:keepNext w:val="0"/>
              <w:spacing w:before="20" w:after="20" w:line="260" w:lineRule="exact"/>
              <w:ind w:firstLine="0" w:firstLineChars="0"/>
              <w:jc w:val="center"/>
            </w:pPr>
            <w:r>
              <w:rPr>
                <w:rFonts w:ascii="Times New Roman" w:hAnsi="Times New Roman" w:eastAsia="宋体"/>
                <w:b w:val="0"/>
                <w:sz w:val="18"/>
              </w:rPr>
              <w:t>刚性</w:t>
            </w:r>
          </w:p>
        </w:tc>
        <w:tc>
          <w:tcPr>
            <w:tcW w:w="1289" w:type="dxa"/>
            <w:tcMar>
              <w:left w:w="70" w:type="dxa"/>
              <w:right w:w="70" w:type="dxa"/>
            </w:tcMar>
            <w:vAlign w:val="center"/>
          </w:tcPr>
          <w:p w14:paraId="2074AEDB">
            <w:pPr>
              <w:keepNext w:val="0"/>
              <w:spacing w:before="20" w:after="20" w:line="260" w:lineRule="exact"/>
              <w:ind w:firstLine="0" w:firstLineChars="0"/>
              <w:jc w:val="center"/>
            </w:pPr>
            <w:r>
              <w:rPr>
                <w:rFonts w:ascii="Times New Roman" w:hAnsi="Times New Roman" w:eastAsia="宋体"/>
                <w:b w:val="0"/>
                <w:sz w:val="18"/>
              </w:rPr>
              <w:t>31.50+50.00+50.00</w:t>
            </w:r>
          </w:p>
        </w:tc>
        <w:tc>
          <w:tcPr>
            <w:tcW w:w="1868" w:type="dxa"/>
            <w:tcMar>
              <w:left w:w="70" w:type="dxa"/>
              <w:right w:w="70" w:type="dxa"/>
            </w:tcMar>
            <w:vAlign w:val="center"/>
          </w:tcPr>
          <w:p w14:paraId="715CAA9C">
            <w:pPr>
              <w:keepNext w:val="0"/>
              <w:spacing w:before="20" w:after="20" w:line="260" w:lineRule="exact"/>
              <w:ind w:firstLine="0" w:firstLineChars="0"/>
              <w:jc w:val="center"/>
            </w:pPr>
            <w:r>
              <w:rPr>
                <w:rFonts w:ascii="Times New Roman" w:hAnsi="Times New Roman" w:eastAsia="宋体"/>
                <w:b w:val="0"/>
                <w:sz w:val="18"/>
              </w:rPr>
              <w:t>0.00/0.00</w:t>
            </w:r>
          </w:p>
        </w:tc>
        <w:tc>
          <w:tcPr>
            <w:tcW w:w="1289" w:type="dxa"/>
            <w:tcMar>
              <w:left w:w="70" w:type="dxa"/>
              <w:right w:w="70" w:type="dxa"/>
            </w:tcMar>
            <w:vAlign w:val="center"/>
          </w:tcPr>
          <w:p w14:paraId="0677831C">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23451CD9">
            <w:pPr>
              <w:keepNext w:val="0"/>
              <w:spacing w:before="20" w:after="20" w:line="260" w:lineRule="exact"/>
              <w:ind w:firstLine="0" w:firstLineChars="0"/>
              <w:jc w:val="center"/>
            </w:pPr>
            <w:r>
              <w:rPr>
                <w:rFonts w:ascii="Times New Roman" w:hAnsi="Times New Roman" w:eastAsia="宋体"/>
                <w:b w:val="0"/>
                <w:sz w:val="18"/>
              </w:rPr>
              <w:t>48.68</w:t>
            </w:r>
          </w:p>
        </w:tc>
        <w:tc>
          <w:tcPr>
            <w:tcW w:w="1289" w:type="dxa"/>
            <w:tcMar>
              <w:left w:w="70" w:type="dxa"/>
              <w:right w:w="70" w:type="dxa"/>
            </w:tcMar>
            <w:vAlign w:val="center"/>
          </w:tcPr>
          <w:p w14:paraId="6773FC9B">
            <w:pPr>
              <w:keepNext w:val="0"/>
              <w:spacing w:before="20" w:after="20" w:line="260" w:lineRule="exact"/>
              <w:ind w:firstLine="0" w:firstLineChars="0"/>
              <w:jc w:val="center"/>
            </w:pPr>
            <w:r>
              <w:rPr>
                <w:rFonts w:ascii="Times New Roman" w:hAnsi="Times New Roman" w:eastAsia="宋体"/>
                <w:b w:val="0"/>
                <w:sz w:val="18"/>
              </w:rPr>
              <w:t>77.42</w:t>
            </w:r>
          </w:p>
        </w:tc>
      </w:tr>
      <w:tr w14:paraId="57AC320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1AE454E6">
            <w:pPr>
              <w:keepNext w:val="0"/>
              <w:spacing w:before="20" w:after="20" w:line="260" w:lineRule="exact"/>
              <w:ind w:firstLine="0" w:firstLineChars="0"/>
              <w:jc w:val="center"/>
            </w:pPr>
            <w:r>
              <w:rPr>
                <w:rFonts w:ascii="Times New Roman" w:hAnsi="Times New Roman" w:eastAsia="宋体"/>
                <w:b w:val="0"/>
                <w:sz w:val="18"/>
              </w:rPr>
              <w:t>弹性</w:t>
            </w:r>
          </w:p>
        </w:tc>
        <w:tc>
          <w:tcPr>
            <w:tcW w:w="1289" w:type="dxa"/>
            <w:tcMar>
              <w:left w:w="70" w:type="dxa"/>
              <w:right w:w="70" w:type="dxa"/>
            </w:tcMar>
            <w:vAlign w:val="center"/>
          </w:tcPr>
          <w:p w14:paraId="49A87782">
            <w:pPr>
              <w:keepNext w:val="0"/>
              <w:spacing w:before="20" w:after="20" w:line="260" w:lineRule="exact"/>
              <w:ind w:firstLine="0" w:firstLineChars="0"/>
              <w:jc w:val="center"/>
            </w:pPr>
            <w:r>
              <w:rPr>
                <w:rFonts w:ascii="Times New Roman" w:hAnsi="Times New Roman" w:eastAsia="宋体"/>
                <w:b w:val="0"/>
                <w:sz w:val="18"/>
              </w:rPr>
              <w:t>20.00+50.00+50.00</w:t>
            </w:r>
          </w:p>
        </w:tc>
        <w:tc>
          <w:tcPr>
            <w:tcW w:w="1868" w:type="dxa"/>
            <w:tcMar>
              <w:left w:w="70" w:type="dxa"/>
              <w:right w:w="70" w:type="dxa"/>
            </w:tcMar>
            <w:vAlign w:val="center"/>
          </w:tcPr>
          <w:p w14:paraId="12844063">
            <w:pPr>
              <w:keepNext w:val="0"/>
              <w:spacing w:before="20" w:after="20" w:line="260" w:lineRule="exact"/>
              <w:ind w:firstLine="0" w:firstLineChars="0"/>
              <w:jc w:val="center"/>
            </w:pPr>
            <w:r>
              <w:rPr>
                <w:rFonts w:ascii="Times New Roman" w:hAnsi="Times New Roman" w:eastAsia="宋体"/>
                <w:b w:val="0"/>
                <w:sz w:val="18"/>
              </w:rPr>
              <w:t>0.00/0.00</w:t>
            </w:r>
          </w:p>
        </w:tc>
        <w:tc>
          <w:tcPr>
            <w:tcW w:w="1289" w:type="dxa"/>
            <w:tcMar>
              <w:left w:w="70" w:type="dxa"/>
              <w:right w:w="70" w:type="dxa"/>
            </w:tcMar>
            <w:vAlign w:val="center"/>
          </w:tcPr>
          <w:p w14:paraId="3B9DE672">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0DCCE6F8">
            <w:pPr>
              <w:keepNext w:val="0"/>
              <w:spacing w:before="20" w:after="20" w:line="260" w:lineRule="exact"/>
              <w:ind w:firstLine="0" w:firstLineChars="0"/>
              <w:jc w:val="center"/>
            </w:pPr>
            <w:r>
              <w:rPr>
                <w:rFonts w:ascii="Times New Roman" w:hAnsi="Times New Roman" w:eastAsia="宋体"/>
                <w:b w:val="0"/>
                <w:sz w:val="18"/>
              </w:rPr>
              <w:t>37.76</w:t>
            </w:r>
          </w:p>
        </w:tc>
        <w:tc>
          <w:tcPr>
            <w:tcW w:w="1289" w:type="dxa"/>
            <w:tcMar>
              <w:left w:w="70" w:type="dxa"/>
              <w:right w:w="70" w:type="dxa"/>
            </w:tcMar>
            <w:vAlign w:val="center"/>
          </w:tcPr>
          <w:p w14:paraId="17F60BB4">
            <w:pPr>
              <w:keepNext w:val="0"/>
              <w:spacing w:before="20" w:after="20" w:line="260" w:lineRule="exact"/>
              <w:ind w:firstLine="0" w:firstLineChars="0"/>
              <w:jc w:val="center"/>
            </w:pPr>
            <w:r>
              <w:rPr>
                <w:rFonts w:ascii="Times New Roman" w:hAnsi="Times New Roman" w:eastAsia="宋体"/>
                <w:b w:val="0"/>
                <w:sz w:val="18"/>
              </w:rPr>
              <w:t>66.50</w:t>
            </w:r>
          </w:p>
        </w:tc>
      </w:tr>
    </w:tbl>
    <w:p w14:paraId="3E534629">
      <w:pPr>
        <w:pStyle w:val="7"/>
        <w:keepNext/>
        <w:numPr>
          <w:ilvl w:val="0"/>
          <w:numId w:val="0"/>
        </w:numPr>
        <w:spacing w:before="160" w:after="120" w:line="360" w:lineRule="auto"/>
        <w:ind w:firstLine="0"/>
      </w:pPr>
      <w:bookmarkStart w:id="191" w:name="bdz-00048站规划分析"/>
      <w:r>
        <w:rPr>
          <w:rFonts w:ascii="Times New Roman" w:hAnsi="Times New Roman" w:eastAsia="方正仿宋_GBK"/>
          <w:b/>
          <w:sz w:val="24"/>
        </w:rPr>
        <w:t>BDZ-00048站规划分析</w:t>
      </w:r>
      <w:bookmarkEnd w:id="191"/>
    </w:p>
    <w:p w14:paraId="0AA2B6B7">
      <w:pPr>
        <w:widowControl/>
        <w:spacing w:before="0" w:after="0" w:line="300" w:lineRule="auto"/>
        <w:ind w:firstLine="480"/>
        <w:jc w:val="both"/>
      </w:pPr>
      <w:r>
        <w:rPr>
          <w:rFonts w:ascii="Times New Roman" w:hAnsi="Times New Roman" w:eastAsia="方正仿宋_GBK"/>
          <w:b w:val="0"/>
          <w:sz w:val="24"/>
        </w:rPr>
        <w:t>该站基期主变配置为20.00+80.00 MVA，规划第4年转接前最大正向、反向净负荷分别为76.30 MW和4.76 MW，正向95%峰值持续时间为3.00 h。弹性方案第1年实施主变增容，新购容量63.00 MVA；第3年扩建50 MVA主变。</w:t>
      </w:r>
    </w:p>
    <w:p w14:paraId="0D34957D">
      <w:pPr>
        <w:pStyle w:val="2"/>
        <w:widowControl/>
        <w:spacing w:before="0" w:after="0" w:line="300" w:lineRule="auto"/>
        <w:ind w:firstLine="480"/>
        <w:jc w:val="both"/>
      </w:pPr>
      <w:r>
        <w:rPr>
          <w:rFonts w:ascii="Times New Roman" w:hAnsi="Times New Roman" w:eastAsia="方正仿宋_GBK"/>
          <w:b w:val="0"/>
          <w:sz w:val="24"/>
        </w:rPr>
        <w:t>第4年承接31.05 MW，正向校核负荷增至107.35 MW。该站利用相应主变容量承担片区内部负荷，接收能力按承接后的负荷进行正常运行及</w:t>
      </w:r>
      <w:del w:id="343" w:author="白日梦想家" w:date="2026-10-02T21:42:05Z">
        <w:r>
          <w:rPr>
            <w:rFonts w:ascii="Times New Roman" w:hAnsi="Times New Roman" w:eastAsia="方正仿宋_GBK"/>
            <w:b w:val="0"/>
            <w:sz w:val="24"/>
          </w:rPr>
          <w:delText>单台主变退出</w:delText>
        </w:r>
      </w:del>
      <w:ins w:id="344" w:author="白日梦想家" w:date="2026-10-02T21:42:05Z">
        <w:r>
          <w:rPr>
            <w:rFonts w:hint="eastAsia"/>
            <w:b w:val="0"/>
            <w:sz w:val="24"/>
            <w:lang w:eastAsia="zh"/>
          </w:rPr>
          <w:t>主变N-1</w:t>
        </w:r>
      </w:ins>
      <w:r>
        <w:rPr>
          <w:rFonts w:ascii="Times New Roman" w:hAnsi="Times New Roman" w:eastAsia="方正仿宋_GBK"/>
          <w:b w:val="0"/>
          <w:sz w:val="24"/>
        </w:rPr>
        <w:t>校核。刚性方案第4年主变总容量为193.00 MVA，储能为0.00 MW；弹性方案相应为193.00 MVA和0.00 MW。两类方案的本站主变配置接近，差异主要通过区域其他站点的容量和负荷安排体现。</w:t>
      </w:r>
    </w:p>
    <w:p w14:paraId="69A6F42B">
      <w:pPr>
        <w:pStyle w:val="2"/>
        <w:keepNext/>
        <w:spacing w:before="120" w:after="80" w:line="300" w:lineRule="auto"/>
        <w:ind w:firstLine="0"/>
        <w:jc w:val="center"/>
      </w:pPr>
      <w:r>
        <w:rPr>
          <w:rFonts w:ascii="Times New Roman" w:hAnsi="Times New Roman" w:eastAsia="宋体"/>
          <w:b w:val="0"/>
          <w:sz w:val="21"/>
        </w:rPr>
        <w:t>表5-21 BDZ-00048站第4年配置与负荷转接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289"/>
        <w:gridCol w:w="1289"/>
        <w:gridCol w:w="1868"/>
        <w:gridCol w:w="1289"/>
        <w:gridCol w:w="1289"/>
        <w:gridCol w:w="1289"/>
      </w:tblGrid>
      <w:tr w14:paraId="12C0D6E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289" w:type="dxa"/>
            <w:tcMar>
              <w:left w:w="70" w:type="dxa"/>
              <w:right w:w="70" w:type="dxa"/>
            </w:tcMar>
            <w:vAlign w:val="center"/>
          </w:tcPr>
          <w:p w14:paraId="79481308">
            <w:pPr>
              <w:keepNext w:val="0"/>
              <w:spacing w:before="20" w:after="20" w:line="260" w:lineRule="exact"/>
              <w:ind w:firstLine="0" w:firstLineChars="0"/>
              <w:jc w:val="center"/>
            </w:pPr>
            <w:r>
              <w:rPr>
                <w:rFonts w:ascii="Times New Roman" w:hAnsi="Times New Roman" w:eastAsia="宋体"/>
                <w:b/>
                <w:sz w:val="18"/>
              </w:rPr>
              <w:t>方案</w:t>
            </w:r>
          </w:p>
        </w:tc>
        <w:tc>
          <w:tcPr>
            <w:tcW w:w="1289" w:type="dxa"/>
            <w:tcMar>
              <w:left w:w="70" w:type="dxa"/>
              <w:right w:w="70" w:type="dxa"/>
            </w:tcMar>
            <w:vAlign w:val="center"/>
          </w:tcPr>
          <w:p w14:paraId="7E7ADF8B">
            <w:pPr>
              <w:keepNext w:val="0"/>
              <w:spacing w:before="20" w:after="20" w:line="260" w:lineRule="exact"/>
              <w:ind w:firstLine="0" w:firstLineChars="0"/>
              <w:jc w:val="center"/>
            </w:pPr>
            <w:r>
              <w:rPr>
                <w:rFonts w:ascii="Times New Roman" w:hAnsi="Times New Roman" w:eastAsia="宋体"/>
                <w:b/>
                <w:sz w:val="18"/>
              </w:rPr>
              <w:t>主变组合/MVA</w:t>
            </w:r>
          </w:p>
        </w:tc>
        <w:tc>
          <w:tcPr>
            <w:tcW w:w="1868" w:type="dxa"/>
            <w:tcMar>
              <w:left w:w="70" w:type="dxa"/>
              <w:right w:w="70" w:type="dxa"/>
            </w:tcMar>
            <w:vAlign w:val="center"/>
          </w:tcPr>
          <w:p w14:paraId="44472CFC">
            <w:pPr>
              <w:keepNext w:val="0"/>
              <w:spacing w:before="20" w:after="20" w:line="260" w:lineRule="exact"/>
              <w:ind w:firstLine="0" w:firstLineChars="0"/>
              <w:jc w:val="center"/>
            </w:pPr>
            <w:r>
              <w:rPr>
                <w:rFonts w:ascii="Times New Roman" w:hAnsi="Times New Roman" w:eastAsia="宋体"/>
                <w:b/>
                <w:sz w:val="18"/>
              </w:rPr>
              <w:t>储能/MW/MWh</w:t>
            </w:r>
          </w:p>
        </w:tc>
        <w:tc>
          <w:tcPr>
            <w:tcW w:w="1289" w:type="dxa"/>
            <w:tcMar>
              <w:left w:w="70" w:type="dxa"/>
              <w:right w:w="70" w:type="dxa"/>
            </w:tcMar>
            <w:vAlign w:val="center"/>
          </w:tcPr>
          <w:p w14:paraId="7B187A35">
            <w:pPr>
              <w:keepNext w:val="0"/>
              <w:spacing w:before="20" w:after="20" w:line="260" w:lineRule="exact"/>
              <w:ind w:firstLine="0" w:firstLineChars="0"/>
              <w:jc w:val="center"/>
            </w:pPr>
            <w:r>
              <w:rPr>
                <w:rFonts w:ascii="Times New Roman" w:hAnsi="Times New Roman" w:eastAsia="宋体"/>
                <w:b/>
                <w:sz w:val="18"/>
              </w:rPr>
              <w:t>转出/MW</w:t>
            </w:r>
          </w:p>
        </w:tc>
        <w:tc>
          <w:tcPr>
            <w:tcW w:w="1289" w:type="dxa"/>
            <w:tcMar>
              <w:left w:w="70" w:type="dxa"/>
              <w:right w:w="70" w:type="dxa"/>
            </w:tcMar>
            <w:vAlign w:val="center"/>
          </w:tcPr>
          <w:p w14:paraId="55647986">
            <w:pPr>
              <w:keepNext w:val="0"/>
              <w:spacing w:before="20" w:after="20" w:line="260" w:lineRule="exact"/>
              <w:ind w:firstLine="0" w:firstLineChars="0"/>
              <w:jc w:val="center"/>
            </w:pPr>
            <w:r>
              <w:rPr>
                <w:rFonts w:ascii="Times New Roman" w:hAnsi="Times New Roman" w:eastAsia="宋体"/>
                <w:b/>
                <w:sz w:val="18"/>
              </w:rPr>
              <w:t>承接/MW</w:t>
            </w:r>
          </w:p>
        </w:tc>
        <w:tc>
          <w:tcPr>
            <w:tcW w:w="1289" w:type="dxa"/>
            <w:tcMar>
              <w:left w:w="70" w:type="dxa"/>
              <w:right w:w="70" w:type="dxa"/>
            </w:tcMar>
            <w:vAlign w:val="center"/>
          </w:tcPr>
          <w:p w14:paraId="3EDB3049">
            <w:pPr>
              <w:keepNext w:val="0"/>
              <w:spacing w:before="20" w:after="20" w:line="260" w:lineRule="exact"/>
              <w:ind w:firstLine="0" w:firstLineChars="0"/>
              <w:jc w:val="center"/>
            </w:pPr>
            <w:r>
              <w:rPr>
                <w:rFonts w:ascii="Times New Roman" w:hAnsi="Times New Roman" w:eastAsia="宋体"/>
                <w:b/>
                <w:sz w:val="18"/>
              </w:rPr>
              <w:t>正向负荷/MW</w:t>
            </w:r>
          </w:p>
        </w:tc>
      </w:tr>
      <w:tr w14:paraId="1ECA27A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531F8525">
            <w:pPr>
              <w:keepNext w:val="0"/>
              <w:spacing w:before="20" w:after="20" w:line="260" w:lineRule="exact"/>
              <w:ind w:firstLine="0" w:firstLineChars="0"/>
              <w:jc w:val="center"/>
            </w:pPr>
            <w:r>
              <w:rPr>
                <w:rFonts w:ascii="Times New Roman" w:hAnsi="Times New Roman" w:eastAsia="宋体"/>
                <w:b w:val="0"/>
                <w:sz w:val="18"/>
              </w:rPr>
              <w:t>刚性</w:t>
            </w:r>
          </w:p>
        </w:tc>
        <w:tc>
          <w:tcPr>
            <w:tcW w:w="1289" w:type="dxa"/>
            <w:tcMar>
              <w:left w:w="70" w:type="dxa"/>
              <w:right w:w="70" w:type="dxa"/>
            </w:tcMar>
            <w:vAlign w:val="center"/>
          </w:tcPr>
          <w:p w14:paraId="0A2EC38E">
            <w:pPr>
              <w:keepNext w:val="0"/>
              <w:spacing w:before="20" w:after="20" w:line="260" w:lineRule="exact"/>
              <w:ind w:firstLine="0" w:firstLineChars="0"/>
              <w:jc w:val="center"/>
            </w:pPr>
            <w:r>
              <w:rPr>
                <w:rFonts w:ascii="Times New Roman" w:hAnsi="Times New Roman" w:eastAsia="宋体"/>
                <w:b w:val="0"/>
                <w:sz w:val="18"/>
              </w:rPr>
              <w:t>63.00+80.00+50.00</w:t>
            </w:r>
          </w:p>
        </w:tc>
        <w:tc>
          <w:tcPr>
            <w:tcW w:w="1868" w:type="dxa"/>
            <w:tcMar>
              <w:left w:w="70" w:type="dxa"/>
              <w:right w:w="70" w:type="dxa"/>
            </w:tcMar>
            <w:vAlign w:val="center"/>
          </w:tcPr>
          <w:p w14:paraId="1E83EF51">
            <w:pPr>
              <w:keepNext w:val="0"/>
              <w:spacing w:before="20" w:after="20" w:line="260" w:lineRule="exact"/>
              <w:ind w:firstLine="0" w:firstLineChars="0"/>
              <w:jc w:val="center"/>
            </w:pPr>
            <w:r>
              <w:rPr>
                <w:rFonts w:ascii="Times New Roman" w:hAnsi="Times New Roman" w:eastAsia="宋体"/>
                <w:b w:val="0"/>
                <w:sz w:val="18"/>
              </w:rPr>
              <w:t>0.00/0.00</w:t>
            </w:r>
          </w:p>
        </w:tc>
        <w:tc>
          <w:tcPr>
            <w:tcW w:w="1289" w:type="dxa"/>
            <w:tcMar>
              <w:left w:w="70" w:type="dxa"/>
              <w:right w:w="70" w:type="dxa"/>
            </w:tcMar>
            <w:vAlign w:val="center"/>
          </w:tcPr>
          <w:p w14:paraId="1F3C0F68">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007A43EE">
            <w:pPr>
              <w:keepNext w:val="0"/>
              <w:spacing w:before="20" w:after="20" w:line="260" w:lineRule="exact"/>
              <w:ind w:firstLine="0" w:firstLineChars="0"/>
              <w:jc w:val="center"/>
            </w:pPr>
            <w:r>
              <w:rPr>
                <w:rFonts w:ascii="Times New Roman" w:hAnsi="Times New Roman" w:eastAsia="宋体"/>
                <w:b w:val="0"/>
                <w:sz w:val="18"/>
              </w:rPr>
              <w:t>8.77</w:t>
            </w:r>
          </w:p>
        </w:tc>
        <w:tc>
          <w:tcPr>
            <w:tcW w:w="1289" w:type="dxa"/>
            <w:tcMar>
              <w:left w:w="70" w:type="dxa"/>
              <w:right w:w="70" w:type="dxa"/>
            </w:tcMar>
            <w:vAlign w:val="center"/>
          </w:tcPr>
          <w:p w14:paraId="7E09E8DE">
            <w:pPr>
              <w:keepNext w:val="0"/>
              <w:spacing w:before="20" w:after="20" w:line="260" w:lineRule="exact"/>
              <w:ind w:firstLine="0" w:firstLineChars="0"/>
              <w:jc w:val="center"/>
            </w:pPr>
            <w:r>
              <w:rPr>
                <w:rFonts w:ascii="Times New Roman" w:hAnsi="Times New Roman" w:eastAsia="宋体"/>
                <w:b w:val="0"/>
                <w:sz w:val="18"/>
              </w:rPr>
              <w:t>85.07</w:t>
            </w:r>
          </w:p>
        </w:tc>
      </w:tr>
      <w:tr w14:paraId="171A119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4D0CBD89">
            <w:pPr>
              <w:keepNext w:val="0"/>
              <w:spacing w:before="20" w:after="20" w:line="260" w:lineRule="exact"/>
              <w:ind w:firstLine="0" w:firstLineChars="0"/>
              <w:jc w:val="center"/>
            </w:pPr>
            <w:r>
              <w:rPr>
                <w:rFonts w:ascii="Times New Roman" w:hAnsi="Times New Roman" w:eastAsia="宋体"/>
                <w:b w:val="0"/>
                <w:sz w:val="18"/>
              </w:rPr>
              <w:t>弹性</w:t>
            </w:r>
          </w:p>
        </w:tc>
        <w:tc>
          <w:tcPr>
            <w:tcW w:w="1289" w:type="dxa"/>
            <w:tcMar>
              <w:left w:w="70" w:type="dxa"/>
              <w:right w:w="70" w:type="dxa"/>
            </w:tcMar>
            <w:vAlign w:val="center"/>
          </w:tcPr>
          <w:p w14:paraId="4044B805">
            <w:pPr>
              <w:keepNext w:val="0"/>
              <w:spacing w:before="20" w:after="20" w:line="260" w:lineRule="exact"/>
              <w:ind w:firstLine="0" w:firstLineChars="0"/>
              <w:jc w:val="center"/>
            </w:pPr>
            <w:r>
              <w:rPr>
                <w:rFonts w:ascii="Times New Roman" w:hAnsi="Times New Roman" w:eastAsia="宋体"/>
                <w:b w:val="0"/>
                <w:sz w:val="18"/>
              </w:rPr>
              <w:t>63.00+80.00+50.00</w:t>
            </w:r>
          </w:p>
        </w:tc>
        <w:tc>
          <w:tcPr>
            <w:tcW w:w="1868" w:type="dxa"/>
            <w:tcMar>
              <w:left w:w="70" w:type="dxa"/>
              <w:right w:w="70" w:type="dxa"/>
            </w:tcMar>
            <w:vAlign w:val="center"/>
          </w:tcPr>
          <w:p w14:paraId="0070E2CF">
            <w:pPr>
              <w:keepNext w:val="0"/>
              <w:spacing w:before="20" w:after="20" w:line="260" w:lineRule="exact"/>
              <w:ind w:firstLine="0" w:firstLineChars="0"/>
              <w:jc w:val="center"/>
            </w:pPr>
            <w:r>
              <w:rPr>
                <w:rFonts w:ascii="Times New Roman" w:hAnsi="Times New Roman" w:eastAsia="宋体"/>
                <w:b w:val="0"/>
                <w:sz w:val="18"/>
              </w:rPr>
              <w:t>0.00/0.00</w:t>
            </w:r>
          </w:p>
        </w:tc>
        <w:tc>
          <w:tcPr>
            <w:tcW w:w="1289" w:type="dxa"/>
            <w:tcMar>
              <w:left w:w="70" w:type="dxa"/>
              <w:right w:w="70" w:type="dxa"/>
            </w:tcMar>
            <w:vAlign w:val="center"/>
          </w:tcPr>
          <w:p w14:paraId="5C18DC44">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5ABFA361">
            <w:pPr>
              <w:keepNext w:val="0"/>
              <w:spacing w:before="20" w:after="20" w:line="260" w:lineRule="exact"/>
              <w:ind w:firstLine="0" w:firstLineChars="0"/>
              <w:jc w:val="center"/>
            </w:pPr>
            <w:r>
              <w:rPr>
                <w:rFonts w:ascii="Times New Roman" w:hAnsi="Times New Roman" w:eastAsia="宋体"/>
                <w:b w:val="0"/>
                <w:sz w:val="18"/>
              </w:rPr>
              <w:t>31.05</w:t>
            </w:r>
          </w:p>
        </w:tc>
        <w:tc>
          <w:tcPr>
            <w:tcW w:w="1289" w:type="dxa"/>
            <w:tcMar>
              <w:left w:w="70" w:type="dxa"/>
              <w:right w:w="70" w:type="dxa"/>
            </w:tcMar>
            <w:vAlign w:val="center"/>
          </w:tcPr>
          <w:p w14:paraId="265B39A4">
            <w:pPr>
              <w:keepNext w:val="0"/>
              <w:spacing w:before="20" w:after="20" w:line="260" w:lineRule="exact"/>
              <w:ind w:firstLine="0" w:firstLineChars="0"/>
              <w:jc w:val="center"/>
            </w:pPr>
            <w:r>
              <w:rPr>
                <w:rFonts w:ascii="Times New Roman" w:hAnsi="Times New Roman" w:eastAsia="宋体"/>
                <w:b w:val="0"/>
                <w:sz w:val="18"/>
              </w:rPr>
              <w:t>107.35</w:t>
            </w:r>
          </w:p>
        </w:tc>
      </w:tr>
    </w:tbl>
    <w:p w14:paraId="4A79FA29">
      <w:pPr>
        <w:pStyle w:val="7"/>
        <w:keepNext/>
        <w:numPr>
          <w:ilvl w:val="0"/>
          <w:numId w:val="0"/>
        </w:numPr>
        <w:spacing w:before="160" w:after="120" w:line="360" w:lineRule="auto"/>
        <w:ind w:firstLine="0"/>
      </w:pPr>
      <w:bookmarkStart w:id="192" w:name="bdz-00095站规划分析"/>
      <w:r>
        <w:rPr>
          <w:rFonts w:ascii="Times New Roman" w:hAnsi="Times New Roman" w:eastAsia="方正仿宋_GBK"/>
          <w:b/>
          <w:sz w:val="24"/>
        </w:rPr>
        <w:t>BDZ-00095站规划分析</w:t>
      </w:r>
      <w:bookmarkEnd w:id="192"/>
    </w:p>
    <w:p w14:paraId="4BB7903D">
      <w:pPr>
        <w:widowControl/>
        <w:spacing w:before="0" w:after="0" w:line="300" w:lineRule="auto"/>
        <w:ind w:firstLine="480"/>
        <w:jc w:val="both"/>
      </w:pPr>
      <w:r>
        <w:rPr>
          <w:rFonts w:ascii="Times New Roman" w:hAnsi="Times New Roman" w:eastAsia="方正仿宋_GBK"/>
          <w:b w:val="0"/>
          <w:sz w:val="24"/>
        </w:rPr>
        <w:t>该站基期主变配置为20.00+50.00 MVA，规划第4年转接前最大正向、反向净负荷分别为23.91 MW和32.16 MW，正向95%峰值持续时间为2.00 h。弹性方案沿用基期主变容量，后续各年通过站间负荷转接满足容量需求。</w:t>
      </w:r>
    </w:p>
    <w:p w14:paraId="424D0225">
      <w:pPr>
        <w:pStyle w:val="2"/>
        <w:widowControl/>
        <w:spacing w:before="0" w:after="0" w:line="300" w:lineRule="auto"/>
        <w:ind w:firstLine="480"/>
        <w:jc w:val="both"/>
      </w:pPr>
      <w:r>
        <w:rPr>
          <w:rFonts w:ascii="Times New Roman" w:hAnsi="Times New Roman" w:eastAsia="方正仿宋_GBK"/>
          <w:b w:val="0"/>
          <w:sz w:val="24"/>
        </w:rPr>
        <w:t>第4年转出4.91 MW、承接0.00 MW后，正向校核负荷为19.00 MW。负荷转出降低正向需求，同时将反向校核上界提高至37.06 MW，配置按两个方向共同确定。刚性方案第4年主变总容量为120.00 MVA，储能为1.50 MW；弹性方案相应为70.00 MVA和0.00 MW。弹性方案储能减少1.50 MW，</w:t>
      </w:r>
      <w:del w:id="345" w:author="白日梦想家" w:date="2026-10-02T21:45:22Z">
        <w:r>
          <w:rPr>
            <w:rFonts w:ascii="Times New Roman" w:hAnsi="Times New Roman" w:eastAsia="方正仿宋_GBK"/>
            <w:b w:val="0"/>
            <w:sz w:val="24"/>
          </w:rPr>
          <w:delText>退出工况</w:delText>
        </w:r>
      </w:del>
      <w:ins w:id="346" w:author="白日梦想家" w:date="2026-10-02T21:45:22Z">
        <w:r>
          <w:rPr>
            <w:rFonts w:hint="eastAsia"/>
            <w:b w:val="0"/>
            <w:sz w:val="24"/>
            <w:lang w:eastAsia="zh"/>
          </w:rPr>
          <w:t>主变N-1工况</w:t>
        </w:r>
      </w:ins>
      <w:r>
        <w:rPr>
          <w:rFonts w:ascii="Times New Roman" w:hAnsi="Times New Roman" w:eastAsia="方正仿宋_GBK"/>
          <w:b w:val="0"/>
          <w:sz w:val="24"/>
        </w:rPr>
        <w:t>的容量支撑更多由在役主变和站间负荷配置承担。</w:t>
      </w:r>
    </w:p>
    <w:p w14:paraId="5291BB1C">
      <w:pPr>
        <w:pStyle w:val="2"/>
        <w:keepNext/>
        <w:spacing w:before="120" w:after="80" w:line="300" w:lineRule="auto"/>
        <w:ind w:firstLine="0"/>
        <w:jc w:val="center"/>
      </w:pPr>
      <w:r>
        <w:rPr>
          <w:rFonts w:ascii="Times New Roman" w:hAnsi="Times New Roman" w:eastAsia="宋体"/>
          <w:b w:val="0"/>
          <w:sz w:val="21"/>
        </w:rPr>
        <w:t>表5-22 BDZ-00095站第4年配置与负荷转接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289"/>
        <w:gridCol w:w="1289"/>
        <w:gridCol w:w="1868"/>
        <w:gridCol w:w="1289"/>
        <w:gridCol w:w="1289"/>
        <w:gridCol w:w="1289"/>
      </w:tblGrid>
      <w:tr w14:paraId="38F72C1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289" w:type="dxa"/>
            <w:tcMar>
              <w:left w:w="70" w:type="dxa"/>
              <w:right w:w="70" w:type="dxa"/>
            </w:tcMar>
            <w:vAlign w:val="center"/>
          </w:tcPr>
          <w:p w14:paraId="112E1561">
            <w:pPr>
              <w:keepNext w:val="0"/>
              <w:spacing w:before="20" w:after="20" w:line="260" w:lineRule="exact"/>
              <w:ind w:firstLine="0" w:firstLineChars="0"/>
              <w:jc w:val="center"/>
            </w:pPr>
            <w:r>
              <w:rPr>
                <w:rFonts w:ascii="Times New Roman" w:hAnsi="Times New Roman" w:eastAsia="宋体"/>
                <w:b/>
                <w:sz w:val="18"/>
              </w:rPr>
              <w:t>方案</w:t>
            </w:r>
          </w:p>
        </w:tc>
        <w:tc>
          <w:tcPr>
            <w:tcW w:w="1289" w:type="dxa"/>
            <w:tcMar>
              <w:left w:w="70" w:type="dxa"/>
              <w:right w:w="70" w:type="dxa"/>
            </w:tcMar>
            <w:vAlign w:val="center"/>
          </w:tcPr>
          <w:p w14:paraId="270ED50C">
            <w:pPr>
              <w:keepNext w:val="0"/>
              <w:spacing w:before="20" w:after="20" w:line="260" w:lineRule="exact"/>
              <w:ind w:firstLine="0" w:firstLineChars="0"/>
              <w:jc w:val="center"/>
            </w:pPr>
            <w:r>
              <w:rPr>
                <w:rFonts w:ascii="Times New Roman" w:hAnsi="Times New Roman" w:eastAsia="宋体"/>
                <w:b/>
                <w:sz w:val="18"/>
              </w:rPr>
              <w:t>主变组合/MVA</w:t>
            </w:r>
          </w:p>
        </w:tc>
        <w:tc>
          <w:tcPr>
            <w:tcW w:w="1868" w:type="dxa"/>
            <w:tcMar>
              <w:left w:w="70" w:type="dxa"/>
              <w:right w:w="70" w:type="dxa"/>
            </w:tcMar>
            <w:vAlign w:val="center"/>
          </w:tcPr>
          <w:p w14:paraId="2FF27F84">
            <w:pPr>
              <w:keepNext w:val="0"/>
              <w:spacing w:before="20" w:after="20" w:line="260" w:lineRule="exact"/>
              <w:ind w:firstLine="0" w:firstLineChars="0"/>
              <w:jc w:val="center"/>
            </w:pPr>
            <w:r>
              <w:rPr>
                <w:rFonts w:ascii="Times New Roman" w:hAnsi="Times New Roman" w:eastAsia="宋体"/>
                <w:b/>
                <w:sz w:val="18"/>
              </w:rPr>
              <w:t>储能/MW/MWh</w:t>
            </w:r>
          </w:p>
        </w:tc>
        <w:tc>
          <w:tcPr>
            <w:tcW w:w="1289" w:type="dxa"/>
            <w:tcMar>
              <w:left w:w="70" w:type="dxa"/>
              <w:right w:w="70" w:type="dxa"/>
            </w:tcMar>
            <w:vAlign w:val="center"/>
          </w:tcPr>
          <w:p w14:paraId="1D82DA69">
            <w:pPr>
              <w:keepNext w:val="0"/>
              <w:spacing w:before="20" w:after="20" w:line="260" w:lineRule="exact"/>
              <w:ind w:firstLine="0" w:firstLineChars="0"/>
              <w:jc w:val="center"/>
            </w:pPr>
            <w:r>
              <w:rPr>
                <w:rFonts w:ascii="Times New Roman" w:hAnsi="Times New Roman" w:eastAsia="宋体"/>
                <w:b/>
                <w:sz w:val="18"/>
              </w:rPr>
              <w:t>转出/MW</w:t>
            </w:r>
          </w:p>
        </w:tc>
        <w:tc>
          <w:tcPr>
            <w:tcW w:w="1289" w:type="dxa"/>
            <w:tcMar>
              <w:left w:w="70" w:type="dxa"/>
              <w:right w:w="70" w:type="dxa"/>
            </w:tcMar>
            <w:vAlign w:val="center"/>
          </w:tcPr>
          <w:p w14:paraId="71B8D15F">
            <w:pPr>
              <w:keepNext w:val="0"/>
              <w:spacing w:before="20" w:after="20" w:line="260" w:lineRule="exact"/>
              <w:ind w:firstLine="0" w:firstLineChars="0"/>
              <w:jc w:val="center"/>
            </w:pPr>
            <w:r>
              <w:rPr>
                <w:rFonts w:ascii="Times New Roman" w:hAnsi="Times New Roman" w:eastAsia="宋体"/>
                <w:b/>
                <w:sz w:val="18"/>
              </w:rPr>
              <w:t>承接/MW</w:t>
            </w:r>
          </w:p>
        </w:tc>
        <w:tc>
          <w:tcPr>
            <w:tcW w:w="1289" w:type="dxa"/>
            <w:tcMar>
              <w:left w:w="70" w:type="dxa"/>
              <w:right w:w="70" w:type="dxa"/>
            </w:tcMar>
            <w:vAlign w:val="center"/>
          </w:tcPr>
          <w:p w14:paraId="197569C9">
            <w:pPr>
              <w:keepNext w:val="0"/>
              <w:spacing w:before="20" w:after="20" w:line="260" w:lineRule="exact"/>
              <w:ind w:firstLine="0" w:firstLineChars="0"/>
              <w:jc w:val="center"/>
            </w:pPr>
            <w:r>
              <w:rPr>
                <w:rFonts w:ascii="Times New Roman" w:hAnsi="Times New Roman" w:eastAsia="宋体"/>
                <w:b/>
                <w:sz w:val="18"/>
              </w:rPr>
              <w:t>正向负荷/MW</w:t>
            </w:r>
          </w:p>
        </w:tc>
      </w:tr>
      <w:tr w14:paraId="28AC51F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0B32D801">
            <w:pPr>
              <w:keepNext w:val="0"/>
              <w:spacing w:before="20" w:after="20" w:line="260" w:lineRule="exact"/>
              <w:ind w:firstLine="0" w:firstLineChars="0"/>
              <w:jc w:val="center"/>
            </w:pPr>
            <w:r>
              <w:rPr>
                <w:rFonts w:ascii="Times New Roman" w:hAnsi="Times New Roman" w:eastAsia="宋体"/>
                <w:b w:val="0"/>
                <w:sz w:val="18"/>
              </w:rPr>
              <w:t>刚性</w:t>
            </w:r>
          </w:p>
        </w:tc>
        <w:tc>
          <w:tcPr>
            <w:tcW w:w="1289" w:type="dxa"/>
            <w:tcMar>
              <w:left w:w="70" w:type="dxa"/>
              <w:right w:w="70" w:type="dxa"/>
            </w:tcMar>
            <w:vAlign w:val="center"/>
          </w:tcPr>
          <w:p w14:paraId="79BEFB03">
            <w:pPr>
              <w:keepNext w:val="0"/>
              <w:spacing w:before="20" w:after="20" w:line="260" w:lineRule="exact"/>
              <w:ind w:firstLine="0" w:firstLineChars="0"/>
              <w:jc w:val="center"/>
            </w:pPr>
            <w:r>
              <w:rPr>
                <w:rFonts w:ascii="Times New Roman" w:hAnsi="Times New Roman" w:eastAsia="宋体"/>
                <w:b w:val="0"/>
                <w:sz w:val="18"/>
              </w:rPr>
              <w:t>20.00+50.00+50.00</w:t>
            </w:r>
          </w:p>
        </w:tc>
        <w:tc>
          <w:tcPr>
            <w:tcW w:w="1868" w:type="dxa"/>
            <w:tcMar>
              <w:left w:w="70" w:type="dxa"/>
              <w:right w:w="70" w:type="dxa"/>
            </w:tcMar>
            <w:vAlign w:val="center"/>
          </w:tcPr>
          <w:p w14:paraId="79AB6366">
            <w:pPr>
              <w:keepNext w:val="0"/>
              <w:spacing w:before="20" w:after="20" w:line="260" w:lineRule="exact"/>
              <w:ind w:firstLine="0" w:firstLineChars="0"/>
              <w:jc w:val="center"/>
            </w:pPr>
            <w:r>
              <w:rPr>
                <w:rFonts w:ascii="Times New Roman" w:hAnsi="Times New Roman" w:eastAsia="宋体"/>
                <w:b w:val="0"/>
                <w:sz w:val="18"/>
              </w:rPr>
              <w:t>1.50/3.23</w:t>
            </w:r>
          </w:p>
        </w:tc>
        <w:tc>
          <w:tcPr>
            <w:tcW w:w="1289" w:type="dxa"/>
            <w:tcMar>
              <w:left w:w="70" w:type="dxa"/>
              <w:right w:w="70" w:type="dxa"/>
            </w:tcMar>
            <w:vAlign w:val="center"/>
          </w:tcPr>
          <w:p w14:paraId="526520DA">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5604283A">
            <w:pPr>
              <w:keepNext w:val="0"/>
              <w:spacing w:before="20" w:after="20" w:line="260" w:lineRule="exact"/>
              <w:ind w:firstLine="0" w:firstLineChars="0"/>
              <w:jc w:val="center"/>
            </w:pPr>
            <w:r>
              <w:rPr>
                <w:rFonts w:ascii="Times New Roman" w:hAnsi="Times New Roman" w:eastAsia="宋体"/>
                <w:b w:val="0"/>
                <w:sz w:val="18"/>
              </w:rPr>
              <w:t>44.09</w:t>
            </w:r>
          </w:p>
        </w:tc>
        <w:tc>
          <w:tcPr>
            <w:tcW w:w="1289" w:type="dxa"/>
            <w:tcMar>
              <w:left w:w="70" w:type="dxa"/>
              <w:right w:w="70" w:type="dxa"/>
            </w:tcMar>
            <w:vAlign w:val="center"/>
          </w:tcPr>
          <w:p w14:paraId="6F8A9C49">
            <w:pPr>
              <w:keepNext w:val="0"/>
              <w:spacing w:before="20" w:after="20" w:line="260" w:lineRule="exact"/>
              <w:ind w:firstLine="0" w:firstLineChars="0"/>
              <w:jc w:val="center"/>
            </w:pPr>
            <w:r>
              <w:rPr>
                <w:rFonts w:ascii="Times New Roman" w:hAnsi="Times New Roman" w:eastAsia="宋体"/>
                <w:b w:val="0"/>
                <w:sz w:val="18"/>
              </w:rPr>
              <w:t>68.00</w:t>
            </w:r>
          </w:p>
        </w:tc>
      </w:tr>
      <w:tr w14:paraId="778FB97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36D00832">
            <w:pPr>
              <w:keepNext w:val="0"/>
              <w:spacing w:before="20" w:after="20" w:line="260" w:lineRule="exact"/>
              <w:ind w:firstLine="0" w:firstLineChars="0"/>
              <w:jc w:val="center"/>
            </w:pPr>
            <w:r>
              <w:rPr>
                <w:rFonts w:ascii="Times New Roman" w:hAnsi="Times New Roman" w:eastAsia="宋体"/>
                <w:b w:val="0"/>
                <w:sz w:val="18"/>
              </w:rPr>
              <w:t>弹性</w:t>
            </w:r>
          </w:p>
        </w:tc>
        <w:tc>
          <w:tcPr>
            <w:tcW w:w="1289" w:type="dxa"/>
            <w:tcMar>
              <w:left w:w="70" w:type="dxa"/>
              <w:right w:w="70" w:type="dxa"/>
            </w:tcMar>
            <w:vAlign w:val="center"/>
          </w:tcPr>
          <w:p w14:paraId="7A59C82D">
            <w:pPr>
              <w:keepNext w:val="0"/>
              <w:spacing w:before="20" w:after="20" w:line="260" w:lineRule="exact"/>
              <w:ind w:firstLine="0" w:firstLineChars="0"/>
              <w:jc w:val="center"/>
            </w:pPr>
            <w:r>
              <w:rPr>
                <w:rFonts w:ascii="Times New Roman" w:hAnsi="Times New Roman" w:eastAsia="宋体"/>
                <w:b w:val="0"/>
                <w:sz w:val="18"/>
              </w:rPr>
              <w:t>20.00+50.00</w:t>
            </w:r>
          </w:p>
        </w:tc>
        <w:tc>
          <w:tcPr>
            <w:tcW w:w="1868" w:type="dxa"/>
            <w:tcMar>
              <w:left w:w="70" w:type="dxa"/>
              <w:right w:w="70" w:type="dxa"/>
            </w:tcMar>
            <w:vAlign w:val="center"/>
          </w:tcPr>
          <w:p w14:paraId="660552EE">
            <w:pPr>
              <w:keepNext w:val="0"/>
              <w:spacing w:before="20" w:after="20" w:line="260" w:lineRule="exact"/>
              <w:ind w:firstLine="0" w:firstLineChars="0"/>
              <w:jc w:val="center"/>
            </w:pPr>
            <w:r>
              <w:rPr>
                <w:rFonts w:ascii="Times New Roman" w:hAnsi="Times New Roman" w:eastAsia="宋体"/>
                <w:b w:val="0"/>
                <w:sz w:val="18"/>
              </w:rPr>
              <w:t>0.00/0.00</w:t>
            </w:r>
          </w:p>
        </w:tc>
        <w:tc>
          <w:tcPr>
            <w:tcW w:w="1289" w:type="dxa"/>
            <w:tcMar>
              <w:left w:w="70" w:type="dxa"/>
              <w:right w:w="70" w:type="dxa"/>
            </w:tcMar>
            <w:vAlign w:val="center"/>
          </w:tcPr>
          <w:p w14:paraId="13DF0A4B">
            <w:pPr>
              <w:keepNext w:val="0"/>
              <w:spacing w:before="20" w:after="20" w:line="260" w:lineRule="exact"/>
              <w:ind w:firstLine="0" w:firstLineChars="0"/>
              <w:jc w:val="center"/>
            </w:pPr>
            <w:r>
              <w:rPr>
                <w:rFonts w:ascii="Times New Roman" w:hAnsi="Times New Roman" w:eastAsia="宋体"/>
                <w:b w:val="0"/>
                <w:sz w:val="18"/>
              </w:rPr>
              <w:t>4.91</w:t>
            </w:r>
          </w:p>
        </w:tc>
        <w:tc>
          <w:tcPr>
            <w:tcW w:w="1289" w:type="dxa"/>
            <w:tcMar>
              <w:left w:w="70" w:type="dxa"/>
              <w:right w:w="70" w:type="dxa"/>
            </w:tcMar>
            <w:vAlign w:val="center"/>
          </w:tcPr>
          <w:p w14:paraId="53D12566">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516CFD4C">
            <w:pPr>
              <w:keepNext w:val="0"/>
              <w:spacing w:before="20" w:after="20" w:line="260" w:lineRule="exact"/>
              <w:ind w:firstLine="0" w:firstLineChars="0"/>
              <w:jc w:val="center"/>
            </w:pPr>
            <w:r>
              <w:rPr>
                <w:rFonts w:ascii="Times New Roman" w:hAnsi="Times New Roman" w:eastAsia="宋体"/>
                <w:b w:val="0"/>
                <w:sz w:val="18"/>
              </w:rPr>
              <w:t>19.00</w:t>
            </w:r>
          </w:p>
        </w:tc>
      </w:tr>
    </w:tbl>
    <w:p w14:paraId="15DD39CF">
      <w:pPr>
        <w:pStyle w:val="7"/>
        <w:keepNext/>
        <w:numPr>
          <w:ilvl w:val="0"/>
          <w:numId w:val="0"/>
        </w:numPr>
        <w:spacing w:before="160" w:after="120" w:line="360" w:lineRule="auto"/>
        <w:ind w:firstLine="0"/>
      </w:pPr>
      <w:bookmarkStart w:id="193" w:name="bdz-00096站规划分析"/>
      <w:r>
        <w:rPr>
          <w:rFonts w:ascii="Times New Roman" w:hAnsi="Times New Roman" w:eastAsia="方正仿宋_GBK"/>
          <w:b/>
          <w:sz w:val="24"/>
        </w:rPr>
        <w:t>BDZ-00096站规划分析</w:t>
      </w:r>
      <w:bookmarkEnd w:id="193"/>
    </w:p>
    <w:p w14:paraId="6D16E3C6">
      <w:pPr>
        <w:widowControl/>
        <w:spacing w:before="0" w:after="0" w:line="300" w:lineRule="auto"/>
        <w:ind w:firstLine="480"/>
        <w:jc w:val="both"/>
      </w:pPr>
      <w:r>
        <w:rPr>
          <w:rFonts w:ascii="Times New Roman" w:hAnsi="Times New Roman" w:eastAsia="方正仿宋_GBK"/>
          <w:b w:val="0"/>
          <w:sz w:val="24"/>
        </w:rPr>
        <w:t>该站基期主变配置为31.50+80.00 MVA，规划第4年转接前最大正向、反向净负荷分别为72.42 MW和0.00 MW，正向95%峰值持续时间为3.00 h。弹性方案第1年实施主变增容，新购容量63.00 MVA。</w:t>
      </w:r>
    </w:p>
    <w:p w14:paraId="7591EA66">
      <w:pPr>
        <w:pStyle w:val="2"/>
        <w:widowControl/>
        <w:spacing w:before="0" w:after="0" w:line="300" w:lineRule="auto"/>
        <w:ind w:firstLine="480"/>
        <w:jc w:val="both"/>
      </w:pPr>
      <w:r>
        <w:rPr>
          <w:rFonts w:ascii="Times New Roman" w:hAnsi="Times New Roman" w:eastAsia="方正仿宋_GBK"/>
          <w:b w:val="0"/>
          <w:sz w:val="24"/>
        </w:rPr>
        <w:t>第4年转出12.57 MW、承接0.00 MW后，正向校核负荷为59.85 MW。负荷转出降低正向需求，同时将反向校核上界提高至12.57 MW，配置按两个方向共同确定。刚性方案第4年主变总容量为143.00 MVA，储能为0.00 MW；弹性方案相应为143.00 MVA和0.00 MW。两类方案的本站主变配置接近，差异主要通过区域其他站点的容量和负荷安排体现。</w:t>
      </w:r>
    </w:p>
    <w:p w14:paraId="71D43AA7">
      <w:pPr>
        <w:pStyle w:val="2"/>
        <w:keepNext/>
        <w:spacing w:before="120" w:after="80" w:line="300" w:lineRule="auto"/>
        <w:ind w:firstLine="0"/>
        <w:jc w:val="center"/>
      </w:pPr>
      <w:r>
        <w:rPr>
          <w:rFonts w:ascii="Times New Roman" w:hAnsi="Times New Roman" w:eastAsia="宋体"/>
          <w:b w:val="0"/>
          <w:sz w:val="21"/>
        </w:rPr>
        <w:t>表5-23 BDZ-00096站第4年配置与负荷转接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289"/>
        <w:gridCol w:w="1289"/>
        <w:gridCol w:w="1868"/>
        <w:gridCol w:w="1289"/>
        <w:gridCol w:w="1289"/>
        <w:gridCol w:w="1289"/>
      </w:tblGrid>
      <w:tr w14:paraId="3E99844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289" w:type="dxa"/>
            <w:tcMar>
              <w:left w:w="70" w:type="dxa"/>
              <w:right w:w="70" w:type="dxa"/>
            </w:tcMar>
            <w:vAlign w:val="center"/>
          </w:tcPr>
          <w:p w14:paraId="686E8E01">
            <w:pPr>
              <w:keepNext w:val="0"/>
              <w:spacing w:before="20" w:after="20" w:line="260" w:lineRule="exact"/>
              <w:ind w:firstLine="0" w:firstLineChars="0"/>
              <w:jc w:val="center"/>
            </w:pPr>
            <w:r>
              <w:rPr>
                <w:rFonts w:ascii="Times New Roman" w:hAnsi="Times New Roman" w:eastAsia="宋体"/>
                <w:b/>
                <w:sz w:val="18"/>
              </w:rPr>
              <w:t>方案</w:t>
            </w:r>
          </w:p>
        </w:tc>
        <w:tc>
          <w:tcPr>
            <w:tcW w:w="1289" w:type="dxa"/>
            <w:tcMar>
              <w:left w:w="70" w:type="dxa"/>
              <w:right w:w="70" w:type="dxa"/>
            </w:tcMar>
            <w:vAlign w:val="center"/>
          </w:tcPr>
          <w:p w14:paraId="05E8AC19">
            <w:pPr>
              <w:keepNext w:val="0"/>
              <w:spacing w:before="20" w:after="20" w:line="260" w:lineRule="exact"/>
              <w:ind w:firstLine="0" w:firstLineChars="0"/>
              <w:jc w:val="center"/>
            </w:pPr>
            <w:r>
              <w:rPr>
                <w:rFonts w:ascii="Times New Roman" w:hAnsi="Times New Roman" w:eastAsia="宋体"/>
                <w:b/>
                <w:sz w:val="18"/>
              </w:rPr>
              <w:t>主变组合/MVA</w:t>
            </w:r>
          </w:p>
        </w:tc>
        <w:tc>
          <w:tcPr>
            <w:tcW w:w="1868" w:type="dxa"/>
            <w:tcMar>
              <w:left w:w="70" w:type="dxa"/>
              <w:right w:w="70" w:type="dxa"/>
            </w:tcMar>
            <w:vAlign w:val="center"/>
          </w:tcPr>
          <w:p w14:paraId="22778068">
            <w:pPr>
              <w:keepNext w:val="0"/>
              <w:spacing w:before="20" w:after="20" w:line="260" w:lineRule="exact"/>
              <w:ind w:firstLine="0" w:firstLineChars="0"/>
              <w:jc w:val="center"/>
            </w:pPr>
            <w:r>
              <w:rPr>
                <w:rFonts w:ascii="Times New Roman" w:hAnsi="Times New Roman" w:eastAsia="宋体"/>
                <w:b/>
                <w:sz w:val="18"/>
              </w:rPr>
              <w:t>储能/MW/MWh</w:t>
            </w:r>
          </w:p>
        </w:tc>
        <w:tc>
          <w:tcPr>
            <w:tcW w:w="1289" w:type="dxa"/>
            <w:tcMar>
              <w:left w:w="70" w:type="dxa"/>
              <w:right w:w="70" w:type="dxa"/>
            </w:tcMar>
            <w:vAlign w:val="center"/>
          </w:tcPr>
          <w:p w14:paraId="6E535084">
            <w:pPr>
              <w:keepNext w:val="0"/>
              <w:spacing w:before="20" w:after="20" w:line="260" w:lineRule="exact"/>
              <w:ind w:firstLine="0" w:firstLineChars="0"/>
              <w:jc w:val="center"/>
            </w:pPr>
            <w:r>
              <w:rPr>
                <w:rFonts w:ascii="Times New Roman" w:hAnsi="Times New Roman" w:eastAsia="宋体"/>
                <w:b/>
                <w:sz w:val="18"/>
              </w:rPr>
              <w:t>转出/MW</w:t>
            </w:r>
          </w:p>
        </w:tc>
        <w:tc>
          <w:tcPr>
            <w:tcW w:w="1289" w:type="dxa"/>
            <w:tcMar>
              <w:left w:w="70" w:type="dxa"/>
              <w:right w:w="70" w:type="dxa"/>
            </w:tcMar>
            <w:vAlign w:val="center"/>
          </w:tcPr>
          <w:p w14:paraId="79E61F1A">
            <w:pPr>
              <w:keepNext w:val="0"/>
              <w:spacing w:before="20" w:after="20" w:line="260" w:lineRule="exact"/>
              <w:ind w:firstLine="0" w:firstLineChars="0"/>
              <w:jc w:val="center"/>
            </w:pPr>
            <w:r>
              <w:rPr>
                <w:rFonts w:ascii="Times New Roman" w:hAnsi="Times New Roman" w:eastAsia="宋体"/>
                <w:b/>
                <w:sz w:val="18"/>
              </w:rPr>
              <w:t>承接/MW</w:t>
            </w:r>
          </w:p>
        </w:tc>
        <w:tc>
          <w:tcPr>
            <w:tcW w:w="1289" w:type="dxa"/>
            <w:tcMar>
              <w:left w:w="70" w:type="dxa"/>
              <w:right w:w="70" w:type="dxa"/>
            </w:tcMar>
            <w:vAlign w:val="center"/>
          </w:tcPr>
          <w:p w14:paraId="044B53C1">
            <w:pPr>
              <w:keepNext w:val="0"/>
              <w:spacing w:before="20" w:after="20" w:line="260" w:lineRule="exact"/>
              <w:ind w:firstLine="0" w:firstLineChars="0"/>
              <w:jc w:val="center"/>
            </w:pPr>
            <w:r>
              <w:rPr>
                <w:rFonts w:ascii="Times New Roman" w:hAnsi="Times New Roman" w:eastAsia="宋体"/>
                <w:b/>
                <w:sz w:val="18"/>
              </w:rPr>
              <w:t>正向负荷/MW</w:t>
            </w:r>
          </w:p>
        </w:tc>
      </w:tr>
      <w:tr w14:paraId="477CDCB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68C2DEE0">
            <w:pPr>
              <w:keepNext w:val="0"/>
              <w:spacing w:before="20" w:after="20" w:line="260" w:lineRule="exact"/>
              <w:ind w:firstLine="0" w:firstLineChars="0"/>
              <w:jc w:val="center"/>
            </w:pPr>
            <w:r>
              <w:rPr>
                <w:rFonts w:ascii="Times New Roman" w:hAnsi="Times New Roman" w:eastAsia="宋体"/>
                <w:b w:val="0"/>
                <w:sz w:val="18"/>
              </w:rPr>
              <w:t>刚性</w:t>
            </w:r>
          </w:p>
        </w:tc>
        <w:tc>
          <w:tcPr>
            <w:tcW w:w="1289" w:type="dxa"/>
            <w:tcMar>
              <w:left w:w="70" w:type="dxa"/>
              <w:right w:w="70" w:type="dxa"/>
            </w:tcMar>
            <w:vAlign w:val="center"/>
          </w:tcPr>
          <w:p w14:paraId="64C497F3">
            <w:pPr>
              <w:keepNext w:val="0"/>
              <w:spacing w:before="20" w:after="20" w:line="260" w:lineRule="exact"/>
              <w:ind w:firstLine="0" w:firstLineChars="0"/>
              <w:jc w:val="center"/>
            </w:pPr>
            <w:r>
              <w:rPr>
                <w:rFonts w:ascii="Times New Roman" w:hAnsi="Times New Roman" w:eastAsia="宋体"/>
                <w:b w:val="0"/>
                <w:sz w:val="18"/>
              </w:rPr>
              <w:t>63.00+80.00</w:t>
            </w:r>
          </w:p>
        </w:tc>
        <w:tc>
          <w:tcPr>
            <w:tcW w:w="1868" w:type="dxa"/>
            <w:tcMar>
              <w:left w:w="70" w:type="dxa"/>
              <w:right w:w="70" w:type="dxa"/>
            </w:tcMar>
            <w:vAlign w:val="center"/>
          </w:tcPr>
          <w:p w14:paraId="43017DD0">
            <w:pPr>
              <w:keepNext w:val="0"/>
              <w:spacing w:before="20" w:after="20" w:line="260" w:lineRule="exact"/>
              <w:ind w:firstLine="0" w:firstLineChars="0"/>
              <w:jc w:val="center"/>
            </w:pPr>
            <w:r>
              <w:rPr>
                <w:rFonts w:ascii="Times New Roman" w:hAnsi="Times New Roman" w:eastAsia="宋体"/>
                <w:b w:val="0"/>
                <w:sz w:val="18"/>
              </w:rPr>
              <w:t>0.00/0.00</w:t>
            </w:r>
          </w:p>
        </w:tc>
        <w:tc>
          <w:tcPr>
            <w:tcW w:w="1289" w:type="dxa"/>
            <w:tcMar>
              <w:left w:w="70" w:type="dxa"/>
              <w:right w:w="70" w:type="dxa"/>
            </w:tcMar>
            <w:vAlign w:val="center"/>
          </w:tcPr>
          <w:p w14:paraId="3DC78549">
            <w:pPr>
              <w:keepNext w:val="0"/>
              <w:spacing w:before="20" w:after="20" w:line="260" w:lineRule="exact"/>
              <w:ind w:firstLine="0" w:firstLineChars="0"/>
              <w:jc w:val="center"/>
            </w:pPr>
            <w:r>
              <w:rPr>
                <w:rFonts w:ascii="Times New Roman" w:hAnsi="Times New Roman" w:eastAsia="宋体"/>
                <w:b w:val="0"/>
                <w:sz w:val="18"/>
              </w:rPr>
              <w:t>12.57</w:t>
            </w:r>
          </w:p>
        </w:tc>
        <w:tc>
          <w:tcPr>
            <w:tcW w:w="1289" w:type="dxa"/>
            <w:tcMar>
              <w:left w:w="70" w:type="dxa"/>
              <w:right w:w="70" w:type="dxa"/>
            </w:tcMar>
            <w:vAlign w:val="center"/>
          </w:tcPr>
          <w:p w14:paraId="126DA79E">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693BA695">
            <w:pPr>
              <w:keepNext w:val="0"/>
              <w:spacing w:before="20" w:after="20" w:line="260" w:lineRule="exact"/>
              <w:ind w:firstLine="0" w:firstLineChars="0"/>
              <w:jc w:val="center"/>
            </w:pPr>
            <w:r>
              <w:rPr>
                <w:rFonts w:ascii="Times New Roman" w:hAnsi="Times New Roman" w:eastAsia="宋体"/>
                <w:b w:val="0"/>
                <w:sz w:val="18"/>
              </w:rPr>
              <w:t>59.85</w:t>
            </w:r>
          </w:p>
        </w:tc>
      </w:tr>
      <w:tr w14:paraId="4FE47D6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146CDBCA">
            <w:pPr>
              <w:keepNext w:val="0"/>
              <w:spacing w:before="20" w:after="20" w:line="260" w:lineRule="exact"/>
              <w:ind w:firstLine="0" w:firstLineChars="0"/>
              <w:jc w:val="center"/>
            </w:pPr>
            <w:r>
              <w:rPr>
                <w:rFonts w:ascii="Times New Roman" w:hAnsi="Times New Roman" w:eastAsia="宋体"/>
                <w:b w:val="0"/>
                <w:sz w:val="18"/>
              </w:rPr>
              <w:t>弹性</w:t>
            </w:r>
          </w:p>
        </w:tc>
        <w:tc>
          <w:tcPr>
            <w:tcW w:w="1289" w:type="dxa"/>
            <w:tcMar>
              <w:left w:w="70" w:type="dxa"/>
              <w:right w:w="70" w:type="dxa"/>
            </w:tcMar>
            <w:vAlign w:val="center"/>
          </w:tcPr>
          <w:p w14:paraId="37A7DA0C">
            <w:pPr>
              <w:keepNext w:val="0"/>
              <w:spacing w:before="20" w:after="20" w:line="260" w:lineRule="exact"/>
              <w:ind w:firstLine="0" w:firstLineChars="0"/>
              <w:jc w:val="center"/>
            </w:pPr>
            <w:r>
              <w:rPr>
                <w:rFonts w:ascii="Times New Roman" w:hAnsi="Times New Roman" w:eastAsia="宋体"/>
                <w:b w:val="0"/>
                <w:sz w:val="18"/>
              </w:rPr>
              <w:t>63.00+80.00</w:t>
            </w:r>
          </w:p>
        </w:tc>
        <w:tc>
          <w:tcPr>
            <w:tcW w:w="1868" w:type="dxa"/>
            <w:tcMar>
              <w:left w:w="70" w:type="dxa"/>
              <w:right w:w="70" w:type="dxa"/>
            </w:tcMar>
            <w:vAlign w:val="center"/>
          </w:tcPr>
          <w:p w14:paraId="6786E971">
            <w:pPr>
              <w:keepNext w:val="0"/>
              <w:spacing w:before="20" w:after="20" w:line="260" w:lineRule="exact"/>
              <w:ind w:firstLine="0" w:firstLineChars="0"/>
              <w:jc w:val="center"/>
            </w:pPr>
            <w:r>
              <w:rPr>
                <w:rFonts w:ascii="Times New Roman" w:hAnsi="Times New Roman" w:eastAsia="宋体"/>
                <w:b w:val="0"/>
                <w:sz w:val="18"/>
              </w:rPr>
              <w:t>0.00/0.00</w:t>
            </w:r>
          </w:p>
        </w:tc>
        <w:tc>
          <w:tcPr>
            <w:tcW w:w="1289" w:type="dxa"/>
            <w:tcMar>
              <w:left w:w="70" w:type="dxa"/>
              <w:right w:w="70" w:type="dxa"/>
            </w:tcMar>
            <w:vAlign w:val="center"/>
          </w:tcPr>
          <w:p w14:paraId="19B13430">
            <w:pPr>
              <w:keepNext w:val="0"/>
              <w:spacing w:before="20" w:after="20" w:line="260" w:lineRule="exact"/>
              <w:ind w:firstLine="0" w:firstLineChars="0"/>
              <w:jc w:val="center"/>
            </w:pPr>
            <w:r>
              <w:rPr>
                <w:rFonts w:ascii="Times New Roman" w:hAnsi="Times New Roman" w:eastAsia="宋体"/>
                <w:b w:val="0"/>
                <w:sz w:val="18"/>
              </w:rPr>
              <w:t>12.57</w:t>
            </w:r>
          </w:p>
        </w:tc>
        <w:tc>
          <w:tcPr>
            <w:tcW w:w="1289" w:type="dxa"/>
            <w:tcMar>
              <w:left w:w="70" w:type="dxa"/>
              <w:right w:w="70" w:type="dxa"/>
            </w:tcMar>
            <w:vAlign w:val="center"/>
          </w:tcPr>
          <w:p w14:paraId="185AF171">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1017D5D3">
            <w:pPr>
              <w:keepNext w:val="0"/>
              <w:spacing w:before="20" w:after="20" w:line="260" w:lineRule="exact"/>
              <w:ind w:firstLine="0" w:firstLineChars="0"/>
              <w:jc w:val="center"/>
            </w:pPr>
            <w:r>
              <w:rPr>
                <w:rFonts w:ascii="Times New Roman" w:hAnsi="Times New Roman" w:eastAsia="宋体"/>
                <w:b w:val="0"/>
                <w:sz w:val="18"/>
              </w:rPr>
              <w:t>59.85</w:t>
            </w:r>
          </w:p>
        </w:tc>
      </w:tr>
    </w:tbl>
    <w:p w14:paraId="31224610">
      <w:pPr>
        <w:pStyle w:val="7"/>
        <w:keepNext/>
        <w:numPr>
          <w:ilvl w:val="0"/>
          <w:numId w:val="0"/>
        </w:numPr>
        <w:spacing w:before="160" w:after="120" w:line="360" w:lineRule="auto"/>
        <w:ind w:firstLine="0"/>
      </w:pPr>
      <w:bookmarkStart w:id="194" w:name="bdz-00124站规划分析"/>
      <w:r>
        <w:rPr>
          <w:rFonts w:ascii="Times New Roman" w:hAnsi="Times New Roman" w:eastAsia="方正仿宋_GBK"/>
          <w:b/>
          <w:sz w:val="24"/>
        </w:rPr>
        <w:t>BDZ-00124站规划分析</w:t>
      </w:r>
      <w:bookmarkEnd w:id="194"/>
    </w:p>
    <w:p w14:paraId="3383E005">
      <w:pPr>
        <w:widowControl/>
        <w:spacing w:before="0" w:after="0" w:line="300" w:lineRule="auto"/>
        <w:ind w:firstLine="480"/>
        <w:jc w:val="both"/>
      </w:pPr>
      <w:r>
        <w:rPr>
          <w:rFonts w:ascii="Times New Roman" w:hAnsi="Times New Roman" w:eastAsia="方正仿宋_GBK"/>
          <w:b w:val="0"/>
          <w:sz w:val="24"/>
        </w:rPr>
        <w:t>该站基期主变配置为31.50+40.00 MVA，规划第4年转接前最大正向、反向净负荷分别为64.11 MW和31.99 MW，正向95%峰值持续时间为3.00 h。弹性方案第4年实施主变增容，新购容量40.00 MVA。</w:t>
      </w:r>
    </w:p>
    <w:p w14:paraId="772ADF29">
      <w:pPr>
        <w:pStyle w:val="2"/>
        <w:widowControl/>
        <w:spacing w:before="0" w:after="0" w:line="300" w:lineRule="auto"/>
        <w:ind w:firstLine="480"/>
        <w:jc w:val="both"/>
      </w:pPr>
      <w:r>
        <w:rPr>
          <w:rFonts w:ascii="Times New Roman" w:hAnsi="Times New Roman" w:eastAsia="方正仿宋_GBK"/>
          <w:b w:val="0"/>
          <w:sz w:val="24"/>
        </w:rPr>
        <w:t>第4年转出26.11 MW、承接0.00 MW后，正向校核负荷为38.00 MW。负荷转出降低正向需求，同时将反向校核上界提高至58.10 MW，配置按两个方向共同确定。刚性方案第4年主变总容量为71.50 MVA，储能为3.00 MW；弹性方案相应为80.00 MVA和0.00 MW。弹性方案储能减少3.00 MW，</w:t>
      </w:r>
      <w:del w:id="347" w:author="白日梦想家" w:date="2026-10-02T21:45:22Z">
        <w:r>
          <w:rPr>
            <w:rFonts w:ascii="Times New Roman" w:hAnsi="Times New Roman" w:eastAsia="方正仿宋_GBK"/>
            <w:b w:val="0"/>
            <w:sz w:val="24"/>
          </w:rPr>
          <w:delText>退出工况</w:delText>
        </w:r>
      </w:del>
      <w:ins w:id="348" w:author="白日梦想家" w:date="2026-10-02T21:45:22Z">
        <w:r>
          <w:rPr>
            <w:rFonts w:hint="eastAsia"/>
            <w:b w:val="0"/>
            <w:sz w:val="24"/>
            <w:lang w:eastAsia="zh"/>
          </w:rPr>
          <w:t>主变N-1工况</w:t>
        </w:r>
      </w:ins>
      <w:r>
        <w:rPr>
          <w:rFonts w:ascii="Times New Roman" w:hAnsi="Times New Roman" w:eastAsia="方正仿宋_GBK"/>
          <w:b w:val="0"/>
          <w:sz w:val="24"/>
        </w:rPr>
        <w:t>的容量支撑更多由在役主变和站间负荷配置承担。</w:t>
      </w:r>
    </w:p>
    <w:p w14:paraId="0CB0B92D">
      <w:pPr>
        <w:pStyle w:val="2"/>
        <w:keepNext/>
        <w:spacing w:before="120" w:after="80" w:line="300" w:lineRule="auto"/>
        <w:ind w:firstLine="0"/>
        <w:jc w:val="center"/>
      </w:pPr>
      <w:r>
        <w:rPr>
          <w:rFonts w:ascii="Times New Roman" w:hAnsi="Times New Roman" w:eastAsia="宋体"/>
          <w:b w:val="0"/>
          <w:sz w:val="21"/>
        </w:rPr>
        <w:t>表5-24 BDZ-00124站第4年配置与负荷转接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289"/>
        <w:gridCol w:w="1289"/>
        <w:gridCol w:w="1868"/>
        <w:gridCol w:w="1289"/>
        <w:gridCol w:w="1289"/>
        <w:gridCol w:w="1289"/>
      </w:tblGrid>
      <w:tr w14:paraId="5343172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289" w:type="dxa"/>
            <w:tcMar>
              <w:left w:w="70" w:type="dxa"/>
              <w:right w:w="70" w:type="dxa"/>
            </w:tcMar>
            <w:vAlign w:val="center"/>
          </w:tcPr>
          <w:p w14:paraId="33DC5A2C">
            <w:pPr>
              <w:keepNext w:val="0"/>
              <w:spacing w:before="20" w:after="20" w:line="260" w:lineRule="exact"/>
              <w:ind w:firstLine="0" w:firstLineChars="0"/>
              <w:jc w:val="center"/>
            </w:pPr>
            <w:r>
              <w:rPr>
                <w:rFonts w:ascii="Times New Roman" w:hAnsi="Times New Roman" w:eastAsia="宋体"/>
                <w:b/>
                <w:sz w:val="18"/>
              </w:rPr>
              <w:t>方案</w:t>
            </w:r>
          </w:p>
        </w:tc>
        <w:tc>
          <w:tcPr>
            <w:tcW w:w="1289" w:type="dxa"/>
            <w:tcMar>
              <w:left w:w="70" w:type="dxa"/>
              <w:right w:w="70" w:type="dxa"/>
            </w:tcMar>
            <w:vAlign w:val="center"/>
          </w:tcPr>
          <w:p w14:paraId="35BB5670">
            <w:pPr>
              <w:keepNext w:val="0"/>
              <w:spacing w:before="20" w:after="20" w:line="260" w:lineRule="exact"/>
              <w:ind w:firstLine="0" w:firstLineChars="0"/>
              <w:jc w:val="center"/>
            </w:pPr>
            <w:r>
              <w:rPr>
                <w:rFonts w:ascii="Times New Roman" w:hAnsi="Times New Roman" w:eastAsia="宋体"/>
                <w:b/>
                <w:sz w:val="18"/>
              </w:rPr>
              <w:t>主变组合/MVA</w:t>
            </w:r>
          </w:p>
        </w:tc>
        <w:tc>
          <w:tcPr>
            <w:tcW w:w="1868" w:type="dxa"/>
            <w:tcMar>
              <w:left w:w="70" w:type="dxa"/>
              <w:right w:w="70" w:type="dxa"/>
            </w:tcMar>
            <w:vAlign w:val="center"/>
          </w:tcPr>
          <w:p w14:paraId="472806D6">
            <w:pPr>
              <w:keepNext w:val="0"/>
              <w:spacing w:before="20" w:after="20" w:line="260" w:lineRule="exact"/>
              <w:ind w:firstLine="0" w:firstLineChars="0"/>
              <w:jc w:val="center"/>
            </w:pPr>
            <w:r>
              <w:rPr>
                <w:rFonts w:ascii="Times New Roman" w:hAnsi="Times New Roman" w:eastAsia="宋体"/>
                <w:b/>
                <w:sz w:val="18"/>
              </w:rPr>
              <w:t>储能/MW/MWh</w:t>
            </w:r>
          </w:p>
        </w:tc>
        <w:tc>
          <w:tcPr>
            <w:tcW w:w="1289" w:type="dxa"/>
            <w:tcMar>
              <w:left w:w="70" w:type="dxa"/>
              <w:right w:w="70" w:type="dxa"/>
            </w:tcMar>
            <w:vAlign w:val="center"/>
          </w:tcPr>
          <w:p w14:paraId="39B61627">
            <w:pPr>
              <w:keepNext w:val="0"/>
              <w:spacing w:before="20" w:after="20" w:line="260" w:lineRule="exact"/>
              <w:ind w:firstLine="0" w:firstLineChars="0"/>
              <w:jc w:val="center"/>
            </w:pPr>
            <w:r>
              <w:rPr>
                <w:rFonts w:ascii="Times New Roman" w:hAnsi="Times New Roman" w:eastAsia="宋体"/>
                <w:b/>
                <w:sz w:val="18"/>
              </w:rPr>
              <w:t>转出/MW</w:t>
            </w:r>
          </w:p>
        </w:tc>
        <w:tc>
          <w:tcPr>
            <w:tcW w:w="1289" w:type="dxa"/>
            <w:tcMar>
              <w:left w:w="70" w:type="dxa"/>
              <w:right w:w="70" w:type="dxa"/>
            </w:tcMar>
            <w:vAlign w:val="center"/>
          </w:tcPr>
          <w:p w14:paraId="5358B144">
            <w:pPr>
              <w:keepNext w:val="0"/>
              <w:spacing w:before="20" w:after="20" w:line="260" w:lineRule="exact"/>
              <w:ind w:firstLine="0" w:firstLineChars="0"/>
              <w:jc w:val="center"/>
            </w:pPr>
            <w:r>
              <w:rPr>
                <w:rFonts w:ascii="Times New Roman" w:hAnsi="Times New Roman" w:eastAsia="宋体"/>
                <w:b/>
                <w:sz w:val="18"/>
              </w:rPr>
              <w:t>承接/MW</w:t>
            </w:r>
          </w:p>
        </w:tc>
        <w:tc>
          <w:tcPr>
            <w:tcW w:w="1289" w:type="dxa"/>
            <w:tcMar>
              <w:left w:w="70" w:type="dxa"/>
              <w:right w:w="70" w:type="dxa"/>
            </w:tcMar>
            <w:vAlign w:val="center"/>
          </w:tcPr>
          <w:p w14:paraId="3F621E68">
            <w:pPr>
              <w:keepNext w:val="0"/>
              <w:spacing w:before="20" w:after="20" w:line="260" w:lineRule="exact"/>
              <w:ind w:firstLine="0" w:firstLineChars="0"/>
              <w:jc w:val="center"/>
            </w:pPr>
            <w:r>
              <w:rPr>
                <w:rFonts w:ascii="Times New Roman" w:hAnsi="Times New Roman" w:eastAsia="宋体"/>
                <w:b/>
                <w:sz w:val="18"/>
              </w:rPr>
              <w:t>正向负荷/MW</w:t>
            </w:r>
          </w:p>
        </w:tc>
      </w:tr>
      <w:tr w14:paraId="50CD9FA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1E6F4A54">
            <w:pPr>
              <w:keepNext w:val="0"/>
              <w:spacing w:before="20" w:after="20" w:line="260" w:lineRule="exact"/>
              <w:ind w:firstLine="0" w:firstLineChars="0"/>
              <w:jc w:val="center"/>
            </w:pPr>
            <w:r>
              <w:rPr>
                <w:rFonts w:ascii="Times New Roman" w:hAnsi="Times New Roman" w:eastAsia="宋体"/>
                <w:b w:val="0"/>
                <w:sz w:val="18"/>
              </w:rPr>
              <w:t>刚性</w:t>
            </w:r>
          </w:p>
        </w:tc>
        <w:tc>
          <w:tcPr>
            <w:tcW w:w="1289" w:type="dxa"/>
            <w:tcMar>
              <w:left w:w="70" w:type="dxa"/>
              <w:right w:w="70" w:type="dxa"/>
            </w:tcMar>
            <w:vAlign w:val="center"/>
          </w:tcPr>
          <w:p w14:paraId="6ABC14A0">
            <w:pPr>
              <w:keepNext w:val="0"/>
              <w:spacing w:before="20" w:after="20" w:line="260" w:lineRule="exact"/>
              <w:ind w:firstLine="0" w:firstLineChars="0"/>
              <w:jc w:val="center"/>
            </w:pPr>
            <w:r>
              <w:rPr>
                <w:rFonts w:ascii="Times New Roman" w:hAnsi="Times New Roman" w:eastAsia="宋体"/>
                <w:b w:val="0"/>
                <w:sz w:val="18"/>
              </w:rPr>
              <w:t>31.50+40.00</w:t>
            </w:r>
          </w:p>
        </w:tc>
        <w:tc>
          <w:tcPr>
            <w:tcW w:w="1868" w:type="dxa"/>
            <w:tcMar>
              <w:left w:w="70" w:type="dxa"/>
              <w:right w:w="70" w:type="dxa"/>
            </w:tcMar>
            <w:vAlign w:val="center"/>
          </w:tcPr>
          <w:p w14:paraId="0C029583">
            <w:pPr>
              <w:keepNext w:val="0"/>
              <w:spacing w:before="20" w:after="20" w:line="260" w:lineRule="exact"/>
              <w:ind w:firstLine="0" w:firstLineChars="0"/>
              <w:jc w:val="center"/>
            </w:pPr>
            <w:r>
              <w:rPr>
                <w:rFonts w:ascii="Times New Roman" w:hAnsi="Times New Roman" w:eastAsia="宋体"/>
                <w:b w:val="0"/>
                <w:sz w:val="18"/>
              </w:rPr>
              <w:t>3.00/6.45</w:t>
            </w:r>
          </w:p>
        </w:tc>
        <w:tc>
          <w:tcPr>
            <w:tcW w:w="1289" w:type="dxa"/>
            <w:tcMar>
              <w:left w:w="70" w:type="dxa"/>
              <w:right w:w="70" w:type="dxa"/>
            </w:tcMar>
            <w:vAlign w:val="center"/>
          </w:tcPr>
          <w:p w14:paraId="26EF5A4D">
            <w:pPr>
              <w:keepNext w:val="0"/>
              <w:spacing w:before="20" w:after="20" w:line="260" w:lineRule="exact"/>
              <w:ind w:firstLine="0" w:firstLineChars="0"/>
              <w:jc w:val="center"/>
            </w:pPr>
            <w:r>
              <w:rPr>
                <w:rFonts w:ascii="Times New Roman" w:hAnsi="Times New Roman" w:eastAsia="宋体"/>
                <w:b w:val="0"/>
                <w:sz w:val="18"/>
              </w:rPr>
              <w:t>32.04</w:t>
            </w:r>
          </w:p>
        </w:tc>
        <w:tc>
          <w:tcPr>
            <w:tcW w:w="1289" w:type="dxa"/>
            <w:tcMar>
              <w:left w:w="70" w:type="dxa"/>
              <w:right w:w="70" w:type="dxa"/>
            </w:tcMar>
            <w:vAlign w:val="center"/>
          </w:tcPr>
          <w:p w14:paraId="5566C8D8">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2A381809">
            <w:pPr>
              <w:keepNext w:val="0"/>
              <w:spacing w:before="20" w:after="20" w:line="260" w:lineRule="exact"/>
              <w:ind w:firstLine="0" w:firstLineChars="0"/>
              <w:jc w:val="center"/>
            </w:pPr>
            <w:r>
              <w:rPr>
                <w:rFonts w:ascii="Times New Roman" w:hAnsi="Times New Roman" w:eastAsia="宋体"/>
                <w:b w:val="0"/>
                <w:sz w:val="18"/>
              </w:rPr>
              <w:t>32.07</w:t>
            </w:r>
          </w:p>
        </w:tc>
      </w:tr>
      <w:tr w14:paraId="4E79687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75DA1E05">
            <w:pPr>
              <w:keepNext w:val="0"/>
              <w:spacing w:before="20" w:after="20" w:line="260" w:lineRule="exact"/>
              <w:ind w:firstLine="0" w:firstLineChars="0"/>
              <w:jc w:val="center"/>
            </w:pPr>
            <w:r>
              <w:rPr>
                <w:rFonts w:ascii="Times New Roman" w:hAnsi="Times New Roman" w:eastAsia="宋体"/>
                <w:b w:val="0"/>
                <w:sz w:val="18"/>
              </w:rPr>
              <w:t>弹性</w:t>
            </w:r>
          </w:p>
        </w:tc>
        <w:tc>
          <w:tcPr>
            <w:tcW w:w="1289" w:type="dxa"/>
            <w:tcMar>
              <w:left w:w="70" w:type="dxa"/>
              <w:right w:w="70" w:type="dxa"/>
            </w:tcMar>
            <w:vAlign w:val="center"/>
          </w:tcPr>
          <w:p w14:paraId="57F0C1E9">
            <w:pPr>
              <w:keepNext w:val="0"/>
              <w:spacing w:before="20" w:after="20" w:line="260" w:lineRule="exact"/>
              <w:ind w:firstLine="0" w:firstLineChars="0"/>
              <w:jc w:val="center"/>
            </w:pPr>
            <w:r>
              <w:rPr>
                <w:rFonts w:ascii="Times New Roman" w:hAnsi="Times New Roman" w:eastAsia="宋体"/>
                <w:b w:val="0"/>
                <w:sz w:val="18"/>
              </w:rPr>
              <w:t>40.00+40.00</w:t>
            </w:r>
          </w:p>
        </w:tc>
        <w:tc>
          <w:tcPr>
            <w:tcW w:w="1868" w:type="dxa"/>
            <w:tcMar>
              <w:left w:w="70" w:type="dxa"/>
              <w:right w:w="70" w:type="dxa"/>
            </w:tcMar>
            <w:vAlign w:val="center"/>
          </w:tcPr>
          <w:p w14:paraId="487292DF">
            <w:pPr>
              <w:keepNext w:val="0"/>
              <w:spacing w:before="20" w:after="20" w:line="260" w:lineRule="exact"/>
              <w:ind w:firstLine="0" w:firstLineChars="0"/>
              <w:jc w:val="center"/>
            </w:pPr>
            <w:r>
              <w:rPr>
                <w:rFonts w:ascii="Times New Roman" w:hAnsi="Times New Roman" w:eastAsia="宋体"/>
                <w:b w:val="0"/>
                <w:sz w:val="18"/>
              </w:rPr>
              <w:t>0.00/0.00</w:t>
            </w:r>
          </w:p>
        </w:tc>
        <w:tc>
          <w:tcPr>
            <w:tcW w:w="1289" w:type="dxa"/>
            <w:tcMar>
              <w:left w:w="70" w:type="dxa"/>
              <w:right w:w="70" w:type="dxa"/>
            </w:tcMar>
            <w:vAlign w:val="center"/>
          </w:tcPr>
          <w:p w14:paraId="4B42F20F">
            <w:pPr>
              <w:keepNext w:val="0"/>
              <w:spacing w:before="20" w:after="20" w:line="260" w:lineRule="exact"/>
              <w:ind w:firstLine="0" w:firstLineChars="0"/>
              <w:jc w:val="center"/>
            </w:pPr>
            <w:r>
              <w:rPr>
                <w:rFonts w:ascii="Times New Roman" w:hAnsi="Times New Roman" w:eastAsia="宋体"/>
                <w:b w:val="0"/>
                <w:sz w:val="18"/>
              </w:rPr>
              <w:t>26.11</w:t>
            </w:r>
          </w:p>
        </w:tc>
        <w:tc>
          <w:tcPr>
            <w:tcW w:w="1289" w:type="dxa"/>
            <w:tcMar>
              <w:left w:w="70" w:type="dxa"/>
              <w:right w:w="70" w:type="dxa"/>
            </w:tcMar>
            <w:vAlign w:val="center"/>
          </w:tcPr>
          <w:p w14:paraId="23B3B740">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38F9441D">
            <w:pPr>
              <w:keepNext w:val="0"/>
              <w:spacing w:before="20" w:after="20" w:line="260" w:lineRule="exact"/>
              <w:ind w:firstLine="0" w:firstLineChars="0"/>
              <w:jc w:val="center"/>
            </w:pPr>
            <w:r>
              <w:rPr>
                <w:rFonts w:ascii="Times New Roman" w:hAnsi="Times New Roman" w:eastAsia="宋体"/>
                <w:b w:val="0"/>
                <w:sz w:val="18"/>
              </w:rPr>
              <w:t>38.00</w:t>
            </w:r>
          </w:p>
        </w:tc>
      </w:tr>
    </w:tbl>
    <w:p w14:paraId="0DC44F1E">
      <w:pPr>
        <w:pStyle w:val="7"/>
        <w:keepNext/>
        <w:numPr>
          <w:ilvl w:val="0"/>
          <w:numId w:val="0"/>
        </w:numPr>
        <w:spacing w:before="160" w:after="120" w:line="360" w:lineRule="auto"/>
        <w:ind w:firstLine="0"/>
      </w:pPr>
      <w:bookmarkStart w:id="195" w:name="bdz-00135站规划分析"/>
      <w:r>
        <w:rPr>
          <w:rFonts w:ascii="Times New Roman" w:hAnsi="Times New Roman" w:eastAsia="方正仿宋_GBK"/>
          <w:b/>
          <w:sz w:val="24"/>
        </w:rPr>
        <w:t>BDZ-00135站规划分析</w:t>
      </w:r>
      <w:bookmarkEnd w:id="195"/>
    </w:p>
    <w:p w14:paraId="59E498AA">
      <w:pPr>
        <w:widowControl/>
        <w:spacing w:before="0" w:after="0" w:line="300" w:lineRule="auto"/>
        <w:ind w:firstLine="480"/>
        <w:jc w:val="both"/>
      </w:pPr>
      <w:r>
        <w:rPr>
          <w:rFonts w:ascii="Times New Roman" w:hAnsi="Times New Roman" w:eastAsia="方正仿宋_GBK"/>
          <w:b w:val="0"/>
          <w:sz w:val="24"/>
        </w:rPr>
        <w:t>该站基期主变配置为31.50+40.00 MVA，规划第4年转接前最大正向、反向净负荷分别为88.53 MW和59.41 MW，正向95%峰值持续时间为1.00 h。弹性方案第1年实施主变增容，新购容量100.00 MVA；第4年新增储能2.80 MW/6.02 MWh。</w:t>
      </w:r>
    </w:p>
    <w:p w14:paraId="50318465">
      <w:pPr>
        <w:pStyle w:val="2"/>
        <w:widowControl/>
        <w:spacing w:before="0" w:after="0" w:line="300" w:lineRule="auto"/>
        <w:ind w:firstLine="480"/>
        <w:jc w:val="both"/>
      </w:pPr>
      <w:r>
        <w:rPr>
          <w:rFonts w:ascii="Times New Roman" w:hAnsi="Times New Roman" w:eastAsia="方正仿宋_GBK"/>
          <w:b w:val="0"/>
          <w:sz w:val="24"/>
        </w:rPr>
        <w:t>第4年转出38.23 MW、承接0.00 MW后，正向校核负荷为50.30 MW。负荷转出降低正向需求，同时将反向校核上界提高至97.64 MW，配置按两个方向共同确定。刚性方案第4年主变总容量为71.50 MVA，储能为88.60 MW；弹性方案相应为100.00 MVA和2.80 MW。弹性方案储能减少85.80 MW，</w:t>
      </w:r>
      <w:del w:id="349" w:author="白日梦想家" w:date="2026-10-02T21:45:23Z">
        <w:r>
          <w:rPr>
            <w:rFonts w:ascii="Times New Roman" w:hAnsi="Times New Roman" w:eastAsia="方正仿宋_GBK"/>
            <w:b w:val="0"/>
            <w:sz w:val="24"/>
          </w:rPr>
          <w:delText>退出工况</w:delText>
        </w:r>
      </w:del>
      <w:ins w:id="350" w:author="白日梦想家" w:date="2026-10-02T21:45:23Z">
        <w:r>
          <w:rPr>
            <w:rFonts w:hint="eastAsia"/>
            <w:b w:val="0"/>
            <w:sz w:val="24"/>
            <w:lang w:eastAsia="zh"/>
          </w:rPr>
          <w:t>主变N-1工况</w:t>
        </w:r>
      </w:ins>
      <w:r>
        <w:rPr>
          <w:rFonts w:ascii="Times New Roman" w:hAnsi="Times New Roman" w:eastAsia="方正仿宋_GBK"/>
          <w:b w:val="0"/>
          <w:sz w:val="24"/>
        </w:rPr>
        <w:t>的容量支撑更多由在役主变和站间负荷配置承担。</w:t>
      </w:r>
    </w:p>
    <w:p w14:paraId="7A5DA439">
      <w:pPr>
        <w:pStyle w:val="2"/>
        <w:keepNext/>
        <w:spacing w:before="120" w:after="80" w:line="300" w:lineRule="auto"/>
        <w:ind w:firstLine="0"/>
        <w:jc w:val="center"/>
      </w:pPr>
      <w:r>
        <w:rPr>
          <w:rFonts w:ascii="Times New Roman" w:hAnsi="Times New Roman" w:eastAsia="宋体"/>
          <w:b w:val="0"/>
          <w:sz w:val="21"/>
        </w:rPr>
        <w:t>表5-25 BDZ-00135站第4年配置与负荷转接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289"/>
        <w:gridCol w:w="1289"/>
        <w:gridCol w:w="1868"/>
        <w:gridCol w:w="1289"/>
        <w:gridCol w:w="1289"/>
        <w:gridCol w:w="1289"/>
      </w:tblGrid>
      <w:tr w14:paraId="24B9072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289" w:type="dxa"/>
            <w:tcMar>
              <w:left w:w="70" w:type="dxa"/>
              <w:right w:w="70" w:type="dxa"/>
            </w:tcMar>
            <w:vAlign w:val="center"/>
          </w:tcPr>
          <w:p w14:paraId="1E66C6CA">
            <w:pPr>
              <w:keepNext w:val="0"/>
              <w:spacing w:before="20" w:after="20" w:line="260" w:lineRule="exact"/>
              <w:ind w:firstLine="0" w:firstLineChars="0"/>
              <w:jc w:val="center"/>
            </w:pPr>
            <w:r>
              <w:rPr>
                <w:rFonts w:ascii="Times New Roman" w:hAnsi="Times New Roman" w:eastAsia="宋体"/>
                <w:b/>
                <w:sz w:val="18"/>
              </w:rPr>
              <w:t>方案</w:t>
            </w:r>
          </w:p>
        </w:tc>
        <w:tc>
          <w:tcPr>
            <w:tcW w:w="1289" w:type="dxa"/>
            <w:tcMar>
              <w:left w:w="70" w:type="dxa"/>
              <w:right w:w="70" w:type="dxa"/>
            </w:tcMar>
            <w:vAlign w:val="center"/>
          </w:tcPr>
          <w:p w14:paraId="1CDCE934">
            <w:pPr>
              <w:keepNext w:val="0"/>
              <w:spacing w:before="20" w:after="20" w:line="260" w:lineRule="exact"/>
              <w:ind w:firstLine="0" w:firstLineChars="0"/>
              <w:jc w:val="center"/>
            </w:pPr>
            <w:r>
              <w:rPr>
                <w:rFonts w:ascii="Times New Roman" w:hAnsi="Times New Roman" w:eastAsia="宋体"/>
                <w:b/>
                <w:sz w:val="18"/>
              </w:rPr>
              <w:t>主变组合/MVA</w:t>
            </w:r>
          </w:p>
        </w:tc>
        <w:tc>
          <w:tcPr>
            <w:tcW w:w="1868" w:type="dxa"/>
            <w:tcMar>
              <w:left w:w="70" w:type="dxa"/>
              <w:right w:w="70" w:type="dxa"/>
            </w:tcMar>
            <w:vAlign w:val="center"/>
          </w:tcPr>
          <w:p w14:paraId="647D1430">
            <w:pPr>
              <w:keepNext w:val="0"/>
              <w:spacing w:before="20" w:after="20" w:line="260" w:lineRule="exact"/>
              <w:ind w:firstLine="0" w:firstLineChars="0"/>
              <w:jc w:val="center"/>
            </w:pPr>
            <w:r>
              <w:rPr>
                <w:rFonts w:ascii="Times New Roman" w:hAnsi="Times New Roman" w:eastAsia="宋体"/>
                <w:b/>
                <w:sz w:val="18"/>
              </w:rPr>
              <w:t>储能/MW/MWh</w:t>
            </w:r>
          </w:p>
        </w:tc>
        <w:tc>
          <w:tcPr>
            <w:tcW w:w="1289" w:type="dxa"/>
            <w:tcMar>
              <w:left w:w="70" w:type="dxa"/>
              <w:right w:w="70" w:type="dxa"/>
            </w:tcMar>
            <w:vAlign w:val="center"/>
          </w:tcPr>
          <w:p w14:paraId="5798D912">
            <w:pPr>
              <w:keepNext w:val="0"/>
              <w:spacing w:before="20" w:after="20" w:line="260" w:lineRule="exact"/>
              <w:ind w:firstLine="0" w:firstLineChars="0"/>
              <w:jc w:val="center"/>
            </w:pPr>
            <w:r>
              <w:rPr>
                <w:rFonts w:ascii="Times New Roman" w:hAnsi="Times New Roman" w:eastAsia="宋体"/>
                <w:b/>
                <w:sz w:val="18"/>
              </w:rPr>
              <w:t>转出/MW</w:t>
            </w:r>
          </w:p>
        </w:tc>
        <w:tc>
          <w:tcPr>
            <w:tcW w:w="1289" w:type="dxa"/>
            <w:tcMar>
              <w:left w:w="70" w:type="dxa"/>
              <w:right w:w="70" w:type="dxa"/>
            </w:tcMar>
            <w:vAlign w:val="center"/>
          </w:tcPr>
          <w:p w14:paraId="65EFE4A5">
            <w:pPr>
              <w:keepNext w:val="0"/>
              <w:spacing w:before="20" w:after="20" w:line="260" w:lineRule="exact"/>
              <w:ind w:firstLine="0" w:firstLineChars="0"/>
              <w:jc w:val="center"/>
            </w:pPr>
            <w:r>
              <w:rPr>
                <w:rFonts w:ascii="Times New Roman" w:hAnsi="Times New Roman" w:eastAsia="宋体"/>
                <w:b/>
                <w:sz w:val="18"/>
              </w:rPr>
              <w:t>承接/MW</w:t>
            </w:r>
          </w:p>
        </w:tc>
        <w:tc>
          <w:tcPr>
            <w:tcW w:w="1289" w:type="dxa"/>
            <w:tcMar>
              <w:left w:w="70" w:type="dxa"/>
              <w:right w:w="70" w:type="dxa"/>
            </w:tcMar>
            <w:vAlign w:val="center"/>
          </w:tcPr>
          <w:p w14:paraId="78AFCFC3">
            <w:pPr>
              <w:keepNext w:val="0"/>
              <w:spacing w:before="20" w:after="20" w:line="260" w:lineRule="exact"/>
              <w:ind w:firstLine="0" w:firstLineChars="0"/>
              <w:jc w:val="center"/>
            </w:pPr>
            <w:r>
              <w:rPr>
                <w:rFonts w:ascii="Times New Roman" w:hAnsi="Times New Roman" w:eastAsia="宋体"/>
                <w:b/>
                <w:sz w:val="18"/>
              </w:rPr>
              <w:t>正向负荷/MW</w:t>
            </w:r>
          </w:p>
        </w:tc>
      </w:tr>
      <w:tr w14:paraId="058F078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624C8C15">
            <w:pPr>
              <w:keepNext w:val="0"/>
              <w:spacing w:before="20" w:after="20" w:line="260" w:lineRule="exact"/>
              <w:ind w:firstLine="0" w:firstLineChars="0"/>
              <w:jc w:val="center"/>
            </w:pPr>
            <w:r>
              <w:rPr>
                <w:rFonts w:ascii="Times New Roman" w:hAnsi="Times New Roman" w:eastAsia="宋体"/>
                <w:b w:val="0"/>
                <w:sz w:val="18"/>
              </w:rPr>
              <w:t>刚性</w:t>
            </w:r>
          </w:p>
        </w:tc>
        <w:tc>
          <w:tcPr>
            <w:tcW w:w="1289" w:type="dxa"/>
            <w:tcMar>
              <w:left w:w="70" w:type="dxa"/>
              <w:right w:w="70" w:type="dxa"/>
            </w:tcMar>
            <w:vAlign w:val="center"/>
          </w:tcPr>
          <w:p w14:paraId="2C750A72">
            <w:pPr>
              <w:keepNext w:val="0"/>
              <w:spacing w:before="20" w:after="20" w:line="260" w:lineRule="exact"/>
              <w:ind w:firstLine="0" w:firstLineChars="0"/>
              <w:jc w:val="center"/>
            </w:pPr>
            <w:r>
              <w:rPr>
                <w:rFonts w:ascii="Times New Roman" w:hAnsi="Times New Roman" w:eastAsia="宋体"/>
                <w:b w:val="0"/>
                <w:sz w:val="18"/>
              </w:rPr>
              <w:t>31.50+40.00</w:t>
            </w:r>
          </w:p>
        </w:tc>
        <w:tc>
          <w:tcPr>
            <w:tcW w:w="1868" w:type="dxa"/>
            <w:tcMar>
              <w:left w:w="70" w:type="dxa"/>
              <w:right w:w="70" w:type="dxa"/>
            </w:tcMar>
            <w:vAlign w:val="center"/>
          </w:tcPr>
          <w:p w14:paraId="217DC025">
            <w:pPr>
              <w:keepNext w:val="0"/>
              <w:spacing w:before="20" w:after="20" w:line="260" w:lineRule="exact"/>
              <w:ind w:firstLine="0" w:firstLineChars="0"/>
              <w:jc w:val="center"/>
            </w:pPr>
            <w:r>
              <w:rPr>
                <w:rFonts w:ascii="Times New Roman" w:hAnsi="Times New Roman" w:eastAsia="宋体"/>
                <w:b w:val="0"/>
                <w:sz w:val="18"/>
              </w:rPr>
              <w:t>88.60/190.49</w:t>
            </w:r>
          </w:p>
        </w:tc>
        <w:tc>
          <w:tcPr>
            <w:tcW w:w="1289" w:type="dxa"/>
            <w:tcMar>
              <w:left w:w="70" w:type="dxa"/>
              <w:right w:w="70" w:type="dxa"/>
            </w:tcMar>
            <w:vAlign w:val="center"/>
          </w:tcPr>
          <w:p w14:paraId="4FE58B54">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29D70362">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2F620915">
            <w:pPr>
              <w:keepNext w:val="0"/>
              <w:spacing w:before="20" w:after="20" w:line="260" w:lineRule="exact"/>
              <w:ind w:firstLine="0" w:firstLineChars="0"/>
              <w:jc w:val="center"/>
            </w:pPr>
            <w:r>
              <w:rPr>
                <w:rFonts w:ascii="Times New Roman" w:hAnsi="Times New Roman" w:eastAsia="宋体"/>
                <w:b w:val="0"/>
                <w:sz w:val="18"/>
              </w:rPr>
              <w:t>88.53</w:t>
            </w:r>
          </w:p>
        </w:tc>
      </w:tr>
      <w:tr w14:paraId="4D39EC7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26105490">
            <w:pPr>
              <w:keepNext w:val="0"/>
              <w:spacing w:before="20" w:after="20" w:line="260" w:lineRule="exact"/>
              <w:ind w:firstLine="0" w:firstLineChars="0"/>
              <w:jc w:val="center"/>
            </w:pPr>
            <w:r>
              <w:rPr>
                <w:rFonts w:ascii="Times New Roman" w:hAnsi="Times New Roman" w:eastAsia="宋体"/>
                <w:b w:val="0"/>
                <w:sz w:val="18"/>
              </w:rPr>
              <w:t>弹性</w:t>
            </w:r>
          </w:p>
        </w:tc>
        <w:tc>
          <w:tcPr>
            <w:tcW w:w="1289" w:type="dxa"/>
            <w:tcMar>
              <w:left w:w="70" w:type="dxa"/>
              <w:right w:w="70" w:type="dxa"/>
            </w:tcMar>
            <w:vAlign w:val="center"/>
          </w:tcPr>
          <w:p w14:paraId="49E95751">
            <w:pPr>
              <w:keepNext w:val="0"/>
              <w:spacing w:before="20" w:after="20" w:line="260" w:lineRule="exact"/>
              <w:ind w:firstLine="0" w:firstLineChars="0"/>
              <w:jc w:val="center"/>
            </w:pPr>
            <w:r>
              <w:rPr>
                <w:rFonts w:ascii="Times New Roman" w:hAnsi="Times New Roman" w:eastAsia="宋体"/>
                <w:b w:val="0"/>
                <w:sz w:val="18"/>
              </w:rPr>
              <w:t>50.00+50.00</w:t>
            </w:r>
          </w:p>
        </w:tc>
        <w:tc>
          <w:tcPr>
            <w:tcW w:w="1868" w:type="dxa"/>
            <w:tcMar>
              <w:left w:w="70" w:type="dxa"/>
              <w:right w:w="70" w:type="dxa"/>
            </w:tcMar>
            <w:vAlign w:val="center"/>
          </w:tcPr>
          <w:p w14:paraId="23530684">
            <w:pPr>
              <w:keepNext w:val="0"/>
              <w:spacing w:before="20" w:after="20" w:line="260" w:lineRule="exact"/>
              <w:ind w:firstLine="0" w:firstLineChars="0"/>
              <w:jc w:val="center"/>
            </w:pPr>
            <w:r>
              <w:rPr>
                <w:rFonts w:ascii="Times New Roman" w:hAnsi="Times New Roman" w:eastAsia="宋体"/>
                <w:b w:val="0"/>
                <w:sz w:val="18"/>
              </w:rPr>
              <w:t>2.80/6.02</w:t>
            </w:r>
          </w:p>
        </w:tc>
        <w:tc>
          <w:tcPr>
            <w:tcW w:w="1289" w:type="dxa"/>
            <w:tcMar>
              <w:left w:w="70" w:type="dxa"/>
              <w:right w:w="70" w:type="dxa"/>
            </w:tcMar>
            <w:vAlign w:val="center"/>
          </w:tcPr>
          <w:p w14:paraId="0861AC89">
            <w:pPr>
              <w:keepNext w:val="0"/>
              <w:spacing w:before="20" w:after="20" w:line="260" w:lineRule="exact"/>
              <w:ind w:firstLine="0" w:firstLineChars="0"/>
              <w:jc w:val="center"/>
            </w:pPr>
            <w:r>
              <w:rPr>
                <w:rFonts w:ascii="Times New Roman" w:hAnsi="Times New Roman" w:eastAsia="宋体"/>
                <w:b w:val="0"/>
                <w:sz w:val="18"/>
              </w:rPr>
              <w:t>38.23</w:t>
            </w:r>
          </w:p>
        </w:tc>
        <w:tc>
          <w:tcPr>
            <w:tcW w:w="1289" w:type="dxa"/>
            <w:tcMar>
              <w:left w:w="70" w:type="dxa"/>
              <w:right w:w="70" w:type="dxa"/>
            </w:tcMar>
            <w:vAlign w:val="center"/>
          </w:tcPr>
          <w:p w14:paraId="7B93979B">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18C7F3F5">
            <w:pPr>
              <w:keepNext w:val="0"/>
              <w:spacing w:before="20" w:after="20" w:line="260" w:lineRule="exact"/>
              <w:ind w:firstLine="0" w:firstLineChars="0"/>
              <w:jc w:val="center"/>
            </w:pPr>
            <w:r>
              <w:rPr>
                <w:rFonts w:ascii="Times New Roman" w:hAnsi="Times New Roman" w:eastAsia="宋体"/>
                <w:b w:val="0"/>
                <w:sz w:val="18"/>
              </w:rPr>
              <w:t>50.30</w:t>
            </w:r>
          </w:p>
        </w:tc>
      </w:tr>
    </w:tbl>
    <w:p w14:paraId="00D6F840">
      <w:pPr>
        <w:pStyle w:val="7"/>
        <w:keepNext/>
        <w:numPr>
          <w:ilvl w:val="0"/>
          <w:numId w:val="0"/>
        </w:numPr>
        <w:spacing w:before="160" w:after="120" w:line="360" w:lineRule="auto"/>
        <w:ind w:firstLine="0"/>
      </w:pPr>
      <w:bookmarkStart w:id="196" w:name="bdz-00141站规划分析"/>
      <w:r>
        <w:rPr>
          <w:rFonts w:ascii="Times New Roman" w:hAnsi="Times New Roman" w:eastAsia="方正仿宋_GBK"/>
          <w:b/>
          <w:sz w:val="24"/>
        </w:rPr>
        <w:t>BDZ-00141站规划分析</w:t>
      </w:r>
      <w:bookmarkEnd w:id="196"/>
    </w:p>
    <w:p w14:paraId="26044C5F">
      <w:pPr>
        <w:widowControl/>
        <w:spacing w:before="0" w:after="0" w:line="300" w:lineRule="auto"/>
        <w:ind w:firstLine="480"/>
        <w:jc w:val="both"/>
      </w:pPr>
      <w:r>
        <w:rPr>
          <w:rFonts w:ascii="Times New Roman" w:hAnsi="Times New Roman" w:eastAsia="方正仿宋_GBK"/>
          <w:b w:val="0"/>
          <w:sz w:val="24"/>
        </w:rPr>
        <w:t>该站基期主变配置为20.00+50.00 MVA，规划第4年转接前最大正向、反向净负荷分别为41.61 MW和39.10 MW，正向95%峰值持续时间为2.00 h。弹性方案第2年实施主变增容，新购容量50.00 MVA。</w:t>
      </w:r>
    </w:p>
    <w:p w14:paraId="1C9F40B4">
      <w:pPr>
        <w:pStyle w:val="2"/>
        <w:widowControl/>
        <w:spacing w:before="0" w:after="0" w:line="300" w:lineRule="auto"/>
        <w:ind w:firstLine="480"/>
        <w:jc w:val="both"/>
      </w:pPr>
      <w:r>
        <w:rPr>
          <w:rFonts w:ascii="Times New Roman" w:hAnsi="Times New Roman" w:eastAsia="方正仿宋_GBK"/>
          <w:b w:val="0"/>
          <w:sz w:val="24"/>
        </w:rPr>
        <w:t>第4年承接5.89 MW，正向校核负荷增至47.50 MW。该站利用相应主变容量承担片区内部负荷，接收能力按承接后的负荷进行正常运行及</w:t>
      </w:r>
      <w:del w:id="351" w:author="白日梦想家" w:date="2026-10-02T21:42:05Z">
        <w:r>
          <w:rPr>
            <w:rFonts w:ascii="Times New Roman" w:hAnsi="Times New Roman" w:eastAsia="方正仿宋_GBK"/>
            <w:b w:val="0"/>
            <w:sz w:val="24"/>
          </w:rPr>
          <w:delText>单台主变退出</w:delText>
        </w:r>
      </w:del>
      <w:ins w:id="352" w:author="白日梦想家" w:date="2026-10-02T21:42:05Z">
        <w:r>
          <w:rPr>
            <w:rFonts w:hint="eastAsia"/>
            <w:b w:val="0"/>
            <w:sz w:val="24"/>
            <w:lang w:eastAsia="zh"/>
          </w:rPr>
          <w:t>主变N-1</w:t>
        </w:r>
      </w:ins>
      <w:r>
        <w:rPr>
          <w:rFonts w:ascii="Times New Roman" w:hAnsi="Times New Roman" w:eastAsia="方正仿宋_GBK"/>
          <w:b w:val="0"/>
          <w:sz w:val="24"/>
        </w:rPr>
        <w:t>校核。刚性方案第4年主变总容量为70.00 MVA，储能为16.70 MW；弹性方案相应为100.00 MVA和0.00 MW。弹性方案储能减少16.70 MW，</w:t>
      </w:r>
      <w:del w:id="353" w:author="白日梦想家" w:date="2026-10-02T21:45:23Z">
        <w:r>
          <w:rPr>
            <w:rFonts w:ascii="Times New Roman" w:hAnsi="Times New Roman" w:eastAsia="方正仿宋_GBK"/>
            <w:b w:val="0"/>
            <w:sz w:val="24"/>
          </w:rPr>
          <w:delText>退出工况</w:delText>
        </w:r>
      </w:del>
      <w:ins w:id="354" w:author="白日梦想家" w:date="2026-10-02T21:45:23Z">
        <w:r>
          <w:rPr>
            <w:rFonts w:hint="eastAsia"/>
            <w:b w:val="0"/>
            <w:sz w:val="24"/>
            <w:lang w:eastAsia="zh"/>
          </w:rPr>
          <w:t>主变N-1工况</w:t>
        </w:r>
      </w:ins>
      <w:r>
        <w:rPr>
          <w:rFonts w:ascii="Times New Roman" w:hAnsi="Times New Roman" w:eastAsia="方正仿宋_GBK"/>
          <w:b w:val="0"/>
          <w:sz w:val="24"/>
        </w:rPr>
        <w:t>的容量支撑更多由在役主变和站间负荷配置承担。</w:t>
      </w:r>
    </w:p>
    <w:p w14:paraId="7FDD1F26">
      <w:pPr>
        <w:pStyle w:val="2"/>
        <w:keepNext/>
        <w:spacing w:before="120" w:after="80" w:line="300" w:lineRule="auto"/>
        <w:ind w:firstLine="0"/>
        <w:jc w:val="center"/>
      </w:pPr>
      <w:r>
        <w:rPr>
          <w:rFonts w:ascii="Times New Roman" w:hAnsi="Times New Roman" w:eastAsia="宋体"/>
          <w:b w:val="0"/>
          <w:sz w:val="21"/>
        </w:rPr>
        <w:t>表5-26 BDZ-00141站第4年配置与负荷转接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289"/>
        <w:gridCol w:w="1289"/>
        <w:gridCol w:w="1868"/>
        <w:gridCol w:w="1289"/>
        <w:gridCol w:w="1289"/>
        <w:gridCol w:w="1289"/>
      </w:tblGrid>
      <w:tr w14:paraId="0CE136C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289" w:type="dxa"/>
            <w:tcMar>
              <w:left w:w="70" w:type="dxa"/>
              <w:right w:w="70" w:type="dxa"/>
            </w:tcMar>
            <w:vAlign w:val="center"/>
          </w:tcPr>
          <w:p w14:paraId="64AE7799">
            <w:pPr>
              <w:keepNext w:val="0"/>
              <w:spacing w:before="20" w:after="20" w:line="260" w:lineRule="exact"/>
              <w:ind w:firstLine="0" w:firstLineChars="0"/>
              <w:jc w:val="center"/>
            </w:pPr>
            <w:r>
              <w:rPr>
                <w:rFonts w:ascii="Times New Roman" w:hAnsi="Times New Roman" w:eastAsia="宋体"/>
                <w:b/>
                <w:sz w:val="18"/>
              </w:rPr>
              <w:t>方案</w:t>
            </w:r>
          </w:p>
        </w:tc>
        <w:tc>
          <w:tcPr>
            <w:tcW w:w="1289" w:type="dxa"/>
            <w:tcMar>
              <w:left w:w="70" w:type="dxa"/>
              <w:right w:w="70" w:type="dxa"/>
            </w:tcMar>
            <w:vAlign w:val="center"/>
          </w:tcPr>
          <w:p w14:paraId="310E1072">
            <w:pPr>
              <w:keepNext w:val="0"/>
              <w:spacing w:before="20" w:after="20" w:line="260" w:lineRule="exact"/>
              <w:ind w:firstLine="0" w:firstLineChars="0"/>
              <w:jc w:val="center"/>
            </w:pPr>
            <w:r>
              <w:rPr>
                <w:rFonts w:ascii="Times New Roman" w:hAnsi="Times New Roman" w:eastAsia="宋体"/>
                <w:b/>
                <w:sz w:val="18"/>
              </w:rPr>
              <w:t>主变组合/MVA</w:t>
            </w:r>
          </w:p>
        </w:tc>
        <w:tc>
          <w:tcPr>
            <w:tcW w:w="1868" w:type="dxa"/>
            <w:tcMar>
              <w:left w:w="70" w:type="dxa"/>
              <w:right w:w="70" w:type="dxa"/>
            </w:tcMar>
            <w:vAlign w:val="center"/>
          </w:tcPr>
          <w:p w14:paraId="2F747CCA">
            <w:pPr>
              <w:keepNext w:val="0"/>
              <w:spacing w:before="20" w:after="20" w:line="260" w:lineRule="exact"/>
              <w:ind w:firstLine="0" w:firstLineChars="0"/>
              <w:jc w:val="center"/>
            </w:pPr>
            <w:r>
              <w:rPr>
                <w:rFonts w:ascii="Times New Roman" w:hAnsi="Times New Roman" w:eastAsia="宋体"/>
                <w:b/>
                <w:sz w:val="18"/>
              </w:rPr>
              <w:t>储能/MW/MWh</w:t>
            </w:r>
          </w:p>
        </w:tc>
        <w:tc>
          <w:tcPr>
            <w:tcW w:w="1289" w:type="dxa"/>
            <w:tcMar>
              <w:left w:w="70" w:type="dxa"/>
              <w:right w:w="70" w:type="dxa"/>
            </w:tcMar>
            <w:vAlign w:val="center"/>
          </w:tcPr>
          <w:p w14:paraId="771E05E6">
            <w:pPr>
              <w:keepNext w:val="0"/>
              <w:spacing w:before="20" w:after="20" w:line="260" w:lineRule="exact"/>
              <w:ind w:firstLine="0" w:firstLineChars="0"/>
              <w:jc w:val="center"/>
            </w:pPr>
            <w:r>
              <w:rPr>
                <w:rFonts w:ascii="Times New Roman" w:hAnsi="Times New Roman" w:eastAsia="宋体"/>
                <w:b/>
                <w:sz w:val="18"/>
              </w:rPr>
              <w:t>转出/MW</w:t>
            </w:r>
          </w:p>
        </w:tc>
        <w:tc>
          <w:tcPr>
            <w:tcW w:w="1289" w:type="dxa"/>
            <w:tcMar>
              <w:left w:w="70" w:type="dxa"/>
              <w:right w:w="70" w:type="dxa"/>
            </w:tcMar>
            <w:vAlign w:val="center"/>
          </w:tcPr>
          <w:p w14:paraId="766E5052">
            <w:pPr>
              <w:keepNext w:val="0"/>
              <w:spacing w:before="20" w:after="20" w:line="260" w:lineRule="exact"/>
              <w:ind w:firstLine="0" w:firstLineChars="0"/>
              <w:jc w:val="center"/>
            </w:pPr>
            <w:r>
              <w:rPr>
                <w:rFonts w:ascii="Times New Roman" w:hAnsi="Times New Roman" w:eastAsia="宋体"/>
                <w:b/>
                <w:sz w:val="18"/>
              </w:rPr>
              <w:t>承接/MW</w:t>
            </w:r>
          </w:p>
        </w:tc>
        <w:tc>
          <w:tcPr>
            <w:tcW w:w="1289" w:type="dxa"/>
            <w:tcMar>
              <w:left w:w="70" w:type="dxa"/>
              <w:right w:w="70" w:type="dxa"/>
            </w:tcMar>
            <w:vAlign w:val="center"/>
          </w:tcPr>
          <w:p w14:paraId="528E72C0">
            <w:pPr>
              <w:keepNext w:val="0"/>
              <w:spacing w:before="20" w:after="20" w:line="260" w:lineRule="exact"/>
              <w:ind w:firstLine="0" w:firstLineChars="0"/>
              <w:jc w:val="center"/>
            </w:pPr>
            <w:r>
              <w:rPr>
                <w:rFonts w:ascii="Times New Roman" w:hAnsi="Times New Roman" w:eastAsia="宋体"/>
                <w:b/>
                <w:sz w:val="18"/>
              </w:rPr>
              <w:t>正向负荷/MW</w:t>
            </w:r>
          </w:p>
        </w:tc>
      </w:tr>
      <w:tr w14:paraId="78DDC11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00B372BE">
            <w:pPr>
              <w:keepNext w:val="0"/>
              <w:spacing w:before="20" w:after="20" w:line="260" w:lineRule="exact"/>
              <w:ind w:firstLine="0" w:firstLineChars="0"/>
              <w:jc w:val="center"/>
            </w:pPr>
            <w:r>
              <w:rPr>
                <w:rFonts w:ascii="Times New Roman" w:hAnsi="Times New Roman" w:eastAsia="宋体"/>
                <w:b w:val="0"/>
                <w:sz w:val="18"/>
              </w:rPr>
              <w:t>刚性</w:t>
            </w:r>
          </w:p>
        </w:tc>
        <w:tc>
          <w:tcPr>
            <w:tcW w:w="1289" w:type="dxa"/>
            <w:tcMar>
              <w:left w:w="70" w:type="dxa"/>
              <w:right w:w="70" w:type="dxa"/>
            </w:tcMar>
            <w:vAlign w:val="center"/>
          </w:tcPr>
          <w:p w14:paraId="07997D8E">
            <w:pPr>
              <w:keepNext w:val="0"/>
              <w:spacing w:before="20" w:after="20" w:line="260" w:lineRule="exact"/>
              <w:ind w:firstLine="0" w:firstLineChars="0"/>
              <w:jc w:val="center"/>
            </w:pPr>
            <w:r>
              <w:rPr>
                <w:rFonts w:ascii="Times New Roman" w:hAnsi="Times New Roman" w:eastAsia="宋体"/>
                <w:b w:val="0"/>
                <w:sz w:val="18"/>
              </w:rPr>
              <w:t>20.00+50.00</w:t>
            </w:r>
          </w:p>
        </w:tc>
        <w:tc>
          <w:tcPr>
            <w:tcW w:w="1868" w:type="dxa"/>
            <w:tcMar>
              <w:left w:w="70" w:type="dxa"/>
              <w:right w:w="70" w:type="dxa"/>
            </w:tcMar>
            <w:vAlign w:val="center"/>
          </w:tcPr>
          <w:p w14:paraId="319FCDC4">
            <w:pPr>
              <w:keepNext w:val="0"/>
              <w:spacing w:before="20" w:after="20" w:line="260" w:lineRule="exact"/>
              <w:ind w:firstLine="0" w:firstLineChars="0"/>
              <w:jc w:val="center"/>
            </w:pPr>
            <w:r>
              <w:rPr>
                <w:rFonts w:ascii="Times New Roman" w:hAnsi="Times New Roman" w:eastAsia="宋体"/>
                <w:b w:val="0"/>
                <w:sz w:val="18"/>
              </w:rPr>
              <w:t>16.70/35.91</w:t>
            </w:r>
          </w:p>
        </w:tc>
        <w:tc>
          <w:tcPr>
            <w:tcW w:w="1289" w:type="dxa"/>
            <w:tcMar>
              <w:left w:w="70" w:type="dxa"/>
              <w:right w:w="70" w:type="dxa"/>
            </w:tcMar>
            <w:vAlign w:val="center"/>
          </w:tcPr>
          <w:p w14:paraId="17FCC7BE">
            <w:pPr>
              <w:keepNext w:val="0"/>
              <w:spacing w:before="20" w:after="20" w:line="260" w:lineRule="exact"/>
              <w:ind w:firstLine="0" w:firstLineChars="0"/>
              <w:jc w:val="center"/>
            </w:pPr>
            <w:r>
              <w:rPr>
                <w:rFonts w:ascii="Times New Roman" w:hAnsi="Times New Roman" w:eastAsia="宋体"/>
                <w:b w:val="0"/>
                <w:sz w:val="18"/>
              </w:rPr>
              <w:t>5.91</w:t>
            </w:r>
          </w:p>
        </w:tc>
        <w:tc>
          <w:tcPr>
            <w:tcW w:w="1289" w:type="dxa"/>
            <w:tcMar>
              <w:left w:w="70" w:type="dxa"/>
              <w:right w:w="70" w:type="dxa"/>
            </w:tcMar>
            <w:vAlign w:val="center"/>
          </w:tcPr>
          <w:p w14:paraId="6CFEB476">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4011331F">
            <w:pPr>
              <w:keepNext w:val="0"/>
              <w:spacing w:before="20" w:after="20" w:line="260" w:lineRule="exact"/>
              <w:ind w:firstLine="0" w:firstLineChars="0"/>
              <w:jc w:val="center"/>
            </w:pPr>
            <w:r>
              <w:rPr>
                <w:rFonts w:ascii="Times New Roman" w:hAnsi="Times New Roman" w:eastAsia="宋体"/>
                <w:b w:val="0"/>
                <w:sz w:val="18"/>
              </w:rPr>
              <w:t>35.70</w:t>
            </w:r>
          </w:p>
        </w:tc>
      </w:tr>
      <w:tr w14:paraId="1A18388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110AFB94">
            <w:pPr>
              <w:keepNext w:val="0"/>
              <w:spacing w:before="20" w:after="20" w:line="260" w:lineRule="exact"/>
              <w:ind w:firstLine="0" w:firstLineChars="0"/>
              <w:jc w:val="center"/>
            </w:pPr>
            <w:r>
              <w:rPr>
                <w:rFonts w:ascii="Times New Roman" w:hAnsi="Times New Roman" w:eastAsia="宋体"/>
                <w:b w:val="0"/>
                <w:sz w:val="18"/>
              </w:rPr>
              <w:t>弹性</w:t>
            </w:r>
          </w:p>
        </w:tc>
        <w:tc>
          <w:tcPr>
            <w:tcW w:w="1289" w:type="dxa"/>
            <w:tcMar>
              <w:left w:w="70" w:type="dxa"/>
              <w:right w:w="70" w:type="dxa"/>
            </w:tcMar>
            <w:vAlign w:val="center"/>
          </w:tcPr>
          <w:p w14:paraId="439A9D83">
            <w:pPr>
              <w:keepNext w:val="0"/>
              <w:spacing w:before="20" w:after="20" w:line="260" w:lineRule="exact"/>
              <w:ind w:firstLine="0" w:firstLineChars="0"/>
              <w:jc w:val="center"/>
            </w:pPr>
            <w:r>
              <w:rPr>
                <w:rFonts w:ascii="Times New Roman" w:hAnsi="Times New Roman" w:eastAsia="宋体"/>
                <w:b w:val="0"/>
                <w:sz w:val="18"/>
              </w:rPr>
              <w:t>50.00+50.00</w:t>
            </w:r>
          </w:p>
        </w:tc>
        <w:tc>
          <w:tcPr>
            <w:tcW w:w="1868" w:type="dxa"/>
            <w:tcMar>
              <w:left w:w="70" w:type="dxa"/>
              <w:right w:w="70" w:type="dxa"/>
            </w:tcMar>
            <w:vAlign w:val="center"/>
          </w:tcPr>
          <w:p w14:paraId="18763DB6">
            <w:pPr>
              <w:keepNext w:val="0"/>
              <w:spacing w:before="20" w:after="20" w:line="260" w:lineRule="exact"/>
              <w:ind w:firstLine="0" w:firstLineChars="0"/>
              <w:jc w:val="center"/>
            </w:pPr>
            <w:r>
              <w:rPr>
                <w:rFonts w:ascii="Times New Roman" w:hAnsi="Times New Roman" w:eastAsia="宋体"/>
                <w:b w:val="0"/>
                <w:sz w:val="18"/>
              </w:rPr>
              <w:t>0.00/0.00</w:t>
            </w:r>
          </w:p>
        </w:tc>
        <w:tc>
          <w:tcPr>
            <w:tcW w:w="1289" w:type="dxa"/>
            <w:tcMar>
              <w:left w:w="70" w:type="dxa"/>
              <w:right w:w="70" w:type="dxa"/>
            </w:tcMar>
            <w:vAlign w:val="center"/>
          </w:tcPr>
          <w:p w14:paraId="5E068B48">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5AB56AC8">
            <w:pPr>
              <w:keepNext w:val="0"/>
              <w:spacing w:before="20" w:after="20" w:line="260" w:lineRule="exact"/>
              <w:ind w:firstLine="0" w:firstLineChars="0"/>
              <w:jc w:val="center"/>
            </w:pPr>
            <w:r>
              <w:rPr>
                <w:rFonts w:ascii="Times New Roman" w:hAnsi="Times New Roman" w:eastAsia="宋体"/>
                <w:b w:val="0"/>
                <w:sz w:val="18"/>
              </w:rPr>
              <w:t>5.89</w:t>
            </w:r>
          </w:p>
        </w:tc>
        <w:tc>
          <w:tcPr>
            <w:tcW w:w="1289" w:type="dxa"/>
            <w:tcMar>
              <w:left w:w="70" w:type="dxa"/>
              <w:right w:w="70" w:type="dxa"/>
            </w:tcMar>
            <w:vAlign w:val="center"/>
          </w:tcPr>
          <w:p w14:paraId="4BFB5452">
            <w:pPr>
              <w:keepNext w:val="0"/>
              <w:spacing w:before="20" w:after="20" w:line="260" w:lineRule="exact"/>
              <w:ind w:firstLine="0" w:firstLineChars="0"/>
              <w:jc w:val="center"/>
            </w:pPr>
            <w:r>
              <w:rPr>
                <w:rFonts w:ascii="Times New Roman" w:hAnsi="Times New Roman" w:eastAsia="宋体"/>
                <w:b w:val="0"/>
                <w:sz w:val="18"/>
              </w:rPr>
              <w:t>47.50</w:t>
            </w:r>
          </w:p>
        </w:tc>
      </w:tr>
    </w:tbl>
    <w:p w14:paraId="4FD89D74">
      <w:pPr>
        <w:pStyle w:val="7"/>
        <w:keepNext/>
        <w:numPr>
          <w:ilvl w:val="0"/>
          <w:numId w:val="0"/>
        </w:numPr>
        <w:spacing w:before="160" w:after="120" w:line="360" w:lineRule="auto"/>
        <w:ind w:firstLine="0"/>
      </w:pPr>
      <w:bookmarkStart w:id="197" w:name="bdz-00146站规划分析"/>
      <w:r>
        <w:rPr>
          <w:rFonts w:ascii="Times New Roman" w:hAnsi="Times New Roman" w:eastAsia="方正仿宋_GBK"/>
          <w:b/>
          <w:sz w:val="24"/>
        </w:rPr>
        <w:t>BDZ-00146站规划分析</w:t>
      </w:r>
      <w:bookmarkEnd w:id="197"/>
    </w:p>
    <w:p w14:paraId="532C62E5">
      <w:pPr>
        <w:widowControl/>
        <w:spacing w:before="0" w:after="0" w:line="300" w:lineRule="auto"/>
        <w:ind w:firstLine="480"/>
        <w:jc w:val="both"/>
      </w:pPr>
      <w:r>
        <w:rPr>
          <w:rFonts w:ascii="Times New Roman" w:hAnsi="Times New Roman" w:eastAsia="方正仿宋_GBK"/>
          <w:b w:val="0"/>
          <w:sz w:val="24"/>
        </w:rPr>
        <w:t>该站基期主变配置为20.00+31.50 MVA，规划第4年转接前最大正向、反向净负荷分别为27.06 MW和30.06 MW，正向95%峰值持续时间为2.00 h。弹性方案第1年扩建50 MVA主变。</w:t>
      </w:r>
    </w:p>
    <w:p w14:paraId="239266CE">
      <w:pPr>
        <w:pStyle w:val="2"/>
        <w:widowControl/>
        <w:spacing w:before="0" w:after="0" w:line="300" w:lineRule="auto"/>
        <w:ind w:firstLine="480"/>
        <w:jc w:val="both"/>
      </w:pPr>
      <w:r>
        <w:rPr>
          <w:rFonts w:ascii="Times New Roman" w:hAnsi="Times New Roman" w:eastAsia="方正仿宋_GBK"/>
          <w:b w:val="0"/>
          <w:sz w:val="24"/>
        </w:rPr>
        <w:t>第4年承接2.51 MW，正向校核负荷增至29.57 MW。该站利用相应主变容量承担片区内部负荷，接收能力按承接后的负荷进行正常运行及</w:t>
      </w:r>
      <w:del w:id="355" w:author="白日梦想家" w:date="2026-10-02T21:42:05Z">
        <w:r>
          <w:rPr>
            <w:rFonts w:ascii="Times New Roman" w:hAnsi="Times New Roman" w:eastAsia="方正仿宋_GBK"/>
            <w:b w:val="0"/>
            <w:sz w:val="24"/>
          </w:rPr>
          <w:delText>单台主变退出</w:delText>
        </w:r>
      </w:del>
      <w:ins w:id="356" w:author="白日梦想家" w:date="2026-10-02T21:42:05Z">
        <w:r>
          <w:rPr>
            <w:rFonts w:hint="eastAsia"/>
            <w:b w:val="0"/>
            <w:sz w:val="24"/>
            <w:lang w:eastAsia="zh"/>
          </w:rPr>
          <w:t>主变N-1</w:t>
        </w:r>
      </w:ins>
      <w:r>
        <w:rPr>
          <w:rFonts w:ascii="Times New Roman" w:hAnsi="Times New Roman" w:eastAsia="方正仿宋_GBK"/>
          <w:b w:val="0"/>
          <w:sz w:val="24"/>
        </w:rPr>
        <w:t>校核。刚性方案第4年主变总容量为51.50 MVA，储能为30.10 MW；弹性方案相应为101.50 MVA和0.00 MW。弹性方案储能减少30.10 MW，</w:t>
      </w:r>
      <w:del w:id="357" w:author="白日梦想家" w:date="2026-10-02T21:45:23Z">
        <w:r>
          <w:rPr>
            <w:rFonts w:ascii="Times New Roman" w:hAnsi="Times New Roman" w:eastAsia="方正仿宋_GBK"/>
            <w:b w:val="0"/>
            <w:sz w:val="24"/>
          </w:rPr>
          <w:delText>退出工况</w:delText>
        </w:r>
      </w:del>
      <w:ins w:id="358" w:author="白日梦想家" w:date="2026-10-02T21:45:23Z">
        <w:r>
          <w:rPr>
            <w:rFonts w:hint="eastAsia"/>
            <w:b w:val="0"/>
            <w:sz w:val="24"/>
            <w:lang w:eastAsia="zh"/>
          </w:rPr>
          <w:t>主变N-1工况</w:t>
        </w:r>
      </w:ins>
      <w:r>
        <w:rPr>
          <w:rFonts w:ascii="Times New Roman" w:hAnsi="Times New Roman" w:eastAsia="方正仿宋_GBK"/>
          <w:b w:val="0"/>
          <w:sz w:val="24"/>
        </w:rPr>
        <w:t>的容量支撑更多由在役主变和站间负荷配置承担。</w:t>
      </w:r>
    </w:p>
    <w:p w14:paraId="0BA05BE3">
      <w:pPr>
        <w:pStyle w:val="2"/>
        <w:keepNext/>
        <w:spacing w:before="120" w:after="80" w:line="300" w:lineRule="auto"/>
        <w:ind w:firstLine="0"/>
        <w:jc w:val="center"/>
      </w:pPr>
      <w:r>
        <w:rPr>
          <w:rFonts w:ascii="Times New Roman" w:hAnsi="Times New Roman" w:eastAsia="宋体"/>
          <w:b w:val="0"/>
          <w:sz w:val="21"/>
        </w:rPr>
        <w:t>表5-27 BDZ-00146站第4年配置与负荷转接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289"/>
        <w:gridCol w:w="1289"/>
        <w:gridCol w:w="1868"/>
        <w:gridCol w:w="1289"/>
        <w:gridCol w:w="1289"/>
        <w:gridCol w:w="1289"/>
      </w:tblGrid>
      <w:tr w14:paraId="79796C6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289" w:type="dxa"/>
            <w:tcMar>
              <w:left w:w="70" w:type="dxa"/>
              <w:right w:w="70" w:type="dxa"/>
            </w:tcMar>
            <w:vAlign w:val="center"/>
          </w:tcPr>
          <w:p w14:paraId="6B4AA630">
            <w:pPr>
              <w:keepNext w:val="0"/>
              <w:spacing w:before="20" w:after="20" w:line="260" w:lineRule="exact"/>
              <w:ind w:firstLine="0" w:firstLineChars="0"/>
              <w:jc w:val="center"/>
            </w:pPr>
            <w:r>
              <w:rPr>
                <w:rFonts w:ascii="Times New Roman" w:hAnsi="Times New Roman" w:eastAsia="宋体"/>
                <w:b/>
                <w:sz w:val="18"/>
              </w:rPr>
              <w:t>方案</w:t>
            </w:r>
          </w:p>
        </w:tc>
        <w:tc>
          <w:tcPr>
            <w:tcW w:w="1289" w:type="dxa"/>
            <w:tcMar>
              <w:left w:w="70" w:type="dxa"/>
              <w:right w:w="70" w:type="dxa"/>
            </w:tcMar>
            <w:vAlign w:val="center"/>
          </w:tcPr>
          <w:p w14:paraId="30E88645">
            <w:pPr>
              <w:keepNext w:val="0"/>
              <w:spacing w:before="20" w:after="20" w:line="260" w:lineRule="exact"/>
              <w:ind w:firstLine="0" w:firstLineChars="0"/>
              <w:jc w:val="center"/>
            </w:pPr>
            <w:r>
              <w:rPr>
                <w:rFonts w:ascii="Times New Roman" w:hAnsi="Times New Roman" w:eastAsia="宋体"/>
                <w:b/>
                <w:sz w:val="18"/>
              </w:rPr>
              <w:t>主变组合/MVA</w:t>
            </w:r>
          </w:p>
        </w:tc>
        <w:tc>
          <w:tcPr>
            <w:tcW w:w="1868" w:type="dxa"/>
            <w:tcMar>
              <w:left w:w="70" w:type="dxa"/>
              <w:right w:w="70" w:type="dxa"/>
            </w:tcMar>
            <w:vAlign w:val="center"/>
          </w:tcPr>
          <w:p w14:paraId="76FED749">
            <w:pPr>
              <w:keepNext w:val="0"/>
              <w:spacing w:before="20" w:after="20" w:line="260" w:lineRule="exact"/>
              <w:ind w:firstLine="0" w:firstLineChars="0"/>
              <w:jc w:val="center"/>
            </w:pPr>
            <w:r>
              <w:rPr>
                <w:rFonts w:ascii="Times New Roman" w:hAnsi="Times New Roman" w:eastAsia="宋体"/>
                <w:b/>
                <w:sz w:val="18"/>
              </w:rPr>
              <w:t>储能/MW/MWh</w:t>
            </w:r>
          </w:p>
        </w:tc>
        <w:tc>
          <w:tcPr>
            <w:tcW w:w="1289" w:type="dxa"/>
            <w:tcMar>
              <w:left w:w="70" w:type="dxa"/>
              <w:right w:w="70" w:type="dxa"/>
            </w:tcMar>
            <w:vAlign w:val="center"/>
          </w:tcPr>
          <w:p w14:paraId="117504A8">
            <w:pPr>
              <w:keepNext w:val="0"/>
              <w:spacing w:before="20" w:after="20" w:line="260" w:lineRule="exact"/>
              <w:ind w:firstLine="0" w:firstLineChars="0"/>
              <w:jc w:val="center"/>
            </w:pPr>
            <w:r>
              <w:rPr>
                <w:rFonts w:ascii="Times New Roman" w:hAnsi="Times New Roman" w:eastAsia="宋体"/>
                <w:b/>
                <w:sz w:val="18"/>
              </w:rPr>
              <w:t>转出/MW</w:t>
            </w:r>
          </w:p>
        </w:tc>
        <w:tc>
          <w:tcPr>
            <w:tcW w:w="1289" w:type="dxa"/>
            <w:tcMar>
              <w:left w:w="70" w:type="dxa"/>
              <w:right w:w="70" w:type="dxa"/>
            </w:tcMar>
            <w:vAlign w:val="center"/>
          </w:tcPr>
          <w:p w14:paraId="538C5095">
            <w:pPr>
              <w:keepNext w:val="0"/>
              <w:spacing w:before="20" w:after="20" w:line="260" w:lineRule="exact"/>
              <w:ind w:firstLine="0" w:firstLineChars="0"/>
              <w:jc w:val="center"/>
            </w:pPr>
            <w:r>
              <w:rPr>
                <w:rFonts w:ascii="Times New Roman" w:hAnsi="Times New Roman" w:eastAsia="宋体"/>
                <w:b/>
                <w:sz w:val="18"/>
              </w:rPr>
              <w:t>承接/MW</w:t>
            </w:r>
          </w:p>
        </w:tc>
        <w:tc>
          <w:tcPr>
            <w:tcW w:w="1289" w:type="dxa"/>
            <w:tcMar>
              <w:left w:w="70" w:type="dxa"/>
              <w:right w:w="70" w:type="dxa"/>
            </w:tcMar>
            <w:vAlign w:val="center"/>
          </w:tcPr>
          <w:p w14:paraId="38505B9A">
            <w:pPr>
              <w:keepNext w:val="0"/>
              <w:spacing w:before="20" w:after="20" w:line="260" w:lineRule="exact"/>
              <w:ind w:firstLine="0" w:firstLineChars="0"/>
              <w:jc w:val="center"/>
            </w:pPr>
            <w:r>
              <w:rPr>
                <w:rFonts w:ascii="Times New Roman" w:hAnsi="Times New Roman" w:eastAsia="宋体"/>
                <w:b/>
                <w:sz w:val="18"/>
              </w:rPr>
              <w:t>正向负荷/MW</w:t>
            </w:r>
          </w:p>
        </w:tc>
      </w:tr>
      <w:tr w14:paraId="4C9D811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7E2AA7EF">
            <w:pPr>
              <w:keepNext w:val="0"/>
              <w:spacing w:before="20" w:after="20" w:line="260" w:lineRule="exact"/>
              <w:ind w:firstLine="0" w:firstLineChars="0"/>
              <w:jc w:val="center"/>
            </w:pPr>
            <w:r>
              <w:rPr>
                <w:rFonts w:ascii="Times New Roman" w:hAnsi="Times New Roman" w:eastAsia="宋体"/>
                <w:b w:val="0"/>
                <w:sz w:val="18"/>
              </w:rPr>
              <w:t>刚性</w:t>
            </w:r>
          </w:p>
        </w:tc>
        <w:tc>
          <w:tcPr>
            <w:tcW w:w="1289" w:type="dxa"/>
            <w:tcMar>
              <w:left w:w="70" w:type="dxa"/>
              <w:right w:w="70" w:type="dxa"/>
            </w:tcMar>
            <w:vAlign w:val="center"/>
          </w:tcPr>
          <w:p w14:paraId="058F98DC">
            <w:pPr>
              <w:keepNext w:val="0"/>
              <w:spacing w:before="20" w:after="20" w:line="260" w:lineRule="exact"/>
              <w:ind w:firstLine="0" w:firstLineChars="0"/>
              <w:jc w:val="center"/>
            </w:pPr>
            <w:r>
              <w:rPr>
                <w:rFonts w:ascii="Times New Roman" w:hAnsi="Times New Roman" w:eastAsia="宋体"/>
                <w:b w:val="0"/>
                <w:sz w:val="18"/>
              </w:rPr>
              <w:t>20.00+31.50</w:t>
            </w:r>
          </w:p>
        </w:tc>
        <w:tc>
          <w:tcPr>
            <w:tcW w:w="1868" w:type="dxa"/>
            <w:tcMar>
              <w:left w:w="70" w:type="dxa"/>
              <w:right w:w="70" w:type="dxa"/>
            </w:tcMar>
            <w:vAlign w:val="center"/>
          </w:tcPr>
          <w:p w14:paraId="4D70B364">
            <w:pPr>
              <w:keepNext w:val="0"/>
              <w:spacing w:before="20" w:after="20" w:line="260" w:lineRule="exact"/>
              <w:ind w:firstLine="0" w:firstLineChars="0"/>
              <w:jc w:val="center"/>
            </w:pPr>
            <w:r>
              <w:rPr>
                <w:rFonts w:ascii="Times New Roman" w:hAnsi="Times New Roman" w:eastAsia="宋体"/>
                <w:b w:val="0"/>
                <w:sz w:val="18"/>
              </w:rPr>
              <w:t>30.10/64.72</w:t>
            </w:r>
          </w:p>
        </w:tc>
        <w:tc>
          <w:tcPr>
            <w:tcW w:w="1289" w:type="dxa"/>
            <w:tcMar>
              <w:left w:w="70" w:type="dxa"/>
              <w:right w:w="70" w:type="dxa"/>
            </w:tcMar>
            <w:vAlign w:val="center"/>
          </w:tcPr>
          <w:p w14:paraId="7BA6A277">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7E6A3D35">
            <w:pPr>
              <w:keepNext w:val="0"/>
              <w:spacing w:before="20" w:after="20" w:line="260" w:lineRule="exact"/>
              <w:ind w:firstLine="0" w:firstLineChars="0"/>
              <w:jc w:val="center"/>
            </w:pPr>
            <w:r>
              <w:rPr>
                <w:rFonts w:ascii="Times New Roman" w:hAnsi="Times New Roman" w:eastAsia="宋体"/>
                <w:b w:val="0"/>
                <w:sz w:val="18"/>
              </w:rPr>
              <w:t>22.04</w:t>
            </w:r>
          </w:p>
        </w:tc>
        <w:tc>
          <w:tcPr>
            <w:tcW w:w="1289" w:type="dxa"/>
            <w:tcMar>
              <w:left w:w="70" w:type="dxa"/>
              <w:right w:w="70" w:type="dxa"/>
            </w:tcMar>
            <w:vAlign w:val="center"/>
          </w:tcPr>
          <w:p w14:paraId="1A18A9DB">
            <w:pPr>
              <w:keepNext w:val="0"/>
              <w:spacing w:before="20" w:after="20" w:line="260" w:lineRule="exact"/>
              <w:ind w:firstLine="0" w:firstLineChars="0"/>
              <w:jc w:val="center"/>
            </w:pPr>
            <w:r>
              <w:rPr>
                <w:rFonts w:ascii="Times New Roman" w:hAnsi="Times New Roman" w:eastAsia="宋体"/>
                <w:b w:val="0"/>
                <w:sz w:val="18"/>
              </w:rPr>
              <w:t>49.10</w:t>
            </w:r>
          </w:p>
        </w:tc>
      </w:tr>
      <w:tr w14:paraId="71A841C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36E60794">
            <w:pPr>
              <w:keepNext w:val="0"/>
              <w:spacing w:before="20" w:after="20" w:line="260" w:lineRule="exact"/>
              <w:ind w:firstLine="0" w:firstLineChars="0"/>
              <w:jc w:val="center"/>
            </w:pPr>
            <w:r>
              <w:rPr>
                <w:rFonts w:ascii="Times New Roman" w:hAnsi="Times New Roman" w:eastAsia="宋体"/>
                <w:b w:val="0"/>
                <w:sz w:val="18"/>
              </w:rPr>
              <w:t>弹性</w:t>
            </w:r>
          </w:p>
        </w:tc>
        <w:tc>
          <w:tcPr>
            <w:tcW w:w="1289" w:type="dxa"/>
            <w:tcMar>
              <w:left w:w="70" w:type="dxa"/>
              <w:right w:w="70" w:type="dxa"/>
            </w:tcMar>
            <w:vAlign w:val="center"/>
          </w:tcPr>
          <w:p w14:paraId="0FFF037C">
            <w:pPr>
              <w:keepNext w:val="0"/>
              <w:spacing w:before="20" w:after="20" w:line="260" w:lineRule="exact"/>
              <w:ind w:firstLine="0" w:firstLineChars="0"/>
              <w:jc w:val="center"/>
            </w:pPr>
            <w:r>
              <w:rPr>
                <w:rFonts w:ascii="Times New Roman" w:hAnsi="Times New Roman" w:eastAsia="宋体"/>
                <w:b w:val="0"/>
                <w:sz w:val="18"/>
              </w:rPr>
              <w:t>20.00+31.50+50.00</w:t>
            </w:r>
          </w:p>
        </w:tc>
        <w:tc>
          <w:tcPr>
            <w:tcW w:w="1868" w:type="dxa"/>
            <w:tcMar>
              <w:left w:w="70" w:type="dxa"/>
              <w:right w:w="70" w:type="dxa"/>
            </w:tcMar>
            <w:vAlign w:val="center"/>
          </w:tcPr>
          <w:p w14:paraId="5D2E9EFA">
            <w:pPr>
              <w:keepNext w:val="0"/>
              <w:spacing w:before="20" w:after="20" w:line="260" w:lineRule="exact"/>
              <w:ind w:firstLine="0" w:firstLineChars="0"/>
              <w:jc w:val="center"/>
            </w:pPr>
            <w:r>
              <w:rPr>
                <w:rFonts w:ascii="Times New Roman" w:hAnsi="Times New Roman" w:eastAsia="宋体"/>
                <w:b w:val="0"/>
                <w:sz w:val="18"/>
              </w:rPr>
              <w:t>0.00/0.00</w:t>
            </w:r>
          </w:p>
        </w:tc>
        <w:tc>
          <w:tcPr>
            <w:tcW w:w="1289" w:type="dxa"/>
            <w:tcMar>
              <w:left w:w="70" w:type="dxa"/>
              <w:right w:w="70" w:type="dxa"/>
            </w:tcMar>
            <w:vAlign w:val="center"/>
          </w:tcPr>
          <w:p w14:paraId="3E67677A">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73EB2754">
            <w:pPr>
              <w:keepNext w:val="0"/>
              <w:spacing w:before="20" w:after="20" w:line="260" w:lineRule="exact"/>
              <w:ind w:firstLine="0" w:firstLineChars="0"/>
              <w:jc w:val="center"/>
            </w:pPr>
            <w:r>
              <w:rPr>
                <w:rFonts w:ascii="Times New Roman" w:hAnsi="Times New Roman" w:eastAsia="宋体"/>
                <w:b w:val="0"/>
                <w:sz w:val="18"/>
              </w:rPr>
              <w:t>2.51</w:t>
            </w:r>
          </w:p>
        </w:tc>
        <w:tc>
          <w:tcPr>
            <w:tcW w:w="1289" w:type="dxa"/>
            <w:tcMar>
              <w:left w:w="70" w:type="dxa"/>
              <w:right w:w="70" w:type="dxa"/>
            </w:tcMar>
            <w:vAlign w:val="center"/>
          </w:tcPr>
          <w:p w14:paraId="60CFE651">
            <w:pPr>
              <w:keepNext w:val="0"/>
              <w:spacing w:before="20" w:after="20" w:line="260" w:lineRule="exact"/>
              <w:ind w:firstLine="0" w:firstLineChars="0"/>
              <w:jc w:val="center"/>
            </w:pPr>
            <w:r>
              <w:rPr>
                <w:rFonts w:ascii="Times New Roman" w:hAnsi="Times New Roman" w:eastAsia="宋体"/>
                <w:b w:val="0"/>
                <w:sz w:val="18"/>
              </w:rPr>
              <w:t>29.57</w:t>
            </w:r>
          </w:p>
        </w:tc>
      </w:tr>
    </w:tbl>
    <w:p w14:paraId="083036C4">
      <w:pPr>
        <w:pStyle w:val="7"/>
        <w:keepNext/>
        <w:numPr>
          <w:ilvl w:val="0"/>
          <w:numId w:val="0"/>
        </w:numPr>
        <w:spacing w:before="160" w:after="120" w:line="360" w:lineRule="auto"/>
        <w:ind w:firstLine="0"/>
      </w:pPr>
      <w:bookmarkStart w:id="198" w:name="bdz-00147站规划分析"/>
      <w:r>
        <w:rPr>
          <w:rFonts w:ascii="Times New Roman" w:hAnsi="Times New Roman" w:eastAsia="方正仿宋_GBK"/>
          <w:b/>
          <w:sz w:val="24"/>
        </w:rPr>
        <w:t>BDZ-00147站规划分析</w:t>
      </w:r>
      <w:bookmarkEnd w:id="198"/>
    </w:p>
    <w:p w14:paraId="72E0D1E3">
      <w:pPr>
        <w:widowControl/>
        <w:spacing w:before="0" w:after="0" w:line="300" w:lineRule="auto"/>
        <w:ind w:firstLine="480"/>
        <w:jc w:val="both"/>
      </w:pPr>
      <w:r>
        <w:rPr>
          <w:rFonts w:ascii="Times New Roman" w:hAnsi="Times New Roman" w:eastAsia="方正仿宋_GBK"/>
          <w:b w:val="0"/>
          <w:sz w:val="24"/>
        </w:rPr>
        <w:t>该站基期主变配置为20.00+50.00 MVA，规划第4年转接前最大正向、反向净负荷分别为52.41 MW和0.00 MW，正向95%峰值持续时间为3.00 h。弹性方案第1年扩建50 MVA主变。</w:t>
      </w:r>
    </w:p>
    <w:p w14:paraId="432F242A">
      <w:pPr>
        <w:pStyle w:val="2"/>
        <w:widowControl/>
        <w:spacing w:before="0" w:after="0" w:line="300" w:lineRule="auto"/>
        <w:ind w:firstLine="480"/>
        <w:jc w:val="both"/>
      </w:pPr>
      <w:r>
        <w:rPr>
          <w:rFonts w:ascii="Times New Roman" w:hAnsi="Times New Roman" w:eastAsia="方正仿宋_GBK"/>
          <w:b w:val="0"/>
          <w:sz w:val="24"/>
        </w:rPr>
        <w:t>第4年承接14.09 MW，正向校核负荷增至66.50 MW。该站利用相应主变容量承担片区内部负荷，接收能力按承接后的负荷进行正常运行及</w:t>
      </w:r>
      <w:del w:id="359" w:author="白日梦想家" w:date="2026-10-02T21:42:05Z">
        <w:r>
          <w:rPr>
            <w:rFonts w:ascii="Times New Roman" w:hAnsi="Times New Roman" w:eastAsia="方正仿宋_GBK"/>
            <w:b w:val="0"/>
            <w:sz w:val="24"/>
          </w:rPr>
          <w:delText>单台主变退出</w:delText>
        </w:r>
      </w:del>
      <w:ins w:id="360" w:author="白日梦想家" w:date="2026-10-02T21:42:05Z">
        <w:r>
          <w:rPr>
            <w:rFonts w:hint="eastAsia"/>
            <w:b w:val="0"/>
            <w:sz w:val="24"/>
            <w:lang w:eastAsia="zh"/>
          </w:rPr>
          <w:t>主变N-1</w:t>
        </w:r>
      </w:ins>
      <w:r>
        <w:rPr>
          <w:rFonts w:ascii="Times New Roman" w:hAnsi="Times New Roman" w:eastAsia="方正仿宋_GBK"/>
          <w:b w:val="0"/>
          <w:sz w:val="24"/>
        </w:rPr>
        <w:t>校核。刚性方案第4年主变总容量为90.00 MVA，储能为2.50 MW；弹性方案相应为120.00 MVA和0.00 MW。弹性方案储能减少2.50 MW，</w:t>
      </w:r>
      <w:del w:id="361" w:author="白日梦想家" w:date="2026-10-02T21:45:23Z">
        <w:r>
          <w:rPr>
            <w:rFonts w:ascii="Times New Roman" w:hAnsi="Times New Roman" w:eastAsia="方正仿宋_GBK"/>
            <w:b w:val="0"/>
            <w:sz w:val="24"/>
          </w:rPr>
          <w:delText>退出工况</w:delText>
        </w:r>
      </w:del>
      <w:ins w:id="362" w:author="白日梦想家" w:date="2026-10-02T21:45:23Z">
        <w:r>
          <w:rPr>
            <w:rFonts w:hint="eastAsia"/>
            <w:b w:val="0"/>
            <w:sz w:val="24"/>
            <w:lang w:eastAsia="zh"/>
          </w:rPr>
          <w:t>主变N-1工况</w:t>
        </w:r>
      </w:ins>
      <w:r>
        <w:rPr>
          <w:rFonts w:ascii="Times New Roman" w:hAnsi="Times New Roman" w:eastAsia="方正仿宋_GBK"/>
          <w:b w:val="0"/>
          <w:sz w:val="24"/>
        </w:rPr>
        <w:t>的容量支撑更多由在役主变和站间负荷配置承担。</w:t>
      </w:r>
    </w:p>
    <w:p w14:paraId="3280B9D0">
      <w:pPr>
        <w:pStyle w:val="2"/>
        <w:keepNext/>
        <w:spacing w:before="120" w:after="80" w:line="300" w:lineRule="auto"/>
        <w:ind w:firstLine="0"/>
        <w:jc w:val="center"/>
      </w:pPr>
      <w:r>
        <w:rPr>
          <w:rFonts w:ascii="Times New Roman" w:hAnsi="Times New Roman" w:eastAsia="宋体"/>
          <w:b w:val="0"/>
          <w:sz w:val="21"/>
        </w:rPr>
        <w:t>表5-28 BDZ-00147站第4年配置与负荷转接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289"/>
        <w:gridCol w:w="1289"/>
        <w:gridCol w:w="1868"/>
        <w:gridCol w:w="1289"/>
        <w:gridCol w:w="1289"/>
        <w:gridCol w:w="1289"/>
      </w:tblGrid>
      <w:tr w14:paraId="41198ED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289" w:type="dxa"/>
            <w:tcMar>
              <w:left w:w="70" w:type="dxa"/>
              <w:right w:w="70" w:type="dxa"/>
            </w:tcMar>
            <w:vAlign w:val="center"/>
          </w:tcPr>
          <w:p w14:paraId="196620C6">
            <w:pPr>
              <w:keepNext w:val="0"/>
              <w:spacing w:before="20" w:after="20" w:line="260" w:lineRule="exact"/>
              <w:ind w:firstLine="0" w:firstLineChars="0"/>
              <w:jc w:val="center"/>
            </w:pPr>
            <w:r>
              <w:rPr>
                <w:rFonts w:ascii="Times New Roman" w:hAnsi="Times New Roman" w:eastAsia="宋体"/>
                <w:b/>
                <w:sz w:val="18"/>
              </w:rPr>
              <w:t>方案</w:t>
            </w:r>
          </w:p>
        </w:tc>
        <w:tc>
          <w:tcPr>
            <w:tcW w:w="1289" w:type="dxa"/>
            <w:tcMar>
              <w:left w:w="70" w:type="dxa"/>
              <w:right w:w="70" w:type="dxa"/>
            </w:tcMar>
            <w:vAlign w:val="center"/>
          </w:tcPr>
          <w:p w14:paraId="0A233C7F">
            <w:pPr>
              <w:keepNext w:val="0"/>
              <w:spacing w:before="20" w:after="20" w:line="260" w:lineRule="exact"/>
              <w:ind w:firstLine="0" w:firstLineChars="0"/>
              <w:jc w:val="center"/>
            </w:pPr>
            <w:r>
              <w:rPr>
                <w:rFonts w:ascii="Times New Roman" w:hAnsi="Times New Roman" w:eastAsia="宋体"/>
                <w:b/>
                <w:sz w:val="18"/>
              </w:rPr>
              <w:t>主变组合/MVA</w:t>
            </w:r>
          </w:p>
        </w:tc>
        <w:tc>
          <w:tcPr>
            <w:tcW w:w="1868" w:type="dxa"/>
            <w:tcMar>
              <w:left w:w="70" w:type="dxa"/>
              <w:right w:w="70" w:type="dxa"/>
            </w:tcMar>
            <w:vAlign w:val="center"/>
          </w:tcPr>
          <w:p w14:paraId="257AF68B">
            <w:pPr>
              <w:keepNext w:val="0"/>
              <w:spacing w:before="20" w:after="20" w:line="260" w:lineRule="exact"/>
              <w:ind w:firstLine="0" w:firstLineChars="0"/>
              <w:jc w:val="center"/>
            </w:pPr>
            <w:r>
              <w:rPr>
                <w:rFonts w:ascii="Times New Roman" w:hAnsi="Times New Roman" w:eastAsia="宋体"/>
                <w:b/>
                <w:sz w:val="18"/>
              </w:rPr>
              <w:t>储能/MW/MWh</w:t>
            </w:r>
          </w:p>
        </w:tc>
        <w:tc>
          <w:tcPr>
            <w:tcW w:w="1289" w:type="dxa"/>
            <w:tcMar>
              <w:left w:w="70" w:type="dxa"/>
              <w:right w:w="70" w:type="dxa"/>
            </w:tcMar>
            <w:vAlign w:val="center"/>
          </w:tcPr>
          <w:p w14:paraId="4A117CA9">
            <w:pPr>
              <w:keepNext w:val="0"/>
              <w:spacing w:before="20" w:after="20" w:line="260" w:lineRule="exact"/>
              <w:ind w:firstLine="0" w:firstLineChars="0"/>
              <w:jc w:val="center"/>
            </w:pPr>
            <w:r>
              <w:rPr>
                <w:rFonts w:ascii="Times New Roman" w:hAnsi="Times New Roman" w:eastAsia="宋体"/>
                <w:b/>
                <w:sz w:val="18"/>
              </w:rPr>
              <w:t>转出/MW</w:t>
            </w:r>
          </w:p>
        </w:tc>
        <w:tc>
          <w:tcPr>
            <w:tcW w:w="1289" w:type="dxa"/>
            <w:tcMar>
              <w:left w:w="70" w:type="dxa"/>
              <w:right w:w="70" w:type="dxa"/>
            </w:tcMar>
            <w:vAlign w:val="center"/>
          </w:tcPr>
          <w:p w14:paraId="1B2E338A">
            <w:pPr>
              <w:keepNext w:val="0"/>
              <w:spacing w:before="20" w:after="20" w:line="260" w:lineRule="exact"/>
              <w:ind w:firstLine="0" w:firstLineChars="0"/>
              <w:jc w:val="center"/>
            </w:pPr>
            <w:r>
              <w:rPr>
                <w:rFonts w:ascii="Times New Roman" w:hAnsi="Times New Roman" w:eastAsia="宋体"/>
                <w:b/>
                <w:sz w:val="18"/>
              </w:rPr>
              <w:t>承接/MW</w:t>
            </w:r>
          </w:p>
        </w:tc>
        <w:tc>
          <w:tcPr>
            <w:tcW w:w="1289" w:type="dxa"/>
            <w:tcMar>
              <w:left w:w="70" w:type="dxa"/>
              <w:right w:w="70" w:type="dxa"/>
            </w:tcMar>
            <w:vAlign w:val="center"/>
          </w:tcPr>
          <w:p w14:paraId="5220D44A">
            <w:pPr>
              <w:keepNext w:val="0"/>
              <w:spacing w:before="20" w:after="20" w:line="260" w:lineRule="exact"/>
              <w:ind w:firstLine="0" w:firstLineChars="0"/>
              <w:jc w:val="center"/>
            </w:pPr>
            <w:r>
              <w:rPr>
                <w:rFonts w:ascii="Times New Roman" w:hAnsi="Times New Roman" w:eastAsia="宋体"/>
                <w:b/>
                <w:sz w:val="18"/>
              </w:rPr>
              <w:t>正向负荷/MW</w:t>
            </w:r>
          </w:p>
        </w:tc>
      </w:tr>
      <w:tr w14:paraId="36C31E5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62DFF2CB">
            <w:pPr>
              <w:keepNext w:val="0"/>
              <w:spacing w:before="20" w:after="20" w:line="260" w:lineRule="exact"/>
              <w:ind w:firstLine="0" w:firstLineChars="0"/>
              <w:jc w:val="center"/>
            </w:pPr>
            <w:r>
              <w:rPr>
                <w:rFonts w:ascii="Times New Roman" w:hAnsi="Times New Roman" w:eastAsia="宋体"/>
                <w:b w:val="0"/>
                <w:sz w:val="18"/>
              </w:rPr>
              <w:t>刚性</w:t>
            </w:r>
          </w:p>
        </w:tc>
        <w:tc>
          <w:tcPr>
            <w:tcW w:w="1289" w:type="dxa"/>
            <w:tcMar>
              <w:left w:w="70" w:type="dxa"/>
              <w:right w:w="70" w:type="dxa"/>
            </w:tcMar>
            <w:vAlign w:val="center"/>
          </w:tcPr>
          <w:p w14:paraId="72167577">
            <w:pPr>
              <w:keepNext w:val="0"/>
              <w:spacing w:before="20" w:after="20" w:line="260" w:lineRule="exact"/>
              <w:ind w:firstLine="0" w:firstLineChars="0"/>
              <w:jc w:val="center"/>
            </w:pPr>
            <w:r>
              <w:rPr>
                <w:rFonts w:ascii="Times New Roman" w:hAnsi="Times New Roman" w:eastAsia="宋体"/>
                <w:b w:val="0"/>
                <w:sz w:val="18"/>
              </w:rPr>
              <w:t>40.00+50.00</w:t>
            </w:r>
          </w:p>
        </w:tc>
        <w:tc>
          <w:tcPr>
            <w:tcW w:w="1868" w:type="dxa"/>
            <w:tcMar>
              <w:left w:w="70" w:type="dxa"/>
              <w:right w:w="70" w:type="dxa"/>
            </w:tcMar>
            <w:vAlign w:val="center"/>
          </w:tcPr>
          <w:p w14:paraId="5C82C54E">
            <w:pPr>
              <w:keepNext w:val="0"/>
              <w:spacing w:before="20" w:after="20" w:line="260" w:lineRule="exact"/>
              <w:ind w:firstLine="0" w:firstLineChars="0"/>
              <w:jc w:val="center"/>
            </w:pPr>
            <w:r>
              <w:rPr>
                <w:rFonts w:ascii="Times New Roman" w:hAnsi="Times New Roman" w:eastAsia="宋体"/>
                <w:b w:val="0"/>
                <w:sz w:val="18"/>
              </w:rPr>
              <w:t>2.50/5.38</w:t>
            </w:r>
          </w:p>
        </w:tc>
        <w:tc>
          <w:tcPr>
            <w:tcW w:w="1289" w:type="dxa"/>
            <w:tcMar>
              <w:left w:w="70" w:type="dxa"/>
              <w:right w:w="70" w:type="dxa"/>
            </w:tcMar>
            <w:vAlign w:val="center"/>
          </w:tcPr>
          <w:p w14:paraId="6CD8C2A6">
            <w:pPr>
              <w:keepNext w:val="0"/>
              <w:spacing w:before="20" w:after="20" w:line="260" w:lineRule="exact"/>
              <w:ind w:firstLine="0" w:firstLineChars="0"/>
              <w:jc w:val="center"/>
            </w:pPr>
            <w:r>
              <w:rPr>
                <w:rFonts w:ascii="Times New Roman" w:hAnsi="Times New Roman" w:eastAsia="宋体"/>
                <w:b w:val="0"/>
                <w:sz w:val="18"/>
              </w:rPr>
              <w:t>12.62</w:t>
            </w:r>
          </w:p>
        </w:tc>
        <w:tc>
          <w:tcPr>
            <w:tcW w:w="1289" w:type="dxa"/>
            <w:tcMar>
              <w:left w:w="70" w:type="dxa"/>
              <w:right w:w="70" w:type="dxa"/>
            </w:tcMar>
            <w:vAlign w:val="center"/>
          </w:tcPr>
          <w:p w14:paraId="29DE7AFB">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724417D7">
            <w:pPr>
              <w:keepNext w:val="0"/>
              <w:spacing w:before="20" w:after="20" w:line="260" w:lineRule="exact"/>
              <w:ind w:firstLine="0" w:firstLineChars="0"/>
              <w:jc w:val="center"/>
            </w:pPr>
            <w:r>
              <w:rPr>
                <w:rFonts w:ascii="Times New Roman" w:hAnsi="Times New Roman" w:eastAsia="宋体"/>
                <w:b w:val="0"/>
                <w:sz w:val="18"/>
              </w:rPr>
              <w:t>39.79</w:t>
            </w:r>
          </w:p>
        </w:tc>
      </w:tr>
      <w:tr w14:paraId="5ACBA68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6DB990C1">
            <w:pPr>
              <w:keepNext w:val="0"/>
              <w:spacing w:before="20" w:after="20" w:line="260" w:lineRule="exact"/>
              <w:ind w:firstLine="0" w:firstLineChars="0"/>
              <w:jc w:val="center"/>
            </w:pPr>
            <w:r>
              <w:rPr>
                <w:rFonts w:ascii="Times New Roman" w:hAnsi="Times New Roman" w:eastAsia="宋体"/>
                <w:b w:val="0"/>
                <w:sz w:val="18"/>
              </w:rPr>
              <w:t>弹性</w:t>
            </w:r>
          </w:p>
        </w:tc>
        <w:tc>
          <w:tcPr>
            <w:tcW w:w="1289" w:type="dxa"/>
            <w:tcMar>
              <w:left w:w="70" w:type="dxa"/>
              <w:right w:w="70" w:type="dxa"/>
            </w:tcMar>
            <w:vAlign w:val="center"/>
          </w:tcPr>
          <w:p w14:paraId="1009BECA">
            <w:pPr>
              <w:keepNext w:val="0"/>
              <w:spacing w:before="20" w:after="20" w:line="260" w:lineRule="exact"/>
              <w:ind w:firstLine="0" w:firstLineChars="0"/>
              <w:jc w:val="center"/>
            </w:pPr>
            <w:r>
              <w:rPr>
                <w:rFonts w:ascii="Times New Roman" w:hAnsi="Times New Roman" w:eastAsia="宋体"/>
                <w:b w:val="0"/>
                <w:sz w:val="18"/>
              </w:rPr>
              <w:t>20.00+50.00+50.00</w:t>
            </w:r>
          </w:p>
        </w:tc>
        <w:tc>
          <w:tcPr>
            <w:tcW w:w="1868" w:type="dxa"/>
            <w:tcMar>
              <w:left w:w="70" w:type="dxa"/>
              <w:right w:w="70" w:type="dxa"/>
            </w:tcMar>
            <w:vAlign w:val="center"/>
          </w:tcPr>
          <w:p w14:paraId="385A70A0">
            <w:pPr>
              <w:keepNext w:val="0"/>
              <w:spacing w:before="20" w:after="20" w:line="260" w:lineRule="exact"/>
              <w:ind w:firstLine="0" w:firstLineChars="0"/>
              <w:jc w:val="center"/>
            </w:pPr>
            <w:r>
              <w:rPr>
                <w:rFonts w:ascii="Times New Roman" w:hAnsi="Times New Roman" w:eastAsia="宋体"/>
                <w:b w:val="0"/>
                <w:sz w:val="18"/>
              </w:rPr>
              <w:t>0.00/0.00</w:t>
            </w:r>
          </w:p>
        </w:tc>
        <w:tc>
          <w:tcPr>
            <w:tcW w:w="1289" w:type="dxa"/>
            <w:tcMar>
              <w:left w:w="70" w:type="dxa"/>
              <w:right w:w="70" w:type="dxa"/>
            </w:tcMar>
            <w:vAlign w:val="center"/>
          </w:tcPr>
          <w:p w14:paraId="7EB97300">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1864F470">
            <w:pPr>
              <w:keepNext w:val="0"/>
              <w:spacing w:before="20" w:after="20" w:line="260" w:lineRule="exact"/>
              <w:ind w:firstLine="0" w:firstLineChars="0"/>
              <w:jc w:val="center"/>
            </w:pPr>
            <w:r>
              <w:rPr>
                <w:rFonts w:ascii="Times New Roman" w:hAnsi="Times New Roman" w:eastAsia="宋体"/>
                <w:b w:val="0"/>
                <w:sz w:val="18"/>
              </w:rPr>
              <w:t>14.09</w:t>
            </w:r>
          </w:p>
        </w:tc>
        <w:tc>
          <w:tcPr>
            <w:tcW w:w="1289" w:type="dxa"/>
            <w:tcMar>
              <w:left w:w="70" w:type="dxa"/>
              <w:right w:w="70" w:type="dxa"/>
            </w:tcMar>
            <w:vAlign w:val="center"/>
          </w:tcPr>
          <w:p w14:paraId="1C1C0876">
            <w:pPr>
              <w:keepNext w:val="0"/>
              <w:spacing w:before="20" w:after="20" w:line="260" w:lineRule="exact"/>
              <w:ind w:firstLine="0" w:firstLineChars="0"/>
              <w:jc w:val="center"/>
            </w:pPr>
            <w:r>
              <w:rPr>
                <w:rFonts w:ascii="Times New Roman" w:hAnsi="Times New Roman" w:eastAsia="宋体"/>
                <w:b w:val="0"/>
                <w:sz w:val="18"/>
              </w:rPr>
              <w:t>66.50</w:t>
            </w:r>
          </w:p>
        </w:tc>
      </w:tr>
    </w:tbl>
    <w:p w14:paraId="0B8441FE">
      <w:pPr>
        <w:pStyle w:val="7"/>
        <w:keepNext/>
        <w:numPr>
          <w:ilvl w:val="0"/>
          <w:numId w:val="0"/>
        </w:numPr>
        <w:spacing w:before="160" w:after="120" w:line="360" w:lineRule="auto"/>
        <w:ind w:firstLine="0"/>
      </w:pPr>
      <w:bookmarkStart w:id="199" w:name="bdz-00162站规划分析"/>
      <w:r>
        <w:rPr>
          <w:rFonts w:ascii="Times New Roman" w:hAnsi="Times New Roman" w:eastAsia="方正仿宋_GBK"/>
          <w:b/>
          <w:sz w:val="24"/>
        </w:rPr>
        <w:t>BDZ-00162站规划分析</w:t>
      </w:r>
      <w:bookmarkEnd w:id="199"/>
    </w:p>
    <w:p w14:paraId="47A06CB0">
      <w:pPr>
        <w:widowControl/>
        <w:spacing w:before="0" w:after="0" w:line="300" w:lineRule="auto"/>
        <w:ind w:firstLine="480"/>
        <w:jc w:val="both"/>
      </w:pPr>
      <w:r>
        <w:rPr>
          <w:rFonts w:ascii="Times New Roman" w:hAnsi="Times New Roman" w:eastAsia="方正仿宋_GBK"/>
          <w:b w:val="0"/>
          <w:sz w:val="24"/>
        </w:rPr>
        <w:t>该站基期主变配置为20.00+20.00 MVA，规划第4年转接前最大正向、反向净负荷分别为20.04 MW和36.74 MW，正向95%峰值持续时间为2.00 h。弹性方案沿用基期主变容量，后续各年通过站间负荷转接满足容量需求。</w:t>
      </w:r>
    </w:p>
    <w:p w14:paraId="507113F0">
      <w:pPr>
        <w:pStyle w:val="2"/>
        <w:widowControl/>
        <w:spacing w:before="0" w:after="0" w:line="300" w:lineRule="auto"/>
        <w:ind w:firstLine="480"/>
        <w:jc w:val="both"/>
      </w:pPr>
      <w:r>
        <w:rPr>
          <w:rFonts w:ascii="Times New Roman" w:hAnsi="Times New Roman" w:eastAsia="方正仿宋_GBK"/>
          <w:b w:val="0"/>
          <w:sz w:val="24"/>
        </w:rPr>
        <w:t>第4年转出1.04 MW、承接0.00 MW后，正向校核负荷为19.00 MW。负荷转出降低正向需求，同时将反向校核上界提高至37.77 MW，配置按两个方向共同确定。刚性方案第4年主变总容量为40.00 MVA，储能为0.00 MW；弹性方案相应为40.00 MVA和0.00 MW。两类方案的本站主变配置接近，差异主要通过区域其他站点的容量和负荷安排体现。</w:t>
      </w:r>
    </w:p>
    <w:p w14:paraId="036C9FBF">
      <w:pPr>
        <w:pStyle w:val="2"/>
        <w:keepNext/>
        <w:spacing w:before="120" w:after="80" w:line="300" w:lineRule="auto"/>
        <w:ind w:firstLine="0"/>
        <w:jc w:val="center"/>
      </w:pPr>
      <w:r>
        <w:rPr>
          <w:rFonts w:ascii="Times New Roman" w:hAnsi="Times New Roman" w:eastAsia="宋体"/>
          <w:b w:val="0"/>
          <w:sz w:val="21"/>
        </w:rPr>
        <w:t>表5-29 BDZ-00162站第4年配置与负荷转接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289"/>
        <w:gridCol w:w="1289"/>
        <w:gridCol w:w="1868"/>
        <w:gridCol w:w="1289"/>
        <w:gridCol w:w="1289"/>
        <w:gridCol w:w="1289"/>
      </w:tblGrid>
      <w:tr w14:paraId="791FB0F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289" w:type="dxa"/>
            <w:tcMar>
              <w:left w:w="70" w:type="dxa"/>
              <w:right w:w="70" w:type="dxa"/>
            </w:tcMar>
            <w:vAlign w:val="center"/>
          </w:tcPr>
          <w:p w14:paraId="32FDB9BA">
            <w:pPr>
              <w:keepNext w:val="0"/>
              <w:spacing w:before="20" w:after="20" w:line="260" w:lineRule="exact"/>
              <w:ind w:firstLine="0" w:firstLineChars="0"/>
              <w:jc w:val="center"/>
            </w:pPr>
            <w:r>
              <w:rPr>
                <w:rFonts w:ascii="Times New Roman" w:hAnsi="Times New Roman" w:eastAsia="宋体"/>
                <w:b/>
                <w:sz w:val="18"/>
              </w:rPr>
              <w:t>方案</w:t>
            </w:r>
          </w:p>
        </w:tc>
        <w:tc>
          <w:tcPr>
            <w:tcW w:w="1289" w:type="dxa"/>
            <w:tcMar>
              <w:left w:w="70" w:type="dxa"/>
              <w:right w:w="70" w:type="dxa"/>
            </w:tcMar>
            <w:vAlign w:val="center"/>
          </w:tcPr>
          <w:p w14:paraId="322167B7">
            <w:pPr>
              <w:keepNext w:val="0"/>
              <w:spacing w:before="20" w:after="20" w:line="260" w:lineRule="exact"/>
              <w:ind w:firstLine="0" w:firstLineChars="0"/>
              <w:jc w:val="center"/>
            </w:pPr>
            <w:r>
              <w:rPr>
                <w:rFonts w:ascii="Times New Roman" w:hAnsi="Times New Roman" w:eastAsia="宋体"/>
                <w:b/>
                <w:sz w:val="18"/>
              </w:rPr>
              <w:t>主变组合/MVA</w:t>
            </w:r>
          </w:p>
        </w:tc>
        <w:tc>
          <w:tcPr>
            <w:tcW w:w="1868" w:type="dxa"/>
            <w:tcMar>
              <w:left w:w="70" w:type="dxa"/>
              <w:right w:w="70" w:type="dxa"/>
            </w:tcMar>
            <w:vAlign w:val="center"/>
          </w:tcPr>
          <w:p w14:paraId="4BA6B9DC">
            <w:pPr>
              <w:keepNext w:val="0"/>
              <w:spacing w:before="20" w:after="20" w:line="260" w:lineRule="exact"/>
              <w:ind w:firstLine="0" w:firstLineChars="0"/>
              <w:jc w:val="center"/>
            </w:pPr>
            <w:r>
              <w:rPr>
                <w:rFonts w:ascii="Times New Roman" w:hAnsi="Times New Roman" w:eastAsia="宋体"/>
                <w:b/>
                <w:sz w:val="18"/>
              </w:rPr>
              <w:t>储能/MW/MWh</w:t>
            </w:r>
          </w:p>
        </w:tc>
        <w:tc>
          <w:tcPr>
            <w:tcW w:w="1289" w:type="dxa"/>
            <w:tcMar>
              <w:left w:w="70" w:type="dxa"/>
              <w:right w:w="70" w:type="dxa"/>
            </w:tcMar>
            <w:vAlign w:val="center"/>
          </w:tcPr>
          <w:p w14:paraId="5BFCE43A">
            <w:pPr>
              <w:keepNext w:val="0"/>
              <w:spacing w:before="20" w:after="20" w:line="260" w:lineRule="exact"/>
              <w:ind w:firstLine="0" w:firstLineChars="0"/>
              <w:jc w:val="center"/>
            </w:pPr>
            <w:r>
              <w:rPr>
                <w:rFonts w:ascii="Times New Roman" w:hAnsi="Times New Roman" w:eastAsia="宋体"/>
                <w:b/>
                <w:sz w:val="18"/>
              </w:rPr>
              <w:t>转出/MW</w:t>
            </w:r>
          </w:p>
        </w:tc>
        <w:tc>
          <w:tcPr>
            <w:tcW w:w="1289" w:type="dxa"/>
            <w:tcMar>
              <w:left w:w="70" w:type="dxa"/>
              <w:right w:w="70" w:type="dxa"/>
            </w:tcMar>
            <w:vAlign w:val="center"/>
          </w:tcPr>
          <w:p w14:paraId="74B8DD6D">
            <w:pPr>
              <w:keepNext w:val="0"/>
              <w:spacing w:before="20" w:after="20" w:line="260" w:lineRule="exact"/>
              <w:ind w:firstLine="0" w:firstLineChars="0"/>
              <w:jc w:val="center"/>
            </w:pPr>
            <w:r>
              <w:rPr>
                <w:rFonts w:ascii="Times New Roman" w:hAnsi="Times New Roman" w:eastAsia="宋体"/>
                <w:b/>
                <w:sz w:val="18"/>
              </w:rPr>
              <w:t>承接/MW</w:t>
            </w:r>
          </w:p>
        </w:tc>
        <w:tc>
          <w:tcPr>
            <w:tcW w:w="1289" w:type="dxa"/>
            <w:tcMar>
              <w:left w:w="70" w:type="dxa"/>
              <w:right w:w="70" w:type="dxa"/>
            </w:tcMar>
            <w:vAlign w:val="center"/>
          </w:tcPr>
          <w:p w14:paraId="2785B7EA">
            <w:pPr>
              <w:keepNext w:val="0"/>
              <w:spacing w:before="20" w:after="20" w:line="260" w:lineRule="exact"/>
              <w:ind w:firstLine="0" w:firstLineChars="0"/>
              <w:jc w:val="center"/>
            </w:pPr>
            <w:r>
              <w:rPr>
                <w:rFonts w:ascii="Times New Roman" w:hAnsi="Times New Roman" w:eastAsia="宋体"/>
                <w:b/>
                <w:sz w:val="18"/>
              </w:rPr>
              <w:t>正向负荷/MW</w:t>
            </w:r>
          </w:p>
        </w:tc>
      </w:tr>
      <w:tr w14:paraId="46BDB23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56ABCC63">
            <w:pPr>
              <w:keepNext w:val="0"/>
              <w:spacing w:before="20" w:after="20" w:line="260" w:lineRule="exact"/>
              <w:ind w:firstLine="0" w:firstLineChars="0"/>
              <w:jc w:val="center"/>
            </w:pPr>
            <w:r>
              <w:rPr>
                <w:rFonts w:ascii="Times New Roman" w:hAnsi="Times New Roman" w:eastAsia="宋体"/>
                <w:b w:val="0"/>
                <w:sz w:val="18"/>
              </w:rPr>
              <w:t>刚性</w:t>
            </w:r>
          </w:p>
        </w:tc>
        <w:tc>
          <w:tcPr>
            <w:tcW w:w="1289" w:type="dxa"/>
            <w:tcMar>
              <w:left w:w="70" w:type="dxa"/>
              <w:right w:w="70" w:type="dxa"/>
            </w:tcMar>
            <w:vAlign w:val="center"/>
          </w:tcPr>
          <w:p w14:paraId="34DDCDC9">
            <w:pPr>
              <w:keepNext w:val="0"/>
              <w:spacing w:before="20" w:after="20" w:line="260" w:lineRule="exact"/>
              <w:ind w:firstLine="0" w:firstLineChars="0"/>
              <w:jc w:val="center"/>
            </w:pPr>
            <w:r>
              <w:rPr>
                <w:rFonts w:ascii="Times New Roman" w:hAnsi="Times New Roman" w:eastAsia="宋体"/>
                <w:b w:val="0"/>
                <w:sz w:val="18"/>
              </w:rPr>
              <w:t>20.00+20.00</w:t>
            </w:r>
          </w:p>
        </w:tc>
        <w:tc>
          <w:tcPr>
            <w:tcW w:w="1868" w:type="dxa"/>
            <w:tcMar>
              <w:left w:w="70" w:type="dxa"/>
              <w:right w:w="70" w:type="dxa"/>
            </w:tcMar>
            <w:vAlign w:val="center"/>
          </w:tcPr>
          <w:p w14:paraId="143B011A">
            <w:pPr>
              <w:keepNext w:val="0"/>
              <w:spacing w:before="20" w:after="20" w:line="260" w:lineRule="exact"/>
              <w:ind w:firstLine="0" w:firstLineChars="0"/>
              <w:jc w:val="center"/>
            </w:pPr>
            <w:r>
              <w:rPr>
                <w:rFonts w:ascii="Times New Roman" w:hAnsi="Times New Roman" w:eastAsia="宋体"/>
                <w:b w:val="0"/>
                <w:sz w:val="18"/>
              </w:rPr>
              <w:t>0.00/0.00</w:t>
            </w:r>
          </w:p>
        </w:tc>
        <w:tc>
          <w:tcPr>
            <w:tcW w:w="1289" w:type="dxa"/>
            <w:tcMar>
              <w:left w:w="70" w:type="dxa"/>
              <w:right w:w="70" w:type="dxa"/>
            </w:tcMar>
            <w:vAlign w:val="center"/>
          </w:tcPr>
          <w:p w14:paraId="1AD61283">
            <w:pPr>
              <w:keepNext w:val="0"/>
              <w:spacing w:before="20" w:after="20" w:line="260" w:lineRule="exact"/>
              <w:ind w:firstLine="0" w:firstLineChars="0"/>
              <w:jc w:val="center"/>
            </w:pPr>
            <w:r>
              <w:rPr>
                <w:rFonts w:ascii="Times New Roman" w:hAnsi="Times New Roman" w:eastAsia="宋体"/>
                <w:b w:val="0"/>
                <w:sz w:val="18"/>
              </w:rPr>
              <w:t>1.04</w:t>
            </w:r>
          </w:p>
        </w:tc>
        <w:tc>
          <w:tcPr>
            <w:tcW w:w="1289" w:type="dxa"/>
            <w:tcMar>
              <w:left w:w="70" w:type="dxa"/>
              <w:right w:w="70" w:type="dxa"/>
            </w:tcMar>
            <w:vAlign w:val="center"/>
          </w:tcPr>
          <w:p w14:paraId="4C86407A">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609EDC8A">
            <w:pPr>
              <w:keepNext w:val="0"/>
              <w:spacing w:before="20" w:after="20" w:line="260" w:lineRule="exact"/>
              <w:ind w:firstLine="0" w:firstLineChars="0"/>
              <w:jc w:val="center"/>
            </w:pPr>
            <w:r>
              <w:rPr>
                <w:rFonts w:ascii="Times New Roman" w:hAnsi="Times New Roman" w:eastAsia="宋体"/>
                <w:b w:val="0"/>
                <w:sz w:val="18"/>
              </w:rPr>
              <w:t>19.00</w:t>
            </w:r>
          </w:p>
        </w:tc>
      </w:tr>
      <w:tr w14:paraId="493CE1B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061C3159">
            <w:pPr>
              <w:keepNext w:val="0"/>
              <w:spacing w:before="20" w:after="20" w:line="260" w:lineRule="exact"/>
              <w:ind w:firstLine="0" w:firstLineChars="0"/>
              <w:jc w:val="center"/>
            </w:pPr>
            <w:r>
              <w:rPr>
                <w:rFonts w:ascii="Times New Roman" w:hAnsi="Times New Roman" w:eastAsia="宋体"/>
                <w:b w:val="0"/>
                <w:sz w:val="18"/>
              </w:rPr>
              <w:t>弹性</w:t>
            </w:r>
          </w:p>
        </w:tc>
        <w:tc>
          <w:tcPr>
            <w:tcW w:w="1289" w:type="dxa"/>
            <w:tcMar>
              <w:left w:w="70" w:type="dxa"/>
              <w:right w:w="70" w:type="dxa"/>
            </w:tcMar>
            <w:vAlign w:val="center"/>
          </w:tcPr>
          <w:p w14:paraId="0E141788">
            <w:pPr>
              <w:keepNext w:val="0"/>
              <w:spacing w:before="20" w:after="20" w:line="260" w:lineRule="exact"/>
              <w:ind w:firstLine="0" w:firstLineChars="0"/>
              <w:jc w:val="center"/>
            </w:pPr>
            <w:r>
              <w:rPr>
                <w:rFonts w:ascii="Times New Roman" w:hAnsi="Times New Roman" w:eastAsia="宋体"/>
                <w:b w:val="0"/>
                <w:sz w:val="18"/>
              </w:rPr>
              <w:t>20.00+20.00</w:t>
            </w:r>
          </w:p>
        </w:tc>
        <w:tc>
          <w:tcPr>
            <w:tcW w:w="1868" w:type="dxa"/>
            <w:tcMar>
              <w:left w:w="70" w:type="dxa"/>
              <w:right w:w="70" w:type="dxa"/>
            </w:tcMar>
            <w:vAlign w:val="center"/>
          </w:tcPr>
          <w:p w14:paraId="198E6623">
            <w:pPr>
              <w:keepNext w:val="0"/>
              <w:spacing w:before="20" w:after="20" w:line="260" w:lineRule="exact"/>
              <w:ind w:firstLine="0" w:firstLineChars="0"/>
              <w:jc w:val="center"/>
            </w:pPr>
            <w:r>
              <w:rPr>
                <w:rFonts w:ascii="Times New Roman" w:hAnsi="Times New Roman" w:eastAsia="宋体"/>
                <w:b w:val="0"/>
                <w:sz w:val="18"/>
              </w:rPr>
              <w:t>0.00/0.00</w:t>
            </w:r>
          </w:p>
        </w:tc>
        <w:tc>
          <w:tcPr>
            <w:tcW w:w="1289" w:type="dxa"/>
            <w:tcMar>
              <w:left w:w="70" w:type="dxa"/>
              <w:right w:w="70" w:type="dxa"/>
            </w:tcMar>
            <w:vAlign w:val="center"/>
          </w:tcPr>
          <w:p w14:paraId="60A3E523">
            <w:pPr>
              <w:keepNext w:val="0"/>
              <w:spacing w:before="20" w:after="20" w:line="260" w:lineRule="exact"/>
              <w:ind w:firstLine="0" w:firstLineChars="0"/>
              <w:jc w:val="center"/>
            </w:pPr>
            <w:r>
              <w:rPr>
                <w:rFonts w:ascii="Times New Roman" w:hAnsi="Times New Roman" w:eastAsia="宋体"/>
                <w:b w:val="0"/>
                <w:sz w:val="18"/>
              </w:rPr>
              <w:t>1.04</w:t>
            </w:r>
          </w:p>
        </w:tc>
        <w:tc>
          <w:tcPr>
            <w:tcW w:w="1289" w:type="dxa"/>
            <w:tcMar>
              <w:left w:w="70" w:type="dxa"/>
              <w:right w:w="70" w:type="dxa"/>
            </w:tcMar>
            <w:vAlign w:val="center"/>
          </w:tcPr>
          <w:p w14:paraId="5A827997">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097FA70C">
            <w:pPr>
              <w:keepNext w:val="0"/>
              <w:spacing w:before="20" w:after="20" w:line="260" w:lineRule="exact"/>
              <w:ind w:firstLine="0" w:firstLineChars="0"/>
              <w:jc w:val="center"/>
            </w:pPr>
            <w:r>
              <w:rPr>
                <w:rFonts w:ascii="Times New Roman" w:hAnsi="Times New Roman" w:eastAsia="宋体"/>
                <w:b w:val="0"/>
                <w:sz w:val="18"/>
              </w:rPr>
              <w:t>19.00</w:t>
            </w:r>
          </w:p>
        </w:tc>
      </w:tr>
    </w:tbl>
    <w:p w14:paraId="5EDDD89D">
      <w:pPr>
        <w:pStyle w:val="7"/>
        <w:keepNext/>
        <w:numPr>
          <w:ilvl w:val="0"/>
          <w:numId w:val="0"/>
        </w:numPr>
        <w:spacing w:before="160" w:after="120" w:line="360" w:lineRule="auto"/>
        <w:ind w:firstLine="0"/>
      </w:pPr>
      <w:bookmarkStart w:id="200" w:name="bdz-00164站规划分析"/>
      <w:r>
        <w:rPr>
          <w:rFonts w:ascii="Times New Roman" w:hAnsi="Times New Roman" w:eastAsia="方正仿宋_GBK"/>
          <w:b/>
          <w:sz w:val="24"/>
        </w:rPr>
        <w:t>BDZ-00164站规划分析</w:t>
      </w:r>
      <w:bookmarkEnd w:id="200"/>
    </w:p>
    <w:p w14:paraId="6B8EB7C4">
      <w:pPr>
        <w:widowControl/>
        <w:spacing w:before="0" w:after="0" w:line="300" w:lineRule="auto"/>
        <w:ind w:firstLine="480"/>
        <w:jc w:val="both"/>
      </w:pPr>
      <w:r>
        <w:rPr>
          <w:rFonts w:ascii="Times New Roman" w:hAnsi="Times New Roman" w:eastAsia="方正仿宋_GBK"/>
          <w:b w:val="0"/>
          <w:sz w:val="24"/>
        </w:rPr>
        <w:t>该站基期主变配置为20.00+20.00 MVA，规划第4年转接前最大正向、反向净负荷分别为40.86 MW和31.84 MW，正向95%峰值持续时间为3.00 h。弹性方案第1年扩建50 MVA主变。</w:t>
      </w:r>
    </w:p>
    <w:p w14:paraId="5CF1324D">
      <w:pPr>
        <w:pStyle w:val="2"/>
        <w:widowControl/>
        <w:spacing w:before="0" w:after="0" w:line="300" w:lineRule="auto"/>
        <w:ind w:firstLine="480"/>
        <w:jc w:val="both"/>
      </w:pPr>
      <w:r>
        <w:rPr>
          <w:rFonts w:ascii="Times New Roman" w:hAnsi="Times New Roman" w:eastAsia="方正仿宋_GBK"/>
          <w:b w:val="0"/>
          <w:sz w:val="24"/>
        </w:rPr>
        <w:t>第4年转出2.86 MW、承接0.00 MW后，正向校核负荷为38.00 MW。负荷转出降低正向需求，同时将反向校核上界提高至34.70 MW，配置按两个方向共同确定。刚性方案第4年主变总容量为120.00 MVA，储能为0.40 MW；弹性方案相应为90.00 MVA和0.00 MW。弹性方案储能减少0.40 MW，</w:t>
      </w:r>
      <w:del w:id="363" w:author="白日梦想家" w:date="2026-10-02T21:45:24Z">
        <w:r>
          <w:rPr>
            <w:rFonts w:ascii="Times New Roman" w:hAnsi="Times New Roman" w:eastAsia="方正仿宋_GBK"/>
            <w:b w:val="0"/>
            <w:sz w:val="24"/>
          </w:rPr>
          <w:delText>退出工况</w:delText>
        </w:r>
      </w:del>
      <w:ins w:id="364" w:author="白日梦想家" w:date="2026-10-02T21:45:24Z">
        <w:r>
          <w:rPr>
            <w:rFonts w:hint="eastAsia"/>
            <w:b w:val="0"/>
            <w:sz w:val="24"/>
            <w:lang w:eastAsia="zh"/>
          </w:rPr>
          <w:t>主变N-1工况</w:t>
        </w:r>
      </w:ins>
      <w:r>
        <w:rPr>
          <w:rFonts w:ascii="Times New Roman" w:hAnsi="Times New Roman" w:eastAsia="方正仿宋_GBK"/>
          <w:b w:val="0"/>
          <w:sz w:val="24"/>
        </w:rPr>
        <w:t>的容量支撑更多由在役主变和站间负荷配置承担。</w:t>
      </w:r>
    </w:p>
    <w:p w14:paraId="6EE2484E">
      <w:pPr>
        <w:pStyle w:val="2"/>
        <w:keepNext/>
        <w:spacing w:before="120" w:after="80" w:line="300" w:lineRule="auto"/>
        <w:ind w:firstLine="0"/>
        <w:jc w:val="center"/>
      </w:pPr>
      <w:r>
        <w:rPr>
          <w:rFonts w:ascii="Times New Roman" w:hAnsi="Times New Roman" w:eastAsia="宋体"/>
          <w:b w:val="0"/>
          <w:sz w:val="21"/>
        </w:rPr>
        <w:t>表5-30 BDZ-00164站第4年配置与负荷转接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289"/>
        <w:gridCol w:w="1289"/>
        <w:gridCol w:w="1868"/>
        <w:gridCol w:w="1289"/>
        <w:gridCol w:w="1289"/>
        <w:gridCol w:w="1289"/>
      </w:tblGrid>
      <w:tr w14:paraId="2D2B36C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289" w:type="dxa"/>
            <w:tcMar>
              <w:left w:w="70" w:type="dxa"/>
              <w:right w:w="70" w:type="dxa"/>
            </w:tcMar>
            <w:vAlign w:val="center"/>
          </w:tcPr>
          <w:p w14:paraId="18DE3552">
            <w:pPr>
              <w:keepNext w:val="0"/>
              <w:spacing w:before="20" w:after="20" w:line="260" w:lineRule="exact"/>
              <w:ind w:firstLine="0" w:firstLineChars="0"/>
              <w:jc w:val="center"/>
            </w:pPr>
            <w:r>
              <w:rPr>
                <w:rFonts w:ascii="Times New Roman" w:hAnsi="Times New Roman" w:eastAsia="宋体"/>
                <w:b/>
                <w:sz w:val="18"/>
              </w:rPr>
              <w:t>方案</w:t>
            </w:r>
          </w:p>
        </w:tc>
        <w:tc>
          <w:tcPr>
            <w:tcW w:w="1289" w:type="dxa"/>
            <w:tcMar>
              <w:left w:w="70" w:type="dxa"/>
              <w:right w:w="70" w:type="dxa"/>
            </w:tcMar>
            <w:vAlign w:val="center"/>
          </w:tcPr>
          <w:p w14:paraId="0BB2834D">
            <w:pPr>
              <w:keepNext w:val="0"/>
              <w:spacing w:before="20" w:after="20" w:line="260" w:lineRule="exact"/>
              <w:ind w:firstLine="0" w:firstLineChars="0"/>
              <w:jc w:val="center"/>
            </w:pPr>
            <w:r>
              <w:rPr>
                <w:rFonts w:ascii="Times New Roman" w:hAnsi="Times New Roman" w:eastAsia="宋体"/>
                <w:b/>
                <w:sz w:val="18"/>
              </w:rPr>
              <w:t>主变组合/MVA</w:t>
            </w:r>
          </w:p>
        </w:tc>
        <w:tc>
          <w:tcPr>
            <w:tcW w:w="1868" w:type="dxa"/>
            <w:tcMar>
              <w:left w:w="70" w:type="dxa"/>
              <w:right w:w="70" w:type="dxa"/>
            </w:tcMar>
            <w:vAlign w:val="center"/>
          </w:tcPr>
          <w:p w14:paraId="6EEF4BAB">
            <w:pPr>
              <w:keepNext w:val="0"/>
              <w:spacing w:before="20" w:after="20" w:line="260" w:lineRule="exact"/>
              <w:ind w:firstLine="0" w:firstLineChars="0"/>
              <w:jc w:val="center"/>
            </w:pPr>
            <w:r>
              <w:rPr>
                <w:rFonts w:ascii="Times New Roman" w:hAnsi="Times New Roman" w:eastAsia="宋体"/>
                <w:b/>
                <w:sz w:val="18"/>
              </w:rPr>
              <w:t>储能/MW/MWh</w:t>
            </w:r>
          </w:p>
        </w:tc>
        <w:tc>
          <w:tcPr>
            <w:tcW w:w="1289" w:type="dxa"/>
            <w:tcMar>
              <w:left w:w="70" w:type="dxa"/>
              <w:right w:w="70" w:type="dxa"/>
            </w:tcMar>
            <w:vAlign w:val="center"/>
          </w:tcPr>
          <w:p w14:paraId="36512E8A">
            <w:pPr>
              <w:keepNext w:val="0"/>
              <w:spacing w:before="20" w:after="20" w:line="260" w:lineRule="exact"/>
              <w:ind w:firstLine="0" w:firstLineChars="0"/>
              <w:jc w:val="center"/>
            </w:pPr>
            <w:r>
              <w:rPr>
                <w:rFonts w:ascii="Times New Roman" w:hAnsi="Times New Roman" w:eastAsia="宋体"/>
                <w:b/>
                <w:sz w:val="18"/>
              </w:rPr>
              <w:t>转出/MW</w:t>
            </w:r>
          </w:p>
        </w:tc>
        <w:tc>
          <w:tcPr>
            <w:tcW w:w="1289" w:type="dxa"/>
            <w:tcMar>
              <w:left w:w="70" w:type="dxa"/>
              <w:right w:w="70" w:type="dxa"/>
            </w:tcMar>
            <w:vAlign w:val="center"/>
          </w:tcPr>
          <w:p w14:paraId="4151D6A2">
            <w:pPr>
              <w:keepNext w:val="0"/>
              <w:spacing w:before="20" w:after="20" w:line="260" w:lineRule="exact"/>
              <w:ind w:firstLine="0" w:firstLineChars="0"/>
              <w:jc w:val="center"/>
            </w:pPr>
            <w:r>
              <w:rPr>
                <w:rFonts w:ascii="Times New Roman" w:hAnsi="Times New Roman" w:eastAsia="宋体"/>
                <w:b/>
                <w:sz w:val="18"/>
              </w:rPr>
              <w:t>承接/MW</w:t>
            </w:r>
          </w:p>
        </w:tc>
        <w:tc>
          <w:tcPr>
            <w:tcW w:w="1289" w:type="dxa"/>
            <w:tcMar>
              <w:left w:w="70" w:type="dxa"/>
              <w:right w:w="70" w:type="dxa"/>
            </w:tcMar>
            <w:vAlign w:val="center"/>
          </w:tcPr>
          <w:p w14:paraId="67D602FC">
            <w:pPr>
              <w:keepNext w:val="0"/>
              <w:spacing w:before="20" w:after="20" w:line="260" w:lineRule="exact"/>
              <w:ind w:firstLine="0" w:firstLineChars="0"/>
              <w:jc w:val="center"/>
            </w:pPr>
            <w:r>
              <w:rPr>
                <w:rFonts w:ascii="Times New Roman" w:hAnsi="Times New Roman" w:eastAsia="宋体"/>
                <w:b/>
                <w:sz w:val="18"/>
              </w:rPr>
              <w:t>正向负荷/MW</w:t>
            </w:r>
          </w:p>
        </w:tc>
      </w:tr>
      <w:tr w14:paraId="169EF54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2DFD08F9">
            <w:pPr>
              <w:keepNext w:val="0"/>
              <w:spacing w:before="20" w:after="20" w:line="260" w:lineRule="exact"/>
              <w:ind w:firstLine="0" w:firstLineChars="0"/>
              <w:jc w:val="center"/>
            </w:pPr>
            <w:r>
              <w:rPr>
                <w:rFonts w:ascii="Times New Roman" w:hAnsi="Times New Roman" w:eastAsia="宋体"/>
                <w:b w:val="0"/>
                <w:sz w:val="18"/>
              </w:rPr>
              <w:t>刚性</w:t>
            </w:r>
          </w:p>
        </w:tc>
        <w:tc>
          <w:tcPr>
            <w:tcW w:w="1289" w:type="dxa"/>
            <w:tcMar>
              <w:left w:w="70" w:type="dxa"/>
              <w:right w:w="70" w:type="dxa"/>
            </w:tcMar>
            <w:vAlign w:val="center"/>
          </w:tcPr>
          <w:p w14:paraId="60448671">
            <w:pPr>
              <w:keepNext w:val="0"/>
              <w:spacing w:before="20" w:after="20" w:line="260" w:lineRule="exact"/>
              <w:ind w:firstLine="0" w:firstLineChars="0"/>
              <w:jc w:val="center"/>
            </w:pPr>
            <w:r>
              <w:rPr>
                <w:rFonts w:ascii="Times New Roman" w:hAnsi="Times New Roman" w:eastAsia="宋体"/>
                <w:b w:val="0"/>
                <w:sz w:val="18"/>
              </w:rPr>
              <w:t>20.00+50.00+50.00</w:t>
            </w:r>
          </w:p>
        </w:tc>
        <w:tc>
          <w:tcPr>
            <w:tcW w:w="1868" w:type="dxa"/>
            <w:tcMar>
              <w:left w:w="70" w:type="dxa"/>
              <w:right w:w="70" w:type="dxa"/>
            </w:tcMar>
            <w:vAlign w:val="center"/>
          </w:tcPr>
          <w:p w14:paraId="5D9F06FD">
            <w:pPr>
              <w:keepNext w:val="0"/>
              <w:spacing w:before="20" w:after="20" w:line="260" w:lineRule="exact"/>
              <w:ind w:firstLine="0" w:firstLineChars="0"/>
              <w:jc w:val="center"/>
            </w:pPr>
            <w:r>
              <w:rPr>
                <w:rFonts w:ascii="Times New Roman" w:hAnsi="Times New Roman" w:eastAsia="宋体"/>
                <w:b w:val="0"/>
                <w:sz w:val="18"/>
              </w:rPr>
              <w:t>0.40/0.86</w:t>
            </w:r>
          </w:p>
        </w:tc>
        <w:tc>
          <w:tcPr>
            <w:tcW w:w="1289" w:type="dxa"/>
            <w:tcMar>
              <w:left w:w="70" w:type="dxa"/>
              <w:right w:w="70" w:type="dxa"/>
            </w:tcMar>
            <w:vAlign w:val="center"/>
          </w:tcPr>
          <w:p w14:paraId="1E6E1706">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4EED5FD0">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4E9457DA">
            <w:pPr>
              <w:keepNext w:val="0"/>
              <w:spacing w:before="20" w:after="20" w:line="260" w:lineRule="exact"/>
              <w:ind w:firstLine="0" w:firstLineChars="0"/>
              <w:jc w:val="center"/>
            </w:pPr>
            <w:r>
              <w:rPr>
                <w:rFonts w:ascii="Times New Roman" w:hAnsi="Times New Roman" w:eastAsia="宋体"/>
                <w:b w:val="0"/>
                <w:sz w:val="18"/>
              </w:rPr>
              <w:t>40.86</w:t>
            </w:r>
          </w:p>
        </w:tc>
      </w:tr>
      <w:tr w14:paraId="1508075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56200713">
            <w:pPr>
              <w:keepNext w:val="0"/>
              <w:spacing w:before="20" w:after="20" w:line="260" w:lineRule="exact"/>
              <w:ind w:firstLine="0" w:firstLineChars="0"/>
              <w:jc w:val="center"/>
            </w:pPr>
            <w:r>
              <w:rPr>
                <w:rFonts w:ascii="Times New Roman" w:hAnsi="Times New Roman" w:eastAsia="宋体"/>
                <w:b w:val="0"/>
                <w:sz w:val="18"/>
              </w:rPr>
              <w:t>弹性</w:t>
            </w:r>
          </w:p>
        </w:tc>
        <w:tc>
          <w:tcPr>
            <w:tcW w:w="1289" w:type="dxa"/>
            <w:tcMar>
              <w:left w:w="70" w:type="dxa"/>
              <w:right w:w="70" w:type="dxa"/>
            </w:tcMar>
            <w:vAlign w:val="center"/>
          </w:tcPr>
          <w:p w14:paraId="406FA442">
            <w:pPr>
              <w:keepNext w:val="0"/>
              <w:spacing w:before="20" w:after="20" w:line="260" w:lineRule="exact"/>
              <w:ind w:firstLine="0" w:firstLineChars="0"/>
              <w:jc w:val="center"/>
            </w:pPr>
            <w:r>
              <w:rPr>
                <w:rFonts w:ascii="Times New Roman" w:hAnsi="Times New Roman" w:eastAsia="宋体"/>
                <w:b w:val="0"/>
                <w:sz w:val="18"/>
              </w:rPr>
              <w:t>20.00+20.00+50.00</w:t>
            </w:r>
          </w:p>
        </w:tc>
        <w:tc>
          <w:tcPr>
            <w:tcW w:w="1868" w:type="dxa"/>
            <w:tcMar>
              <w:left w:w="70" w:type="dxa"/>
              <w:right w:w="70" w:type="dxa"/>
            </w:tcMar>
            <w:vAlign w:val="center"/>
          </w:tcPr>
          <w:p w14:paraId="1256162D">
            <w:pPr>
              <w:keepNext w:val="0"/>
              <w:spacing w:before="20" w:after="20" w:line="260" w:lineRule="exact"/>
              <w:ind w:firstLine="0" w:firstLineChars="0"/>
              <w:jc w:val="center"/>
            </w:pPr>
            <w:r>
              <w:rPr>
                <w:rFonts w:ascii="Times New Roman" w:hAnsi="Times New Roman" w:eastAsia="宋体"/>
                <w:b w:val="0"/>
                <w:sz w:val="18"/>
              </w:rPr>
              <w:t>0.00/0.00</w:t>
            </w:r>
          </w:p>
        </w:tc>
        <w:tc>
          <w:tcPr>
            <w:tcW w:w="1289" w:type="dxa"/>
            <w:tcMar>
              <w:left w:w="70" w:type="dxa"/>
              <w:right w:w="70" w:type="dxa"/>
            </w:tcMar>
            <w:vAlign w:val="center"/>
          </w:tcPr>
          <w:p w14:paraId="0127FD76">
            <w:pPr>
              <w:keepNext w:val="0"/>
              <w:spacing w:before="20" w:after="20" w:line="260" w:lineRule="exact"/>
              <w:ind w:firstLine="0" w:firstLineChars="0"/>
              <w:jc w:val="center"/>
            </w:pPr>
            <w:r>
              <w:rPr>
                <w:rFonts w:ascii="Times New Roman" w:hAnsi="Times New Roman" w:eastAsia="宋体"/>
                <w:b w:val="0"/>
                <w:sz w:val="18"/>
              </w:rPr>
              <w:t>2.86</w:t>
            </w:r>
          </w:p>
        </w:tc>
        <w:tc>
          <w:tcPr>
            <w:tcW w:w="1289" w:type="dxa"/>
            <w:tcMar>
              <w:left w:w="70" w:type="dxa"/>
              <w:right w:w="70" w:type="dxa"/>
            </w:tcMar>
            <w:vAlign w:val="center"/>
          </w:tcPr>
          <w:p w14:paraId="2A18EF26">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213EAAAB">
            <w:pPr>
              <w:keepNext w:val="0"/>
              <w:spacing w:before="20" w:after="20" w:line="260" w:lineRule="exact"/>
              <w:ind w:firstLine="0" w:firstLineChars="0"/>
              <w:jc w:val="center"/>
            </w:pPr>
            <w:r>
              <w:rPr>
                <w:rFonts w:ascii="Times New Roman" w:hAnsi="Times New Roman" w:eastAsia="宋体"/>
                <w:b w:val="0"/>
                <w:sz w:val="18"/>
              </w:rPr>
              <w:t>38.00</w:t>
            </w:r>
          </w:p>
        </w:tc>
      </w:tr>
    </w:tbl>
    <w:p w14:paraId="22708BC8">
      <w:pPr>
        <w:pStyle w:val="7"/>
        <w:keepNext/>
        <w:numPr>
          <w:ilvl w:val="0"/>
          <w:numId w:val="0"/>
        </w:numPr>
        <w:spacing w:before="160" w:after="120" w:line="360" w:lineRule="auto"/>
        <w:ind w:firstLine="0"/>
      </w:pPr>
      <w:bookmarkStart w:id="201" w:name="bdz-00172站规划分析"/>
      <w:r>
        <w:rPr>
          <w:rFonts w:ascii="Times New Roman" w:hAnsi="Times New Roman" w:eastAsia="方正仿宋_GBK"/>
          <w:b/>
          <w:sz w:val="24"/>
        </w:rPr>
        <w:t>BDZ-00172站规划分析</w:t>
      </w:r>
      <w:bookmarkEnd w:id="201"/>
    </w:p>
    <w:p w14:paraId="2FDAB4BB">
      <w:pPr>
        <w:widowControl/>
        <w:spacing w:before="0" w:after="0" w:line="300" w:lineRule="auto"/>
        <w:ind w:firstLine="480"/>
        <w:jc w:val="both"/>
      </w:pPr>
      <w:r>
        <w:rPr>
          <w:rFonts w:ascii="Times New Roman" w:hAnsi="Times New Roman" w:eastAsia="方正仿宋_GBK"/>
          <w:b w:val="0"/>
          <w:sz w:val="24"/>
        </w:rPr>
        <w:t>该站基期主变配置为20.00+50.00 MVA，规划第4年转接前最大正向、反向净负荷分别为35.94 MW和23.78 MW，正向95%峰值持续时间为2.00 h。弹性方案第1年扩建50 MVA主变；第4年实施主变增容，新购容量50.00 MVA。</w:t>
      </w:r>
    </w:p>
    <w:p w14:paraId="5AF452C7">
      <w:pPr>
        <w:pStyle w:val="2"/>
        <w:widowControl/>
        <w:spacing w:before="0" w:after="0" w:line="300" w:lineRule="auto"/>
        <w:ind w:firstLine="480"/>
        <w:jc w:val="both"/>
      </w:pPr>
      <w:r>
        <w:rPr>
          <w:rFonts w:ascii="Times New Roman" w:hAnsi="Times New Roman" w:eastAsia="方正仿宋_GBK"/>
          <w:b w:val="0"/>
          <w:sz w:val="24"/>
        </w:rPr>
        <w:t>第4年承接59.06 MW，正向校核负荷增至95.00 MW。该站利用相应主变容量承担片区内部负荷，接收能力按承接后的负荷进行正常运行及</w:t>
      </w:r>
      <w:del w:id="365" w:author="白日梦想家" w:date="2026-10-02T21:42:05Z">
        <w:r>
          <w:rPr>
            <w:rFonts w:ascii="Times New Roman" w:hAnsi="Times New Roman" w:eastAsia="方正仿宋_GBK"/>
            <w:b w:val="0"/>
            <w:sz w:val="24"/>
          </w:rPr>
          <w:delText>单台主变退出</w:delText>
        </w:r>
      </w:del>
      <w:ins w:id="366" w:author="白日梦想家" w:date="2026-10-02T21:42:05Z">
        <w:r>
          <w:rPr>
            <w:rFonts w:hint="eastAsia"/>
            <w:b w:val="0"/>
            <w:sz w:val="24"/>
            <w:lang w:eastAsia="zh"/>
          </w:rPr>
          <w:t>主变N-1</w:t>
        </w:r>
      </w:ins>
      <w:r>
        <w:rPr>
          <w:rFonts w:ascii="Times New Roman" w:hAnsi="Times New Roman" w:eastAsia="方正仿宋_GBK"/>
          <w:b w:val="0"/>
          <w:sz w:val="24"/>
        </w:rPr>
        <w:t>校核。刚性方案第4年主变总容量为81.50 MVA，储能为35.90 MW；弹性方案相应为150.00 MVA和0.00 MW。弹性方案储能减少35.90 MW，</w:t>
      </w:r>
      <w:del w:id="367" w:author="白日梦想家" w:date="2026-10-02T21:45:24Z">
        <w:r>
          <w:rPr>
            <w:rFonts w:ascii="Times New Roman" w:hAnsi="Times New Roman" w:eastAsia="方正仿宋_GBK"/>
            <w:b w:val="0"/>
            <w:sz w:val="24"/>
          </w:rPr>
          <w:delText>退出工况</w:delText>
        </w:r>
      </w:del>
      <w:ins w:id="368" w:author="白日梦想家" w:date="2026-10-02T21:45:24Z">
        <w:r>
          <w:rPr>
            <w:rFonts w:hint="eastAsia"/>
            <w:b w:val="0"/>
            <w:sz w:val="24"/>
            <w:lang w:eastAsia="zh"/>
          </w:rPr>
          <w:t>主变N-1工况</w:t>
        </w:r>
      </w:ins>
      <w:r>
        <w:rPr>
          <w:rFonts w:ascii="Times New Roman" w:hAnsi="Times New Roman" w:eastAsia="方正仿宋_GBK"/>
          <w:b w:val="0"/>
          <w:sz w:val="24"/>
        </w:rPr>
        <w:t>的容量支撑更多由在役主变和站间负荷配置承担。</w:t>
      </w:r>
    </w:p>
    <w:p w14:paraId="2DA1504C">
      <w:pPr>
        <w:pStyle w:val="2"/>
        <w:keepNext/>
        <w:spacing w:before="120" w:after="80" w:line="300" w:lineRule="auto"/>
        <w:ind w:firstLine="0"/>
        <w:jc w:val="center"/>
      </w:pPr>
      <w:r>
        <w:rPr>
          <w:rFonts w:ascii="Times New Roman" w:hAnsi="Times New Roman" w:eastAsia="宋体"/>
          <w:b w:val="0"/>
          <w:sz w:val="21"/>
        </w:rPr>
        <w:t>表5-31 BDZ-00172站第4年配置与负荷转接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289"/>
        <w:gridCol w:w="1289"/>
        <w:gridCol w:w="1868"/>
        <w:gridCol w:w="1289"/>
        <w:gridCol w:w="1289"/>
        <w:gridCol w:w="1289"/>
      </w:tblGrid>
      <w:tr w14:paraId="3AAB295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289" w:type="dxa"/>
            <w:tcMar>
              <w:left w:w="70" w:type="dxa"/>
              <w:right w:w="70" w:type="dxa"/>
            </w:tcMar>
            <w:vAlign w:val="center"/>
          </w:tcPr>
          <w:p w14:paraId="452764DD">
            <w:pPr>
              <w:keepNext w:val="0"/>
              <w:spacing w:before="20" w:after="20" w:line="260" w:lineRule="exact"/>
              <w:ind w:firstLine="0" w:firstLineChars="0"/>
              <w:jc w:val="center"/>
            </w:pPr>
            <w:r>
              <w:rPr>
                <w:rFonts w:ascii="Times New Roman" w:hAnsi="Times New Roman" w:eastAsia="宋体"/>
                <w:b/>
                <w:sz w:val="18"/>
              </w:rPr>
              <w:t>方案</w:t>
            </w:r>
          </w:p>
        </w:tc>
        <w:tc>
          <w:tcPr>
            <w:tcW w:w="1289" w:type="dxa"/>
            <w:tcMar>
              <w:left w:w="70" w:type="dxa"/>
              <w:right w:w="70" w:type="dxa"/>
            </w:tcMar>
            <w:vAlign w:val="center"/>
          </w:tcPr>
          <w:p w14:paraId="14F3E8D3">
            <w:pPr>
              <w:keepNext w:val="0"/>
              <w:spacing w:before="20" w:after="20" w:line="260" w:lineRule="exact"/>
              <w:ind w:firstLine="0" w:firstLineChars="0"/>
              <w:jc w:val="center"/>
            </w:pPr>
            <w:r>
              <w:rPr>
                <w:rFonts w:ascii="Times New Roman" w:hAnsi="Times New Roman" w:eastAsia="宋体"/>
                <w:b/>
                <w:sz w:val="18"/>
              </w:rPr>
              <w:t>主变组合/MVA</w:t>
            </w:r>
          </w:p>
        </w:tc>
        <w:tc>
          <w:tcPr>
            <w:tcW w:w="1868" w:type="dxa"/>
            <w:tcMar>
              <w:left w:w="70" w:type="dxa"/>
              <w:right w:w="70" w:type="dxa"/>
            </w:tcMar>
            <w:vAlign w:val="center"/>
          </w:tcPr>
          <w:p w14:paraId="3486F5F4">
            <w:pPr>
              <w:keepNext w:val="0"/>
              <w:spacing w:before="20" w:after="20" w:line="260" w:lineRule="exact"/>
              <w:ind w:firstLine="0" w:firstLineChars="0"/>
              <w:jc w:val="center"/>
            </w:pPr>
            <w:r>
              <w:rPr>
                <w:rFonts w:ascii="Times New Roman" w:hAnsi="Times New Roman" w:eastAsia="宋体"/>
                <w:b/>
                <w:sz w:val="18"/>
              </w:rPr>
              <w:t>储能/MW/MWh</w:t>
            </w:r>
          </w:p>
        </w:tc>
        <w:tc>
          <w:tcPr>
            <w:tcW w:w="1289" w:type="dxa"/>
            <w:tcMar>
              <w:left w:w="70" w:type="dxa"/>
              <w:right w:w="70" w:type="dxa"/>
            </w:tcMar>
            <w:vAlign w:val="center"/>
          </w:tcPr>
          <w:p w14:paraId="4CB50399">
            <w:pPr>
              <w:keepNext w:val="0"/>
              <w:spacing w:before="20" w:after="20" w:line="260" w:lineRule="exact"/>
              <w:ind w:firstLine="0" w:firstLineChars="0"/>
              <w:jc w:val="center"/>
            </w:pPr>
            <w:r>
              <w:rPr>
                <w:rFonts w:ascii="Times New Roman" w:hAnsi="Times New Roman" w:eastAsia="宋体"/>
                <w:b/>
                <w:sz w:val="18"/>
              </w:rPr>
              <w:t>转出/MW</w:t>
            </w:r>
          </w:p>
        </w:tc>
        <w:tc>
          <w:tcPr>
            <w:tcW w:w="1289" w:type="dxa"/>
            <w:tcMar>
              <w:left w:w="70" w:type="dxa"/>
              <w:right w:w="70" w:type="dxa"/>
            </w:tcMar>
            <w:vAlign w:val="center"/>
          </w:tcPr>
          <w:p w14:paraId="646A422A">
            <w:pPr>
              <w:keepNext w:val="0"/>
              <w:spacing w:before="20" w:after="20" w:line="260" w:lineRule="exact"/>
              <w:ind w:firstLine="0" w:firstLineChars="0"/>
              <w:jc w:val="center"/>
            </w:pPr>
            <w:r>
              <w:rPr>
                <w:rFonts w:ascii="Times New Roman" w:hAnsi="Times New Roman" w:eastAsia="宋体"/>
                <w:b/>
                <w:sz w:val="18"/>
              </w:rPr>
              <w:t>承接/MW</w:t>
            </w:r>
          </w:p>
        </w:tc>
        <w:tc>
          <w:tcPr>
            <w:tcW w:w="1289" w:type="dxa"/>
            <w:tcMar>
              <w:left w:w="70" w:type="dxa"/>
              <w:right w:w="70" w:type="dxa"/>
            </w:tcMar>
            <w:vAlign w:val="center"/>
          </w:tcPr>
          <w:p w14:paraId="7154DEA1">
            <w:pPr>
              <w:keepNext w:val="0"/>
              <w:spacing w:before="20" w:after="20" w:line="260" w:lineRule="exact"/>
              <w:ind w:firstLine="0" w:firstLineChars="0"/>
              <w:jc w:val="center"/>
            </w:pPr>
            <w:r>
              <w:rPr>
                <w:rFonts w:ascii="Times New Roman" w:hAnsi="Times New Roman" w:eastAsia="宋体"/>
                <w:b/>
                <w:sz w:val="18"/>
              </w:rPr>
              <w:t>正向负荷/MW</w:t>
            </w:r>
          </w:p>
        </w:tc>
      </w:tr>
      <w:tr w14:paraId="4F79A51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0D8F0D22">
            <w:pPr>
              <w:keepNext w:val="0"/>
              <w:spacing w:before="20" w:after="20" w:line="260" w:lineRule="exact"/>
              <w:ind w:firstLine="0" w:firstLineChars="0"/>
              <w:jc w:val="center"/>
            </w:pPr>
            <w:r>
              <w:rPr>
                <w:rFonts w:ascii="Times New Roman" w:hAnsi="Times New Roman" w:eastAsia="宋体"/>
                <w:b w:val="0"/>
                <w:sz w:val="18"/>
              </w:rPr>
              <w:t>刚性</w:t>
            </w:r>
          </w:p>
        </w:tc>
        <w:tc>
          <w:tcPr>
            <w:tcW w:w="1289" w:type="dxa"/>
            <w:tcMar>
              <w:left w:w="70" w:type="dxa"/>
              <w:right w:w="70" w:type="dxa"/>
            </w:tcMar>
            <w:vAlign w:val="center"/>
          </w:tcPr>
          <w:p w14:paraId="78F606E6">
            <w:pPr>
              <w:keepNext w:val="0"/>
              <w:spacing w:before="20" w:after="20" w:line="260" w:lineRule="exact"/>
              <w:ind w:firstLine="0" w:firstLineChars="0"/>
              <w:jc w:val="center"/>
            </w:pPr>
            <w:r>
              <w:rPr>
                <w:rFonts w:ascii="Times New Roman" w:hAnsi="Times New Roman" w:eastAsia="宋体"/>
                <w:b w:val="0"/>
                <w:sz w:val="18"/>
              </w:rPr>
              <w:t>31.50+50.00</w:t>
            </w:r>
          </w:p>
        </w:tc>
        <w:tc>
          <w:tcPr>
            <w:tcW w:w="1868" w:type="dxa"/>
            <w:tcMar>
              <w:left w:w="70" w:type="dxa"/>
              <w:right w:w="70" w:type="dxa"/>
            </w:tcMar>
            <w:vAlign w:val="center"/>
          </w:tcPr>
          <w:p w14:paraId="5E045F97">
            <w:pPr>
              <w:keepNext w:val="0"/>
              <w:spacing w:before="20" w:after="20" w:line="260" w:lineRule="exact"/>
              <w:ind w:firstLine="0" w:firstLineChars="0"/>
              <w:jc w:val="center"/>
            </w:pPr>
            <w:r>
              <w:rPr>
                <w:rFonts w:ascii="Times New Roman" w:hAnsi="Times New Roman" w:eastAsia="宋体"/>
                <w:b w:val="0"/>
                <w:sz w:val="18"/>
              </w:rPr>
              <w:t>35.90/77.19</w:t>
            </w:r>
          </w:p>
        </w:tc>
        <w:tc>
          <w:tcPr>
            <w:tcW w:w="1289" w:type="dxa"/>
            <w:tcMar>
              <w:left w:w="70" w:type="dxa"/>
              <w:right w:w="70" w:type="dxa"/>
            </w:tcMar>
            <w:vAlign w:val="center"/>
          </w:tcPr>
          <w:p w14:paraId="58EF50F2">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1F37E9D3">
            <w:pPr>
              <w:keepNext w:val="0"/>
              <w:spacing w:before="20" w:after="20" w:line="260" w:lineRule="exact"/>
              <w:ind w:firstLine="0" w:firstLineChars="0"/>
              <w:jc w:val="center"/>
            </w:pPr>
            <w:r>
              <w:rPr>
                <w:rFonts w:ascii="Times New Roman" w:hAnsi="Times New Roman" w:eastAsia="宋体"/>
                <w:b w:val="0"/>
                <w:sz w:val="18"/>
              </w:rPr>
              <w:t>29.89</w:t>
            </w:r>
          </w:p>
        </w:tc>
        <w:tc>
          <w:tcPr>
            <w:tcW w:w="1289" w:type="dxa"/>
            <w:tcMar>
              <w:left w:w="70" w:type="dxa"/>
              <w:right w:w="70" w:type="dxa"/>
            </w:tcMar>
            <w:vAlign w:val="center"/>
          </w:tcPr>
          <w:p w14:paraId="6F1F1DC2">
            <w:pPr>
              <w:keepNext w:val="0"/>
              <w:spacing w:before="20" w:after="20" w:line="260" w:lineRule="exact"/>
              <w:ind w:firstLine="0" w:firstLineChars="0"/>
              <w:jc w:val="center"/>
            </w:pPr>
            <w:r>
              <w:rPr>
                <w:rFonts w:ascii="Times New Roman" w:hAnsi="Times New Roman" w:eastAsia="宋体"/>
                <w:b w:val="0"/>
                <w:sz w:val="18"/>
              </w:rPr>
              <w:t>65.82</w:t>
            </w:r>
          </w:p>
        </w:tc>
      </w:tr>
      <w:tr w14:paraId="66FB451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3D0E001B">
            <w:pPr>
              <w:keepNext w:val="0"/>
              <w:spacing w:before="20" w:after="20" w:line="260" w:lineRule="exact"/>
              <w:ind w:firstLine="0" w:firstLineChars="0"/>
              <w:jc w:val="center"/>
            </w:pPr>
            <w:r>
              <w:rPr>
                <w:rFonts w:ascii="Times New Roman" w:hAnsi="Times New Roman" w:eastAsia="宋体"/>
                <w:b w:val="0"/>
                <w:sz w:val="18"/>
              </w:rPr>
              <w:t>弹性</w:t>
            </w:r>
          </w:p>
        </w:tc>
        <w:tc>
          <w:tcPr>
            <w:tcW w:w="1289" w:type="dxa"/>
            <w:tcMar>
              <w:left w:w="70" w:type="dxa"/>
              <w:right w:w="70" w:type="dxa"/>
            </w:tcMar>
            <w:vAlign w:val="center"/>
          </w:tcPr>
          <w:p w14:paraId="4FF0982C">
            <w:pPr>
              <w:keepNext w:val="0"/>
              <w:spacing w:before="20" w:after="20" w:line="260" w:lineRule="exact"/>
              <w:ind w:firstLine="0" w:firstLineChars="0"/>
              <w:jc w:val="center"/>
            </w:pPr>
            <w:r>
              <w:rPr>
                <w:rFonts w:ascii="Times New Roman" w:hAnsi="Times New Roman" w:eastAsia="宋体"/>
                <w:b w:val="0"/>
                <w:sz w:val="18"/>
              </w:rPr>
              <w:t>50.00+50.00+50.00</w:t>
            </w:r>
          </w:p>
        </w:tc>
        <w:tc>
          <w:tcPr>
            <w:tcW w:w="1868" w:type="dxa"/>
            <w:tcMar>
              <w:left w:w="70" w:type="dxa"/>
              <w:right w:w="70" w:type="dxa"/>
            </w:tcMar>
            <w:vAlign w:val="center"/>
          </w:tcPr>
          <w:p w14:paraId="34F1FCB3">
            <w:pPr>
              <w:keepNext w:val="0"/>
              <w:spacing w:before="20" w:after="20" w:line="260" w:lineRule="exact"/>
              <w:ind w:firstLine="0" w:firstLineChars="0"/>
              <w:jc w:val="center"/>
            </w:pPr>
            <w:r>
              <w:rPr>
                <w:rFonts w:ascii="Times New Roman" w:hAnsi="Times New Roman" w:eastAsia="宋体"/>
                <w:b w:val="0"/>
                <w:sz w:val="18"/>
              </w:rPr>
              <w:t>0.00/0.00</w:t>
            </w:r>
          </w:p>
        </w:tc>
        <w:tc>
          <w:tcPr>
            <w:tcW w:w="1289" w:type="dxa"/>
            <w:tcMar>
              <w:left w:w="70" w:type="dxa"/>
              <w:right w:w="70" w:type="dxa"/>
            </w:tcMar>
            <w:vAlign w:val="center"/>
          </w:tcPr>
          <w:p w14:paraId="5096EA05">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6C3F59FC">
            <w:pPr>
              <w:keepNext w:val="0"/>
              <w:spacing w:before="20" w:after="20" w:line="260" w:lineRule="exact"/>
              <w:ind w:firstLine="0" w:firstLineChars="0"/>
              <w:jc w:val="center"/>
            </w:pPr>
            <w:r>
              <w:rPr>
                <w:rFonts w:ascii="Times New Roman" w:hAnsi="Times New Roman" w:eastAsia="宋体"/>
                <w:b w:val="0"/>
                <w:sz w:val="18"/>
              </w:rPr>
              <w:t>59.06</w:t>
            </w:r>
          </w:p>
        </w:tc>
        <w:tc>
          <w:tcPr>
            <w:tcW w:w="1289" w:type="dxa"/>
            <w:tcMar>
              <w:left w:w="70" w:type="dxa"/>
              <w:right w:w="70" w:type="dxa"/>
            </w:tcMar>
            <w:vAlign w:val="center"/>
          </w:tcPr>
          <w:p w14:paraId="201745B5">
            <w:pPr>
              <w:keepNext w:val="0"/>
              <w:spacing w:before="20" w:after="20" w:line="260" w:lineRule="exact"/>
              <w:ind w:firstLine="0" w:firstLineChars="0"/>
              <w:jc w:val="center"/>
            </w:pPr>
            <w:r>
              <w:rPr>
                <w:rFonts w:ascii="Times New Roman" w:hAnsi="Times New Roman" w:eastAsia="宋体"/>
                <w:b w:val="0"/>
                <w:sz w:val="18"/>
              </w:rPr>
              <w:t>95.00</w:t>
            </w:r>
          </w:p>
        </w:tc>
      </w:tr>
    </w:tbl>
    <w:p w14:paraId="1EC09689">
      <w:pPr>
        <w:pStyle w:val="5"/>
        <w:keepNext/>
        <w:numPr>
          <w:ilvl w:val="0"/>
          <w:numId w:val="0"/>
        </w:numPr>
        <w:spacing w:before="160" w:after="120" w:line="360" w:lineRule="auto"/>
        <w:ind w:firstLine="0"/>
      </w:pPr>
      <w:bookmarkStart w:id="202" w:name="市区逐站规划方案"/>
      <w:r>
        <w:rPr>
          <w:rFonts w:ascii="Times New Roman" w:hAnsi="Times New Roman" w:eastAsia="方正仿宋_GBK"/>
          <w:b/>
          <w:sz w:val="26"/>
        </w:rPr>
        <w:t>5.4.5 市区逐站规划方案</w:t>
      </w:r>
      <w:bookmarkEnd w:id="202"/>
    </w:p>
    <w:p w14:paraId="2F8E29CB">
      <w:pPr>
        <w:widowControl/>
        <w:spacing w:before="0" w:after="0" w:line="300" w:lineRule="auto"/>
        <w:ind w:firstLine="480"/>
        <w:jc w:val="both"/>
      </w:pPr>
      <w:r>
        <w:rPr>
          <w:rFonts w:ascii="Times New Roman" w:hAnsi="Times New Roman" w:eastAsia="方正仿宋_GBK"/>
          <w:b w:val="0"/>
          <w:sz w:val="24"/>
        </w:rPr>
        <w:t>市区各站按A类供电区域进行规划，站级需求以正向供电和</w:t>
      </w:r>
      <w:del w:id="369" w:author="白日梦想家" w:date="2026-10-02T21:42:05Z">
        <w:r>
          <w:rPr>
            <w:rFonts w:ascii="Times New Roman" w:hAnsi="Times New Roman" w:eastAsia="方正仿宋_GBK"/>
            <w:b w:val="0"/>
            <w:sz w:val="24"/>
          </w:rPr>
          <w:delText>单台主变退出</w:delText>
        </w:r>
      </w:del>
      <w:ins w:id="370" w:author="白日梦想家" w:date="2026-10-02T21:42:05Z">
        <w:r>
          <w:rPr>
            <w:rFonts w:hint="eastAsia"/>
            <w:b w:val="0"/>
            <w:sz w:val="24"/>
            <w:lang w:eastAsia="zh"/>
          </w:rPr>
          <w:t>主变N-1</w:t>
        </w:r>
      </w:ins>
      <w:r>
        <w:rPr>
          <w:rFonts w:ascii="Times New Roman" w:hAnsi="Times New Roman" w:eastAsia="方正仿宋_GBK"/>
          <w:b w:val="0"/>
          <w:sz w:val="24"/>
        </w:rPr>
        <w:t>为主。以下结合重载站负荷转出和承接站容量配置说明建设安排。</w:t>
      </w:r>
    </w:p>
    <w:p w14:paraId="31E3049D">
      <w:pPr>
        <w:pStyle w:val="7"/>
        <w:keepNext/>
        <w:numPr>
          <w:ilvl w:val="0"/>
          <w:numId w:val="0"/>
        </w:numPr>
        <w:spacing w:before="160" w:after="120" w:line="360" w:lineRule="auto"/>
        <w:ind w:firstLine="0"/>
      </w:pPr>
      <w:bookmarkStart w:id="203" w:name="bdz-00012站规划分析"/>
      <w:r>
        <w:rPr>
          <w:rFonts w:ascii="Times New Roman" w:hAnsi="Times New Roman" w:eastAsia="方正仿宋_GBK"/>
          <w:b/>
          <w:sz w:val="24"/>
        </w:rPr>
        <w:t>BDZ-00012站规划分析</w:t>
      </w:r>
      <w:bookmarkEnd w:id="203"/>
    </w:p>
    <w:p w14:paraId="3B61E6BD">
      <w:pPr>
        <w:widowControl/>
        <w:spacing w:before="0" w:after="0" w:line="300" w:lineRule="auto"/>
        <w:ind w:firstLine="480"/>
        <w:jc w:val="both"/>
      </w:pPr>
      <w:r>
        <w:rPr>
          <w:rFonts w:ascii="Times New Roman" w:hAnsi="Times New Roman" w:eastAsia="方正仿宋_GBK"/>
          <w:b w:val="0"/>
          <w:sz w:val="24"/>
        </w:rPr>
        <w:t>该站基期主变配置为40.00+40.00 MVA，规划第4年转接前最大正向、反向净负荷分别为27.92 MW和30.90 MW，正向95%峰值持续时间为2.00 h。弹性方案沿用基期主变容量，后续各年通过站间负荷转接满足容量需求。</w:t>
      </w:r>
    </w:p>
    <w:p w14:paraId="4B5FFD59">
      <w:pPr>
        <w:pStyle w:val="2"/>
        <w:widowControl/>
        <w:spacing w:before="0" w:after="0" w:line="300" w:lineRule="auto"/>
        <w:ind w:firstLine="480"/>
        <w:jc w:val="both"/>
      </w:pPr>
      <w:r>
        <w:rPr>
          <w:rFonts w:ascii="Times New Roman" w:hAnsi="Times New Roman" w:eastAsia="方正仿宋_GBK"/>
          <w:b w:val="0"/>
          <w:sz w:val="24"/>
        </w:rPr>
        <w:t>第4年承接10.08 MW，正向校核负荷增至38.00 MW。该站利用相应主变容量承担片区内部负荷，接收能力按承接后的负荷进行正常运行及</w:t>
      </w:r>
      <w:del w:id="371" w:author="白日梦想家" w:date="2026-10-02T21:42:05Z">
        <w:r>
          <w:rPr>
            <w:rFonts w:ascii="Times New Roman" w:hAnsi="Times New Roman" w:eastAsia="方正仿宋_GBK"/>
            <w:b w:val="0"/>
            <w:sz w:val="24"/>
          </w:rPr>
          <w:delText>单台主变退出</w:delText>
        </w:r>
      </w:del>
      <w:ins w:id="372" w:author="白日梦想家" w:date="2026-10-02T21:42:05Z">
        <w:r>
          <w:rPr>
            <w:rFonts w:hint="eastAsia"/>
            <w:b w:val="0"/>
            <w:sz w:val="24"/>
            <w:lang w:eastAsia="zh"/>
          </w:rPr>
          <w:t>主变N-1</w:t>
        </w:r>
      </w:ins>
      <w:r>
        <w:rPr>
          <w:rFonts w:ascii="Times New Roman" w:hAnsi="Times New Roman" w:eastAsia="方正仿宋_GBK"/>
          <w:b w:val="0"/>
          <w:sz w:val="24"/>
        </w:rPr>
        <w:t>校核。刚性方案第4年主变总容量为80.00 MVA，储能为31.00 MW；弹性方案相应为80.00 MVA和0.00 MW。弹性方案储能减少31.00 MW，</w:t>
      </w:r>
      <w:del w:id="373" w:author="白日梦想家" w:date="2026-10-02T21:45:24Z">
        <w:r>
          <w:rPr>
            <w:rFonts w:ascii="Times New Roman" w:hAnsi="Times New Roman" w:eastAsia="方正仿宋_GBK"/>
            <w:b w:val="0"/>
            <w:sz w:val="24"/>
          </w:rPr>
          <w:delText>退出工况</w:delText>
        </w:r>
      </w:del>
      <w:ins w:id="374" w:author="白日梦想家" w:date="2026-10-02T21:45:24Z">
        <w:r>
          <w:rPr>
            <w:rFonts w:hint="eastAsia"/>
            <w:b w:val="0"/>
            <w:sz w:val="24"/>
            <w:lang w:eastAsia="zh"/>
          </w:rPr>
          <w:t>主变N-1工况</w:t>
        </w:r>
      </w:ins>
      <w:r>
        <w:rPr>
          <w:rFonts w:ascii="Times New Roman" w:hAnsi="Times New Roman" w:eastAsia="方正仿宋_GBK"/>
          <w:b w:val="0"/>
          <w:sz w:val="24"/>
        </w:rPr>
        <w:t>的容量支撑更多由在役主变和站间负荷配置承担。</w:t>
      </w:r>
    </w:p>
    <w:p w14:paraId="6CBD7DD4">
      <w:pPr>
        <w:pStyle w:val="2"/>
        <w:keepNext/>
        <w:spacing w:before="120" w:after="80" w:line="300" w:lineRule="auto"/>
        <w:ind w:firstLine="0"/>
        <w:jc w:val="center"/>
      </w:pPr>
      <w:r>
        <w:rPr>
          <w:rFonts w:ascii="Times New Roman" w:hAnsi="Times New Roman" w:eastAsia="宋体"/>
          <w:b w:val="0"/>
          <w:sz w:val="21"/>
        </w:rPr>
        <w:t>表5-32 BDZ-00012站第4年配置与负荷转接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289"/>
        <w:gridCol w:w="1289"/>
        <w:gridCol w:w="1868"/>
        <w:gridCol w:w="1289"/>
        <w:gridCol w:w="1289"/>
        <w:gridCol w:w="1289"/>
      </w:tblGrid>
      <w:tr w14:paraId="6F335C9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289" w:type="dxa"/>
            <w:tcMar>
              <w:left w:w="70" w:type="dxa"/>
              <w:right w:w="70" w:type="dxa"/>
            </w:tcMar>
            <w:vAlign w:val="center"/>
          </w:tcPr>
          <w:p w14:paraId="0DBDE8FE">
            <w:pPr>
              <w:keepNext w:val="0"/>
              <w:spacing w:before="20" w:after="20" w:line="260" w:lineRule="exact"/>
              <w:ind w:firstLine="0" w:firstLineChars="0"/>
              <w:jc w:val="center"/>
            </w:pPr>
            <w:r>
              <w:rPr>
                <w:rFonts w:ascii="Times New Roman" w:hAnsi="Times New Roman" w:eastAsia="宋体"/>
                <w:b/>
                <w:sz w:val="18"/>
              </w:rPr>
              <w:t>方案</w:t>
            </w:r>
          </w:p>
        </w:tc>
        <w:tc>
          <w:tcPr>
            <w:tcW w:w="1289" w:type="dxa"/>
            <w:tcMar>
              <w:left w:w="70" w:type="dxa"/>
              <w:right w:w="70" w:type="dxa"/>
            </w:tcMar>
            <w:vAlign w:val="center"/>
          </w:tcPr>
          <w:p w14:paraId="058F4090">
            <w:pPr>
              <w:keepNext w:val="0"/>
              <w:spacing w:before="20" w:after="20" w:line="260" w:lineRule="exact"/>
              <w:ind w:firstLine="0" w:firstLineChars="0"/>
              <w:jc w:val="center"/>
            </w:pPr>
            <w:r>
              <w:rPr>
                <w:rFonts w:ascii="Times New Roman" w:hAnsi="Times New Roman" w:eastAsia="宋体"/>
                <w:b/>
                <w:sz w:val="18"/>
              </w:rPr>
              <w:t>主变组合/MVA</w:t>
            </w:r>
          </w:p>
        </w:tc>
        <w:tc>
          <w:tcPr>
            <w:tcW w:w="1868" w:type="dxa"/>
            <w:tcMar>
              <w:left w:w="70" w:type="dxa"/>
              <w:right w:w="70" w:type="dxa"/>
            </w:tcMar>
            <w:vAlign w:val="center"/>
          </w:tcPr>
          <w:p w14:paraId="79799C71">
            <w:pPr>
              <w:keepNext w:val="0"/>
              <w:spacing w:before="20" w:after="20" w:line="260" w:lineRule="exact"/>
              <w:ind w:firstLine="0" w:firstLineChars="0"/>
              <w:jc w:val="center"/>
            </w:pPr>
            <w:r>
              <w:rPr>
                <w:rFonts w:ascii="Times New Roman" w:hAnsi="Times New Roman" w:eastAsia="宋体"/>
                <w:b/>
                <w:sz w:val="18"/>
              </w:rPr>
              <w:t>储能/MW/MWh</w:t>
            </w:r>
          </w:p>
        </w:tc>
        <w:tc>
          <w:tcPr>
            <w:tcW w:w="1289" w:type="dxa"/>
            <w:tcMar>
              <w:left w:w="70" w:type="dxa"/>
              <w:right w:w="70" w:type="dxa"/>
            </w:tcMar>
            <w:vAlign w:val="center"/>
          </w:tcPr>
          <w:p w14:paraId="0AB80E43">
            <w:pPr>
              <w:keepNext w:val="0"/>
              <w:spacing w:before="20" w:after="20" w:line="260" w:lineRule="exact"/>
              <w:ind w:firstLine="0" w:firstLineChars="0"/>
              <w:jc w:val="center"/>
            </w:pPr>
            <w:r>
              <w:rPr>
                <w:rFonts w:ascii="Times New Roman" w:hAnsi="Times New Roman" w:eastAsia="宋体"/>
                <w:b/>
                <w:sz w:val="18"/>
              </w:rPr>
              <w:t>转出/MW</w:t>
            </w:r>
          </w:p>
        </w:tc>
        <w:tc>
          <w:tcPr>
            <w:tcW w:w="1289" w:type="dxa"/>
            <w:tcMar>
              <w:left w:w="70" w:type="dxa"/>
              <w:right w:w="70" w:type="dxa"/>
            </w:tcMar>
            <w:vAlign w:val="center"/>
          </w:tcPr>
          <w:p w14:paraId="6774D537">
            <w:pPr>
              <w:keepNext w:val="0"/>
              <w:spacing w:before="20" w:after="20" w:line="260" w:lineRule="exact"/>
              <w:ind w:firstLine="0" w:firstLineChars="0"/>
              <w:jc w:val="center"/>
            </w:pPr>
            <w:r>
              <w:rPr>
                <w:rFonts w:ascii="Times New Roman" w:hAnsi="Times New Roman" w:eastAsia="宋体"/>
                <w:b/>
                <w:sz w:val="18"/>
              </w:rPr>
              <w:t>承接/MW</w:t>
            </w:r>
          </w:p>
        </w:tc>
        <w:tc>
          <w:tcPr>
            <w:tcW w:w="1289" w:type="dxa"/>
            <w:tcMar>
              <w:left w:w="70" w:type="dxa"/>
              <w:right w:w="70" w:type="dxa"/>
            </w:tcMar>
            <w:vAlign w:val="center"/>
          </w:tcPr>
          <w:p w14:paraId="29A67FC5">
            <w:pPr>
              <w:keepNext w:val="0"/>
              <w:spacing w:before="20" w:after="20" w:line="260" w:lineRule="exact"/>
              <w:ind w:firstLine="0" w:firstLineChars="0"/>
              <w:jc w:val="center"/>
            </w:pPr>
            <w:r>
              <w:rPr>
                <w:rFonts w:ascii="Times New Roman" w:hAnsi="Times New Roman" w:eastAsia="宋体"/>
                <w:b/>
                <w:sz w:val="18"/>
              </w:rPr>
              <w:t>正向负荷/MW</w:t>
            </w:r>
          </w:p>
        </w:tc>
      </w:tr>
      <w:tr w14:paraId="2CC18A4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1444AA58">
            <w:pPr>
              <w:keepNext w:val="0"/>
              <w:spacing w:before="20" w:after="20" w:line="260" w:lineRule="exact"/>
              <w:ind w:firstLine="0" w:firstLineChars="0"/>
              <w:jc w:val="center"/>
            </w:pPr>
            <w:r>
              <w:rPr>
                <w:rFonts w:ascii="Times New Roman" w:hAnsi="Times New Roman" w:eastAsia="宋体"/>
                <w:b w:val="0"/>
                <w:sz w:val="18"/>
              </w:rPr>
              <w:t>刚性</w:t>
            </w:r>
          </w:p>
        </w:tc>
        <w:tc>
          <w:tcPr>
            <w:tcW w:w="1289" w:type="dxa"/>
            <w:tcMar>
              <w:left w:w="70" w:type="dxa"/>
              <w:right w:w="70" w:type="dxa"/>
            </w:tcMar>
            <w:vAlign w:val="center"/>
          </w:tcPr>
          <w:p w14:paraId="3F0249A6">
            <w:pPr>
              <w:keepNext w:val="0"/>
              <w:spacing w:before="20" w:after="20" w:line="260" w:lineRule="exact"/>
              <w:ind w:firstLine="0" w:firstLineChars="0"/>
              <w:jc w:val="center"/>
            </w:pPr>
            <w:r>
              <w:rPr>
                <w:rFonts w:ascii="Times New Roman" w:hAnsi="Times New Roman" w:eastAsia="宋体"/>
                <w:b w:val="0"/>
                <w:sz w:val="18"/>
              </w:rPr>
              <w:t>40.00+40.00</w:t>
            </w:r>
          </w:p>
        </w:tc>
        <w:tc>
          <w:tcPr>
            <w:tcW w:w="1868" w:type="dxa"/>
            <w:tcMar>
              <w:left w:w="70" w:type="dxa"/>
              <w:right w:w="70" w:type="dxa"/>
            </w:tcMar>
            <w:vAlign w:val="center"/>
          </w:tcPr>
          <w:p w14:paraId="344A5177">
            <w:pPr>
              <w:keepNext w:val="0"/>
              <w:spacing w:before="20" w:after="20" w:line="260" w:lineRule="exact"/>
              <w:ind w:firstLine="0" w:firstLineChars="0"/>
              <w:jc w:val="center"/>
            </w:pPr>
            <w:r>
              <w:rPr>
                <w:rFonts w:ascii="Times New Roman" w:hAnsi="Times New Roman" w:eastAsia="宋体"/>
                <w:b w:val="0"/>
                <w:sz w:val="18"/>
              </w:rPr>
              <w:t>31.00/66.65</w:t>
            </w:r>
          </w:p>
        </w:tc>
        <w:tc>
          <w:tcPr>
            <w:tcW w:w="1289" w:type="dxa"/>
            <w:tcMar>
              <w:left w:w="70" w:type="dxa"/>
              <w:right w:w="70" w:type="dxa"/>
            </w:tcMar>
            <w:vAlign w:val="center"/>
          </w:tcPr>
          <w:p w14:paraId="5CB522A0">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73CF4AF4">
            <w:pPr>
              <w:keepNext w:val="0"/>
              <w:spacing w:before="20" w:after="20" w:line="260" w:lineRule="exact"/>
              <w:ind w:firstLine="0" w:firstLineChars="0"/>
              <w:jc w:val="center"/>
            </w:pPr>
            <w:r>
              <w:rPr>
                <w:rFonts w:ascii="Times New Roman" w:hAnsi="Times New Roman" w:eastAsia="宋体"/>
                <w:b w:val="0"/>
                <w:sz w:val="18"/>
              </w:rPr>
              <w:t>41.08</w:t>
            </w:r>
          </w:p>
        </w:tc>
        <w:tc>
          <w:tcPr>
            <w:tcW w:w="1289" w:type="dxa"/>
            <w:tcMar>
              <w:left w:w="70" w:type="dxa"/>
              <w:right w:w="70" w:type="dxa"/>
            </w:tcMar>
            <w:vAlign w:val="center"/>
          </w:tcPr>
          <w:p w14:paraId="747C16E8">
            <w:pPr>
              <w:keepNext w:val="0"/>
              <w:spacing w:before="20" w:after="20" w:line="260" w:lineRule="exact"/>
              <w:ind w:firstLine="0" w:firstLineChars="0"/>
              <w:jc w:val="center"/>
            </w:pPr>
            <w:r>
              <w:rPr>
                <w:rFonts w:ascii="Times New Roman" w:hAnsi="Times New Roman" w:eastAsia="宋体"/>
                <w:b w:val="0"/>
                <w:sz w:val="18"/>
              </w:rPr>
              <w:t>69.00</w:t>
            </w:r>
          </w:p>
        </w:tc>
      </w:tr>
      <w:tr w14:paraId="5D90B1E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35929D59">
            <w:pPr>
              <w:keepNext w:val="0"/>
              <w:spacing w:before="20" w:after="20" w:line="260" w:lineRule="exact"/>
              <w:ind w:firstLine="0" w:firstLineChars="0"/>
              <w:jc w:val="center"/>
            </w:pPr>
            <w:r>
              <w:rPr>
                <w:rFonts w:ascii="Times New Roman" w:hAnsi="Times New Roman" w:eastAsia="宋体"/>
                <w:b w:val="0"/>
                <w:sz w:val="18"/>
              </w:rPr>
              <w:t>弹性</w:t>
            </w:r>
          </w:p>
        </w:tc>
        <w:tc>
          <w:tcPr>
            <w:tcW w:w="1289" w:type="dxa"/>
            <w:tcMar>
              <w:left w:w="70" w:type="dxa"/>
              <w:right w:w="70" w:type="dxa"/>
            </w:tcMar>
            <w:vAlign w:val="center"/>
          </w:tcPr>
          <w:p w14:paraId="4C729EC7">
            <w:pPr>
              <w:keepNext w:val="0"/>
              <w:spacing w:before="20" w:after="20" w:line="260" w:lineRule="exact"/>
              <w:ind w:firstLine="0" w:firstLineChars="0"/>
              <w:jc w:val="center"/>
            </w:pPr>
            <w:r>
              <w:rPr>
                <w:rFonts w:ascii="Times New Roman" w:hAnsi="Times New Roman" w:eastAsia="宋体"/>
                <w:b w:val="0"/>
                <w:sz w:val="18"/>
              </w:rPr>
              <w:t>40.00+40.00</w:t>
            </w:r>
          </w:p>
        </w:tc>
        <w:tc>
          <w:tcPr>
            <w:tcW w:w="1868" w:type="dxa"/>
            <w:tcMar>
              <w:left w:w="70" w:type="dxa"/>
              <w:right w:w="70" w:type="dxa"/>
            </w:tcMar>
            <w:vAlign w:val="center"/>
          </w:tcPr>
          <w:p w14:paraId="2C8A8D73">
            <w:pPr>
              <w:keepNext w:val="0"/>
              <w:spacing w:before="20" w:after="20" w:line="260" w:lineRule="exact"/>
              <w:ind w:firstLine="0" w:firstLineChars="0"/>
              <w:jc w:val="center"/>
            </w:pPr>
            <w:r>
              <w:rPr>
                <w:rFonts w:ascii="Times New Roman" w:hAnsi="Times New Roman" w:eastAsia="宋体"/>
                <w:b w:val="0"/>
                <w:sz w:val="18"/>
              </w:rPr>
              <w:t>0.00/0.00</w:t>
            </w:r>
          </w:p>
        </w:tc>
        <w:tc>
          <w:tcPr>
            <w:tcW w:w="1289" w:type="dxa"/>
            <w:tcMar>
              <w:left w:w="70" w:type="dxa"/>
              <w:right w:w="70" w:type="dxa"/>
            </w:tcMar>
            <w:vAlign w:val="center"/>
          </w:tcPr>
          <w:p w14:paraId="7B7065A6">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3A06ABD7">
            <w:pPr>
              <w:keepNext w:val="0"/>
              <w:spacing w:before="20" w:after="20" w:line="260" w:lineRule="exact"/>
              <w:ind w:firstLine="0" w:firstLineChars="0"/>
              <w:jc w:val="center"/>
            </w:pPr>
            <w:r>
              <w:rPr>
                <w:rFonts w:ascii="Times New Roman" w:hAnsi="Times New Roman" w:eastAsia="宋体"/>
                <w:b w:val="0"/>
                <w:sz w:val="18"/>
              </w:rPr>
              <w:t>10.08</w:t>
            </w:r>
          </w:p>
        </w:tc>
        <w:tc>
          <w:tcPr>
            <w:tcW w:w="1289" w:type="dxa"/>
            <w:tcMar>
              <w:left w:w="70" w:type="dxa"/>
              <w:right w:w="70" w:type="dxa"/>
            </w:tcMar>
            <w:vAlign w:val="center"/>
          </w:tcPr>
          <w:p w14:paraId="77C827FB">
            <w:pPr>
              <w:keepNext w:val="0"/>
              <w:spacing w:before="20" w:after="20" w:line="260" w:lineRule="exact"/>
              <w:ind w:firstLine="0" w:firstLineChars="0"/>
              <w:jc w:val="center"/>
            </w:pPr>
            <w:r>
              <w:rPr>
                <w:rFonts w:ascii="Times New Roman" w:hAnsi="Times New Roman" w:eastAsia="宋体"/>
                <w:b w:val="0"/>
                <w:sz w:val="18"/>
              </w:rPr>
              <w:t>38.00</w:t>
            </w:r>
          </w:p>
        </w:tc>
      </w:tr>
    </w:tbl>
    <w:p w14:paraId="75157A3D">
      <w:pPr>
        <w:pStyle w:val="7"/>
        <w:keepNext/>
        <w:numPr>
          <w:ilvl w:val="0"/>
          <w:numId w:val="0"/>
        </w:numPr>
        <w:spacing w:before="160" w:after="120" w:line="360" w:lineRule="auto"/>
        <w:ind w:firstLine="0"/>
      </w:pPr>
      <w:bookmarkStart w:id="204" w:name="bdz-00013站规划分析"/>
      <w:r>
        <w:rPr>
          <w:rFonts w:ascii="Times New Roman" w:hAnsi="Times New Roman" w:eastAsia="方正仿宋_GBK"/>
          <w:b/>
          <w:sz w:val="24"/>
        </w:rPr>
        <w:t>BDZ-00013站规划分析</w:t>
      </w:r>
      <w:bookmarkEnd w:id="204"/>
    </w:p>
    <w:p w14:paraId="14BA6BDD">
      <w:pPr>
        <w:widowControl/>
        <w:spacing w:before="0" w:after="0" w:line="300" w:lineRule="auto"/>
        <w:ind w:firstLine="480"/>
        <w:jc w:val="both"/>
      </w:pPr>
      <w:r>
        <w:rPr>
          <w:rFonts w:ascii="Times New Roman" w:hAnsi="Times New Roman" w:eastAsia="方正仿宋_GBK"/>
          <w:b w:val="0"/>
          <w:sz w:val="24"/>
        </w:rPr>
        <w:t>该站基期主变配置为40.00+40.00 MVA，规划第4年转接前最大正向、反向净负荷分别为60.81 MW和7.52 MW，正向95%峰值持续时间为4.00 h。弹性方案第1年扩建50 MVA主变。</w:t>
      </w:r>
    </w:p>
    <w:p w14:paraId="3294FCA1">
      <w:pPr>
        <w:pStyle w:val="2"/>
        <w:widowControl/>
        <w:spacing w:before="0" w:after="0" w:line="300" w:lineRule="auto"/>
        <w:ind w:firstLine="480"/>
        <w:jc w:val="both"/>
      </w:pPr>
      <w:r>
        <w:rPr>
          <w:rFonts w:ascii="Times New Roman" w:hAnsi="Times New Roman" w:eastAsia="方正仿宋_GBK"/>
          <w:b w:val="0"/>
          <w:sz w:val="24"/>
        </w:rPr>
        <w:t>第4年承接15.19 MW，正向校核负荷增至76.00 MW。该站利用相应主变容量承担片区内部负荷，接收能力按承接后的负荷进行正常运行及</w:t>
      </w:r>
      <w:del w:id="375" w:author="白日梦想家" w:date="2026-10-02T21:42:05Z">
        <w:r>
          <w:rPr>
            <w:rFonts w:ascii="Times New Roman" w:hAnsi="Times New Roman" w:eastAsia="方正仿宋_GBK"/>
            <w:b w:val="0"/>
            <w:sz w:val="24"/>
          </w:rPr>
          <w:delText>单台主变退出</w:delText>
        </w:r>
      </w:del>
      <w:ins w:id="376" w:author="白日梦想家" w:date="2026-10-02T21:42:05Z">
        <w:r>
          <w:rPr>
            <w:rFonts w:hint="eastAsia"/>
            <w:b w:val="0"/>
            <w:sz w:val="24"/>
            <w:lang w:eastAsia="zh"/>
          </w:rPr>
          <w:t>主变N-1</w:t>
        </w:r>
      </w:ins>
      <w:r>
        <w:rPr>
          <w:rFonts w:ascii="Times New Roman" w:hAnsi="Times New Roman" w:eastAsia="方正仿宋_GBK"/>
          <w:b w:val="0"/>
          <w:sz w:val="24"/>
        </w:rPr>
        <w:t>校核。刚性方案第4年主变总容量为80.00 MVA，储能为0.00 MW；弹性方案相应为130.00 MVA和0.00 MW。弹性方案增加主变容量，为本站或片区承接负荷提供支撑。</w:t>
      </w:r>
    </w:p>
    <w:p w14:paraId="78AA018A">
      <w:pPr>
        <w:pStyle w:val="2"/>
        <w:keepNext/>
        <w:spacing w:before="120" w:after="80" w:line="300" w:lineRule="auto"/>
        <w:ind w:firstLine="0"/>
        <w:jc w:val="center"/>
      </w:pPr>
      <w:r>
        <w:rPr>
          <w:rFonts w:ascii="Times New Roman" w:hAnsi="Times New Roman" w:eastAsia="宋体"/>
          <w:b w:val="0"/>
          <w:sz w:val="21"/>
        </w:rPr>
        <w:t>表5-33 BDZ-00013站第4年配置与负荷转接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289"/>
        <w:gridCol w:w="1289"/>
        <w:gridCol w:w="1868"/>
        <w:gridCol w:w="1289"/>
        <w:gridCol w:w="1289"/>
        <w:gridCol w:w="1289"/>
      </w:tblGrid>
      <w:tr w14:paraId="366E6FD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289" w:type="dxa"/>
            <w:tcMar>
              <w:left w:w="70" w:type="dxa"/>
              <w:right w:w="70" w:type="dxa"/>
            </w:tcMar>
            <w:vAlign w:val="center"/>
          </w:tcPr>
          <w:p w14:paraId="122E3116">
            <w:pPr>
              <w:keepNext w:val="0"/>
              <w:spacing w:before="20" w:after="20" w:line="260" w:lineRule="exact"/>
              <w:ind w:firstLine="0" w:firstLineChars="0"/>
              <w:jc w:val="center"/>
            </w:pPr>
            <w:r>
              <w:rPr>
                <w:rFonts w:ascii="Times New Roman" w:hAnsi="Times New Roman" w:eastAsia="宋体"/>
                <w:b/>
                <w:sz w:val="18"/>
              </w:rPr>
              <w:t>方案</w:t>
            </w:r>
          </w:p>
        </w:tc>
        <w:tc>
          <w:tcPr>
            <w:tcW w:w="1289" w:type="dxa"/>
            <w:tcMar>
              <w:left w:w="70" w:type="dxa"/>
              <w:right w:w="70" w:type="dxa"/>
            </w:tcMar>
            <w:vAlign w:val="center"/>
          </w:tcPr>
          <w:p w14:paraId="449001F0">
            <w:pPr>
              <w:keepNext w:val="0"/>
              <w:spacing w:before="20" w:after="20" w:line="260" w:lineRule="exact"/>
              <w:ind w:firstLine="0" w:firstLineChars="0"/>
              <w:jc w:val="center"/>
            </w:pPr>
            <w:r>
              <w:rPr>
                <w:rFonts w:ascii="Times New Roman" w:hAnsi="Times New Roman" w:eastAsia="宋体"/>
                <w:b/>
                <w:sz w:val="18"/>
              </w:rPr>
              <w:t>主变组合/MVA</w:t>
            </w:r>
          </w:p>
        </w:tc>
        <w:tc>
          <w:tcPr>
            <w:tcW w:w="1868" w:type="dxa"/>
            <w:tcMar>
              <w:left w:w="70" w:type="dxa"/>
              <w:right w:w="70" w:type="dxa"/>
            </w:tcMar>
            <w:vAlign w:val="center"/>
          </w:tcPr>
          <w:p w14:paraId="09BC639E">
            <w:pPr>
              <w:keepNext w:val="0"/>
              <w:spacing w:before="20" w:after="20" w:line="260" w:lineRule="exact"/>
              <w:ind w:firstLine="0" w:firstLineChars="0"/>
              <w:jc w:val="center"/>
            </w:pPr>
            <w:r>
              <w:rPr>
                <w:rFonts w:ascii="Times New Roman" w:hAnsi="Times New Roman" w:eastAsia="宋体"/>
                <w:b/>
                <w:sz w:val="18"/>
              </w:rPr>
              <w:t>储能/MW/MWh</w:t>
            </w:r>
          </w:p>
        </w:tc>
        <w:tc>
          <w:tcPr>
            <w:tcW w:w="1289" w:type="dxa"/>
            <w:tcMar>
              <w:left w:w="70" w:type="dxa"/>
              <w:right w:w="70" w:type="dxa"/>
            </w:tcMar>
            <w:vAlign w:val="center"/>
          </w:tcPr>
          <w:p w14:paraId="2C16E0B0">
            <w:pPr>
              <w:keepNext w:val="0"/>
              <w:spacing w:before="20" w:after="20" w:line="260" w:lineRule="exact"/>
              <w:ind w:firstLine="0" w:firstLineChars="0"/>
              <w:jc w:val="center"/>
            </w:pPr>
            <w:r>
              <w:rPr>
                <w:rFonts w:ascii="Times New Roman" w:hAnsi="Times New Roman" w:eastAsia="宋体"/>
                <w:b/>
                <w:sz w:val="18"/>
              </w:rPr>
              <w:t>转出/MW</w:t>
            </w:r>
          </w:p>
        </w:tc>
        <w:tc>
          <w:tcPr>
            <w:tcW w:w="1289" w:type="dxa"/>
            <w:tcMar>
              <w:left w:w="70" w:type="dxa"/>
              <w:right w:w="70" w:type="dxa"/>
            </w:tcMar>
            <w:vAlign w:val="center"/>
          </w:tcPr>
          <w:p w14:paraId="133A8704">
            <w:pPr>
              <w:keepNext w:val="0"/>
              <w:spacing w:before="20" w:after="20" w:line="260" w:lineRule="exact"/>
              <w:ind w:firstLine="0" w:firstLineChars="0"/>
              <w:jc w:val="center"/>
            </w:pPr>
            <w:r>
              <w:rPr>
                <w:rFonts w:ascii="Times New Roman" w:hAnsi="Times New Roman" w:eastAsia="宋体"/>
                <w:b/>
                <w:sz w:val="18"/>
              </w:rPr>
              <w:t>承接/MW</w:t>
            </w:r>
          </w:p>
        </w:tc>
        <w:tc>
          <w:tcPr>
            <w:tcW w:w="1289" w:type="dxa"/>
            <w:tcMar>
              <w:left w:w="70" w:type="dxa"/>
              <w:right w:w="70" w:type="dxa"/>
            </w:tcMar>
            <w:vAlign w:val="center"/>
          </w:tcPr>
          <w:p w14:paraId="2C4A749B">
            <w:pPr>
              <w:keepNext w:val="0"/>
              <w:spacing w:before="20" w:after="20" w:line="260" w:lineRule="exact"/>
              <w:ind w:firstLine="0" w:firstLineChars="0"/>
              <w:jc w:val="center"/>
            </w:pPr>
            <w:r>
              <w:rPr>
                <w:rFonts w:ascii="Times New Roman" w:hAnsi="Times New Roman" w:eastAsia="宋体"/>
                <w:b/>
                <w:sz w:val="18"/>
              </w:rPr>
              <w:t>正向负荷/MW</w:t>
            </w:r>
          </w:p>
        </w:tc>
      </w:tr>
      <w:tr w14:paraId="03F0E13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5D81B010">
            <w:pPr>
              <w:keepNext w:val="0"/>
              <w:spacing w:before="20" w:after="20" w:line="260" w:lineRule="exact"/>
              <w:ind w:firstLine="0" w:firstLineChars="0"/>
              <w:jc w:val="center"/>
            </w:pPr>
            <w:r>
              <w:rPr>
                <w:rFonts w:ascii="Times New Roman" w:hAnsi="Times New Roman" w:eastAsia="宋体"/>
                <w:b w:val="0"/>
                <w:sz w:val="18"/>
              </w:rPr>
              <w:t>刚性</w:t>
            </w:r>
          </w:p>
        </w:tc>
        <w:tc>
          <w:tcPr>
            <w:tcW w:w="1289" w:type="dxa"/>
            <w:tcMar>
              <w:left w:w="70" w:type="dxa"/>
              <w:right w:w="70" w:type="dxa"/>
            </w:tcMar>
            <w:vAlign w:val="center"/>
          </w:tcPr>
          <w:p w14:paraId="0C40505A">
            <w:pPr>
              <w:keepNext w:val="0"/>
              <w:spacing w:before="20" w:after="20" w:line="260" w:lineRule="exact"/>
              <w:ind w:firstLine="0" w:firstLineChars="0"/>
              <w:jc w:val="center"/>
            </w:pPr>
            <w:r>
              <w:rPr>
                <w:rFonts w:ascii="Times New Roman" w:hAnsi="Times New Roman" w:eastAsia="宋体"/>
                <w:b w:val="0"/>
                <w:sz w:val="18"/>
              </w:rPr>
              <w:t>40.00+40.00</w:t>
            </w:r>
          </w:p>
        </w:tc>
        <w:tc>
          <w:tcPr>
            <w:tcW w:w="1868" w:type="dxa"/>
            <w:tcMar>
              <w:left w:w="70" w:type="dxa"/>
              <w:right w:w="70" w:type="dxa"/>
            </w:tcMar>
            <w:vAlign w:val="center"/>
          </w:tcPr>
          <w:p w14:paraId="0EAE6018">
            <w:pPr>
              <w:keepNext w:val="0"/>
              <w:spacing w:before="20" w:after="20" w:line="260" w:lineRule="exact"/>
              <w:ind w:firstLine="0" w:firstLineChars="0"/>
              <w:jc w:val="center"/>
            </w:pPr>
            <w:r>
              <w:rPr>
                <w:rFonts w:ascii="Times New Roman" w:hAnsi="Times New Roman" w:eastAsia="宋体"/>
                <w:b w:val="0"/>
                <w:sz w:val="18"/>
              </w:rPr>
              <w:t>0.00/0.00</w:t>
            </w:r>
          </w:p>
        </w:tc>
        <w:tc>
          <w:tcPr>
            <w:tcW w:w="1289" w:type="dxa"/>
            <w:tcMar>
              <w:left w:w="70" w:type="dxa"/>
              <w:right w:w="70" w:type="dxa"/>
            </w:tcMar>
            <w:vAlign w:val="center"/>
          </w:tcPr>
          <w:p w14:paraId="3B98C371">
            <w:pPr>
              <w:keepNext w:val="0"/>
              <w:spacing w:before="20" w:after="20" w:line="260" w:lineRule="exact"/>
              <w:ind w:firstLine="0" w:firstLineChars="0"/>
              <w:jc w:val="center"/>
            </w:pPr>
            <w:r>
              <w:rPr>
                <w:rFonts w:ascii="Times New Roman" w:hAnsi="Times New Roman" w:eastAsia="宋体"/>
                <w:b w:val="0"/>
                <w:sz w:val="18"/>
              </w:rPr>
              <w:t>22.81</w:t>
            </w:r>
          </w:p>
        </w:tc>
        <w:tc>
          <w:tcPr>
            <w:tcW w:w="1289" w:type="dxa"/>
            <w:tcMar>
              <w:left w:w="70" w:type="dxa"/>
              <w:right w:w="70" w:type="dxa"/>
            </w:tcMar>
            <w:vAlign w:val="center"/>
          </w:tcPr>
          <w:p w14:paraId="6D8E65B3">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382E9016">
            <w:pPr>
              <w:keepNext w:val="0"/>
              <w:spacing w:before="20" w:after="20" w:line="260" w:lineRule="exact"/>
              <w:ind w:firstLine="0" w:firstLineChars="0"/>
              <w:jc w:val="center"/>
            </w:pPr>
            <w:r>
              <w:rPr>
                <w:rFonts w:ascii="Times New Roman" w:hAnsi="Times New Roman" w:eastAsia="宋体"/>
                <w:b w:val="0"/>
                <w:sz w:val="18"/>
              </w:rPr>
              <w:t>38.00</w:t>
            </w:r>
          </w:p>
        </w:tc>
      </w:tr>
      <w:tr w14:paraId="3E28BE8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0081DC30">
            <w:pPr>
              <w:keepNext w:val="0"/>
              <w:spacing w:before="20" w:after="20" w:line="260" w:lineRule="exact"/>
              <w:ind w:firstLine="0" w:firstLineChars="0"/>
              <w:jc w:val="center"/>
            </w:pPr>
            <w:r>
              <w:rPr>
                <w:rFonts w:ascii="Times New Roman" w:hAnsi="Times New Roman" w:eastAsia="宋体"/>
                <w:b w:val="0"/>
                <w:sz w:val="18"/>
              </w:rPr>
              <w:t>弹性</w:t>
            </w:r>
          </w:p>
        </w:tc>
        <w:tc>
          <w:tcPr>
            <w:tcW w:w="1289" w:type="dxa"/>
            <w:tcMar>
              <w:left w:w="70" w:type="dxa"/>
              <w:right w:w="70" w:type="dxa"/>
            </w:tcMar>
            <w:vAlign w:val="center"/>
          </w:tcPr>
          <w:p w14:paraId="0A091577">
            <w:pPr>
              <w:keepNext w:val="0"/>
              <w:spacing w:before="20" w:after="20" w:line="260" w:lineRule="exact"/>
              <w:ind w:firstLine="0" w:firstLineChars="0"/>
              <w:jc w:val="center"/>
            </w:pPr>
            <w:r>
              <w:rPr>
                <w:rFonts w:ascii="Times New Roman" w:hAnsi="Times New Roman" w:eastAsia="宋体"/>
                <w:b w:val="0"/>
                <w:sz w:val="18"/>
              </w:rPr>
              <w:t>40.00+40.00+50.00</w:t>
            </w:r>
          </w:p>
        </w:tc>
        <w:tc>
          <w:tcPr>
            <w:tcW w:w="1868" w:type="dxa"/>
            <w:tcMar>
              <w:left w:w="70" w:type="dxa"/>
              <w:right w:w="70" w:type="dxa"/>
            </w:tcMar>
            <w:vAlign w:val="center"/>
          </w:tcPr>
          <w:p w14:paraId="68797FDD">
            <w:pPr>
              <w:keepNext w:val="0"/>
              <w:spacing w:before="20" w:after="20" w:line="260" w:lineRule="exact"/>
              <w:ind w:firstLine="0" w:firstLineChars="0"/>
              <w:jc w:val="center"/>
            </w:pPr>
            <w:r>
              <w:rPr>
                <w:rFonts w:ascii="Times New Roman" w:hAnsi="Times New Roman" w:eastAsia="宋体"/>
                <w:b w:val="0"/>
                <w:sz w:val="18"/>
              </w:rPr>
              <w:t>0.00/0.00</w:t>
            </w:r>
          </w:p>
        </w:tc>
        <w:tc>
          <w:tcPr>
            <w:tcW w:w="1289" w:type="dxa"/>
            <w:tcMar>
              <w:left w:w="70" w:type="dxa"/>
              <w:right w:w="70" w:type="dxa"/>
            </w:tcMar>
            <w:vAlign w:val="center"/>
          </w:tcPr>
          <w:p w14:paraId="5AA7B614">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0163E5A5">
            <w:pPr>
              <w:keepNext w:val="0"/>
              <w:spacing w:before="20" w:after="20" w:line="260" w:lineRule="exact"/>
              <w:ind w:firstLine="0" w:firstLineChars="0"/>
              <w:jc w:val="center"/>
            </w:pPr>
            <w:r>
              <w:rPr>
                <w:rFonts w:ascii="Times New Roman" w:hAnsi="Times New Roman" w:eastAsia="宋体"/>
                <w:b w:val="0"/>
                <w:sz w:val="18"/>
              </w:rPr>
              <w:t>15.19</w:t>
            </w:r>
          </w:p>
        </w:tc>
        <w:tc>
          <w:tcPr>
            <w:tcW w:w="1289" w:type="dxa"/>
            <w:tcMar>
              <w:left w:w="70" w:type="dxa"/>
              <w:right w:w="70" w:type="dxa"/>
            </w:tcMar>
            <w:vAlign w:val="center"/>
          </w:tcPr>
          <w:p w14:paraId="11E8A73A">
            <w:pPr>
              <w:keepNext w:val="0"/>
              <w:spacing w:before="20" w:after="20" w:line="260" w:lineRule="exact"/>
              <w:ind w:firstLine="0" w:firstLineChars="0"/>
              <w:jc w:val="center"/>
            </w:pPr>
            <w:r>
              <w:rPr>
                <w:rFonts w:ascii="Times New Roman" w:hAnsi="Times New Roman" w:eastAsia="宋体"/>
                <w:b w:val="0"/>
                <w:sz w:val="18"/>
              </w:rPr>
              <w:t>76.00</w:t>
            </w:r>
          </w:p>
        </w:tc>
      </w:tr>
    </w:tbl>
    <w:p w14:paraId="67364026">
      <w:pPr>
        <w:pStyle w:val="7"/>
        <w:keepNext/>
        <w:numPr>
          <w:ilvl w:val="0"/>
          <w:numId w:val="0"/>
        </w:numPr>
        <w:spacing w:before="160" w:after="120" w:line="360" w:lineRule="auto"/>
        <w:ind w:firstLine="0"/>
      </w:pPr>
      <w:bookmarkStart w:id="205" w:name="bdz-00023站规划分析"/>
      <w:r>
        <w:rPr>
          <w:rFonts w:ascii="Times New Roman" w:hAnsi="Times New Roman" w:eastAsia="方正仿宋_GBK"/>
          <w:b/>
          <w:sz w:val="24"/>
        </w:rPr>
        <w:t>BDZ-00023站规划分析</w:t>
      </w:r>
      <w:bookmarkEnd w:id="205"/>
    </w:p>
    <w:p w14:paraId="2F7B1B0D">
      <w:pPr>
        <w:widowControl/>
        <w:spacing w:before="0" w:after="0" w:line="300" w:lineRule="auto"/>
        <w:ind w:firstLine="480"/>
        <w:jc w:val="both"/>
      </w:pPr>
      <w:r>
        <w:rPr>
          <w:rFonts w:ascii="Times New Roman" w:hAnsi="Times New Roman" w:eastAsia="方正仿宋_GBK"/>
          <w:b w:val="0"/>
          <w:sz w:val="24"/>
        </w:rPr>
        <w:t>该站基期主变配置为40.00+63.00 MVA，规划第4年转接前最大正向、反向净负荷分别为89.01 MW和0.00 MW，正向95%峰值持续时间为4.00 h。弹性方案沿用基期主变容量，后续各年通过站间负荷转接满足容量需求。</w:t>
      </w:r>
    </w:p>
    <w:p w14:paraId="75D25C9E">
      <w:pPr>
        <w:pStyle w:val="2"/>
        <w:widowControl/>
        <w:spacing w:before="0" w:after="0" w:line="300" w:lineRule="auto"/>
        <w:ind w:firstLine="480"/>
        <w:jc w:val="both"/>
      </w:pPr>
      <w:r>
        <w:rPr>
          <w:rFonts w:ascii="Times New Roman" w:hAnsi="Times New Roman" w:eastAsia="方正仿宋_GBK"/>
          <w:b w:val="0"/>
          <w:sz w:val="24"/>
        </w:rPr>
        <w:t>第4年转出51.01 MW、承接0.00 MW后，正向校核负荷为38.00 MW。负荷转出降低正向需求，同时将反向校核上界提高至51.01 MW，配置按两个方向共同确定。刚性方案第4年主变总容量为126.00 MVA，储能为0.00 MW；弹性方案相应为103.00 MVA和0.00 MW。两类方案的本站主变配置接近，差异主要通过区域其他站点的容量和负荷安排体现。</w:t>
      </w:r>
    </w:p>
    <w:p w14:paraId="46A9B331">
      <w:pPr>
        <w:pStyle w:val="2"/>
        <w:keepNext/>
        <w:spacing w:before="120" w:after="80" w:line="300" w:lineRule="auto"/>
        <w:ind w:firstLine="0"/>
        <w:jc w:val="center"/>
      </w:pPr>
      <w:r>
        <w:rPr>
          <w:rFonts w:ascii="Times New Roman" w:hAnsi="Times New Roman" w:eastAsia="宋体"/>
          <w:b w:val="0"/>
          <w:sz w:val="21"/>
        </w:rPr>
        <w:t>表5-34 BDZ-00023站第4年配置与负荷转接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289"/>
        <w:gridCol w:w="1289"/>
        <w:gridCol w:w="1868"/>
        <w:gridCol w:w="1289"/>
        <w:gridCol w:w="1289"/>
        <w:gridCol w:w="1289"/>
      </w:tblGrid>
      <w:tr w14:paraId="1B55400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289" w:type="dxa"/>
            <w:tcMar>
              <w:left w:w="70" w:type="dxa"/>
              <w:right w:w="70" w:type="dxa"/>
            </w:tcMar>
            <w:vAlign w:val="center"/>
          </w:tcPr>
          <w:p w14:paraId="3C367337">
            <w:pPr>
              <w:keepNext w:val="0"/>
              <w:spacing w:before="20" w:after="20" w:line="260" w:lineRule="exact"/>
              <w:ind w:firstLine="0" w:firstLineChars="0"/>
              <w:jc w:val="center"/>
            </w:pPr>
            <w:r>
              <w:rPr>
                <w:rFonts w:ascii="Times New Roman" w:hAnsi="Times New Roman" w:eastAsia="宋体"/>
                <w:b/>
                <w:sz w:val="18"/>
              </w:rPr>
              <w:t>方案</w:t>
            </w:r>
          </w:p>
        </w:tc>
        <w:tc>
          <w:tcPr>
            <w:tcW w:w="1289" w:type="dxa"/>
            <w:tcMar>
              <w:left w:w="70" w:type="dxa"/>
              <w:right w:w="70" w:type="dxa"/>
            </w:tcMar>
            <w:vAlign w:val="center"/>
          </w:tcPr>
          <w:p w14:paraId="73ED0848">
            <w:pPr>
              <w:keepNext w:val="0"/>
              <w:spacing w:before="20" w:after="20" w:line="260" w:lineRule="exact"/>
              <w:ind w:firstLine="0" w:firstLineChars="0"/>
              <w:jc w:val="center"/>
            </w:pPr>
            <w:r>
              <w:rPr>
                <w:rFonts w:ascii="Times New Roman" w:hAnsi="Times New Roman" w:eastAsia="宋体"/>
                <w:b/>
                <w:sz w:val="18"/>
              </w:rPr>
              <w:t>主变组合/MVA</w:t>
            </w:r>
          </w:p>
        </w:tc>
        <w:tc>
          <w:tcPr>
            <w:tcW w:w="1868" w:type="dxa"/>
            <w:tcMar>
              <w:left w:w="70" w:type="dxa"/>
              <w:right w:w="70" w:type="dxa"/>
            </w:tcMar>
            <w:vAlign w:val="center"/>
          </w:tcPr>
          <w:p w14:paraId="23EB9AEE">
            <w:pPr>
              <w:keepNext w:val="0"/>
              <w:spacing w:before="20" w:after="20" w:line="260" w:lineRule="exact"/>
              <w:ind w:firstLine="0" w:firstLineChars="0"/>
              <w:jc w:val="center"/>
            </w:pPr>
            <w:r>
              <w:rPr>
                <w:rFonts w:ascii="Times New Roman" w:hAnsi="Times New Roman" w:eastAsia="宋体"/>
                <w:b/>
                <w:sz w:val="18"/>
              </w:rPr>
              <w:t>储能/MW/MWh</w:t>
            </w:r>
          </w:p>
        </w:tc>
        <w:tc>
          <w:tcPr>
            <w:tcW w:w="1289" w:type="dxa"/>
            <w:tcMar>
              <w:left w:w="70" w:type="dxa"/>
              <w:right w:w="70" w:type="dxa"/>
            </w:tcMar>
            <w:vAlign w:val="center"/>
          </w:tcPr>
          <w:p w14:paraId="6210379C">
            <w:pPr>
              <w:keepNext w:val="0"/>
              <w:spacing w:before="20" w:after="20" w:line="260" w:lineRule="exact"/>
              <w:ind w:firstLine="0" w:firstLineChars="0"/>
              <w:jc w:val="center"/>
            </w:pPr>
            <w:r>
              <w:rPr>
                <w:rFonts w:ascii="Times New Roman" w:hAnsi="Times New Roman" w:eastAsia="宋体"/>
                <w:b/>
                <w:sz w:val="18"/>
              </w:rPr>
              <w:t>转出/MW</w:t>
            </w:r>
          </w:p>
        </w:tc>
        <w:tc>
          <w:tcPr>
            <w:tcW w:w="1289" w:type="dxa"/>
            <w:tcMar>
              <w:left w:w="70" w:type="dxa"/>
              <w:right w:w="70" w:type="dxa"/>
            </w:tcMar>
            <w:vAlign w:val="center"/>
          </w:tcPr>
          <w:p w14:paraId="7B8A8DD3">
            <w:pPr>
              <w:keepNext w:val="0"/>
              <w:spacing w:before="20" w:after="20" w:line="260" w:lineRule="exact"/>
              <w:ind w:firstLine="0" w:firstLineChars="0"/>
              <w:jc w:val="center"/>
            </w:pPr>
            <w:r>
              <w:rPr>
                <w:rFonts w:ascii="Times New Roman" w:hAnsi="Times New Roman" w:eastAsia="宋体"/>
                <w:b/>
                <w:sz w:val="18"/>
              </w:rPr>
              <w:t>承接/MW</w:t>
            </w:r>
          </w:p>
        </w:tc>
        <w:tc>
          <w:tcPr>
            <w:tcW w:w="1289" w:type="dxa"/>
            <w:tcMar>
              <w:left w:w="70" w:type="dxa"/>
              <w:right w:w="70" w:type="dxa"/>
            </w:tcMar>
            <w:vAlign w:val="center"/>
          </w:tcPr>
          <w:p w14:paraId="6546C20F">
            <w:pPr>
              <w:keepNext w:val="0"/>
              <w:spacing w:before="20" w:after="20" w:line="260" w:lineRule="exact"/>
              <w:ind w:firstLine="0" w:firstLineChars="0"/>
              <w:jc w:val="center"/>
            </w:pPr>
            <w:r>
              <w:rPr>
                <w:rFonts w:ascii="Times New Roman" w:hAnsi="Times New Roman" w:eastAsia="宋体"/>
                <w:b/>
                <w:sz w:val="18"/>
              </w:rPr>
              <w:t>正向负荷/MW</w:t>
            </w:r>
          </w:p>
        </w:tc>
      </w:tr>
      <w:tr w14:paraId="1588350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7BDDDCEE">
            <w:pPr>
              <w:keepNext w:val="0"/>
              <w:spacing w:before="20" w:after="20" w:line="260" w:lineRule="exact"/>
              <w:ind w:firstLine="0" w:firstLineChars="0"/>
              <w:jc w:val="center"/>
            </w:pPr>
            <w:r>
              <w:rPr>
                <w:rFonts w:ascii="Times New Roman" w:hAnsi="Times New Roman" w:eastAsia="宋体"/>
                <w:b w:val="0"/>
                <w:sz w:val="18"/>
              </w:rPr>
              <w:t>刚性</w:t>
            </w:r>
          </w:p>
        </w:tc>
        <w:tc>
          <w:tcPr>
            <w:tcW w:w="1289" w:type="dxa"/>
            <w:tcMar>
              <w:left w:w="70" w:type="dxa"/>
              <w:right w:w="70" w:type="dxa"/>
            </w:tcMar>
            <w:vAlign w:val="center"/>
          </w:tcPr>
          <w:p w14:paraId="09FC1A89">
            <w:pPr>
              <w:keepNext w:val="0"/>
              <w:spacing w:before="20" w:after="20" w:line="260" w:lineRule="exact"/>
              <w:ind w:firstLine="0" w:firstLineChars="0"/>
              <w:jc w:val="center"/>
            </w:pPr>
            <w:r>
              <w:rPr>
                <w:rFonts w:ascii="Times New Roman" w:hAnsi="Times New Roman" w:eastAsia="宋体"/>
                <w:b w:val="0"/>
                <w:sz w:val="18"/>
              </w:rPr>
              <w:t>63.00+63.00</w:t>
            </w:r>
          </w:p>
        </w:tc>
        <w:tc>
          <w:tcPr>
            <w:tcW w:w="1868" w:type="dxa"/>
            <w:tcMar>
              <w:left w:w="70" w:type="dxa"/>
              <w:right w:w="70" w:type="dxa"/>
            </w:tcMar>
            <w:vAlign w:val="center"/>
          </w:tcPr>
          <w:p w14:paraId="72B85BC0">
            <w:pPr>
              <w:keepNext w:val="0"/>
              <w:spacing w:before="20" w:after="20" w:line="260" w:lineRule="exact"/>
              <w:ind w:firstLine="0" w:firstLineChars="0"/>
              <w:jc w:val="center"/>
            </w:pPr>
            <w:r>
              <w:rPr>
                <w:rFonts w:ascii="Times New Roman" w:hAnsi="Times New Roman" w:eastAsia="宋体"/>
                <w:b w:val="0"/>
                <w:sz w:val="18"/>
              </w:rPr>
              <w:t>0.00/0.00</w:t>
            </w:r>
          </w:p>
        </w:tc>
        <w:tc>
          <w:tcPr>
            <w:tcW w:w="1289" w:type="dxa"/>
            <w:tcMar>
              <w:left w:w="70" w:type="dxa"/>
              <w:right w:w="70" w:type="dxa"/>
            </w:tcMar>
            <w:vAlign w:val="center"/>
          </w:tcPr>
          <w:p w14:paraId="209A1709">
            <w:pPr>
              <w:keepNext w:val="0"/>
              <w:spacing w:before="20" w:after="20" w:line="260" w:lineRule="exact"/>
              <w:ind w:firstLine="0" w:firstLineChars="0"/>
              <w:jc w:val="center"/>
            </w:pPr>
            <w:r>
              <w:rPr>
                <w:rFonts w:ascii="Times New Roman" w:hAnsi="Times New Roman" w:eastAsia="宋体"/>
                <w:b w:val="0"/>
                <w:sz w:val="18"/>
              </w:rPr>
              <w:t>29.16</w:t>
            </w:r>
          </w:p>
        </w:tc>
        <w:tc>
          <w:tcPr>
            <w:tcW w:w="1289" w:type="dxa"/>
            <w:tcMar>
              <w:left w:w="70" w:type="dxa"/>
              <w:right w:w="70" w:type="dxa"/>
            </w:tcMar>
            <w:vAlign w:val="center"/>
          </w:tcPr>
          <w:p w14:paraId="7894D23F">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7C85FBCB">
            <w:pPr>
              <w:keepNext w:val="0"/>
              <w:spacing w:before="20" w:after="20" w:line="260" w:lineRule="exact"/>
              <w:ind w:firstLine="0" w:firstLineChars="0"/>
              <w:jc w:val="center"/>
            </w:pPr>
            <w:r>
              <w:rPr>
                <w:rFonts w:ascii="Times New Roman" w:hAnsi="Times New Roman" w:eastAsia="宋体"/>
                <w:b w:val="0"/>
                <w:sz w:val="18"/>
              </w:rPr>
              <w:t>59.85</w:t>
            </w:r>
          </w:p>
        </w:tc>
      </w:tr>
      <w:tr w14:paraId="122636A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1945B4F7">
            <w:pPr>
              <w:keepNext w:val="0"/>
              <w:spacing w:before="20" w:after="20" w:line="260" w:lineRule="exact"/>
              <w:ind w:firstLine="0" w:firstLineChars="0"/>
              <w:jc w:val="center"/>
            </w:pPr>
            <w:r>
              <w:rPr>
                <w:rFonts w:ascii="Times New Roman" w:hAnsi="Times New Roman" w:eastAsia="宋体"/>
                <w:b w:val="0"/>
                <w:sz w:val="18"/>
              </w:rPr>
              <w:t>弹性</w:t>
            </w:r>
          </w:p>
        </w:tc>
        <w:tc>
          <w:tcPr>
            <w:tcW w:w="1289" w:type="dxa"/>
            <w:tcMar>
              <w:left w:w="70" w:type="dxa"/>
              <w:right w:w="70" w:type="dxa"/>
            </w:tcMar>
            <w:vAlign w:val="center"/>
          </w:tcPr>
          <w:p w14:paraId="4E68EC27">
            <w:pPr>
              <w:keepNext w:val="0"/>
              <w:spacing w:before="20" w:after="20" w:line="260" w:lineRule="exact"/>
              <w:ind w:firstLine="0" w:firstLineChars="0"/>
              <w:jc w:val="center"/>
            </w:pPr>
            <w:r>
              <w:rPr>
                <w:rFonts w:ascii="Times New Roman" w:hAnsi="Times New Roman" w:eastAsia="宋体"/>
                <w:b w:val="0"/>
                <w:sz w:val="18"/>
              </w:rPr>
              <w:t>40.00+63.00</w:t>
            </w:r>
          </w:p>
        </w:tc>
        <w:tc>
          <w:tcPr>
            <w:tcW w:w="1868" w:type="dxa"/>
            <w:tcMar>
              <w:left w:w="70" w:type="dxa"/>
              <w:right w:w="70" w:type="dxa"/>
            </w:tcMar>
            <w:vAlign w:val="center"/>
          </w:tcPr>
          <w:p w14:paraId="542289E9">
            <w:pPr>
              <w:keepNext w:val="0"/>
              <w:spacing w:before="20" w:after="20" w:line="260" w:lineRule="exact"/>
              <w:ind w:firstLine="0" w:firstLineChars="0"/>
              <w:jc w:val="center"/>
            </w:pPr>
            <w:r>
              <w:rPr>
                <w:rFonts w:ascii="Times New Roman" w:hAnsi="Times New Roman" w:eastAsia="宋体"/>
                <w:b w:val="0"/>
                <w:sz w:val="18"/>
              </w:rPr>
              <w:t>0.00/0.00</w:t>
            </w:r>
          </w:p>
        </w:tc>
        <w:tc>
          <w:tcPr>
            <w:tcW w:w="1289" w:type="dxa"/>
            <w:tcMar>
              <w:left w:w="70" w:type="dxa"/>
              <w:right w:w="70" w:type="dxa"/>
            </w:tcMar>
            <w:vAlign w:val="center"/>
          </w:tcPr>
          <w:p w14:paraId="4E4D86C2">
            <w:pPr>
              <w:keepNext w:val="0"/>
              <w:spacing w:before="20" w:after="20" w:line="260" w:lineRule="exact"/>
              <w:ind w:firstLine="0" w:firstLineChars="0"/>
              <w:jc w:val="center"/>
            </w:pPr>
            <w:r>
              <w:rPr>
                <w:rFonts w:ascii="Times New Roman" w:hAnsi="Times New Roman" w:eastAsia="宋体"/>
                <w:b w:val="0"/>
                <w:sz w:val="18"/>
              </w:rPr>
              <w:t>51.01</w:t>
            </w:r>
          </w:p>
        </w:tc>
        <w:tc>
          <w:tcPr>
            <w:tcW w:w="1289" w:type="dxa"/>
            <w:tcMar>
              <w:left w:w="70" w:type="dxa"/>
              <w:right w:w="70" w:type="dxa"/>
            </w:tcMar>
            <w:vAlign w:val="center"/>
          </w:tcPr>
          <w:p w14:paraId="4E09F53C">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28983445">
            <w:pPr>
              <w:keepNext w:val="0"/>
              <w:spacing w:before="20" w:after="20" w:line="260" w:lineRule="exact"/>
              <w:ind w:firstLine="0" w:firstLineChars="0"/>
              <w:jc w:val="center"/>
            </w:pPr>
            <w:r>
              <w:rPr>
                <w:rFonts w:ascii="Times New Roman" w:hAnsi="Times New Roman" w:eastAsia="宋体"/>
                <w:b w:val="0"/>
                <w:sz w:val="18"/>
              </w:rPr>
              <w:t>38.00</w:t>
            </w:r>
          </w:p>
        </w:tc>
      </w:tr>
    </w:tbl>
    <w:p w14:paraId="66266182">
      <w:pPr>
        <w:pStyle w:val="7"/>
        <w:keepNext/>
        <w:numPr>
          <w:ilvl w:val="0"/>
          <w:numId w:val="0"/>
        </w:numPr>
        <w:spacing w:before="160" w:after="120" w:line="360" w:lineRule="auto"/>
        <w:ind w:firstLine="0"/>
      </w:pPr>
      <w:bookmarkStart w:id="206" w:name="bdz-00024站规划分析"/>
      <w:r>
        <w:rPr>
          <w:rFonts w:ascii="Times New Roman" w:hAnsi="Times New Roman" w:eastAsia="方正仿宋_GBK"/>
          <w:b/>
          <w:sz w:val="24"/>
        </w:rPr>
        <w:t>BDZ-00024站规划分析</w:t>
      </w:r>
      <w:bookmarkEnd w:id="206"/>
    </w:p>
    <w:p w14:paraId="51B3EAC0">
      <w:pPr>
        <w:widowControl/>
        <w:spacing w:before="0" w:after="0" w:line="300" w:lineRule="auto"/>
        <w:ind w:firstLine="480"/>
        <w:jc w:val="both"/>
      </w:pPr>
      <w:r>
        <w:rPr>
          <w:rFonts w:ascii="Times New Roman" w:hAnsi="Times New Roman" w:eastAsia="方正仿宋_GBK"/>
          <w:b w:val="0"/>
          <w:sz w:val="24"/>
        </w:rPr>
        <w:t>该站基期主变配置为40.00+50.00 MVA，规划第4年转接前最大正向、反向净负荷分别为82.69 MW和0.00 MW，正向95%峰值持续时间为2.00 h。弹性方案沿用基期主变容量，后续各年通过站间负荷转接满足容量需求。</w:t>
      </w:r>
    </w:p>
    <w:p w14:paraId="1BC265AB">
      <w:pPr>
        <w:pStyle w:val="2"/>
        <w:widowControl/>
        <w:spacing w:before="0" w:after="0" w:line="300" w:lineRule="auto"/>
        <w:ind w:firstLine="480"/>
        <w:jc w:val="both"/>
      </w:pPr>
      <w:r>
        <w:rPr>
          <w:rFonts w:ascii="Times New Roman" w:hAnsi="Times New Roman" w:eastAsia="方正仿宋_GBK"/>
          <w:b w:val="0"/>
          <w:sz w:val="24"/>
        </w:rPr>
        <w:t>第4年转出44.69 MW、承接0.00 MW后，正向校核负荷为38.00 MW。负荷转出降低正向需求，同时将反向校核上界提高至44.69 MW，配置按两个方向共同确定。刚性方案第4年主变总容量为90.00 MVA，储能为50.50 MW；弹性方案相应为90.00 MVA和0.00 MW。弹性方案储能减少50.50 MW，</w:t>
      </w:r>
      <w:del w:id="377" w:author="白日梦想家" w:date="2026-10-02T21:45:24Z">
        <w:r>
          <w:rPr>
            <w:rFonts w:ascii="Times New Roman" w:hAnsi="Times New Roman" w:eastAsia="方正仿宋_GBK"/>
            <w:b w:val="0"/>
            <w:sz w:val="24"/>
          </w:rPr>
          <w:delText>退出工况</w:delText>
        </w:r>
      </w:del>
      <w:ins w:id="378" w:author="白日梦想家" w:date="2026-10-02T21:45:24Z">
        <w:r>
          <w:rPr>
            <w:rFonts w:hint="eastAsia"/>
            <w:b w:val="0"/>
            <w:sz w:val="24"/>
            <w:lang w:eastAsia="zh"/>
          </w:rPr>
          <w:t>主变N-1工况</w:t>
        </w:r>
      </w:ins>
      <w:r>
        <w:rPr>
          <w:rFonts w:ascii="Times New Roman" w:hAnsi="Times New Roman" w:eastAsia="方正仿宋_GBK"/>
          <w:b w:val="0"/>
          <w:sz w:val="24"/>
        </w:rPr>
        <w:t>的容量支撑更多由在役主变和站间负荷配置承担。</w:t>
      </w:r>
    </w:p>
    <w:p w14:paraId="0D2A7B3A">
      <w:pPr>
        <w:pStyle w:val="2"/>
        <w:keepNext/>
        <w:spacing w:before="120" w:after="80" w:line="300" w:lineRule="auto"/>
        <w:ind w:firstLine="0"/>
        <w:jc w:val="center"/>
      </w:pPr>
      <w:r>
        <w:rPr>
          <w:rFonts w:ascii="Times New Roman" w:hAnsi="Times New Roman" w:eastAsia="宋体"/>
          <w:b w:val="0"/>
          <w:sz w:val="21"/>
        </w:rPr>
        <w:t>表5-35 BDZ-00024站第4年配置与负荷转接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289"/>
        <w:gridCol w:w="1289"/>
        <w:gridCol w:w="1868"/>
        <w:gridCol w:w="1289"/>
        <w:gridCol w:w="1289"/>
        <w:gridCol w:w="1289"/>
      </w:tblGrid>
      <w:tr w14:paraId="67F8715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289" w:type="dxa"/>
            <w:tcMar>
              <w:left w:w="70" w:type="dxa"/>
              <w:right w:w="70" w:type="dxa"/>
            </w:tcMar>
            <w:vAlign w:val="center"/>
          </w:tcPr>
          <w:p w14:paraId="14D44FA3">
            <w:pPr>
              <w:keepNext w:val="0"/>
              <w:spacing w:before="20" w:after="20" w:line="260" w:lineRule="exact"/>
              <w:ind w:firstLine="0" w:firstLineChars="0"/>
              <w:jc w:val="center"/>
            </w:pPr>
            <w:r>
              <w:rPr>
                <w:rFonts w:ascii="Times New Roman" w:hAnsi="Times New Roman" w:eastAsia="宋体"/>
                <w:b/>
                <w:sz w:val="18"/>
              </w:rPr>
              <w:t>方案</w:t>
            </w:r>
          </w:p>
        </w:tc>
        <w:tc>
          <w:tcPr>
            <w:tcW w:w="1289" w:type="dxa"/>
            <w:tcMar>
              <w:left w:w="70" w:type="dxa"/>
              <w:right w:w="70" w:type="dxa"/>
            </w:tcMar>
            <w:vAlign w:val="center"/>
          </w:tcPr>
          <w:p w14:paraId="4884FBF3">
            <w:pPr>
              <w:keepNext w:val="0"/>
              <w:spacing w:before="20" w:after="20" w:line="260" w:lineRule="exact"/>
              <w:ind w:firstLine="0" w:firstLineChars="0"/>
              <w:jc w:val="center"/>
            </w:pPr>
            <w:r>
              <w:rPr>
                <w:rFonts w:ascii="Times New Roman" w:hAnsi="Times New Roman" w:eastAsia="宋体"/>
                <w:b/>
                <w:sz w:val="18"/>
              </w:rPr>
              <w:t>主变组合/MVA</w:t>
            </w:r>
          </w:p>
        </w:tc>
        <w:tc>
          <w:tcPr>
            <w:tcW w:w="1868" w:type="dxa"/>
            <w:tcMar>
              <w:left w:w="70" w:type="dxa"/>
              <w:right w:w="70" w:type="dxa"/>
            </w:tcMar>
            <w:vAlign w:val="center"/>
          </w:tcPr>
          <w:p w14:paraId="7C08EF39">
            <w:pPr>
              <w:keepNext w:val="0"/>
              <w:spacing w:before="20" w:after="20" w:line="260" w:lineRule="exact"/>
              <w:ind w:firstLine="0" w:firstLineChars="0"/>
              <w:jc w:val="center"/>
            </w:pPr>
            <w:r>
              <w:rPr>
                <w:rFonts w:ascii="Times New Roman" w:hAnsi="Times New Roman" w:eastAsia="宋体"/>
                <w:b/>
                <w:sz w:val="18"/>
              </w:rPr>
              <w:t>储能/MW/MWh</w:t>
            </w:r>
          </w:p>
        </w:tc>
        <w:tc>
          <w:tcPr>
            <w:tcW w:w="1289" w:type="dxa"/>
            <w:tcMar>
              <w:left w:w="70" w:type="dxa"/>
              <w:right w:w="70" w:type="dxa"/>
            </w:tcMar>
            <w:vAlign w:val="center"/>
          </w:tcPr>
          <w:p w14:paraId="55946536">
            <w:pPr>
              <w:keepNext w:val="0"/>
              <w:spacing w:before="20" w:after="20" w:line="260" w:lineRule="exact"/>
              <w:ind w:firstLine="0" w:firstLineChars="0"/>
              <w:jc w:val="center"/>
            </w:pPr>
            <w:r>
              <w:rPr>
                <w:rFonts w:ascii="Times New Roman" w:hAnsi="Times New Roman" w:eastAsia="宋体"/>
                <w:b/>
                <w:sz w:val="18"/>
              </w:rPr>
              <w:t>转出/MW</w:t>
            </w:r>
          </w:p>
        </w:tc>
        <w:tc>
          <w:tcPr>
            <w:tcW w:w="1289" w:type="dxa"/>
            <w:tcMar>
              <w:left w:w="70" w:type="dxa"/>
              <w:right w:w="70" w:type="dxa"/>
            </w:tcMar>
            <w:vAlign w:val="center"/>
          </w:tcPr>
          <w:p w14:paraId="1F531628">
            <w:pPr>
              <w:keepNext w:val="0"/>
              <w:spacing w:before="20" w:after="20" w:line="260" w:lineRule="exact"/>
              <w:ind w:firstLine="0" w:firstLineChars="0"/>
              <w:jc w:val="center"/>
            </w:pPr>
            <w:r>
              <w:rPr>
                <w:rFonts w:ascii="Times New Roman" w:hAnsi="Times New Roman" w:eastAsia="宋体"/>
                <w:b/>
                <w:sz w:val="18"/>
              </w:rPr>
              <w:t>承接/MW</w:t>
            </w:r>
          </w:p>
        </w:tc>
        <w:tc>
          <w:tcPr>
            <w:tcW w:w="1289" w:type="dxa"/>
            <w:tcMar>
              <w:left w:w="70" w:type="dxa"/>
              <w:right w:w="70" w:type="dxa"/>
            </w:tcMar>
            <w:vAlign w:val="center"/>
          </w:tcPr>
          <w:p w14:paraId="4BC0ABC1">
            <w:pPr>
              <w:keepNext w:val="0"/>
              <w:spacing w:before="20" w:after="20" w:line="260" w:lineRule="exact"/>
              <w:ind w:firstLine="0" w:firstLineChars="0"/>
              <w:jc w:val="center"/>
            </w:pPr>
            <w:r>
              <w:rPr>
                <w:rFonts w:ascii="Times New Roman" w:hAnsi="Times New Roman" w:eastAsia="宋体"/>
                <w:b/>
                <w:sz w:val="18"/>
              </w:rPr>
              <w:t>正向负荷/MW</w:t>
            </w:r>
          </w:p>
        </w:tc>
      </w:tr>
      <w:tr w14:paraId="3D3F285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2DE5AE6B">
            <w:pPr>
              <w:keepNext w:val="0"/>
              <w:spacing w:before="20" w:after="20" w:line="260" w:lineRule="exact"/>
              <w:ind w:firstLine="0" w:firstLineChars="0"/>
              <w:jc w:val="center"/>
            </w:pPr>
            <w:r>
              <w:rPr>
                <w:rFonts w:ascii="Times New Roman" w:hAnsi="Times New Roman" w:eastAsia="宋体"/>
                <w:b w:val="0"/>
                <w:sz w:val="18"/>
              </w:rPr>
              <w:t>刚性</w:t>
            </w:r>
          </w:p>
        </w:tc>
        <w:tc>
          <w:tcPr>
            <w:tcW w:w="1289" w:type="dxa"/>
            <w:tcMar>
              <w:left w:w="70" w:type="dxa"/>
              <w:right w:w="70" w:type="dxa"/>
            </w:tcMar>
            <w:vAlign w:val="center"/>
          </w:tcPr>
          <w:p w14:paraId="35539F44">
            <w:pPr>
              <w:keepNext w:val="0"/>
              <w:spacing w:before="20" w:after="20" w:line="260" w:lineRule="exact"/>
              <w:ind w:firstLine="0" w:firstLineChars="0"/>
              <w:jc w:val="center"/>
            </w:pPr>
            <w:r>
              <w:rPr>
                <w:rFonts w:ascii="Times New Roman" w:hAnsi="Times New Roman" w:eastAsia="宋体"/>
                <w:b w:val="0"/>
                <w:sz w:val="18"/>
              </w:rPr>
              <w:t>40.00+50.00</w:t>
            </w:r>
          </w:p>
        </w:tc>
        <w:tc>
          <w:tcPr>
            <w:tcW w:w="1868" w:type="dxa"/>
            <w:tcMar>
              <w:left w:w="70" w:type="dxa"/>
              <w:right w:w="70" w:type="dxa"/>
            </w:tcMar>
            <w:vAlign w:val="center"/>
          </w:tcPr>
          <w:p w14:paraId="5C33D004">
            <w:pPr>
              <w:keepNext w:val="0"/>
              <w:spacing w:before="20" w:after="20" w:line="260" w:lineRule="exact"/>
              <w:ind w:firstLine="0" w:firstLineChars="0"/>
              <w:jc w:val="center"/>
            </w:pPr>
            <w:r>
              <w:rPr>
                <w:rFonts w:ascii="Times New Roman" w:hAnsi="Times New Roman" w:eastAsia="宋体"/>
                <w:b w:val="0"/>
                <w:sz w:val="18"/>
              </w:rPr>
              <w:t>50.50/108.58</w:t>
            </w:r>
          </w:p>
        </w:tc>
        <w:tc>
          <w:tcPr>
            <w:tcW w:w="1289" w:type="dxa"/>
            <w:tcMar>
              <w:left w:w="70" w:type="dxa"/>
              <w:right w:w="70" w:type="dxa"/>
            </w:tcMar>
            <w:vAlign w:val="center"/>
          </w:tcPr>
          <w:p w14:paraId="727B0FD2">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078B69DC">
            <w:pPr>
              <w:keepNext w:val="0"/>
              <w:spacing w:before="20" w:after="20" w:line="260" w:lineRule="exact"/>
              <w:ind w:firstLine="0" w:firstLineChars="0"/>
              <w:jc w:val="center"/>
            </w:pPr>
            <w:r>
              <w:rPr>
                <w:rFonts w:ascii="Times New Roman" w:hAnsi="Times New Roman" w:eastAsia="宋体"/>
                <w:b w:val="0"/>
                <w:sz w:val="18"/>
              </w:rPr>
              <w:t>5.81</w:t>
            </w:r>
          </w:p>
        </w:tc>
        <w:tc>
          <w:tcPr>
            <w:tcW w:w="1289" w:type="dxa"/>
            <w:tcMar>
              <w:left w:w="70" w:type="dxa"/>
              <w:right w:w="70" w:type="dxa"/>
            </w:tcMar>
            <w:vAlign w:val="center"/>
          </w:tcPr>
          <w:p w14:paraId="2EF95BD5">
            <w:pPr>
              <w:keepNext w:val="0"/>
              <w:spacing w:before="20" w:after="20" w:line="260" w:lineRule="exact"/>
              <w:ind w:firstLine="0" w:firstLineChars="0"/>
              <w:jc w:val="center"/>
            </w:pPr>
            <w:r>
              <w:rPr>
                <w:rFonts w:ascii="Times New Roman" w:hAnsi="Times New Roman" w:eastAsia="宋体"/>
                <w:b w:val="0"/>
                <w:sz w:val="18"/>
              </w:rPr>
              <w:t>88.50</w:t>
            </w:r>
          </w:p>
        </w:tc>
      </w:tr>
      <w:tr w14:paraId="179E63A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709262E7">
            <w:pPr>
              <w:keepNext w:val="0"/>
              <w:spacing w:before="20" w:after="20" w:line="260" w:lineRule="exact"/>
              <w:ind w:firstLine="0" w:firstLineChars="0"/>
              <w:jc w:val="center"/>
            </w:pPr>
            <w:r>
              <w:rPr>
                <w:rFonts w:ascii="Times New Roman" w:hAnsi="Times New Roman" w:eastAsia="宋体"/>
                <w:b w:val="0"/>
                <w:sz w:val="18"/>
              </w:rPr>
              <w:t>弹性</w:t>
            </w:r>
          </w:p>
        </w:tc>
        <w:tc>
          <w:tcPr>
            <w:tcW w:w="1289" w:type="dxa"/>
            <w:tcMar>
              <w:left w:w="70" w:type="dxa"/>
              <w:right w:w="70" w:type="dxa"/>
            </w:tcMar>
            <w:vAlign w:val="center"/>
          </w:tcPr>
          <w:p w14:paraId="7A4C976E">
            <w:pPr>
              <w:keepNext w:val="0"/>
              <w:spacing w:before="20" w:after="20" w:line="260" w:lineRule="exact"/>
              <w:ind w:firstLine="0" w:firstLineChars="0"/>
              <w:jc w:val="center"/>
            </w:pPr>
            <w:r>
              <w:rPr>
                <w:rFonts w:ascii="Times New Roman" w:hAnsi="Times New Roman" w:eastAsia="宋体"/>
                <w:b w:val="0"/>
                <w:sz w:val="18"/>
              </w:rPr>
              <w:t>40.00+50.00</w:t>
            </w:r>
          </w:p>
        </w:tc>
        <w:tc>
          <w:tcPr>
            <w:tcW w:w="1868" w:type="dxa"/>
            <w:tcMar>
              <w:left w:w="70" w:type="dxa"/>
              <w:right w:w="70" w:type="dxa"/>
            </w:tcMar>
            <w:vAlign w:val="center"/>
          </w:tcPr>
          <w:p w14:paraId="32C2E4A9">
            <w:pPr>
              <w:keepNext w:val="0"/>
              <w:spacing w:before="20" w:after="20" w:line="260" w:lineRule="exact"/>
              <w:ind w:firstLine="0" w:firstLineChars="0"/>
              <w:jc w:val="center"/>
            </w:pPr>
            <w:r>
              <w:rPr>
                <w:rFonts w:ascii="Times New Roman" w:hAnsi="Times New Roman" w:eastAsia="宋体"/>
                <w:b w:val="0"/>
                <w:sz w:val="18"/>
              </w:rPr>
              <w:t>0.00/0.00</w:t>
            </w:r>
          </w:p>
        </w:tc>
        <w:tc>
          <w:tcPr>
            <w:tcW w:w="1289" w:type="dxa"/>
            <w:tcMar>
              <w:left w:w="70" w:type="dxa"/>
              <w:right w:w="70" w:type="dxa"/>
            </w:tcMar>
            <w:vAlign w:val="center"/>
          </w:tcPr>
          <w:p w14:paraId="47467524">
            <w:pPr>
              <w:keepNext w:val="0"/>
              <w:spacing w:before="20" w:after="20" w:line="260" w:lineRule="exact"/>
              <w:ind w:firstLine="0" w:firstLineChars="0"/>
              <w:jc w:val="center"/>
            </w:pPr>
            <w:r>
              <w:rPr>
                <w:rFonts w:ascii="Times New Roman" w:hAnsi="Times New Roman" w:eastAsia="宋体"/>
                <w:b w:val="0"/>
                <w:sz w:val="18"/>
              </w:rPr>
              <w:t>44.69</w:t>
            </w:r>
          </w:p>
        </w:tc>
        <w:tc>
          <w:tcPr>
            <w:tcW w:w="1289" w:type="dxa"/>
            <w:tcMar>
              <w:left w:w="70" w:type="dxa"/>
              <w:right w:w="70" w:type="dxa"/>
            </w:tcMar>
            <w:vAlign w:val="center"/>
          </w:tcPr>
          <w:p w14:paraId="774C79DA">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2FE029B4">
            <w:pPr>
              <w:keepNext w:val="0"/>
              <w:spacing w:before="20" w:after="20" w:line="260" w:lineRule="exact"/>
              <w:ind w:firstLine="0" w:firstLineChars="0"/>
              <w:jc w:val="center"/>
            </w:pPr>
            <w:r>
              <w:rPr>
                <w:rFonts w:ascii="Times New Roman" w:hAnsi="Times New Roman" w:eastAsia="宋体"/>
                <w:b w:val="0"/>
                <w:sz w:val="18"/>
              </w:rPr>
              <w:t>38.00</w:t>
            </w:r>
          </w:p>
        </w:tc>
      </w:tr>
    </w:tbl>
    <w:p w14:paraId="48ABA1C8">
      <w:pPr>
        <w:pStyle w:val="7"/>
        <w:keepNext/>
        <w:numPr>
          <w:ilvl w:val="0"/>
          <w:numId w:val="0"/>
        </w:numPr>
        <w:spacing w:before="160" w:after="120" w:line="360" w:lineRule="auto"/>
        <w:ind w:firstLine="0"/>
      </w:pPr>
      <w:bookmarkStart w:id="207" w:name="bdz-00042站规划分析"/>
      <w:r>
        <w:rPr>
          <w:rFonts w:ascii="Times New Roman" w:hAnsi="Times New Roman" w:eastAsia="方正仿宋_GBK"/>
          <w:b/>
          <w:sz w:val="24"/>
        </w:rPr>
        <w:t>BDZ-00042站规划分析</w:t>
      </w:r>
      <w:bookmarkEnd w:id="207"/>
    </w:p>
    <w:p w14:paraId="4A96FD45">
      <w:pPr>
        <w:widowControl/>
        <w:spacing w:before="0" w:after="0" w:line="300" w:lineRule="auto"/>
        <w:ind w:firstLine="480"/>
        <w:jc w:val="both"/>
      </w:pPr>
      <w:r>
        <w:rPr>
          <w:rFonts w:ascii="Times New Roman" w:hAnsi="Times New Roman" w:eastAsia="方正仿宋_GBK"/>
          <w:b w:val="0"/>
          <w:sz w:val="24"/>
        </w:rPr>
        <w:t>该站基期主变配置为40.00+50.00 MVA，规划第4年转接前最大正向、反向净负荷分别为72.72 MW和0.00 MW，正向95%峰值持续时间为3.00 h。弹性方案沿用基期主变容量，后续各年通过站间负荷转接满足容量需求。</w:t>
      </w:r>
    </w:p>
    <w:p w14:paraId="282B18C3">
      <w:pPr>
        <w:pStyle w:val="2"/>
        <w:widowControl/>
        <w:spacing w:before="0" w:after="0" w:line="300" w:lineRule="auto"/>
        <w:ind w:firstLine="480"/>
        <w:jc w:val="both"/>
      </w:pPr>
      <w:r>
        <w:rPr>
          <w:rFonts w:ascii="Times New Roman" w:hAnsi="Times New Roman" w:eastAsia="方正仿宋_GBK"/>
          <w:b w:val="0"/>
          <w:sz w:val="24"/>
        </w:rPr>
        <w:t>第4年转出34.72 MW、承接0.00 MW后，正向校核负荷为38.00 MW。负荷转出降低正向需求，同时将反向校核上界提高至34.72 MW，配置按两个方向共同确定。刚性方案第4年主变总容量为90.00 MVA，储能为0.00 MW；弹性方案相应为90.00 MVA和0.00 MW。两类方案的本站主变配置接近，差异主要通过区域其他站点的容量和负荷安排体现。</w:t>
      </w:r>
    </w:p>
    <w:p w14:paraId="1EA9841D">
      <w:pPr>
        <w:pStyle w:val="2"/>
        <w:keepNext/>
        <w:spacing w:before="120" w:after="80" w:line="300" w:lineRule="auto"/>
        <w:ind w:firstLine="0"/>
        <w:jc w:val="center"/>
      </w:pPr>
      <w:r>
        <w:rPr>
          <w:rFonts w:ascii="Times New Roman" w:hAnsi="Times New Roman" w:eastAsia="宋体"/>
          <w:b w:val="0"/>
          <w:sz w:val="21"/>
        </w:rPr>
        <w:t>表5-36 BDZ-00042站第4年配置与负荷转接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289"/>
        <w:gridCol w:w="1289"/>
        <w:gridCol w:w="1868"/>
        <w:gridCol w:w="1289"/>
        <w:gridCol w:w="1289"/>
        <w:gridCol w:w="1289"/>
      </w:tblGrid>
      <w:tr w14:paraId="5AB3D07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289" w:type="dxa"/>
            <w:tcMar>
              <w:left w:w="70" w:type="dxa"/>
              <w:right w:w="70" w:type="dxa"/>
            </w:tcMar>
            <w:vAlign w:val="center"/>
          </w:tcPr>
          <w:p w14:paraId="41CA8D8B">
            <w:pPr>
              <w:keepNext w:val="0"/>
              <w:spacing w:before="20" w:after="20" w:line="260" w:lineRule="exact"/>
              <w:ind w:firstLine="0" w:firstLineChars="0"/>
              <w:jc w:val="center"/>
            </w:pPr>
            <w:r>
              <w:rPr>
                <w:rFonts w:ascii="Times New Roman" w:hAnsi="Times New Roman" w:eastAsia="宋体"/>
                <w:b/>
                <w:sz w:val="18"/>
              </w:rPr>
              <w:t>方案</w:t>
            </w:r>
          </w:p>
        </w:tc>
        <w:tc>
          <w:tcPr>
            <w:tcW w:w="1289" w:type="dxa"/>
            <w:tcMar>
              <w:left w:w="70" w:type="dxa"/>
              <w:right w:w="70" w:type="dxa"/>
            </w:tcMar>
            <w:vAlign w:val="center"/>
          </w:tcPr>
          <w:p w14:paraId="1F5A9850">
            <w:pPr>
              <w:keepNext w:val="0"/>
              <w:spacing w:before="20" w:after="20" w:line="260" w:lineRule="exact"/>
              <w:ind w:firstLine="0" w:firstLineChars="0"/>
              <w:jc w:val="center"/>
            </w:pPr>
            <w:r>
              <w:rPr>
                <w:rFonts w:ascii="Times New Roman" w:hAnsi="Times New Roman" w:eastAsia="宋体"/>
                <w:b/>
                <w:sz w:val="18"/>
              </w:rPr>
              <w:t>主变组合/MVA</w:t>
            </w:r>
          </w:p>
        </w:tc>
        <w:tc>
          <w:tcPr>
            <w:tcW w:w="1868" w:type="dxa"/>
            <w:tcMar>
              <w:left w:w="70" w:type="dxa"/>
              <w:right w:w="70" w:type="dxa"/>
            </w:tcMar>
            <w:vAlign w:val="center"/>
          </w:tcPr>
          <w:p w14:paraId="1BC1B463">
            <w:pPr>
              <w:keepNext w:val="0"/>
              <w:spacing w:before="20" w:after="20" w:line="260" w:lineRule="exact"/>
              <w:ind w:firstLine="0" w:firstLineChars="0"/>
              <w:jc w:val="center"/>
            </w:pPr>
            <w:r>
              <w:rPr>
                <w:rFonts w:ascii="Times New Roman" w:hAnsi="Times New Roman" w:eastAsia="宋体"/>
                <w:b/>
                <w:sz w:val="18"/>
              </w:rPr>
              <w:t>储能/MW/MWh</w:t>
            </w:r>
          </w:p>
        </w:tc>
        <w:tc>
          <w:tcPr>
            <w:tcW w:w="1289" w:type="dxa"/>
            <w:tcMar>
              <w:left w:w="70" w:type="dxa"/>
              <w:right w:w="70" w:type="dxa"/>
            </w:tcMar>
            <w:vAlign w:val="center"/>
          </w:tcPr>
          <w:p w14:paraId="581A82F0">
            <w:pPr>
              <w:keepNext w:val="0"/>
              <w:spacing w:before="20" w:after="20" w:line="260" w:lineRule="exact"/>
              <w:ind w:firstLine="0" w:firstLineChars="0"/>
              <w:jc w:val="center"/>
            </w:pPr>
            <w:r>
              <w:rPr>
                <w:rFonts w:ascii="Times New Roman" w:hAnsi="Times New Roman" w:eastAsia="宋体"/>
                <w:b/>
                <w:sz w:val="18"/>
              </w:rPr>
              <w:t>转出/MW</w:t>
            </w:r>
          </w:p>
        </w:tc>
        <w:tc>
          <w:tcPr>
            <w:tcW w:w="1289" w:type="dxa"/>
            <w:tcMar>
              <w:left w:w="70" w:type="dxa"/>
              <w:right w:w="70" w:type="dxa"/>
            </w:tcMar>
            <w:vAlign w:val="center"/>
          </w:tcPr>
          <w:p w14:paraId="3DC9FB53">
            <w:pPr>
              <w:keepNext w:val="0"/>
              <w:spacing w:before="20" w:after="20" w:line="260" w:lineRule="exact"/>
              <w:ind w:firstLine="0" w:firstLineChars="0"/>
              <w:jc w:val="center"/>
            </w:pPr>
            <w:r>
              <w:rPr>
                <w:rFonts w:ascii="Times New Roman" w:hAnsi="Times New Roman" w:eastAsia="宋体"/>
                <w:b/>
                <w:sz w:val="18"/>
              </w:rPr>
              <w:t>承接/MW</w:t>
            </w:r>
          </w:p>
        </w:tc>
        <w:tc>
          <w:tcPr>
            <w:tcW w:w="1289" w:type="dxa"/>
            <w:tcMar>
              <w:left w:w="70" w:type="dxa"/>
              <w:right w:w="70" w:type="dxa"/>
            </w:tcMar>
            <w:vAlign w:val="center"/>
          </w:tcPr>
          <w:p w14:paraId="3254BE4B">
            <w:pPr>
              <w:keepNext w:val="0"/>
              <w:spacing w:before="20" w:after="20" w:line="260" w:lineRule="exact"/>
              <w:ind w:firstLine="0" w:firstLineChars="0"/>
              <w:jc w:val="center"/>
            </w:pPr>
            <w:r>
              <w:rPr>
                <w:rFonts w:ascii="Times New Roman" w:hAnsi="Times New Roman" w:eastAsia="宋体"/>
                <w:b/>
                <w:sz w:val="18"/>
              </w:rPr>
              <w:t>正向负荷/MW</w:t>
            </w:r>
          </w:p>
        </w:tc>
      </w:tr>
      <w:tr w14:paraId="58E3B70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2F5A5FE4">
            <w:pPr>
              <w:keepNext w:val="0"/>
              <w:spacing w:before="20" w:after="20" w:line="260" w:lineRule="exact"/>
              <w:ind w:firstLine="0" w:firstLineChars="0"/>
              <w:jc w:val="center"/>
            </w:pPr>
            <w:r>
              <w:rPr>
                <w:rFonts w:ascii="Times New Roman" w:hAnsi="Times New Roman" w:eastAsia="宋体"/>
                <w:b w:val="0"/>
                <w:sz w:val="18"/>
              </w:rPr>
              <w:t>刚性</w:t>
            </w:r>
          </w:p>
        </w:tc>
        <w:tc>
          <w:tcPr>
            <w:tcW w:w="1289" w:type="dxa"/>
            <w:tcMar>
              <w:left w:w="70" w:type="dxa"/>
              <w:right w:w="70" w:type="dxa"/>
            </w:tcMar>
            <w:vAlign w:val="center"/>
          </w:tcPr>
          <w:p w14:paraId="684CF057">
            <w:pPr>
              <w:keepNext w:val="0"/>
              <w:spacing w:before="20" w:after="20" w:line="260" w:lineRule="exact"/>
              <w:ind w:firstLine="0" w:firstLineChars="0"/>
              <w:jc w:val="center"/>
            </w:pPr>
            <w:r>
              <w:rPr>
                <w:rFonts w:ascii="Times New Roman" w:hAnsi="Times New Roman" w:eastAsia="宋体"/>
                <w:b w:val="0"/>
                <w:sz w:val="18"/>
              </w:rPr>
              <w:t>40.00+50.00</w:t>
            </w:r>
          </w:p>
        </w:tc>
        <w:tc>
          <w:tcPr>
            <w:tcW w:w="1868" w:type="dxa"/>
            <w:tcMar>
              <w:left w:w="70" w:type="dxa"/>
              <w:right w:w="70" w:type="dxa"/>
            </w:tcMar>
            <w:vAlign w:val="center"/>
          </w:tcPr>
          <w:p w14:paraId="6C2FCCB3">
            <w:pPr>
              <w:keepNext w:val="0"/>
              <w:spacing w:before="20" w:after="20" w:line="260" w:lineRule="exact"/>
              <w:ind w:firstLine="0" w:firstLineChars="0"/>
              <w:jc w:val="center"/>
            </w:pPr>
            <w:r>
              <w:rPr>
                <w:rFonts w:ascii="Times New Roman" w:hAnsi="Times New Roman" w:eastAsia="宋体"/>
                <w:b w:val="0"/>
                <w:sz w:val="18"/>
              </w:rPr>
              <w:t>0.00/0.00</w:t>
            </w:r>
          </w:p>
        </w:tc>
        <w:tc>
          <w:tcPr>
            <w:tcW w:w="1289" w:type="dxa"/>
            <w:tcMar>
              <w:left w:w="70" w:type="dxa"/>
              <w:right w:w="70" w:type="dxa"/>
            </w:tcMar>
            <w:vAlign w:val="center"/>
          </w:tcPr>
          <w:p w14:paraId="79818AC2">
            <w:pPr>
              <w:keepNext w:val="0"/>
              <w:spacing w:before="20" w:after="20" w:line="260" w:lineRule="exact"/>
              <w:ind w:firstLine="0" w:firstLineChars="0"/>
              <w:jc w:val="center"/>
            </w:pPr>
            <w:r>
              <w:rPr>
                <w:rFonts w:ascii="Times New Roman" w:hAnsi="Times New Roman" w:eastAsia="宋体"/>
                <w:b w:val="0"/>
                <w:sz w:val="18"/>
              </w:rPr>
              <w:t>34.72</w:t>
            </w:r>
          </w:p>
        </w:tc>
        <w:tc>
          <w:tcPr>
            <w:tcW w:w="1289" w:type="dxa"/>
            <w:tcMar>
              <w:left w:w="70" w:type="dxa"/>
              <w:right w:w="70" w:type="dxa"/>
            </w:tcMar>
            <w:vAlign w:val="center"/>
          </w:tcPr>
          <w:p w14:paraId="22A901E9">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684AF06C">
            <w:pPr>
              <w:keepNext w:val="0"/>
              <w:spacing w:before="20" w:after="20" w:line="260" w:lineRule="exact"/>
              <w:ind w:firstLine="0" w:firstLineChars="0"/>
              <w:jc w:val="center"/>
            </w:pPr>
            <w:r>
              <w:rPr>
                <w:rFonts w:ascii="Times New Roman" w:hAnsi="Times New Roman" w:eastAsia="宋体"/>
                <w:b w:val="0"/>
                <w:sz w:val="18"/>
              </w:rPr>
              <w:t>38.00</w:t>
            </w:r>
          </w:p>
        </w:tc>
      </w:tr>
      <w:tr w14:paraId="2CECA7A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59989995">
            <w:pPr>
              <w:keepNext w:val="0"/>
              <w:spacing w:before="20" w:after="20" w:line="260" w:lineRule="exact"/>
              <w:ind w:firstLine="0" w:firstLineChars="0"/>
              <w:jc w:val="center"/>
            </w:pPr>
            <w:r>
              <w:rPr>
                <w:rFonts w:ascii="Times New Roman" w:hAnsi="Times New Roman" w:eastAsia="宋体"/>
                <w:b w:val="0"/>
                <w:sz w:val="18"/>
              </w:rPr>
              <w:t>弹性</w:t>
            </w:r>
          </w:p>
        </w:tc>
        <w:tc>
          <w:tcPr>
            <w:tcW w:w="1289" w:type="dxa"/>
            <w:tcMar>
              <w:left w:w="70" w:type="dxa"/>
              <w:right w:w="70" w:type="dxa"/>
            </w:tcMar>
            <w:vAlign w:val="center"/>
          </w:tcPr>
          <w:p w14:paraId="5202990C">
            <w:pPr>
              <w:keepNext w:val="0"/>
              <w:spacing w:before="20" w:after="20" w:line="260" w:lineRule="exact"/>
              <w:ind w:firstLine="0" w:firstLineChars="0"/>
              <w:jc w:val="center"/>
            </w:pPr>
            <w:r>
              <w:rPr>
                <w:rFonts w:ascii="Times New Roman" w:hAnsi="Times New Roman" w:eastAsia="宋体"/>
                <w:b w:val="0"/>
                <w:sz w:val="18"/>
              </w:rPr>
              <w:t>40.00+50.00</w:t>
            </w:r>
          </w:p>
        </w:tc>
        <w:tc>
          <w:tcPr>
            <w:tcW w:w="1868" w:type="dxa"/>
            <w:tcMar>
              <w:left w:w="70" w:type="dxa"/>
              <w:right w:w="70" w:type="dxa"/>
            </w:tcMar>
            <w:vAlign w:val="center"/>
          </w:tcPr>
          <w:p w14:paraId="39A39DE6">
            <w:pPr>
              <w:keepNext w:val="0"/>
              <w:spacing w:before="20" w:after="20" w:line="260" w:lineRule="exact"/>
              <w:ind w:firstLine="0" w:firstLineChars="0"/>
              <w:jc w:val="center"/>
            </w:pPr>
            <w:r>
              <w:rPr>
                <w:rFonts w:ascii="Times New Roman" w:hAnsi="Times New Roman" w:eastAsia="宋体"/>
                <w:b w:val="0"/>
                <w:sz w:val="18"/>
              </w:rPr>
              <w:t>0.00/0.00</w:t>
            </w:r>
          </w:p>
        </w:tc>
        <w:tc>
          <w:tcPr>
            <w:tcW w:w="1289" w:type="dxa"/>
            <w:tcMar>
              <w:left w:w="70" w:type="dxa"/>
              <w:right w:w="70" w:type="dxa"/>
            </w:tcMar>
            <w:vAlign w:val="center"/>
          </w:tcPr>
          <w:p w14:paraId="7420CA84">
            <w:pPr>
              <w:keepNext w:val="0"/>
              <w:spacing w:before="20" w:after="20" w:line="260" w:lineRule="exact"/>
              <w:ind w:firstLine="0" w:firstLineChars="0"/>
              <w:jc w:val="center"/>
            </w:pPr>
            <w:r>
              <w:rPr>
                <w:rFonts w:ascii="Times New Roman" w:hAnsi="Times New Roman" w:eastAsia="宋体"/>
                <w:b w:val="0"/>
                <w:sz w:val="18"/>
              </w:rPr>
              <w:t>34.72</w:t>
            </w:r>
          </w:p>
        </w:tc>
        <w:tc>
          <w:tcPr>
            <w:tcW w:w="1289" w:type="dxa"/>
            <w:tcMar>
              <w:left w:w="70" w:type="dxa"/>
              <w:right w:w="70" w:type="dxa"/>
            </w:tcMar>
            <w:vAlign w:val="center"/>
          </w:tcPr>
          <w:p w14:paraId="684EFC76">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0CD0B20F">
            <w:pPr>
              <w:keepNext w:val="0"/>
              <w:spacing w:before="20" w:after="20" w:line="260" w:lineRule="exact"/>
              <w:ind w:firstLine="0" w:firstLineChars="0"/>
              <w:jc w:val="center"/>
            </w:pPr>
            <w:r>
              <w:rPr>
                <w:rFonts w:ascii="Times New Roman" w:hAnsi="Times New Roman" w:eastAsia="宋体"/>
                <w:b w:val="0"/>
                <w:sz w:val="18"/>
              </w:rPr>
              <w:t>38.00</w:t>
            </w:r>
          </w:p>
        </w:tc>
      </w:tr>
    </w:tbl>
    <w:p w14:paraId="010D0004">
      <w:pPr>
        <w:pStyle w:val="7"/>
        <w:keepNext/>
        <w:numPr>
          <w:ilvl w:val="0"/>
          <w:numId w:val="0"/>
        </w:numPr>
        <w:spacing w:before="160" w:after="120" w:line="360" w:lineRule="auto"/>
        <w:ind w:firstLine="0"/>
      </w:pPr>
      <w:bookmarkStart w:id="208" w:name="bdz-00051站规划分析"/>
      <w:r>
        <w:rPr>
          <w:rFonts w:ascii="Times New Roman" w:hAnsi="Times New Roman" w:eastAsia="方正仿宋_GBK"/>
          <w:b/>
          <w:sz w:val="24"/>
        </w:rPr>
        <w:t>BDZ-00051站规划分析</w:t>
      </w:r>
      <w:bookmarkEnd w:id="208"/>
    </w:p>
    <w:p w14:paraId="275EB221">
      <w:pPr>
        <w:widowControl/>
        <w:spacing w:before="0" w:after="0" w:line="300" w:lineRule="auto"/>
        <w:ind w:firstLine="480"/>
        <w:jc w:val="both"/>
      </w:pPr>
      <w:r>
        <w:rPr>
          <w:rFonts w:ascii="Times New Roman" w:hAnsi="Times New Roman" w:eastAsia="方正仿宋_GBK"/>
          <w:b w:val="0"/>
          <w:sz w:val="24"/>
        </w:rPr>
        <w:t>该站基期主变配置为40.00+40.00 MVA，规划第4年转接前最大正向、反向净负荷分别为54.98 MW和0.00 MW，正向95%峰值持续时间为3.00 h。弹性方案沿用基期主变容量，后续各年通过站间负荷转接满足容量需求。</w:t>
      </w:r>
    </w:p>
    <w:p w14:paraId="1A8B3297">
      <w:pPr>
        <w:pStyle w:val="2"/>
        <w:widowControl/>
        <w:spacing w:before="0" w:after="0" w:line="300" w:lineRule="auto"/>
        <w:ind w:firstLine="480"/>
        <w:jc w:val="both"/>
      </w:pPr>
      <w:r>
        <w:rPr>
          <w:rFonts w:ascii="Times New Roman" w:hAnsi="Times New Roman" w:eastAsia="方正仿宋_GBK"/>
          <w:b w:val="0"/>
          <w:sz w:val="24"/>
        </w:rPr>
        <w:t>第4年转出16.98 MW、承接0.00 MW后，正向校核负荷为38.00 MW。负荷转出降低正向需求，同时将反向校核上界提高至16.98 MW，配置按两个方向共同确定。刚性方案第4年主变总容量为80.00 MVA，储能为0.00 MW；弹性方案相应为80.00 MVA和0.00 MW。两类方案的本站主变配置接近，差异主要通过区域其他站点的容量和负荷安排体现。</w:t>
      </w:r>
    </w:p>
    <w:p w14:paraId="535E970A">
      <w:pPr>
        <w:pStyle w:val="2"/>
        <w:keepNext/>
        <w:spacing w:before="120" w:after="80" w:line="300" w:lineRule="auto"/>
        <w:ind w:firstLine="0"/>
        <w:jc w:val="center"/>
      </w:pPr>
      <w:r>
        <w:rPr>
          <w:rFonts w:ascii="Times New Roman" w:hAnsi="Times New Roman" w:eastAsia="宋体"/>
          <w:b w:val="0"/>
          <w:sz w:val="21"/>
        </w:rPr>
        <w:t>表5-37 BDZ-00051站第4年配置与负荷转接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289"/>
        <w:gridCol w:w="1289"/>
        <w:gridCol w:w="1868"/>
        <w:gridCol w:w="1289"/>
        <w:gridCol w:w="1289"/>
        <w:gridCol w:w="1289"/>
      </w:tblGrid>
      <w:tr w14:paraId="308BFEB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289" w:type="dxa"/>
            <w:tcMar>
              <w:left w:w="70" w:type="dxa"/>
              <w:right w:w="70" w:type="dxa"/>
            </w:tcMar>
            <w:vAlign w:val="center"/>
          </w:tcPr>
          <w:p w14:paraId="3D8C0537">
            <w:pPr>
              <w:keepNext w:val="0"/>
              <w:spacing w:before="20" w:after="20" w:line="260" w:lineRule="exact"/>
              <w:ind w:firstLine="0" w:firstLineChars="0"/>
              <w:jc w:val="center"/>
            </w:pPr>
            <w:r>
              <w:rPr>
                <w:rFonts w:ascii="Times New Roman" w:hAnsi="Times New Roman" w:eastAsia="宋体"/>
                <w:b/>
                <w:sz w:val="18"/>
              </w:rPr>
              <w:t>方案</w:t>
            </w:r>
          </w:p>
        </w:tc>
        <w:tc>
          <w:tcPr>
            <w:tcW w:w="1289" w:type="dxa"/>
            <w:tcMar>
              <w:left w:w="70" w:type="dxa"/>
              <w:right w:w="70" w:type="dxa"/>
            </w:tcMar>
            <w:vAlign w:val="center"/>
          </w:tcPr>
          <w:p w14:paraId="16DC2880">
            <w:pPr>
              <w:keepNext w:val="0"/>
              <w:spacing w:before="20" w:after="20" w:line="260" w:lineRule="exact"/>
              <w:ind w:firstLine="0" w:firstLineChars="0"/>
              <w:jc w:val="center"/>
            </w:pPr>
            <w:r>
              <w:rPr>
                <w:rFonts w:ascii="Times New Roman" w:hAnsi="Times New Roman" w:eastAsia="宋体"/>
                <w:b/>
                <w:sz w:val="18"/>
              </w:rPr>
              <w:t>主变组合/MVA</w:t>
            </w:r>
          </w:p>
        </w:tc>
        <w:tc>
          <w:tcPr>
            <w:tcW w:w="1868" w:type="dxa"/>
            <w:tcMar>
              <w:left w:w="70" w:type="dxa"/>
              <w:right w:w="70" w:type="dxa"/>
            </w:tcMar>
            <w:vAlign w:val="center"/>
          </w:tcPr>
          <w:p w14:paraId="76C15599">
            <w:pPr>
              <w:keepNext w:val="0"/>
              <w:spacing w:before="20" w:after="20" w:line="260" w:lineRule="exact"/>
              <w:ind w:firstLine="0" w:firstLineChars="0"/>
              <w:jc w:val="center"/>
            </w:pPr>
            <w:r>
              <w:rPr>
                <w:rFonts w:ascii="Times New Roman" w:hAnsi="Times New Roman" w:eastAsia="宋体"/>
                <w:b/>
                <w:sz w:val="18"/>
              </w:rPr>
              <w:t>储能/MW/MWh</w:t>
            </w:r>
          </w:p>
        </w:tc>
        <w:tc>
          <w:tcPr>
            <w:tcW w:w="1289" w:type="dxa"/>
            <w:tcMar>
              <w:left w:w="70" w:type="dxa"/>
              <w:right w:w="70" w:type="dxa"/>
            </w:tcMar>
            <w:vAlign w:val="center"/>
          </w:tcPr>
          <w:p w14:paraId="17DBEC16">
            <w:pPr>
              <w:keepNext w:val="0"/>
              <w:spacing w:before="20" w:after="20" w:line="260" w:lineRule="exact"/>
              <w:ind w:firstLine="0" w:firstLineChars="0"/>
              <w:jc w:val="center"/>
            </w:pPr>
            <w:r>
              <w:rPr>
                <w:rFonts w:ascii="Times New Roman" w:hAnsi="Times New Roman" w:eastAsia="宋体"/>
                <w:b/>
                <w:sz w:val="18"/>
              </w:rPr>
              <w:t>转出/MW</w:t>
            </w:r>
          </w:p>
        </w:tc>
        <w:tc>
          <w:tcPr>
            <w:tcW w:w="1289" w:type="dxa"/>
            <w:tcMar>
              <w:left w:w="70" w:type="dxa"/>
              <w:right w:w="70" w:type="dxa"/>
            </w:tcMar>
            <w:vAlign w:val="center"/>
          </w:tcPr>
          <w:p w14:paraId="71AD3C71">
            <w:pPr>
              <w:keepNext w:val="0"/>
              <w:spacing w:before="20" w:after="20" w:line="260" w:lineRule="exact"/>
              <w:ind w:firstLine="0" w:firstLineChars="0"/>
              <w:jc w:val="center"/>
            </w:pPr>
            <w:r>
              <w:rPr>
                <w:rFonts w:ascii="Times New Roman" w:hAnsi="Times New Roman" w:eastAsia="宋体"/>
                <w:b/>
                <w:sz w:val="18"/>
              </w:rPr>
              <w:t>承接/MW</w:t>
            </w:r>
          </w:p>
        </w:tc>
        <w:tc>
          <w:tcPr>
            <w:tcW w:w="1289" w:type="dxa"/>
            <w:tcMar>
              <w:left w:w="70" w:type="dxa"/>
              <w:right w:w="70" w:type="dxa"/>
            </w:tcMar>
            <w:vAlign w:val="center"/>
          </w:tcPr>
          <w:p w14:paraId="57EEAB10">
            <w:pPr>
              <w:keepNext w:val="0"/>
              <w:spacing w:before="20" w:after="20" w:line="260" w:lineRule="exact"/>
              <w:ind w:firstLine="0" w:firstLineChars="0"/>
              <w:jc w:val="center"/>
            </w:pPr>
            <w:r>
              <w:rPr>
                <w:rFonts w:ascii="Times New Roman" w:hAnsi="Times New Roman" w:eastAsia="宋体"/>
                <w:b/>
                <w:sz w:val="18"/>
              </w:rPr>
              <w:t>正向负荷/MW</w:t>
            </w:r>
          </w:p>
        </w:tc>
      </w:tr>
      <w:tr w14:paraId="57F563A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1BBB9B2F">
            <w:pPr>
              <w:keepNext w:val="0"/>
              <w:spacing w:before="20" w:after="20" w:line="260" w:lineRule="exact"/>
              <w:ind w:firstLine="0" w:firstLineChars="0"/>
              <w:jc w:val="center"/>
            </w:pPr>
            <w:r>
              <w:rPr>
                <w:rFonts w:ascii="Times New Roman" w:hAnsi="Times New Roman" w:eastAsia="宋体"/>
                <w:b w:val="0"/>
                <w:sz w:val="18"/>
              </w:rPr>
              <w:t>刚性</w:t>
            </w:r>
          </w:p>
        </w:tc>
        <w:tc>
          <w:tcPr>
            <w:tcW w:w="1289" w:type="dxa"/>
            <w:tcMar>
              <w:left w:w="70" w:type="dxa"/>
              <w:right w:w="70" w:type="dxa"/>
            </w:tcMar>
            <w:vAlign w:val="center"/>
          </w:tcPr>
          <w:p w14:paraId="13A83662">
            <w:pPr>
              <w:keepNext w:val="0"/>
              <w:spacing w:before="20" w:after="20" w:line="260" w:lineRule="exact"/>
              <w:ind w:firstLine="0" w:firstLineChars="0"/>
              <w:jc w:val="center"/>
            </w:pPr>
            <w:r>
              <w:rPr>
                <w:rFonts w:ascii="Times New Roman" w:hAnsi="Times New Roman" w:eastAsia="宋体"/>
                <w:b w:val="0"/>
                <w:sz w:val="18"/>
              </w:rPr>
              <w:t>40.00+40.00</w:t>
            </w:r>
          </w:p>
        </w:tc>
        <w:tc>
          <w:tcPr>
            <w:tcW w:w="1868" w:type="dxa"/>
            <w:tcMar>
              <w:left w:w="70" w:type="dxa"/>
              <w:right w:w="70" w:type="dxa"/>
            </w:tcMar>
            <w:vAlign w:val="center"/>
          </w:tcPr>
          <w:p w14:paraId="136FC657">
            <w:pPr>
              <w:keepNext w:val="0"/>
              <w:spacing w:before="20" w:after="20" w:line="260" w:lineRule="exact"/>
              <w:ind w:firstLine="0" w:firstLineChars="0"/>
              <w:jc w:val="center"/>
            </w:pPr>
            <w:r>
              <w:rPr>
                <w:rFonts w:ascii="Times New Roman" w:hAnsi="Times New Roman" w:eastAsia="宋体"/>
                <w:b w:val="0"/>
                <w:sz w:val="18"/>
              </w:rPr>
              <w:t>0.00/0.00</w:t>
            </w:r>
          </w:p>
        </w:tc>
        <w:tc>
          <w:tcPr>
            <w:tcW w:w="1289" w:type="dxa"/>
            <w:tcMar>
              <w:left w:w="70" w:type="dxa"/>
              <w:right w:w="70" w:type="dxa"/>
            </w:tcMar>
            <w:vAlign w:val="center"/>
          </w:tcPr>
          <w:p w14:paraId="2E20A384">
            <w:pPr>
              <w:keepNext w:val="0"/>
              <w:spacing w:before="20" w:after="20" w:line="260" w:lineRule="exact"/>
              <w:ind w:firstLine="0" w:firstLineChars="0"/>
              <w:jc w:val="center"/>
            </w:pPr>
            <w:r>
              <w:rPr>
                <w:rFonts w:ascii="Times New Roman" w:hAnsi="Times New Roman" w:eastAsia="宋体"/>
                <w:b w:val="0"/>
                <w:sz w:val="18"/>
              </w:rPr>
              <w:t>16.98</w:t>
            </w:r>
          </w:p>
        </w:tc>
        <w:tc>
          <w:tcPr>
            <w:tcW w:w="1289" w:type="dxa"/>
            <w:tcMar>
              <w:left w:w="70" w:type="dxa"/>
              <w:right w:w="70" w:type="dxa"/>
            </w:tcMar>
            <w:vAlign w:val="center"/>
          </w:tcPr>
          <w:p w14:paraId="47F866D9">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007E1D50">
            <w:pPr>
              <w:keepNext w:val="0"/>
              <w:spacing w:before="20" w:after="20" w:line="260" w:lineRule="exact"/>
              <w:ind w:firstLine="0" w:firstLineChars="0"/>
              <w:jc w:val="center"/>
            </w:pPr>
            <w:r>
              <w:rPr>
                <w:rFonts w:ascii="Times New Roman" w:hAnsi="Times New Roman" w:eastAsia="宋体"/>
                <w:b w:val="0"/>
                <w:sz w:val="18"/>
              </w:rPr>
              <w:t>38.00</w:t>
            </w:r>
          </w:p>
        </w:tc>
      </w:tr>
      <w:tr w14:paraId="27CB01C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6006042A">
            <w:pPr>
              <w:keepNext w:val="0"/>
              <w:spacing w:before="20" w:after="20" w:line="260" w:lineRule="exact"/>
              <w:ind w:firstLine="0" w:firstLineChars="0"/>
              <w:jc w:val="center"/>
            </w:pPr>
            <w:r>
              <w:rPr>
                <w:rFonts w:ascii="Times New Roman" w:hAnsi="Times New Roman" w:eastAsia="宋体"/>
                <w:b w:val="0"/>
                <w:sz w:val="18"/>
              </w:rPr>
              <w:t>弹性</w:t>
            </w:r>
          </w:p>
        </w:tc>
        <w:tc>
          <w:tcPr>
            <w:tcW w:w="1289" w:type="dxa"/>
            <w:tcMar>
              <w:left w:w="70" w:type="dxa"/>
              <w:right w:w="70" w:type="dxa"/>
            </w:tcMar>
            <w:vAlign w:val="center"/>
          </w:tcPr>
          <w:p w14:paraId="7FD2025D">
            <w:pPr>
              <w:keepNext w:val="0"/>
              <w:spacing w:before="20" w:after="20" w:line="260" w:lineRule="exact"/>
              <w:ind w:firstLine="0" w:firstLineChars="0"/>
              <w:jc w:val="center"/>
            </w:pPr>
            <w:r>
              <w:rPr>
                <w:rFonts w:ascii="Times New Roman" w:hAnsi="Times New Roman" w:eastAsia="宋体"/>
                <w:b w:val="0"/>
                <w:sz w:val="18"/>
              </w:rPr>
              <w:t>40.00+40.00</w:t>
            </w:r>
          </w:p>
        </w:tc>
        <w:tc>
          <w:tcPr>
            <w:tcW w:w="1868" w:type="dxa"/>
            <w:tcMar>
              <w:left w:w="70" w:type="dxa"/>
              <w:right w:w="70" w:type="dxa"/>
            </w:tcMar>
            <w:vAlign w:val="center"/>
          </w:tcPr>
          <w:p w14:paraId="24617A89">
            <w:pPr>
              <w:keepNext w:val="0"/>
              <w:spacing w:before="20" w:after="20" w:line="260" w:lineRule="exact"/>
              <w:ind w:firstLine="0" w:firstLineChars="0"/>
              <w:jc w:val="center"/>
            </w:pPr>
            <w:r>
              <w:rPr>
                <w:rFonts w:ascii="Times New Roman" w:hAnsi="Times New Roman" w:eastAsia="宋体"/>
                <w:b w:val="0"/>
                <w:sz w:val="18"/>
              </w:rPr>
              <w:t>0.00/0.00</w:t>
            </w:r>
          </w:p>
        </w:tc>
        <w:tc>
          <w:tcPr>
            <w:tcW w:w="1289" w:type="dxa"/>
            <w:tcMar>
              <w:left w:w="70" w:type="dxa"/>
              <w:right w:w="70" w:type="dxa"/>
            </w:tcMar>
            <w:vAlign w:val="center"/>
          </w:tcPr>
          <w:p w14:paraId="2DA26387">
            <w:pPr>
              <w:keepNext w:val="0"/>
              <w:spacing w:before="20" w:after="20" w:line="260" w:lineRule="exact"/>
              <w:ind w:firstLine="0" w:firstLineChars="0"/>
              <w:jc w:val="center"/>
            </w:pPr>
            <w:r>
              <w:rPr>
                <w:rFonts w:ascii="Times New Roman" w:hAnsi="Times New Roman" w:eastAsia="宋体"/>
                <w:b w:val="0"/>
                <w:sz w:val="18"/>
              </w:rPr>
              <w:t>16.98</w:t>
            </w:r>
          </w:p>
        </w:tc>
        <w:tc>
          <w:tcPr>
            <w:tcW w:w="1289" w:type="dxa"/>
            <w:tcMar>
              <w:left w:w="70" w:type="dxa"/>
              <w:right w:w="70" w:type="dxa"/>
            </w:tcMar>
            <w:vAlign w:val="center"/>
          </w:tcPr>
          <w:p w14:paraId="099AB719">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52B2B61C">
            <w:pPr>
              <w:keepNext w:val="0"/>
              <w:spacing w:before="20" w:after="20" w:line="260" w:lineRule="exact"/>
              <w:ind w:firstLine="0" w:firstLineChars="0"/>
              <w:jc w:val="center"/>
            </w:pPr>
            <w:r>
              <w:rPr>
                <w:rFonts w:ascii="Times New Roman" w:hAnsi="Times New Roman" w:eastAsia="宋体"/>
                <w:b w:val="0"/>
                <w:sz w:val="18"/>
              </w:rPr>
              <w:t>38.00</w:t>
            </w:r>
          </w:p>
        </w:tc>
      </w:tr>
    </w:tbl>
    <w:p w14:paraId="02D369E1">
      <w:pPr>
        <w:pStyle w:val="7"/>
        <w:keepNext/>
        <w:numPr>
          <w:ilvl w:val="0"/>
          <w:numId w:val="0"/>
        </w:numPr>
        <w:spacing w:before="160" w:after="120" w:line="360" w:lineRule="auto"/>
        <w:ind w:firstLine="0"/>
      </w:pPr>
      <w:bookmarkStart w:id="209" w:name="bdz-00053站规划分析"/>
      <w:r>
        <w:rPr>
          <w:rFonts w:ascii="Times New Roman" w:hAnsi="Times New Roman" w:eastAsia="方正仿宋_GBK"/>
          <w:b/>
          <w:sz w:val="24"/>
        </w:rPr>
        <w:t>BDZ-00053站规划分析</w:t>
      </w:r>
      <w:bookmarkEnd w:id="209"/>
    </w:p>
    <w:p w14:paraId="69EAA992">
      <w:pPr>
        <w:widowControl/>
        <w:spacing w:before="0" w:after="0" w:line="300" w:lineRule="auto"/>
        <w:ind w:firstLine="480"/>
        <w:jc w:val="both"/>
      </w:pPr>
      <w:r>
        <w:rPr>
          <w:rFonts w:ascii="Times New Roman" w:hAnsi="Times New Roman" w:eastAsia="方正仿宋_GBK"/>
          <w:b w:val="0"/>
          <w:sz w:val="24"/>
        </w:rPr>
        <w:t>该站基期主变配置为40.00+40.00 MVA，规划第4年转接前最大正向、反向净负荷分别为73.75 MW和0.00 MW，正向95%峰值持续时间为3.00 h。弹性方案第1年扩建50 MVA主变。</w:t>
      </w:r>
    </w:p>
    <w:p w14:paraId="5F2D412B">
      <w:pPr>
        <w:pStyle w:val="2"/>
        <w:widowControl/>
        <w:spacing w:before="0" w:after="0" w:line="300" w:lineRule="auto"/>
        <w:ind w:firstLine="480"/>
        <w:jc w:val="both"/>
      </w:pPr>
      <w:r>
        <w:rPr>
          <w:rFonts w:ascii="Times New Roman" w:hAnsi="Times New Roman" w:eastAsia="方正仿宋_GBK"/>
          <w:b w:val="0"/>
          <w:sz w:val="24"/>
        </w:rPr>
        <w:t>第4年承接2.25 MW，正向校核负荷增至76.00 MW。该站利用相应主变容量承担片区内部负荷，接收能力按承接后的负荷进行正常运行及</w:t>
      </w:r>
      <w:del w:id="379" w:author="白日梦想家" w:date="2026-10-02T21:42:05Z">
        <w:r>
          <w:rPr>
            <w:rFonts w:ascii="Times New Roman" w:hAnsi="Times New Roman" w:eastAsia="方正仿宋_GBK"/>
            <w:b w:val="0"/>
            <w:sz w:val="24"/>
          </w:rPr>
          <w:delText>单台主变退出</w:delText>
        </w:r>
      </w:del>
      <w:ins w:id="380" w:author="白日梦想家" w:date="2026-10-02T21:42:05Z">
        <w:r>
          <w:rPr>
            <w:rFonts w:hint="eastAsia"/>
            <w:b w:val="0"/>
            <w:sz w:val="24"/>
            <w:lang w:eastAsia="zh"/>
          </w:rPr>
          <w:t>主变N-1</w:t>
        </w:r>
      </w:ins>
      <w:r>
        <w:rPr>
          <w:rFonts w:ascii="Times New Roman" w:hAnsi="Times New Roman" w:eastAsia="方正仿宋_GBK"/>
          <w:b w:val="0"/>
          <w:sz w:val="24"/>
        </w:rPr>
        <w:t>校核。刚性方案第4年主变总容量为80.00 MVA，储能为0.00 MW；弹性方案相应为130.00 MVA和0.00 MW。弹性方案增加主变容量，为本站或片区承接负荷提供支撑。</w:t>
      </w:r>
    </w:p>
    <w:p w14:paraId="437C897B">
      <w:pPr>
        <w:pStyle w:val="2"/>
        <w:keepNext/>
        <w:spacing w:before="120" w:after="80" w:line="300" w:lineRule="auto"/>
        <w:ind w:firstLine="0"/>
        <w:jc w:val="center"/>
      </w:pPr>
      <w:r>
        <w:rPr>
          <w:rFonts w:ascii="Times New Roman" w:hAnsi="Times New Roman" w:eastAsia="宋体"/>
          <w:b w:val="0"/>
          <w:sz w:val="21"/>
        </w:rPr>
        <w:t>表5-38 BDZ-00053站第4年配置与负荷转接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289"/>
        <w:gridCol w:w="1289"/>
        <w:gridCol w:w="1868"/>
        <w:gridCol w:w="1289"/>
        <w:gridCol w:w="1289"/>
        <w:gridCol w:w="1289"/>
      </w:tblGrid>
      <w:tr w14:paraId="37A286D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289" w:type="dxa"/>
            <w:tcMar>
              <w:left w:w="70" w:type="dxa"/>
              <w:right w:w="70" w:type="dxa"/>
            </w:tcMar>
            <w:vAlign w:val="center"/>
          </w:tcPr>
          <w:p w14:paraId="00CF896A">
            <w:pPr>
              <w:keepNext w:val="0"/>
              <w:spacing w:before="20" w:after="20" w:line="260" w:lineRule="exact"/>
              <w:ind w:firstLine="0" w:firstLineChars="0"/>
              <w:jc w:val="center"/>
            </w:pPr>
            <w:r>
              <w:rPr>
                <w:rFonts w:ascii="Times New Roman" w:hAnsi="Times New Roman" w:eastAsia="宋体"/>
                <w:b/>
                <w:sz w:val="18"/>
              </w:rPr>
              <w:t>方案</w:t>
            </w:r>
          </w:p>
        </w:tc>
        <w:tc>
          <w:tcPr>
            <w:tcW w:w="1289" w:type="dxa"/>
            <w:tcMar>
              <w:left w:w="70" w:type="dxa"/>
              <w:right w:w="70" w:type="dxa"/>
            </w:tcMar>
            <w:vAlign w:val="center"/>
          </w:tcPr>
          <w:p w14:paraId="5DDDA8ED">
            <w:pPr>
              <w:keepNext w:val="0"/>
              <w:spacing w:before="20" w:after="20" w:line="260" w:lineRule="exact"/>
              <w:ind w:firstLine="0" w:firstLineChars="0"/>
              <w:jc w:val="center"/>
            </w:pPr>
            <w:r>
              <w:rPr>
                <w:rFonts w:ascii="Times New Roman" w:hAnsi="Times New Roman" w:eastAsia="宋体"/>
                <w:b/>
                <w:sz w:val="18"/>
              </w:rPr>
              <w:t>主变组合/MVA</w:t>
            </w:r>
          </w:p>
        </w:tc>
        <w:tc>
          <w:tcPr>
            <w:tcW w:w="1868" w:type="dxa"/>
            <w:tcMar>
              <w:left w:w="70" w:type="dxa"/>
              <w:right w:w="70" w:type="dxa"/>
            </w:tcMar>
            <w:vAlign w:val="center"/>
          </w:tcPr>
          <w:p w14:paraId="2F9A05DF">
            <w:pPr>
              <w:keepNext w:val="0"/>
              <w:spacing w:before="20" w:after="20" w:line="260" w:lineRule="exact"/>
              <w:ind w:firstLine="0" w:firstLineChars="0"/>
              <w:jc w:val="center"/>
            </w:pPr>
            <w:r>
              <w:rPr>
                <w:rFonts w:ascii="Times New Roman" w:hAnsi="Times New Roman" w:eastAsia="宋体"/>
                <w:b/>
                <w:sz w:val="18"/>
              </w:rPr>
              <w:t>储能/MW/MWh</w:t>
            </w:r>
          </w:p>
        </w:tc>
        <w:tc>
          <w:tcPr>
            <w:tcW w:w="1289" w:type="dxa"/>
            <w:tcMar>
              <w:left w:w="70" w:type="dxa"/>
              <w:right w:w="70" w:type="dxa"/>
            </w:tcMar>
            <w:vAlign w:val="center"/>
          </w:tcPr>
          <w:p w14:paraId="3A0EF2D5">
            <w:pPr>
              <w:keepNext w:val="0"/>
              <w:spacing w:before="20" w:after="20" w:line="260" w:lineRule="exact"/>
              <w:ind w:firstLine="0" w:firstLineChars="0"/>
              <w:jc w:val="center"/>
            </w:pPr>
            <w:r>
              <w:rPr>
                <w:rFonts w:ascii="Times New Roman" w:hAnsi="Times New Roman" w:eastAsia="宋体"/>
                <w:b/>
                <w:sz w:val="18"/>
              </w:rPr>
              <w:t>转出/MW</w:t>
            </w:r>
          </w:p>
        </w:tc>
        <w:tc>
          <w:tcPr>
            <w:tcW w:w="1289" w:type="dxa"/>
            <w:tcMar>
              <w:left w:w="70" w:type="dxa"/>
              <w:right w:w="70" w:type="dxa"/>
            </w:tcMar>
            <w:vAlign w:val="center"/>
          </w:tcPr>
          <w:p w14:paraId="3C5A1527">
            <w:pPr>
              <w:keepNext w:val="0"/>
              <w:spacing w:before="20" w:after="20" w:line="260" w:lineRule="exact"/>
              <w:ind w:firstLine="0" w:firstLineChars="0"/>
              <w:jc w:val="center"/>
            </w:pPr>
            <w:r>
              <w:rPr>
                <w:rFonts w:ascii="Times New Roman" w:hAnsi="Times New Roman" w:eastAsia="宋体"/>
                <w:b/>
                <w:sz w:val="18"/>
              </w:rPr>
              <w:t>承接/MW</w:t>
            </w:r>
          </w:p>
        </w:tc>
        <w:tc>
          <w:tcPr>
            <w:tcW w:w="1289" w:type="dxa"/>
            <w:tcMar>
              <w:left w:w="70" w:type="dxa"/>
              <w:right w:w="70" w:type="dxa"/>
            </w:tcMar>
            <w:vAlign w:val="center"/>
          </w:tcPr>
          <w:p w14:paraId="1414BB66">
            <w:pPr>
              <w:keepNext w:val="0"/>
              <w:spacing w:before="20" w:after="20" w:line="260" w:lineRule="exact"/>
              <w:ind w:firstLine="0" w:firstLineChars="0"/>
              <w:jc w:val="center"/>
            </w:pPr>
            <w:r>
              <w:rPr>
                <w:rFonts w:ascii="Times New Roman" w:hAnsi="Times New Roman" w:eastAsia="宋体"/>
                <w:b/>
                <w:sz w:val="18"/>
              </w:rPr>
              <w:t>正向负荷/MW</w:t>
            </w:r>
          </w:p>
        </w:tc>
      </w:tr>
      <w:tr w14:paraId="129987A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3577AE89">
            <w:pPr>
              <w:keepNext w:val="0"/>
              <w:spacing w:before="20" w:after="20" w:line="260" w:lineRule="exact"/>
              <w:ind w:firstLine="0" w:firstLineChars="0"/>
              <w:jc w:val="center"/>
            </w:pPr>
            <w:r>
              <w:rPr>
                <w:rFonts w:ascii="Times New Roman" w:hAnsi="Times New Roman" w:eastAsia="宋体"/>
                <w:b w:val="0"/>
                <w:sz w:val="18"/>
              </w:rPr>
              <w:t>刚性</w:t>
            </w:r>
          </w:p>
        </w:tc>
        <w:tc>
          <w:tcPr>
            <w:tcW w:w="1289" w:type="dxa"/>
            <w:tcMar>
              <w:left w:w="70" w:type="dxa"/>
              <w:right w:w="70" w:type="dxa"/>
            </w:tcMar>
            <w:vAlign w:val="center"/>
          </w:tcPr>
          <w:p w14:paraId="199AABAA">
            <w:pPr>
              <w:keepNext w:val="0"/>
              <w:spacing w:before="20" w:after="20" w:line="260" w:lineRule="exact"/>
              <w:ind w:firstLine="0" w:firstLineChars="0"/>
              <w:jc w:val="center"/>
            </w:pPr>
            <w:r>
              <w:rPr>
                <w:rFonts w:ascii="Times New Roman" w:hAnsi="Times New Roman" w:eastAsia="宋体"/>
                <w:b w:val="0"/>
                <w:sz w:val="18"/>
              </w:rPr>
              <w:t>40.00+40.00</w:t>
            </w:r>
          </w:p>
        </w:tc>
        <w:tc>
          <w:tcPr>
            <w:tcW w:w="1868" w:type="dxa"/>
            <w:tcMar>
              <w:left w:w="70" w:type="dxa"/>
              <w:right w:w="70" w:type="dxa"/>
            </w:tcMar>
            <w:vAlign w:val="center"/>
          </w:tcPr>
          <w:p w14:paraId="2EFE3359">
            <w:pPr>
              <w:keepNext w:val="0"/>
              <w:spacing w:before="20" w:after="20" w:line="260" w:lineRule="exact"/>
              <w:ind w:firstLine="0" w:firstLineChars="0"/>
              <w:jc w:val="center"/>
            </w:pPr>
            <w:r>
              <w:rPr>
                <w:rFonts w:ascii="Times New Roman" w:hAnsi="Times New Roman" w:eastAsia="宋体"/>
                <w:b w:val="0"/>
                <w:sz w:val="18"/>
              </w:rPr>
              <w:t>0.00/0.00</w:t>
            </w:r>
          </w:p>
        </w:tc>
        <w:tc>
          <w:tcPr>
            <w:tcW w:w="1289" w:type="dxa"/>
            <w:tcMar>
              <w:left w:w="70" w:type="dxa"/>
              <w:right w:w="70" w:type="dxa"/>
            </w:tcMar>
            <w:vAlign w:val="center"/>
          </w:tcPr>
          <w:p w14:paraId="438E3E05">
            <w:pPr>
              <w:keepNext w:val="0"/>
              <w:spacing w:before="20" w:after="20" w:line="260" w:lineRule="exact"/>
              <w:ind w:firstLine="0" w:firstLineChars="0"/>
              <w:jc w:val="center"/>
            </w:pPr>
            <w:r>
              <w:rPr>
                <w:rFonts w:ascii="Times New Roman" w:hAnsi="Times New Roman" w:eastAsia="宋体"/>
                <w:b w:val="0"/>
                <w:sz w:val="18"/>
              </w:rPr>
              <w:t>35.75</w:t>
            </w:r>
          </w:p>
        </w:tc>
        <w:tc>
          <w:tcPr>
            <w:tcW w:w="1289" w:type="dxa"/>
            <w:tcMar>
              <w:left w:w="70" w:type="dxa"/>
              <w:right w:w="70" w:type="dxa"/>
            </w:tcMar>
            <w:vAlign w:val="center"/>
          </w:tcPr>
          <w:p w14:paraId="56E384F9">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24A28B4D">
            <w:pPr>
              <w:keepNext w:val="0"/>
              <w:spacing w:before="20" w:after="20" w:line="260" w:lineRule="exact"/>
              <w:ind w:firstLine="0" w:firstLineChars="0"/>
              <w:jc w:val="center"/>
            </w:pPr>
            <w:r>
              <w:rPr>
                <w:rFonts w:ascii="Times New Roman" w:hAnsi="Times New Roman" w:eastAsia="宋体"/>
                <w:b w:val="0"/>
                <w:sz w:val="18"/>
              </w:rPr>
              <w:t>38.00</w:t>
            </w:r>
          </w:p>
        </w:tc>
      </w:tr>
      <w:tr w14:paraId="1EB28E4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17BD4B70">
            <w:pPr>
              <w:keepNext w:val="0"/>
              <w:spacing w:before="20" w:after="20" w:line="260" w:lineRule="exact"/>
              <w:ind w:firstLine="0" w:firstLineChars="0"/>
              <w:jc w:val="center"/>
            </w:pPr>
            <w:r>
              <w:rPr>
                <w:rFonts w:ascii="Times New Roman" w:hAnsi="Times New Roman" w:eastAsia="宋体"/>
                <w:b w:val="0"/>
                <w:sz w:val="18"/>
              </w:rPr>
              <w:t>弹性</w:t>
            </w:r>
          </w:p>
        </w:tc>
        <w:tc>
          <w:tcPr>
            <w:tcW w:w="1289" w:type="dxa"/>
            <w:tcMar>
              <w:left w:w="70" w:type="dxa"/>
              <w:right w:w="70" w:type="dxa"/>
            </w:tcMar>
            <w:vAlign w:val="center"/>
          </w:tcPr>
          <w:p w14:paraId="0CA302F8">
            <w:pPr>
              <w:keepNext w:val="0"/>
              <w:spacing w:before="20" w:after="20" w:line="260" w:lineRule="exact"/>
              <w:ind w:firstLine="0" w:firstLineChars="0"/>
              <w:jc w:val="center"/>
            </w:pPr>
            <w:r>
              <w:rPr>
                <w:rFonts w:ascii="Times New Roman" w:hAnsi="Times New Roman" w:eastAsia="宋体"/>
                <w:b w:val="0"/>
                <w:sz w:val="18"/>
              </w:rPr>
              <w:t>40.00+40.00+50.00</w:t>
            </w:r>
          </w:p>
        </w:tc>
        <w:tc>
          <w:tcPr>
            <w:tcW w:w="1868" w:type="dxa"/>
            <w:tcMar>
              <w:left w:w="70" w:type="dxa"/>
              <w:right w:w="70" w:type="dxa"/>
            </w:tcMar>
            <w:vAlign w:val="center"/>
          </w:tcPr>
          <w:p w14:paraId="4F1D50C6">
            <w:pPr>
              <w:keepNext w:val="0"/>
              <w:spacing w:before="20" w:after="20" w:line="260" w:lineRule="exact"/>
              <w:ind w:firstLine="0" w:firstLineChars="0"/>
              <w:jc w:val="center"/>
            </w:pPr>
            <w:r>
              <w:rPr>
                <w:rFonts w:ascii="Times New Roman" w:hAnsi="Times New Roman" w:eastAsia="宋体"/>
                <w:b w:val="0"/>
                <w:sz w:val="18"/>
              </w:rPr>
              <w:t>0.00/0.00</w:t>
            </w:r>
          </w:p>
        </w:tc>
        <w:tc>
          <w:tcPr>
            <w:tcW w:w="1289" w:type="dxa"/>
            <w:tcMar>
              <w:left w:w="70" w:type="dxa"/>
              <w:right w:w="70" w:type="dxa"/>
            </w:tcMar>
            <w:vAlign w:val="center"/>
          </w:tcPr>
          <w:p w14:paraId="6653E376">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62FF9C9B">
            <w:pPr>
              <w:keepNext w:val="0"/>
              <w:spacing w:before="20" w:after="20" w:line="260" w:lineRule="exact"/>
              <w:ind w:firstLine="0" w:firstLineChars="0"/>
              <w:jc w:val="center"/>
            </w:pPr>
            <w:r>
              <w:rPr>
                <w:rFonts w:ascii="Times New Roman" w:hAnsi="Times New Roman" w:eastAsia="宋体"/>
                <w:b w:val="0"/>
                <w:sz w:val="18"/>
              </w:rPr>
              <w:t>2.25</w:t>
            </w:r>
          </w:p>
        </w:tc>
        <w:tc>
          <w:tcPr>
            <w:tcW w:w="1289" w:type="dxa"/>
            <w:tcMar>
              <w:left w:w="70" w:type="dxa"/>
              <w:right w:w="70" w:type="dxa"/>
            </w:tcMar>
            <w:vAlign w:val="center"/>
          </w:tcPr>
          <w:p w14:paraId="3C2B45D1">
            <w:pPr>
              <w:keepNext w:val="0"/>
              <w:spacing w:before="20" w:after="20" w:line="260" w:lineRule="exact"/>
              <w:ind w:firstLine="0" w:firstLineChars="0"/>
              <w:jc w:val="center"/>
            </w:pPr>
            <w:r>
              <w:rPr>
                <w:rFonts w:ascii="Times New Roman" w:hAnsi="Times New Roman" w:eastAsia="宋体"/>
                <w:b w:val="0"/>
                <w:sz w:val="18"/>
              </w:rPr>
              <w:t>76.00</w:t>
            </w:r>
          </w:p>
        </w:tc>
      </w:tr>
    </w:tbl>
    <w:p w14:paraId="13A5EB6E">
      <w:pPr>
        <w:pStyle w:val="7"/>
        <w:keepNext/>
        <w:numPr>
          <w:ilvl w:val="0"/>
          <w:numId w:val="0"/>
        </w:numPr>
        <w:spacing w:before="160" w:after="120" w:line="360" w:lineRule="auto"/>
        <w:ind w:firstLine="0"/>
      </w:pPr>
      <w:bookmarkStart w:id="210" w:name="bdz-00055站规划分析"/>
      <w:r>
        <w:rPr>
          <w:rFonts w:ascii="Times New Roman" w:hAnsi="Times New Roman" w:eastAsia="方正仿宋_GBK"/>
          <w:b/>
          <w:sz w:val="24"/>
        </w:rPr>
        <w:t>BDZ-00055站规划分析</w:t>
      </w:r>
      <w:bookmarkEnd w:id="210"/>
    </w:p>
    <w:p w14:paraId="63B58C41">
      <w:pPr>
        <w:widowControl/>
        <w:spacing w:before="0" w:after="0" w:line="300" w:lineRule="auto"/>
        <w:ind w:firstLine="480"/>
        <w:jc w:val="both"/>
      </w:pPr>
      <w:r>
        <w:rPr>
          <w:rFonts w:ascii="Times New Roman" w:hAnsi="Times New Roman" w:eastAsia="方正仿宋_GBK"/>
          <w:b w:val="0"/>
          <w:sz w:val="24"/>
        </w:rPr>
        <w:t>该站基期主变配置为40.00+40.00 MVA，规划第4年转接前最大正向、反向净负荷分别为39.83 MW和5.89 MW，正向95%峰值持续时间为3.00 h。弹性方案沿用基期主变容量，后续各年通过站间负荷转接满足容量需求。</w:t>
      </w:r>
    </w:p>
    <w:p w14:paraId="06B26677">
      <w:pPr>
        <w:pStyle w:val="2"/>
        <w:widowControl/>
        <w:spacing w:before="0" w:after="0" w:line="300" w:lineRule="auto"/>
        <w:ind w:firstLine="480"/>
        <w:jc w:val="both"/>
      </w:pPr>
      <w:r>
        <w:rPr>
          <w:rFonts w:ascii="Times New Roman" w:hAnsi="Times New Roman" w:eastAsia="方正仿宋_GBK"/>
          <w:b w:val="0"/>
          <w:sz w:val="24"/>
        </w:rPr>
        <w:t>第4年转出1.83 MW、承接0.00 MW后，正向校核负荷为38.00 MW。负荷转出降低正向需求，同时将反向校核上界提高至7.72 MW，配置按两个方向共同确定。刚性方案第4年主变总容量为80.00 MVA，储能为0.00 MW；弹性方案相应为80.00 MVA和0.00 MW。两类方案的本站主变配置接近，差异主要通过区域其他站点的容量和负荷安排体现。</w:t>
      </w:r>
    </w:p>
    <w:p w14:paraId="7B3EB788">
      <w:pPr>
        <w:pStyle w:val="2"/>
        <w:keepNext/>
        <w:spacing w:before="120" w:after="80" w:line="300" w:lineRule="auto"/>
        <w:ind w:firstLine="0"/>
        <w:jc w:val="center"/>
      </w:pPr>
      <w:r>
        <w:rPr>
          <w:rFonts w:ascii="Times New Roman" w:hAnsi="Times New Roman" w:eastAsia="宋体"/>
          <w:b w:val="0"/>
          <w:sz w:val="21"/>
        </w:rPr>
        <w:t>表5-39 BDZ-00055站第4年配置与负荷转接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289"/>
        <w:gridCol w:w="1289"/>
        <w:gridCol w:w="1868"/>
        <w:gridCol w:w="1289"/>
        <w:gridCol w:w="1289"/>
        <w:gridCol w:w="1289"/>
      </w:tblGrid>
      <w:tr w14:paraId="598CBED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289" w:type="dxa"/>
            <w:tcMar>
              <w:left w:w="70" w:type="dxa"/>
              <w:right w:w="70" w:type="dxa"/>
            </w:tcMar>
            <w:vAlign w:val="center"/>
          </w:tcPr>
          <w:p w14:paraId="16877C6F">
            <w:pPr>
              <w:keepNext w:val="0"/>
              <w:spacing w:before="20" w:after="20" w:line="260" w:lineRule="exact"/>
              <w:ind w:firstLine="0" w:firstLineChars="0"/>
              <w:jc w:val="center"/>
            </w:pPr>
            <w:r>
              <w:rPr>
                <w:rFonts w:ascii="Times New Roman" w:hAnsi="Times New Roman" w:eastAsia="宋体"/>
                <w:b/>
                <w:sz w:val="18"/>
              </w:rPr>
              <w:t>方案</w:t>
            </w:r>
          </w:p>
        </w:tc>
        <w:tc>
          <w:tcPr>
            <w:tcW w:w="1289" w:type="dxa"/>
            <w:tcMar>
              <w:left w:w="70" w:type="dxa"/>
              <w:right w:w="70" w:type="dxa"/>
            </w:tcMar>
            <w:vAlign w:val="center"/>
          </w:tcPr>
          <w:p w14:paraId="567A4049">
            <w:pPr>
              <w:keepNext w:val="0"/>
              <w:spacing w:before="20" w:after="20" w:line="260" w:lineRule="exact"/>
              <w:ind w:firstLine="0" w:firstLineChars="0"/>
              <w:jc w:val="center"/>
            </w:pPr>
            <w:r>
              <w:rPr>
                <w:rFonts w:ascii="Times New Roman" w:hAnsi="Times New Roman" w:eastAsia="宋体"/>
                <w:b/>
                <w:sz w:val="18"/>
              </w:rPr>
              <w:t>主变组合/MVA</w:t>
            </w:r>
          </w:p>
        </w:tc>
        <w:tc>
          <w:tcPr>
            <w:tcW w:w="1868" w:type="dxa"/>
            <w:tcMar>
              <w:left w:w="70" w:type="dxa"/>
              <w:right w:w="70" w:type="dxa"/>
            </w:tcMar>
            <w:vAlign w:val="center"/>
          </w:tcPr>
          <w:p w14:paraId="5443653B">
            <w:pPr>
              <w:keepNext w:val="0"/>
              <w:spacing w:before="20" w:after="20" w:line="260" w:lineRule="exact"/>
              <w:ind w:firstLine="0" w:firstLineChars="0"/>
              <w:jc w:val="center"/>
            </w:pPr>
            <w:r>
              <w:rPr>
                <w:rFonts w:ascii="Times New Roman" w:hAnsi="Times New Roman" w:eastAsia="宋体"/>
                <w:b/>
                <w:sz w:val="18"/>
              </w:rPr>
              <w:t>储能/MW/MWh</w:t>
            </w:r>
          </w:p>
        </w:tc>
        <w:tc>
          <w:tcPr>
            <w:tcW w:w="1289" w:type="dxa"/>
            <w:tcMar>
              <w:left w:w="70" w:type="dxa"/>
              <w:right w:w="70" w:type="dxa"/>
            </w:tcMar>
            <w:vAlign w:val="center"/>
          </w:tcPr>
          <w:p w14:paraId="12F9DA92">
            <w:pPr>
              <w:keepNext w:val="0"/>
              <w:spacing w:before="20" w:after="20" w:line="260" w:lineRule="exact"/>
              <w:ind w:firstLine="0" w:firstLineChars="0"/>
              <w:jc w:val="center"/>
            </w:pPr>
            <w:r>
              <w:rPr>
                <w:rFonts w:ascii="Times New Roman" w:hAnsi="Times New Roman" w:eastAsia="宋体"/>
                <w:b/>
                <w:sz w:val="18"/>
              </w:rPr>
              <w:t>转出/MW</w:t>
            </w:r>
          </w:p>
        </w:tc>
        <w:tc>
          <w:tcPr>
            <w:tcW w:w="1289" w:type="dxa"/>
            <w:tcMar>
              <w:left w:w="70" w:type="dxa"/>
              <w:right w:w="70" w:type="dxa"/>
            </w:tcMar>
            <w:vAlign w:val="center"/>
          </w:tcPr>
          <w:p w14:paraId="208C3DAA">
            <w:pPr>
              <w:keepNext w:val="0"/>
              <w:spacing w:before="20" w:after="20" w:line="260" w:lineRule="exact"/>
              <w:ind w:firstLine="0" w:firstLineChars="0"/>
              <w:jc w:val="center"/>
            </w:pPr>
            <w:r>
              <w:rPr>
                <w:rFonts w:ascii="Times New Roman" w:hAnsi="Times New Roman" w:eastAsia="宋体"/>
                <w:b/>
                <w:sz w:val="18"/>
              </w:rPr>
              <w:t>承接/MW</w:t>
            </w:r>
          </w:p>
        </w:tc>
        <w:tc>
          <w:tcPr>
            <w:tcW w:w="1289" w:type="dxa"/>
            <w:tcMar>
              <w:left w:w="70" w:type="dxa"/>
              <w:right w:w="70" w:type="dxa"/>
            </w:tcMar>
            <w:vAlign w:val="center"/>
          </w:tcPr>
          <w:p w14:paraId="703E31A9">
            <w:pPr>
              <w:keepNext w:val="0"/>
              <w:spacing w:before="20" w:after="20" w:line="260" w:lineRule="exact"/>
              <w:ind w:firstLine="0" w:firstLineChars="0"/>
              <w:jc w:val="center"/>
            </w:pPr>
            <w:r>
              <w:rPr>
                <w:rFonts w:ascii="Times New Roman" w:hAnsi="Times New Roman" w:eastAsia="宋体"/>
                <w:b/>
                <w:sz w:val="18"/>
              </w:rPr>
              <w:t>正向负荷/MW</w:t>
            </w:r>
          </w:p>
        </w:tc>
      </w:tr>
      <w:tr w14:paraId="6A5FF99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05DA8D43">
            <w:pPr>
              <w:keepNext w:val="0"/>
              <w:spacing w:before="20" w:after="20" w:line="260" w:lineRule="exact"/>
              <w:ind w:firstLine="0" w:firstLineChars="0"/>
              <w:jc w:val="center"/>
            </w:pPr>
            <w:r>
              <w:rPr>
                <w:rFonts w:ascii="Times New Roman" w:hAnsi="Times New Roman" w:eastAsia="宋体"/>
                <w:b w:val="0"/>
                <w:sz w:val="18"/>
              </w:rPr>
              <w:t>刚性</w:t>
            </w:r>
          </w:p>
        </w:tc>
        <w:tc>
          <w:tcPr>
            <w:tcW w:w="1289" w:type="dxa"/>
            <w:tcMar>
              <w:left w:w="70" w:type="dxa"/>
              <w:right w:w="70" w:type="dxa"/>
            </w:tcMar>
            <w:vAlign w:val="center"/>
          </w:tcPr>
          <w:p w14:paraId="77011823">
            <w:pPr>
              <w:keepNext w:val="0"/>
              <w:spacing w:before="20" w:after="20" w:line="260" w:lineRule="exact"/>
              <w:ind w:firstLine="0" w:firstLineChars="0"/>
              <w:jc w:val="center"/>
            </w:pPr>
            <w:r>
              <w:rPr>
                <w:rFonts w:ascii="Times New Roman" w:hAnsi="Times New Roman" w:eastAsia="宋体"/>
                <w:b w:val="0"/>
                <w:sz w:val="18"/>
              </w:rPr>
              <w:t>40.00+40.00</w:t>
            </w:r>
          </w:p>
        </w:tc>
        <w:tc>
          <w:tcPr>
            <w:tcW w:w="1868" w:type="dxa"/>
            <w:tcMar>
              <w:left w:w="70" w:type="dxa"/>
              <w:right w:w="70" w:type="dxa"/>
            </w:tcMar>
            <w:vAlign w:val="center"/>
          </w:tcPr>
          <w:p w14:paraId="0843B49B">
            <w:pPr>
              <w:keepNext w:val="0"/>
              <w:spacing w:before="20" w:after="20" w:line="260" w:lineRule="exact"/>
              <w:ind w:firstLine="0" w:firstLineChars="0"/>
              <w:jc w:val="center"/>
            </w:pPr>
            <w:r>
              <w:rPr>
                <w:rFonts w:ascii="Times New Roman" w:hAnsi="Times New Roman" w:eastAsia="宋体"/>
                <w:b w:val="0"/>
                <w:sz w:val="18"/>
              </w:rPr>
              <w:t>0.00/0.00</w:t>
            </w:r>
          </w:p>
        </w:tc>
        <w:tc>
          <w:tcPr>
            <w:tcW w:w="1289" w:type="dxa"/>
            <w:tcMar>
              <w:left w:w="70" w:type="dxa"/>
              <w:right w:w="70" w:type="dxa"/>
            </w:tcMar>
            <w:vAlign w:val="center"/>
          </w:tcPr>
          <w:p w14:paraId="13429B32">
            <w:pPr>
              <w:keepNext w:val="0"/>
              <w:spacing w:before="20" w:after="20" w:line="260" w:lineRule="exact"/>
              <w:ind w:firstLine="0" w:firstLineChars="0"/>
              <w:jc w:val="center"/>
            </w:pPr>
            <w:r>
              <w:rPr>
                <w:rFonts w:ascii="Times New Roman" w:hAnsi="Times New Roman" w:eastAsia="宋体"/>
                <w:b w:val="0"/>
                <w:sz w:val="18"/>
              </w:rPr>
              <w:t>1.83</w:t>
            </w:r>
          </w:p>
        </w:tc>
        <w:tc>
          <w:tcPr>
            <w:tcW w:w="1289" w:type="dxa"/>
            <w:tcMar>
              <w:left w:w="70" w:type="dxa"/>
              <w:right w:w="70" w:type="dxa"/>
            </w:tcMar>
            <w:vAlign w:val="center"/>
          </w:tcPr>
          <w:p w14:paraId="11988E45">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1C6F7737">
            <w:pPr>
              <w:keepNext w:val="0"/>
              <w:spacing w:before="20" w:after="20" w:line="260" w:lineRule="exact"/>
              <w:ind w:firstLine="0" w:firstLineChars="0"/>
              <w:jc w:val="center"/>
            </w:pPr>
            <w:r>
              <w:rPr>
                <w:rFonts w:ascii="Times New Roman" w:hAnsi="Times New Roman" w:eastAsia="宋体"/>
                <w:b w:val="0"/>
                <w:sz w:val="18"/>
              </w:rPr>
              <w:t>38.00</w:t>
            </w:r>
          </w:p>
        </w:tc>
      </w:tr>
      <w:tr w14:paraId="4EA7D59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0835CD9D">
            <w:pPr>
              <w:keepNext w:val="0"/>
              <w:spacing w:before="20" w:after="20" w:line="260" w:lineRule="exact"/>
              <w:ind w:firstLine="0" w:firstLineChars="0"/>
              <w:jc w:val="center"/>
            </w:pPr>
            <w:r>
              <w:rPr>
                <w:rFonts w:ascii="Times New Roman" w:hAnsi="Times New Roman" w:eastAsia="宋体"/>
                <w:b w:val="0"/>
                <w:sz w:val="18"/>
              </w:rPr>
              <w:t>弹性</w:t>
            </w:r>
          </w:p>
        </w:tc>
        <w:tc>
          <w:tcPr>
            <w:tcW w:w="1289" w:type="dxa"/>
            <w:tcMar>
              <w:left w:w="70" w:type="dxa"/>
              <w:right w:w="70" w:type="dxa"/>
            </w:tcMar>
            <w:vAlign w:val="center"/>
          </w:tcPr>
          <w:p w14:paraId="19EE3DB6">
            <w:pPr>
              <w:keepNext w:val="0"/>
              <w:spacing w:before="20" w:after="20" w:line="260" w:lineRule="exact"/>
              <w:ind w:firstLine="0" w:firstLineChars="0"/>
              <w:jc w:val="center"/>
            </w:pPr>
            <w:r>
              <w:rPr>
                <w:rFonts w:ascii="Times New Roman" w:hAnsi="Times New Roman" w:eastAsia="宋体"/>
                <w:b w:val="0"/>
                <w:sz w:val="18"/>
              </w:rPr>
              <w:t>40.00+40.00</w:t>
            </w:r>
          </w:p>
        </w:tc>
        <w:tc>
          <w:tcPr>
            <w:tcW w:w="1868" w:type="dxa"/>
            <w:tcMar>
              <w:left w:w="70" w:type="dxa"/>
              <w:right w:w="70" w:type="dxa"/>
            </w:tcMar>
            <w:vAlign w:val="center"/>
          </w:tcPr>
          <w:p w14:paraId="7185302A">
            <w:pPr>
              <w:keepNext w:val="0"/>
              <w:spacing w:before="20" w:after="20" w:line="260" w:lineRule="exact"/>
              <w:ind w:firstLine="0" w:firstLineChars="0"/>
              <w:jc w:val="center"/>
            </w:pPr>
            <w:r>
              <w:rPr>
                <w:rFonts w:ascii="Times New Roman" w:hAnsi="Times New Roman" w:eastAsia="宋体"/>
                <w:b w:val="0"/>
                <w:sz w:val="18"/>
              </w:rPr>
              <w:t>0.00/0.00</w:t>
            </w:r>
          </w:p>
        </w:tc>
        <w:tc>
          <w:tcPr>
            <w:tcW w:w="1289" w:type="dxa"/>
            <w:tcMar>
              <w:left w:w="70" w:type="dxa"/>
              <w:right w:w="70" w:type="dxa"/>
            </w:tcMar>
            <w:vAlign w:val="center"/>
          </w:tcPr>
          <w:p w14:paraId="3BE7E849">
            <w:pPr>
              <w:keepNext w:val="0"/>
              <w:spacing w:before="20" w:after="20" w:line="260" w:lineRule="exact"/>
              <w:ind w:firstLine="0" w:firstLineChars="0"/>
              <w:jc w:val="center"/>
            </w:pPr>
            <w:r>
              <w:rPr>
                <w:rFonts w:ascii="Times New Roman" w:hAnsi="Times New Roman" w:eastAsia="宋体"/>
                <w:b w:val="0"/>
                <w:sz w:val="18"/>
              </w:rPr>
              <w:t>1.83</w:t>
            </w:r>
          </w:p>
        </w:tc>
        <w:tc>
          <w:tcPr>
            <w:tcW w:w="1289" w:type="dxa"/>
            <w:tcMar>
              <w:left w:w="70" w:type="dxa"/>
              <w:right w:w="70" w:type="dxa"/>
            </w:tcMar>
            <w:vAlign w:val="center"/>
          </w:tcPr>
          <w:p w14:paraId="20470F1F">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6531D53E">
            <w:pPr>
              <w:keepNext w:val="0"/>
              <w:spacing w:before="20" w:after="20" w:line="260" w:lineRule="exact"/>
              <w:ind w:firstLine="0" w:firstLineChars="0"/>
              <w:jc w:val="center"/>
            </w:pPr>
            <w:r>
              <w:rPr>
                <w:rFonts w:ascii="Times New Roman" w:hAnsi="Times New Roman" w:eastAsia="宋体"/>
                <w:b w:val="0"/>
                <w:sz w:val="18"/>
              </w:rPr>
              <w:t>38.00</w:t>
            </w:r>
          </w:p>
        </w:tc>
      </w:tr>
    </w:tbl>
    <w:p w14:paraId="7DB36ADD">
      <w:pPr>
        <w:pStyle w:val="7"/>
        <w:keepNext/>
        <w:numPr>
          <w:ilvl w:val="0"/>
          <w:numId w:val="0"/>
        </w:numPr>
        <w:spacing w:before="160" w:after="120" w:line="360" w:lineRule="auto"/>
        <w:ind w:firstLine="0"/>
      </w:pPr>
      <w:bookmarkStart w:id="211" w:name="bdz-00062站规划分析"/>
      <w:r>
        <w:rPr>
          <w:rFonts w:ascii="Times New Roman" w:hAnsi="Times New Roman" w:eastAsia="方正仿宋_GBK"/>
          <w:b/>
          <w:sz w:val="24"/>
        </w:rPr>
        <w:t>BDZ-00062站规划分析</w:t>
      </w:r>
      <w:bookmarkEnd w:id="211"/>
    </w:p>
    <w:p w14:paraId="48D7EBCD">
      <w:pPr>
        <w:widowControl/>
        <w:spacing w:before="0" w:after="0" w:line="300" w:lineRule="auto"/>
        <w:ind w:firstLine="480"/>
        <w:jc w:val="both"/>
      </w:pPr>
      <w:r>
        <w:rPr>
          <w:rFonts w:ascii="Times New Roman" w:hAnsi="Times New Roman" w:eastAsia="方正仿宋_GBK"/>
          <w:b w:val="0"/>
          <w:sz w:val="24"/>
        </w:rPr>
        <w:t>该站基期主变配置为40.00+40.00 MVA，规划第4年转接前最大正向、反向净负荷分别为48.63 MW和0.00 MW，正向95%峰值持续时间为3.00 h。弹性方案沿用基期主变容量，后续各年通过站间负荷转接满足容量需求。</w:t>
      </w:r>
    </w:p>
    <w:p w14:paraId="65B62798">
      <w:pPr>
        <w:pStyle w:val="2"/>
        <w:widowControl/>
        <w:spacing w:before="0" w:after="0" w:line="300" w:lineRule="auto"/>
        <w:ind w:firstLine="480"/>
        <w:jc w:val="both"/>
      </w:pPr>
      <w:r>
        <w:rPr>
          <w:rFonts w:ascii="Times New Roman" w:hAnsi="Times New Roman" w:eastAsia="方正仿宋_GBK"/>
          <w:b w:val="0"/>
          <w:sz w:val="24"/>
        </w:rPr>
        <w:t>第4年转出10.63 MW、承接0.00 MW后，正向校核负荷为38.00 MW。负荷转出降低正向需求，同时将反向校核上界提高至10.63 MW，配置按两个方向共同确定。刚性方案第4年主变总容量为80.00 MVA，储能为0.00 MW；弹性方案相应为80.00 MVA和0.00 MW。两类方案的本站主变配置接近，差异主要通过区域其他站点的容量和负荷安排体现。</w:t>
      </w:r>
    </w:p>
    <w:p w14:paraId="2458863E">
      <w:pPr>
        <w:pStyle w:val="2"/>
        <w:keepNext/>
        <w:spacing w:before="120" w:after="80" w:line="300" w:lineRule="auto"/>
        <w:ind w:firstLine="0"/>
        <w:jc w:val="center"/>
      </w:pPr>
      <w:r>
        <w:rPr>
          <w:rFonts w:ascii="Times New Roman" w:hAnsi="Times New Roman" w:eastAsia="宋体"/>
          <w:b w:val="0"/>
          <w:sz w:val="21"/>
        </w:rPr>
        <w:t>表5-40 BDZ-00062站第4年配置与负荷转接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289"/>
        <w:gridCol w:w="1289"/>
        <w:gridCol w:w="1868"/>
        <w:gridCol w:w="1289"/>
        <w:gridCol w:w="1289"/>
        <w:gridCol w:w="1289"/>
      </w:tblGrid>
      <w:tr w14:paraId="0868DE8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289" w:type="dxa"/>
            <w:tcMar>
              <w:left w:w="70" w:type="dxa"/>
              <w:right w:w="70" w:type="dxa"/>
            </w:tcMar>
            <w:vAlign w:val="center"/>
          </w:tcPr>
          <w:p w14:paraId="32B9515B">
            <w:pPr>
              <w:keepNext w:val="0"/>
              <w:spacing w:before="20" w:after="20" w:line="260" w:lineRule="exact"/>
              <w:ind w:firstLine="0" w:firstLineChars="0"/>
              <w:jc w:val="center"/>
            </w:pPr>
            <w:r>
              <w:rPr>
                <w:rFonts w:ascii="Times New Roman" w:hAnsi="Times New Roman" w:eastAsia="宋体"/>
                <w:b/>
                <w:sz w:val="18"/>
              </w:rPr>
              <w:t>方案</w:t>
            </w:r>
          </w:p>
        </w:tc>
        <w:tc>
          <w:tcPr>
            <w:tcW w:w="1289" w:type="dxa"/>
            <w:tcMar>
              <w:left w:w="70" w:type="dxa"/>
              <w:right w:w="70" w:type="dxa"/>
            </w:tcMar>
            <w:vAlign w:val="center"/>
          </w:tcPr>
          <w:p w14:paraId="680747AB">
            <w:pPr>
              <w:keepNext w:val="0"/>
              <w:spacing w:before="20" w:after="20" w:line="260" w:lineRule="exact"/>
              <w:ind w:firstLine="0" w:firstLineChars="0"/>
              <w:jc w:val="center"/>
            </w:pPr>
            <w:r>
              <w:rPr>
                <w:rFonts w:ascii="Times New Roman" w:hAnsi="Times New Roman" w:eastAsia="宋体"/>
                <w:b/>
                <w:sz w:val="18"/>
              </w:rPr>
              <w:t>主变组合/MVA</w:t>
            </w:r>
          </w:p>
        </w:tc>
        <w:tc>
          <w:tcPr>
            <w:tcW w:w="1868" w:type="dxa"/>
            <w:tcMar>
              <w:left w:w="70" w:type="dxa"/>
              <w:right w:w="70" w:type="dxa"/>
            </w:tcMar>
            <w:vAlign w:val="center"/>
          </w:tcPr>
          <w:p w14:paraId="442852FA">
            <w:pPr>
              <w:keepNext w:val="0"/>
              <w:spacing w:before="20" w:after="20" w:line="260" w:lineRule="exact"/>
              <w:ind w:firstLine="0" w:firstLineChars="0"/>
              <w:jc w:val="center"/>
            </w:pPr>
            <w:r>
              <w:rPr>
                <w:rFonts w:ascii="Times New Roman" w:hAnsi="Times New Roman" w:eastAsia="宋体"/>
                <w:b/>
                <w:sz w:val="18"/>
              </w:rPr>
              <w:t>储能/MW/MWh</w:t>
            </w:r>
          </w:p>
        </w:tc>
        <w:tc>
          <w:tcPr>
            <w:tcW w:w="1289" w:type="dxa"/>
            <w:tcMar>
              <w:left w:w="70" w:type="dxa"/>
              <w:right w:w="70" w:type="dxa"/>
            </w:tcMar>
            <w:vAlign w:val="center"/>
          </w:tcPr>
          <w:p w14:paraId="00A041D5">
            <w:pPr>
              <w:keepNext w:val="0"/>
              <w:spacing w:before="20" w:after="20" w:line="260" w:lineRule="exact"/>
              <w:ind w:firstLine="0" w:firstLineChars="0"/>
              <w:jc w:val="center"/>
            </w:pPr>
            <w:r>
              <w:rPr>
                <w:rFonts w:ascii="Times New Roman" w:hAnsi="Times New Roman" w:eastAsia="宋体"/>
                <w:b/>
                <w:sz w:val="18"/>
              </w:rPr>
              <w:t>转出/MW</w:t>
            </w:r>
          </w:p>
        </w:tc>
        <w:tc>
          <w:tcPr>
            <w:tcW w:w="1289" w:type="dxa"/>
            <w:tcMar>
              <w:left w:w="70" w:type="dxa"/>
              <w:right w:w="70" w:type="dxa"/>
            </w:tcMar>
            <w:vAlign w:val="center"/>
          </w:tcPr>
          <w:p w14:paraId="5AB64DCA">
            <w:pPr>
              <w:keepNext w:val="0"/>
              <w:spacing w:before="20" w:after="20" w:line="260" w:lineRule="exact"/>
              <w:ind w:firstLine="0" w:firstLineChars="0"/>
              <w:jc w:val="center"/>
            </w:pPr>
            <w:r>
              <w:rPr>
                <w:rFonts w:ascii="Times New Roman" w:hAnsi="Times New Roman" w:eastAsia="宋体"/>
                <w:b/>
                <w:sz w:val="18"/>
              </w:rPr>
              <w:t>承接/MW</w:t>
            </w:r>
          </w:p>
        </w:tc>
        <w:tc>
          <w:tcPr>
            <w:tcW w:w="1289" w:type="dxa"/>
            <w:tcMar>
              <w:left w:w="70" w:type="dxa"/>
              <w:right w:w="70" w:type="dxa"/>
            </w:tcMar>
            <w:vAlign w:val="center"/>
          </w:tcPr>
          <w:p w14:paraId="5C972E8C">
            <w:pPr>
              <w:keepNext w:val="0"/>
              <w:spacing w:before="20" w:after="20" w:line="260" w:lineRule="exact"/>
              <w:ind w:firstLine="0" w:firstLineChars="0"/>
              <w:jc w:val="center"/>
            </w:pPr>
            <w:r>
              <w:rPr>
                <w:rFonts w:ascii="Times New Roman" w:hAnsi="Times New Roman" w:eastAsia="宋体"/>
                <w:b/>
                <w:sz w:val="18"/>
              </w:rPr>
              <w:t>正向负荷/MW</w:t>
            </w:r>
          </w:p>
        </w:tc>
      </w:tr>
      <w:tr w14:paraId="76F0781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31CF9395">
            <w:pPr>
              <w:keepNext w:val="0"/>
              <w:spacing w:before="20" w:after="20" w:line="260" w:lineRule="exact"/>
              <w:ind w:firstLine="0" w:firstLineChars="0"/>
              <w:jc w:val="center"/>
            </w:pPr>
            <w:r>
              <w:rPr>
                <w:rFonts w:ascii="Times New Roman" w:hAnsi="Times New Roman" w:eastAsia="宋体"/>
                <w:b w:val="0"/>
                <w:sz w:val="18"/>
              </w:rPr>
              <w:t>刚性</w:t>
            </w:r>
          </w:p>
        </w:tc>
        <w:tc>
          <w:tcPr>
            <w:tcW w:w="1289" w:type="dxa"/>
            <w:tcMar>
              <w:left w:w="70" w:type="dxa"/>
              <w:right w:w="70" w:type="dxa"/>
            </w:tcMar>
            <w:vAlign w:val="center"/>
          </w:tcPr>
          <w:p w14:paraId="629697FF">
            <w:pPr>
              <w:keepNext w:val="0"/>
              <w:spacing w:before="20" w:after="20" w:line="260" w:lineRule="exact"/>
              <w:ind w:firstLine="0" w:firstLineChars="0"/>
              <w:jc w:val="center"/>
            </w:pPr>
            <w:r>
              <w:rPr>
                <w:rFonts w:ascii="Times New Roman" w:hAnsi="Times New Roman" w:eastAsia="宋体"/>
                <w:b w:val="0"/>
                <w:sz w:val="18"/>
              </w:rPr>
              <w:t>40.00+40.00</w:t>
            </w:r>
          </w:p>
        </w:tc>
        <w:tc>
          <w:tcPr>
            <w:tcW w:w="1868" w:type="dxa"/>
            <w:tcMar>
              <w:left w:w="70" w:type="dxa"/>
              <w:right w:w="70" w:type="dxa"/>
            </w:tcMar>
            <w:vAlign w:val="center"/>
          </w:tcPr>
          <w:p w14:paraId="750C168C">
            <w:pPr>
              <w:keepNext w:val="0"/>
              <w:spacing w:before="20" w:after="20" w:line="260" w:lineRule="exact"/>
              <w:ind w:firstLine="0" w:firstLineChars="0"/>
              <w:jc w:val="center"/>
            </w:pPr>
            <w:r>
              <w:rPr>
                <w:rFonts w:ascii="Times New Roman" w:hAnsi="Times New Roman" w:eastAsia="宋体"/>
                <w:b w:val="0"/>
                <w:sz w:val="18"/>
              </w:rPr>
              <w:t>0.00/0.00</w:t>
            </w:r>
          </w:p>
        </w:tc>
        <w:tc>
          <w:tcPr>
            <w:tcW w:w="1289" w:type="dxa"/>
            <w:tcMar>
              <w:left w:w="70" w:type="dxa"/>
              <w:right w:w="70" w:type="dxa"/>
            </w:tcMar>
            <w:vAlign w:val="center"/>
          </w:tcPr>
          <w:p w14:paraId="585EE2F3">
            <w:pPr>
              <w:keepNext w:val="0"/>
              <w:spacing w:before="20" w:after="20" w:line="260" w:lineRule="exact"/>
              <w:ind w:firstLine="0" w:firstLineChars="0"/>
              <w:jc w:val="center"/>
            </w:pPr>
            <w:r>
              <w:rPr>
                <w:rFonts w:ascii="Times New Roman" w:hAnsi="Times New Roman" w:eastAsia="宋体"/>
                <w:b w:val="0"/>
                <w:sz w:val="18"/>
              </w:rPr>
              <w:t>10.63</w:t>
            </w:r>
          </w:p>
        </w:tc>
        <w:tc>
          <w:tcPr>
            <w:tcW w:w="1289" w:type="dxa"/>
            <w:tcMar>
              <w:left w:w="70" w:type="dxa"/>
              <w:right w:w="70" w:type="dxa"/>
            </w:tcMar>
            <w:vAlign w:val="center"/>
          </w:tcPr>
          <w:p w14:paraId="0506AAD4">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6B70247F">
            <w:pPr>
              <w:keepNext w:val="0"/>
              <w:spacing w:before="20" w:after="20" w:line="260" w:lineRule="exact"/>
              <w:ind w:firstLine="0" w:firstLineChars="0"/>
              <w:jc w:val="center"/>
            </w:pPr>
            <w:r>
              <w:rPr>
                <w:rFonts w:ascii="Times New Roman" w:hAnsi="Times New Roman" w:eastAsia="宋体"/>
                <w:b w:val="0"/>
                <w:sz w:val="18"/>
              </w:rPr>
              <w:t>38.00</w:t>
            </w:r>
          </w:p>
        </w:tc>
      </w:tr>
      <w:tr w14:paraId="100751D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44AA2FC4">
            <w:pPr>
              <w:keepNext w:val="0"/>
              <w:spacing w:before="20" w:after="20" w:line="260" w:lineRule="exact"/>
              <w:ind w:firstLine="0" w:firstLineChars="0"/>
              <w:jc w:val="center"/>
            </w:pPr>
            <w:r>
              <w:rPr>
                <w:rFonts w:ascii="Times New Roman" w:hAnsi="Times New Roman" w:eastAsia="宋体"/>
                <w:b w:val="0"/>
                <w:sz w:val="18"/>
              </w:rPr>
              <w:t>弹性</w:t>
            </w:r>
          </w:p>
        </w:tc>
        <w:tc>
          <w:tcPr>
            <w:tcW w:w="1289" w:type="dxa"/>
            <w:tcMar>
              <w:left w:w="70" w:type="dxa"/>
              <w:right w:w="70" w:type="dxa"/>
            </w:tcMar>
            <w:vAlign w:val="center"/>
          </w:tcPr>
          <w:p w14:paraId="36BBC927">
            <w:pPr>
              <w:keepNext w:val="0"/>
              <w:spacing w:before="20" w:after="20" w:line="260" w:lineRule="exact"/>
              <w:ind w:firstLine="0" w:firstLineChars="0"/>
              <w:jc w:val="center"/>
            </w:pPr>
            <w:r>
              <w:rPr>
                <w:rFonts w:ascii="Times New Roman" w:hAnsi="Times New Roman" w:eastAsia="宋体"/>
                <w:b w:val="0"/>
                <w:sz w:val="18"/>
              </w:rPr>
              <w:t>40.00+40.00</w:t>
            </w:r>
          </w:p>
        </w:tc>
        <w:tc>
          <w:tcPr>
            <w:tcW w:w="1868" w:type="dxa"/>
            <w:tcMar>
              <w:left w:w="70" w:type="dxa"/>
              <w:right w:w="70" w:type="dxa"/>
            </w:tcMar>
            <w:vAlign w:val="center"/>
          </w:tcPr>
          <w:p w14:paraId="0E45B139">
            <w:pPr>
              <w:keepNext w:val="0"/>
              <w:spacing w:before="20" w:after="20" w:line="260" w:lineRule="exact"/>
              <w:ind w:firstLine="0" w:firstLineChars="0"/>
              <w:jc w:val="center"/>
            </w:pPr>
            <w:r>
              <w:rPr>
                <w:rFonts w:ascii="Times New Roman" w:hAnsi="Times New Roman" w:eastAsia="宋体"/>
                <w:b w:val="0"/>
                <w:sz w:val="18"/>
              </w:rPr>
              <w:t>0.00/0.00</w:t>
            </w:r>
          </w:p>
        </w:tc>
        <w:tc>
          <w:tcPr>
            <w:tcW w:w="1289" w:type="dxa"/>
            <w:tcMar>
              <w:left w:w="70" w:type="dxa"/>
              <w:right w:w="70" w:type="dxa"/>
            </w:tcMar>
            <w:vAlign w:val="center"/>
          </w:tcPr>
          <w:p w14:paraId="76871E67">
            <w:pPr>
              <w:keepNext w:val="0"/>
              <w:spacing w:before="20" w:after="20" w:line="260" w:lineRule="exact"/>
              <w:ind w:firstLine="0" w:firstLineChars="0"/>
              <w:jc w:val="center"/>
            </w:pPr>
            <w:r>
              <w:rPr>
                <w:rFonts w:ascii="Times New Roman" w:hAnsi="Times New Roman" w:eastAsia="宋体"/>
                <w:b w:val="0"/>
                <w:sz w:val="18"/>
              </w:rPr>
              <w:t>10.63</w:t>
            </w:r>
          </w:p>
        </w:tc>
        <w:tc>
          <w:tcPr>
            <w:tcW w:w="1289" w:type="dxa"/>
            <w:tcMar>
              <w:left w:w="70" w:type="dxa"/>
              <w:right w:w="70" w:type="dxa"/>
            </w:tcMar>
            <w:vAlign w:val="center"/>
          </w:tcPr>
          <w:p w14:paraId="7A6C07AA">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78E7886E">
            <w:pPr>
              <w:keepNext w:val="0"/>
              <w:spacing w:before="20" w:after="20" w:line="260" w:lineRule="exact"/>
              <w:ind w:firstLine="0" w:firstLineChars="0"/>
              <w:jc w:val="center"/>
            </w:pPr>
            <w:r>
              <w:rPr>
                <w:rFonts w:ascii="Times New Roman" w:hAnsi="Times New Roman" w:eastAsia="宋体"/>
                <w:b w:val="0"/>
                <w:sz w:val="18"/>
              </w:rPr>
              <w:t>38.00</w:t>
            </w:r>
          </w:p>
        </w:tc>
      </w:tr>
    </w:tbl>
    <w:p w14:paraId="7320C0DF">
      <w:pPr>
        <w:pStyle w:val="7"/>
        <w:keepNext/>
        <w:numPr>
          <w:ilvl w:val="0"/>
          <w:numId w:val="0"/>
        </w:numPr>
        <w:spacing w:before="160" w:after="120" w:line="360" w:lineRule="auto"/>
        <w:ind w:firstLine="0"/>
      </w:pPr>
      <w:bookmarkStart w:id="212" w:name="bdz-00065站规划分析"/>
      <w:r>
        <w:rPr>
          <w:rFonts w:ascii="Times New Roman" w:hAnsi="Times New Roman" w:eastAsia="方正仿宋_GBK"/>
          <w:b/>
          <w:sz w:val="24"/>
        </w:rPr>
        <w:t>BDZ-00065站规划分析</w:t>
      </w:r>
      <w:bookmarkEnd w:id="212"/>
    </w:p>
    <w:p w14:paraId="01CC6A15">
      <w:pPr>
        <w:widowControl/>
        <w:spacing w:before="0" w:after="0" w:line="300" w:lineRule="auto"/>
        <w:ind w:firstLine="480"/>
        <w:jc w:val="both"/>
      </w:pPr>
      <w:r>
        <w:rPr>
          <w:rFonts w:ascii="Times New Roman" w:hAnsi="Times New Roman" w:eastAsia="方正仿宋_GBK"/>
          <w:b w:val="0"/>
          <w:sz w:val="24"/>
        </w:rPr>
        <w:t>该站基期主变配置为40.00+50.00 MVA，规划第4年转接前最大正向、反向净负荷分别为72.41 MW和0.00 MW，正向95%峰值持续时间为3.00 h。弹性方案沿用基期主变容量，后续各年通过站间负荷转接满足容量需求。</w:t>
      </w:r>
    </w:p>
    <w:p w14:paraId="0B95C87E">
      <w:pPr>
        <w:pStyle w:val="2"/>
        <w:widowControl/>
        <w:spacing w:before="0" w:after="0" w:line="300" w:lineRule="auto"/>
        <w:ind w:firstLine="480"/>
        <w:jc w:val="both"/>
      </w:pPr>
      <w:r>
        <w:rPr>
          <w:rFonts w:ascii="Times New Roman" w:hAnsi="Times New Roman" w:eastAsia="方正仿宋_GBK"/>
          <w:b w:val="0"/>
          <w:sz w:val="24"/>
        </w:rPr>
        <w:t>第4年转出34.41 MW、承接0.00 MW后，正向校核负荷为38.00 MW。负荷转出降低正向需求，同时将反向校核上界提高至34.41 MW，配置按两个方向共同确定。刚性方案第4年主变总容量为90.00 MVA，储能为0.00 MW；弹性方案相应为90.00 MVA和0.00 MW。两类方案的本站主变配置接近，差异主要通过区域其他站点的容量和负荷安排体现。</w:t>
      </w:r>
    </w:p>
    <w:p w14:paraId="46BA2860">
      <w:pPr>
        <w:pStyle w:val="2"/>
        <w:keepNext/>
        <w:spacing w:before="120" w:after="80" w:line="300" w:lineRule="auto"/>
        <w:ind w:firstLine="0"/>
        <w:jc w:val="center"/>
      </w:pPr>
      <w:r>
        <w:rPr>
          <w:rFonts w:ascii="Times New Roman" w:hAnsi="Times New Roman" w:eastAsia="宋体"/>
          <w:b w:val="0"/>
          <w:sz w:val="21"/>
        </w:rPr>
        <w:t>表5-41 BDZ-00065站第4年配置与负荷转接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289"/>
        <w:gridCol w:w="1289"/>
        <w:gridCol w:w="1868"/>
        <w:gridCol w:w="1289"/>
        <w:gridCol w:w="1289"/>
        <w:gridCol w:w="1289"/>
      </w:tblGrid>
      <w:tr w14:paraId="35338D5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289" w:type="dxa"/>
            <w:tcMar>
              <w:left w:w="70" w:type="dxa"/>
              <w:right w:w="70" w:type="dxa"/>
            </w:tcMar>
            <w:vAlign w:val="center"/>
          </w:tcPr>
          <w:p w14:paraId="6DC5D3C1">
            <w:pPr>
              <w:keepNext w:val="0"/>
              <w:spacing w:before="20" w:after="20" w:line="260" w:lineRule="exact"/>
              <w:ind w:firstLine="0" w:firstLineChars="0"/>
              <w:jc w:val="center"/>
            </w:pPr>
            <w:r>
              <w:rPr>
                <w:rFonts w:ascii="Times New Roman" w:hAnsi="Times New Roman" w:eastAsia="宋体"/>
                <w:b/>
                <w:sz w:val="18"/>
              </w:rPr>
              <w:t>方案</w:t>
            </w:r>
          </w:p>
        </w:tc>
        <w:tc>
          <w:tcPr>
            <w:tcW w:w="1289" w:type="dxa"/>
            <w:tcMar>
              <w:left w:w="70" w:type="dxa"/>
              <w:right w:w="70" w:type="dxa"/>
            </w:tcMar>
            <w:vAlign w:val="center"/>
          </w:tcPr>
          <w:p w14:paraId="0F4C2679">
            <w:pPr>
              <w:keepNext w:val="0"/>
              <w:spacing w:before="20" w:after="20" w:line="260" w:lineRule="exact"/>
              <w:ind w:firstLine="0" w:firstLineChars="0"/>
              <w:jc w:val="center"/>
            </w:pPr>
            <w:r>
              <w:rPr>
                <w:rFonts w:ascii="Times New Roman" w:hAnsi="Times New Roman" w:eastAsia="宋体"/>
                <w:b/>
                <w:sz w:val="18"/>
              </w:rPr>
              <w:t>主变组合/MVA</w:t>
            </w:r>
          </w:p>
        </w:tc>
        <w:tc>
          <w:tcPr>
            <w:tcW w:w="1868" w:type="dxa"/>
            <w:tcMar>
              <w:left w:w="70" w:type="dxa"/>
              <w:right w:w="70" w:type="dxa"/>
            </w:tcMar>
            <w:vAlign w:val="center"/>
          </w:tcPr>
          <w:p w14:paraId="01BC874D">
            <w:pPr>
              <w:keepNext w:val="0"/>
              <w:spacing w:before="20" w:after="20" w:line="260" w:lineRule="exact"/>
              <w:ind w:firstLine="0" w:firstLineChars="0"/>
              <w:jc w:val="center"/>
            </w:pPr>
            <w:r>
              <w:rPr>
                <w:rFonts w:ascii="Times New Roman" w:hAnsi="Times New Roman" w:eastAsia="宋体"/>
                <w:b/>
                <w:sz w:val="18"/>
              </w:rPr>
              <w:t>储能/MW/MWh</w:t>
            </w:r>
          </w:p>
        </w:tc>
        <w:tc>
          <w:tcPr>
            <w:tcW w:w="1289" w:type="dxa"/>
            <w:tcMar>
              <w:left w:w="70" w:type="dxa"/>
              <w:right w:w="70" w:type="dxa"/>
            </w:tcMar>
            <w:vAlign w:val="center"/>
          </w:tcPr>
          <w:p w14:paraId="39CB2292">
            <w:pPr>
              <w:keepNext w:val="0"/>
              <w:spacing w:before="20" w:after="20" w:line="260" w:lineRule="exact"/>
              <w:ind w:firstLine="0" w:firstLineChars="0"/>
              <w:jc w:val="center"/>
            </w:pPr>
            <w:r>
              <w:rPr>
                <w:rFonts w:ascii="Times New Roman" w:hAnsi="Times New Roman" w:eastAsia="宋体"/>
                <w:b/>
                <w:sz w:val="18"/>
              </w:rPr>
              <w:t>转出/MW</w:t>
            </w:r>
          </w:p>
        </w:tc>
        <w:tc>
          <w:tcPr>
            <w:tcW w:w="1289" w:type="dxa"/>
            <w:tcMar>
              <w:left w:w="70" w:type="dxa"/>
              <w:right w:w="70" w:type="dxa"/>
            </w:tcMar>
            <w:vAlign w:val="center"/>
          </w:tcPr>
          <w:p w14:paraId="4C7DE601">
            <w:pPr>
              <w:keepNext w:val="0"/>
              <w:spacing w:before="20" w:after="20" w:line="260" w:lineRule="exact"/>
              <w:ind w:firstLine="0" w:firstLineChars="0"/>
              <w:jc w:val="center"/>
            </w:pPr>
            <w:r>
              <w:rPr>
                <w:rFonts w:ascii="Times New Roman" w:hAnsi="Times New Roman" w:eastAsia="宋体"/>
                <w:b/>
                <w:sz w:val="18"/>
              </w:rPr>
              <w:t>承接/MW</w:t>
            </w:r>
          </w:p>
        </w:tc>
        <w:tc>
          <w:tcPr>
            <w:tcW w:w="1289" w:type="dxa"/>
            <w:tcMar>
              <w:left w:w="70" w:type="dxa"/>
              <w:right w:w="70" w:type="dxa"/>
            </w:tcMar>
            <w:vAlign w:val="center"/>
          </w:tcPr>
          <w:p w14:paraId="00BDFDE1">
            <w:pPr>
              <w:keepNext w:val="0"/>
              <w:spacing w:before="20" w:after="20" w:line="260" w:lineRule="exact"/>
              <w:ind w:firstLine="0" w:firstLineChars="0"/>
              <w:jc w:val="center"/>
            </w:pPr>
            <w:r>
              <w:rPr>
                <w:rFonts w:ascii="Times New Roman" w:hAnsi="Times New Roman" w:eastAsia="宋体"/>
                <w:b/>
                <w:sz w:val="18"/>
              </w:rPr>
              <w:t>正向负荷/MW</w:t>
            </w:r>
          </w:p>
        </w:tc>
      </w:tr>
      <w:tr w14:paraId="537B75E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37850FB0">
            <w:pPr>
              <w:keepNext w:val="0"/>
              <w:spacing w:before="20" w:after="20" w:line="260" w:lineRule="exact"/>
              <w:ind w:firstLine="0" w:firstLineChars="0"/>
              <w:jc w:val="center"/>
            </w:pPr>
            <w:r>
              <w:rPr>
                <w:rFonts w:ascii="Times New Roman" w:hAnsi="Times New Roman" w:eastAsia="宋体"/>
                <w:b w:val="0"/>
                <w:sz w:val="18"/>
              </w:rPr>
              <w:t>刚性</w:t>
            </w:r>
          </w:p>
        </w:tc>
        <w:tc>
          <w:tcPr>
            <w:tcW w:w="1289" w:type="dxa"/>
            <w:tcMar>
              <w:left w:w="70" w:type="dxa"/>
              <w:right w:w="70" w:type="dxa"/>
            </w:tcMar>
            <w:vAlign w:val="center"/>
          </w:tcPr>
          <w:p w14:paraId="364BBC97">
            <w:pPr>
              <w:keepNext w:val="0"/>
              <w:spacing w:before="20" w:after="20" w:line="260" w:lineRule="exact"/>
              <w:ind w:firstLine="0" w:firstLineChars="0"/>
              <w:jc w:val="center"/>
            </w:pPr>
            <w:r>
              <w:rPr>
                <w:rFonts w:ascii="Times New Roman" w:hAnsi="Times New Roman" w:eastAsia="宋体"/>
                <w:b w:val="0"/>
                <w:sz w:val="18"/>
              </w:rPr>
              <w:t>40.00+50.00</w:t>
            </w:r>
          </w:p>
        </w:tc>
        <w:tc>
          <w:tcPr>
            <w:tcW w:w="1868" w:type="dxa"/>
            <w:tcMar>
              <w:left w:w="70" w:type="dxa"/>
              <w:right w:w="70" w:type="dxa"/>
            </w:tcMar>
            <w:vAlign w:val="center"/>
          </w:tcPr>
          <w:p w14:paraId="1C928931">
            <w:pPr>
              <w:keepNext w:val="0"/>
              <w:spacing w:before="20" w:after="20" w:line="260" w:lineRule="exact"/>
              <w:ind w:firstLine="0" w:firstLineChars="0"/>
              <w:jc w:val="center"/>
            </w:pPr>
            <w:r>
              <w:rPr>
                <w:rFonts w:ascii="Times New Roman" w:hAnsi="Times New Roman" w:eastAsia="宋体"/>
                <w:b w:val="0"/>
                <w:sz w:val="18"/>
              </w:rPr>
              <w:t>0.00/0.00</w:t>
            </w:r>
          </w:p>
        </w:tc>
        <w:tc>
          <w:tcPr>
            <w:tcW w:w="1289" w:type="dxa"/>
            <w:tcMar>
              <w:left w:w="70" w:type="dxa"/>
              <w:right w:w="70" w:type="dxa"/>
            </w:tcMar>
            <w:vAlign w:val="center"/>
          </w:tcPr>
          <w:p w14:paraId="28408CB3">
            <w:pPr>
              <w:keepNext w:val="0"/>
              <w:spacing w:before="20" w:after="20" w:line="260" w:lineRule="exact"/>
              <w:ind w:firstLine="0" w:firstLineChars="0"/>
              <w:jc w:val="center"/>
            </w:pPr>
            <w:r>
              <w:rPr>
                <w:rFonts w:ascii="Times New Roman" w:hAnsi="Times New Roman" w:eastAsia="宋体"/>
                <w:b w:val="0"/>
                <w:sz w:val="18"/>
              </w:rPr>
              <w:t>34.41</w:t>
            </w:r>
          </w:p>
        </w:tc>
        <w:tc>
          <w:tcPr>
            <w:tcW w:w="1289" w:type="dxa"/>
            <w:tcMar>
              <w:left w:w="70" w:type="dxa"/>
              <w:right w:w="70" w:type="dxa"/>
            </w:tcMar>
            <w:vAlign w:val="center"/>
          </w:tcPr>
          <w:p w14:paraId="3B990DF7">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2F84643D">
            <w:pPr>
              <w:keepNext w:val="0"/>
              <w:spacing w:before="20" w:after="20" w:line="260" w:lineRule="exact"/>
              <w:ind w:firstLine="0" w:firstLineChars="0"/>
              <w:jc w:val="center"/>
            </w:pPr>
            <w:r>
              <w:rPr>
                <w:rFonts w:ascii="Times New Roman" w:hAnsi="Times New Roman" w:eastAsia="宋体"/>
                <w:b w:val="0"/>
                <w:sz w:val="18"/>
              </w:rPr>
              <w:t>38.00</w:t>
            </w:r>
          </w:p>
        </w:tc>
      </w:tr>
      <w:tr w14:paraId="11C6B93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2016562D">
            <w:pPr>
              <w:keepNext w:val="0"/>
              <w:spacing w:before="20" w:after="20" w:line="260" w:lineRule="exact"/>
              <w:ind w:firstLine="0" w:firstLineChars="0"/>
              <w:jc w:val="center"/>
            </w:pPr>
            <w:r>
              <w:rPr>
                <w:rFonts w:ascii="Times New Roman" w:hAnsi="Times New Roman" w:eastAsia="宋体"/>
                <w:b w:val="0"/>
                <w:sz w:val="18"/>
              </w:rPr>
              <w:t>弹性</w:t>
            </w:r>
          </w:p>
        </w:tc>
        <w:tc>
          <w:tcPr>
            <w:tcW w:w="1289" w:type="dxa"/>
            <w:tcMar>
              <w:left w:w="70" w:type="dxa"/>
              <w:right w:w="70" w:type="dxa"/>
            </w:tcMar>
            <w:vAlign w:val="center"/>
          </w:tcPr>
          <w:p w14:paraId="30F52551">
            <w:pPr>
              <w:keepNext w:val="0"/>
              <w:spacing w:before="20" w:after="20" w:line="260" w:lineRule="exact"/>
              <w:ind w:firstLine="0" w:firstLineChars="0"/>
              <w:jc w:val="center"/>
            </w:pPr>
            <w:r>
              <w:rPr>
                <w:rFonts w:ascii="Times New Roman" w:hAnsi="Times New Roman" w:eastAsia="宋体"/>
                <w:b w:val="0"/>
                <w:sz w:val="18"/>
              </w:rPr>
              <w:t>40.00+50.00</w:t>
            </w:r>
          </w:p>
        </w:tc>
        <w:tc>
          <w:tcPr>
            <w:tcW w:w="1868" w:type="dxa"/>
            <w:tcMar>
              <w:left w:w="70" w:type="dxa"/>
              <w:right w:w="70" w:type="dxa"/>
            </w:tcMar>
            <w:vAlign w:val="center"/>
          </w:tcPr>
          <w:p w14:paraId="1F7ADB22">
            <w:pPr>
              <w:keepNext w:val="0"/>
              <w:spacing w:before="20" w:after="20" w:line="260" w:lineRule="exact"/>
              <w:ind w:firstLine="0" w:firstLineChars="0"/>
              <w:jc w:val="center"/>
            </w:pPr>
            <w:r>
              <w:rPr>
                <w:rFonts w:ascii="Times New Roman" w:hAnsi="Times New Roman" w:eastAsia="宋体"/>
                <w:b w:val="0"/>
                <w:sz w:val="18"/>
              </w:rPr>
              <w:t>0.00/0.00</w:t>
            </w:r>
          </w:p>
        </w:tc>
        <w:tc>
          <w:tcPr>
            <w:tcW w:w="1289" w:type="dxa"/>
            <w:tcMar>
              <w:left w:w="70" w:type="dxa"/>
              <w:right w:w="70" w:type="dxa"/>
            </w:tcMar>
            <w:vAlign w:val="center"/>
          </w:tcPr>
          <w:p w14:paraId="6504451F">
            <w:pPr>
              <w:keepNext w:val="0"/>
              <w:spacing w:before="20" w:after="20" w:line="260" w:lineRule="exact"/>
              <w:ind w:firstLine="0" w:firstLineChars="0"/>
              <w:jc w:val="center"/>
            </w:pPr>
            <w:r>
              <w:rPr>
                <w:rFonts w:ascii="Times New Roman" w:hAnsi="Times New Roman" w:eastAsia="宋体"/>
                <w:b w:val="0"/>
                <w:sz w:val="18"/>
              </w:rPr>
              <w:t>34.41</w:t>
            </w:r>
          </w:p>
        </w:tc>
        <w:tc>
          <w:tcPr>
            <w:tcW w:w="1289" w:type="dxa"/>
            <w:tcMar>
              <w:left w:w="70" w:type="dxa"/>
              <w:right w:w="70" w:type="dxa"/>
            </w:tcMar>
            <w:vAlign w:val="center"/>
          </w:tcPr>
          <w:p w14:paraId="25ED4156">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113EB85D">
            <w:pPr>
              <w:keepNext w:val="0"/>
              <w:spacing w:before="20" w:after="20" w:line="260" w:lineRule="exact"/>
              <w:ind w:firstLine="0" w:firstLineChars="0"/>
              <w:jc w:val="center"/>
            </w:pPr>
            <w:r>
              <w:rPr>
                <w:rFonts w:ascii="Times New Roman" w:hAnsi="Times New Roman" w:eastAsia="宋体"/>
                <w:b w:val="0"/>
                <w:sz w:val="18"/>
              </w:rPr>
              <w:t>38.00</w:t>
            </w:r>
          </w:p>
        </w:tc>
      </w:tr>
    </w:tbl>
    <w:p w14:paraId="58032DFC">
      <w:pPr>
        <w:pStyle w:val="7"/>
        <w:keepNext/>
        <w:numPr>
          <w:ilvl w:val="0"/>
          <w:numId w:val="0"/>
        </w:numPr>
        <w:spacing w:before="160" w:after="120" w:line="360" w:lineRule="auto"/>
        <w:ind w:firstLine="0"/>
      </w:pPr>
      <w:bookmarkStart w:id="213" w:name="bdz-00074站规划分析"/>
      <w:r>
        <w:rPr>
          <w:rFonts w:ascii="Times New Roman" w:hAnsi="Times New Roman" w:eastAsia="方正仿宋_GBK"/>
          <w:b/>
          <w:sz w:val="24"/>
        </w:rPr>
        <w:t>BDZ-00074站规划分析</w:t>
      </w:r>
      <w:bookmarkEnd w:id="213"/>
    </w:p>
    <w:p w14:paraId="0EF51718">
      <w:pPr>
        <w:widowControl/>
        <w:spacing w:before="0" w:after="0" w:line="300" w:lineRule="auto"/>
        <w:ind w:firstLine="480"/>
        <w:jc w:val="both"/>
      </w:pPr>
      <w:r>
        <w:rPr>
          <w:rFonts w:ascii="Times New Roman" w:hAnsi="Times New Roman" w:eastAsia="方正仿宋_GBK"/>
          <w:b w:val="0"/>
          <w:sz w:val="24"/>
        </w:rPr>
        <w:t>该站基期主变配置为40.00+40.00 MVA，规划第4年转接前最大正向、反向净负荷分别为61.59 MW和11.51 MW，正向95%峰值持续时间为3.00 h。弹性方案第1年扩建50 MVA主变。</w:t>
      </w:r>
    </w:p>
    <w:p w14:paraId="73670D70">
      <w:pPr>
        <w:pStyle w:val="2"/>
        <w:widowControl/>
        <w:spacing w:before="0" w:after="0" w:line="300" w:lineRule="auto"/>
        <w:ind w:firstLine="480"/>
        <w:jc w:val="both"/>
      </w:pPr>
      <w:r>
        <w:rPr>
          <w:rFonts w:ascii="Times New Roman" w:hAnsi="Times New Roman" w:eastAsia="方正仿宋_GBK"/>
          <w:b w:val="0"/>
          <w:sz w:val="24"/>
        </w:rPr>
        <w:t>第4年承接14.41 MW，正向校核负荷增至76.00 MW。该站利用相应主变容量承担片区内部负荷，接收能力按承接后的负荷进行正常运行及</w:t>
      </w:r>
      <w:del w:id="381" w:author="白日梦想家" w:date="2026-10-02T21:42:05Z">
        <w:r>
          <w:rPr>
            <w:rFonts w:ascii="Times New Roman" w:hAnsi="Times New Roman" w:eastAsia="方正仿宋_GBK"/>
            <w:b w:val="0"/>
            <w:sz w:val="24"/>
          </w:rPr>
          <w:delText>单台主变退出</w:delText>
        </w:r>
      </w:del>
      <w:ins w:id="382" w:author="白日梦想家" w:date="2026-10-02T21:42:05Z">
        <w:r>
          <w:rPr>
            <w:rFonts w:hint="eastAsia"/>
            <w:b w:val="0"/>
            <w:sz w:val="24"/>
            <w:lang w:eastAsia="zh"/>
          </w:rPr>
          <w:t>主变N-1</w:t>
        </w:r>
      </w:ins>
      <w:r>
        <w:rPr>
          <w:rFonts w:ascii="Times New Roman" w:hAnsi="Times New Roman" w:eastAsia="方正仿宋_GBK"/>
          <w:b w:val="0"/>
          <w:sz w:val="24"/>
        </w:rPr>
        <w:t>校核。刚性方案第4年主变总容量为80.00 MVA，储能为0.00 MW；弹性方案相应为130.00 MVA和0.00 MW。弹性方案增加主变容量，为本站或片区承接负荷提供支撑。</w:t>
      </w:r>
    </w:p>
    <w:p w14:paraId="09293444">
      <w:pPr>
        <w:pStyle w:val="2"/>
        <w:keepNext/>
        <w:spacing w:before="120" w:after="80" w:line="300" w:lineRule="auto"/>
        <w:ind w:firstLine="0"/>
        <w:jc w:val="center"/>
      </w:pPr>
      <w:r>
        <w:rPr>
          <w:rFonts w:ascii="Times New Roman" w:hAnsi="Times New Roman" w:eastAsia="宋体"/>
          <w:b w:val="0"/>
          <w:sz w:val="21"/>
        </w:rPr>
        <w:t>表5-42 BDZ-00074站第4年配置与负荷转接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289"/>
        <w:gridCol w:w="1289"/>
        <w:gridCol w:w="1868"/>
        <w:gridCol w:w="1289"/>
        <w:gridCol w:w="1289"/>
        <w:gridCol w:w="1289"/>
      </w:tblGrid>
      <w:tr w14:paraId="793EE44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289" w:type="dxa"/>
            <w:tcMar>
              <w:left w:w="70" w:type="dxa"/>
              <w:right w:w="70" w:type="dxa"/>
            </w:tcMar>
            <w:vAlign w:val="center"/>
          </w:tcPr>
          <w:p w14:paraId="17A32954">
            <w:pPr>
              <w:keepNext w:val="0"/>
              <w:spacing w:before="20" w:after="20" w:line="260" w:lineRule="exact"/>
              <w:ind w:firstLine="0" w:firstLineChars="0"/>
              <w:jc w:val="center"/>
            </w:pPr>
            <w:r>
              <w:rPr>
                <w:rFonts w:ascii="Times New Roman" w:hAnsi="Times New Roman" w:eastAsia="宋体"/>
                <w:b/>
                <w:sz w:val="18"/>
              </w:rPr>
              <w:t>方案</w:t>
            </w:r>
          </w:p>
        </w:tc>
        <w:tc>
          <w:tcPr>
            <w:tcW w:w="1289" w:type="dxa"/>
            <w:tcMar>
              <w:left w:w="70" w:type="dxa"/>
              <w:right w:w="70" w:type="dxa"/>
            </w:tcMar>
            <w:vAlign w:val="center"/>
          </w:tcPr>
          <w:p w14:paraId="1551ED6E">
            <w:pPr>
              <w:keepNext w:val="0"/>
              <w:spacing w:before="20" w:after="20" w:line="260" w:lineRule="exact"/>
              <w:ind w:firstLine="0" w:firstLineChars="0"/>
              <w:jc w:val="center"/>
            </w:pPr>
            <w:r>
              <w:rPr>
                <w:rFonts w:ascii="Times New Roman" w:hAnsi="Times New Roman" w:eastAsia="宋体"/>
                <w:b/>
                <w:sz w:val="18"/>
              </w:rPr>
              <w:t>主变组合/MVA</w:t>
            </w:r>
          </w:p>
        </w:tc>
        <w:tc>
          <w:tcPr>
            <w:tcW w:w="1868" w:type="dxa"/>
            <w:tcMar>
              <w:left w:w="70" w:type="dxa"/>
              <w:right w:w="70" w:type="dxa"/>
            </w:tcMar>
            <w:vAlign w:val="center"/>
          </w:tcPr>
          <w:p w14:paraId="1249DF0D">
            <w:pPr>
              <w:keepNext w:val="0"/>
              <w:spacing w:before="20" w:after="20" w:line="260" w:lineRule="exact"/>
              <w:ind w:firstLine="0" w:firstLineChars="0"/>
              <w:jc w:val="center"/>
            </w:pPr>
            <w:r>
              <w:rPr>
                <w:rFonts w:ascii="Times New Roman" w:hAnsi="Times New Roman" w:eastAsia="宋体"/>
                <w:b/>
                <w:sz w:val="18"/>
              </w:rPr>
              <w:t>储能/MW/MWh</w:t>
            </w:r>
          </w:p>
        </w:tc>
        <w:tc>
          <w:tcPr>
            <w:tcW w:w="1289" w:type="dxa"/>
            <w:tcMar>
              <w:left w:w="70" w:type="dxa"/>
              <w:right w:w="70" w:type="dxa"/>
            </w:tcMar>
            <w:vAlign w:val="center"/>
          </w:tcPr>
          <w:p w14:paraId="6623107E">
            <w:pPr>
              <w:keepNext w:val="0"/>
              <w:spacing w:before="20" w:after="20" w:line="260" w:lineRule="exact"/>
              <w:ind w:firstLine="0" w:firstLineChars="0"/>
              <w:jc w:val="center"/>
            </w:pPr>
            <w:r>
              <w:rPr>
                <w:rFonts w:ascii="Times New Roman" w:hAnsi="Times New Roman" w:eastAsia="宋体"/>
                <w:b/>
                <w:sz w:val="18"/>
              </w:rPr>
              <w:t>转出/MW</w:t>
            </w:r>
          </w:p>
        </w:tc>
        <w:tc>
          <w:tcPr>
            <w:tcW w:w="1289" w:type="dxa"/>
            <w:tcMar>
              <w:left w:w="70" w:type="dxa"/>
              <w:right w:w="70" w:type="dxa"/>
            </w:tcMar>
            <w:vAlign w:val="center"/>
          </w:tcPr>
          <w:p w14:paraId="5F360D30">
            <w:pPr>
              <w:keepNext w:val="0"/>
              <w:spacing w:before="20" w:after="20" w:line="260" w:lineRule="exact"/>
              <w:ind w:firstLine="0" w:firstLineChars="0"/>
              <w:jc w:val="center"/>
            </w:pPr>
            <w:r>
              <w:rPr>
                <w:rFonts w:ascii="Times New Roman" w:hAnsi="Times New Roman" w:eastAsia="宋体"/>
                <w:b/>
                <w:sz w:val="18"/>
              </w:rPr>
              <w:t>承接/MW</w:t>
            </w:r>
          </w:p>
        </w:tc>
        <w:tc>
          <w:tcPr>
            <w:tcW w:w="1289" w:type="dxa"/>
            <w:tcMar>
              <w:left w:w="70" w:type="dxa"/>
              <w:right w:w="70" w:type="dxa"/>
            </w:tcMar>
            <w:vAlign w:val="center"/>
          </w:tcPr>
          <w:p w14:paraId="5B3DE2D5">
            <w:pPr>
              <w:keepNext w:val="0"/>
              <w:spacing w:before="20" w:after="20" w:line="260" w:lineRule="exact"/>
              <w:ind w:firstLine="0" w:firstLineChars="0"/>
              <w:jc w:val="center"/>
            </w:pPr>
            <w:r>
              <w:rPr>
                <w:rFonts w:ascii="Times New Roman" w:hAnsi="Times New Roman" w:eastAsia="宋体"/>
                <w:b/>
                <w:sz w:val="18"/>
              </w:rPr>
              <w:t>正向负荷/MW</w:t>
            </w:r>
          </w:p>
        </w:tc>
      </w:tr>
      <w:tr w14:paraId="1FFE52F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411D057F">
            <w:pPr>
              <w:keepNext w:val="0"/>
              <w:spacing w:before="20" w:after="20" w:line="260" w:lineRule="exact"/>
              <w:ind w:firstLine="0" w:firstLineChars="0"/>
              <w:jc w:val="center"/>
            </w:pPr>
            <w:r>
              <w:rPr>
                <w:rFonts w:ascii="Times New Roman" w:hAnsi="Times New Roman" w:eastAsia="宋体"/>
                <w:b w:val="0"/>
                <w:sz w:val="18"/>
              </w:rPr>
              <w:t>刚性</w:t>
            </w:r>
          </w:p>
        </w:tc>
        <w:tc>
          <w:tcPr>
            <w:tcW w:w="1289" w:type="dxa"/>
            <w:tcMar>
              <w:left w:w="70" w:type="dxa"/>
              <w:right w:w="70" w:type="dxa"/>
            </w:tcMar>
            <w:vAlign w:val="center"/>
          </w:tcPr>
          <w:p w14:paraId="5CE0364E">
            <w:pPr>
              <w:keepNext w:val="0"/>
              <w:spacing w:before="20" w:after="20" w:line="260" w:lineRule="exact"/>
              <w:ind w:firstLine="0" w:firstLineChars="0"/>
              <w:jc w:val="center"/>
            </w:pPr>
            <w:r>
              <w:rPr>
                <w:rFonts w:ascii="Times New Roman" w:hAnsi="Times New Roman" w:eastAsia="宋体"/>
                <w:b w:val="0"/>
                <w:sz w:val="18"/>
              </w:rPr>
              <w:t>40.00+40.00</w:t>
            </w:r>
          </w:p>
        </w:tc>
        <w:tc>
          <w:tcPr>
            <w:tcW w:w="1868" w:type="dxa"/>
            <w:tcMar>
              <w:left w:w="70" w:type="dxa"/>
              <w:right w:w="70" w:type="dxa"/>
            </w:tcMar>
            <w:vAlign w:val="center"/>
          </w:tcPr>
          <w:p w14:paraId="1210A3A0">
            <w:pPr>
              <w:keepNext w:val="0"/>
              <w:spacing w:before="20" w:after="20" w:line="260" w:lineRule="exact"/>
              <w:ind w:firstLine="0" w:firstLineChars="0"/>
              <w:jc w:val="center"/>
            </w:pPr>
            <w:r>
              <w:rPr>
                <w:rFonts w:ascii="Times New Roman" w:hAnsi="Times New Roman" w:eastAsia="宋体"/>
                <w:b w:val="0"/>
                <w:sz w:val="18"/>
              </w:rPr>
              <w:t>0.00/0.00</w:t>
            </w:r>
          </w:p>
        </w:tc>
        <w:tc>
          <w:tcPr>
            <w:tcW w:w="1289" w:type="dxa"/>
            <w:tcMar>
              <w:left w:w="70" w:type="dxa"/>
              <w:right w:w="70" w:type="dxa"/>
            </w:tcMar>
            <w:vAlign w:val="center"/>
          </w:tcPr>
          <w:p w14:paraId="7320B987">
            <w:pPr>
              <w:keepNext w:val="0"/>
              <w:spacing w:before="20" w:after="20" w:line="260" w:lineRule="exact"/>
              <w:ind w:firstLine="0" w:firstLineChars="0"/>
              <w:jc w:val="center"/>
            </w:pPr>
            <w:r>
              <w:rPr>
                <w:rFonts w:ascii="Times New Roman" w:hAnsi="Times New Roman" w:eastAsia="宋体"/>
                <w:b w:val="0"/>
                <w:sz w:val="18"/>
              </w:rPr>
              <w:t>23.59</w:t>
            </w:r>
          </w:p>
        </w:tc>
        <w:tc>
          <w:tcPr>
            <w:tcW w:w="1289" w:type="dxa"/>
            <w:tcMar>
              <w:left w:w="70" w:type="dxa"/>
              <w:right w:w="70" w:type="dxa"/>
            </w:tcMar>
            <w:vAlign w:val="center"/>
          </w:tcPr>
          <w:p w14:paraId="5D2E1CC0">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305F9945">
            <w:pPr>
              <w:keepNext w:val="0"/>
              <w:spacing w:before="20" w:after="20" w:line="260" w:lineRule="exact"/>
              <w:ind w:firstLine="0" w:firstLineChars="0"/>
              <w:jc w:val="center"/>
            </w:pPr>
            <w:r>
              <w:rPr>
                <w:rFonts w:ascii="Times New Roman" w:hAnsi="Times New Roman" w:eastAsia="宋体"/>
                <w:b w:val="0"/>
                <w:sz w:val="18"/>
              </w:rPr>
              <w:t>38.00</w:t>
            </w:r>
          </w:p>
        </w:tc>
      </w:tr>
      <w:tr w14:paraId="7C482B4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319675A0">
            <w:pPr>
              <w:keepNext w:val="0"/>
              <w:spacing w:before="20" w:after="20" w:line="260" w:lineRule="exact"/>
              <w:ind w:firstLine="0" w:firstLineChars="0"/>
              <w:jc w:val="center"/>
            </w:pPr>
            <w:r>
              <w:rPr>
                <w:rFonts w:ascii="Times New Roman" w:hAnsi="Times New Roman" w:eastAsia="宋体"/>
                <w:b w:val="0"/>
                <w:sz w:val="18"/>
              </w:rPr>
              <w:t>弹性</w:t>
            </w:r>
          </w:p>
        </w:tc>
        <w:tc>
          <w:tcPr>
            <w:tcW w:w="1289" w:type="dxa"/>
            <w:tcMar>
              <w:left w:w="70" w:type="dxa"/>
              <w:right w:w="70" w:type="dxa"/>
            </w:tcMar>
            <w:vAlign w:val="center"/>
          </w:tcPr>
          <w:p w14:paraId="608F27BA">
            <w:pPr>
              <w:keepNext w:val="0"/>
              <w:spacing w:before="20" w:after="20" w:line="260" w:lineRule="exact"/>
              <w:ind w:firstLine="0" w:firstLineChars="0"/>
              <w:jc w:val="center"/>
            </w:pPr>
            <w:r>
              <w:rPr>
                <w:rFonts w:ascii="Times New Roman" w:hAnsi="Times New Roman" w:eastAsia="宋体"/>
                <w:b w:val="0"/>
                <w:sz w:val="18"/>
              </w:rPr>
              <w:t>40.00+40.00+50.00</w:t>
            </w:r>
          </w:p>
        </w:tc>
        <w:tc>
          <w:tcPr>
            <w:tcW w:w="1868" w:type="dxa"/>
            <w:tcMar>
              <w:left w:w="70" w:type="dxa"/>
              <w:right w:w="70" w:type="dxa"/>
            </w:tcMar>
            <w:vAlign w:val="center"/>
          </w:tcPr>
          <w:p w14:paraId="26757DC9">
            <w:pPr>
              <w:keepNext w:val="0"/>
              <w:spacing w:before="20" w:after="20" w:line="260" w:lineRule="exact"/>
              <w:ind w:firstLine="0" w:firstLineChars="0"/>
              <w:jc w:val="center"/>
            </w:pPr>
            <w:r>
              <w:rPr>
                <w:rFonts w:ascii="Times New Roman" w:hAnsi="Times New Roman" w:eastAsia="宋体"/>
                <w:b w:val="0"/>
                <w:sz w:val="18"/>
              </w:rPr>
              <w:t>0.00/0.00</w:t>
            </w:r>
          </w:p>
        </w:tc>
        <w:tc>
          <w:tcPr>
            <w:tcW w:w="1289" w:type="dxa"/>
            <w:tcMar>
              <w:left w:w="70" w:type="dxa"/>
              <w:right w:w="70" w:type="dxa"/>
            </w:tcMar>
            <w:vAlign w:val="center"/>
          </w:tcPr>
          <w:p w14:paraId="6F3F328B">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26A65787">
            <w:pPr>
              <w:keepNext w:val="0"/>
              <w:spacing w:before="20" w:after="20" w:line="260" w:lineRule="exact"/>
              <w:ind w:firstLine="0" w:firstLineChars="0"/>
              <w:jc w:val="center"/>
            </w:pPr>
            <w:r>
              <w:rPr>
                <w:rFonts w:ascii="Times New Roman" w:hAnsi="Times New Roman" w:eastAsia="宋体"/>
                <w:b w:val="0"/>
                <w:sz w:val="18"/>
              </w:rPr>
              <w:t>14.41</w:t>
            </w:r>
          </w:p>
        </w:tc>
        <w:tc>
          <w:tcPr>
            <w:tcW w:w="1289" w:type="dxa"/>
            <w:tcMar>
              <w:left w:w="70" w:type="dxa"/>
              <w:right w:w="70" w:type="dxa"/>
            </w:tcMar>
            <w:vAlign w:val="center"/>
          </w:tcPr>
          <w:p w14:paraId="60350AA2">
            <w:pPr>
              <w:keepNext w:val="0"/>
              <w:spacing w:before="20" w:after="20" w:line="260" w:lineRule="exact"/>
              <w:ind w:firstLine="0" w:firstLineChars="0"/>
              <w:jc w:val="center"/>
            </w:pPr>
            <w:r>
              <w:rPr>
                <w:rFonts w:ascii="Times New Roman" w:hAnsi="Times New Roman" w:eastAsia="宋体"/>
                <w:b w:val="0"/>
                <w:sz w:val="18"/>
              </w:rPr>
              <w:t>76.00</w:t>
            </w:r>
          </w:p>
        </w:tc>
      </w:tr>
    </w:tbl>
    <w:p w14:paraId="19DFFD63">
      <w:pPr>
        <w:pStyle w:val="7"/>
        <w:keepNext/>
        <w:numPr>
          <w:ilvl w:val="0"/>
          <w:numId w:val="0"/>
        </w:numPr>
        <w:spacing w:before="160" w:after="120" w:line="360" w:lineRule="auto"/>
        <w:ind w:firstLine="0"/>
      </w:pPr>
      <w:bookmarkStart w:id="214" w:name="bdz-00076站规划分析"/>
      <w:r>
        <w:rPr>
          <w:rFonts w:ascii="Times New Roman" w:hAnsi="Times New Roman" w:eastAsia="方正仿宋_GBK"/>
          <w:b/>
          <w:sz w:val="24"/>
        </w:rPr>
        <w:t>BDZ-00076站规划分析</w:t>
      </w:r>
      <w:bookmarkEnd w:id="214"/>
    </w:p>
    <w:p w14:paraId="17F2DD8B">
      <w:pPr>
        <w:widowControl/>
        <w:spacing w:before="0" w:after="0" w:line="300" w:lineRule="auto"/>
        <w:ind w:firstLine="480"/>
        <w:jc w:val="both"/>
      </w:pPr>
      <w:r>
        <w:rPr>
          <w:rFonts w:ascii="Times New Roman" w:hAnsi="Times New Roman" w:eastAsia="方正仿宋_GBK"/>
          <w:b w:val="0"/>
          <w:sz w:val="24"/>
        </w:rPr>
        <w:t>该站基期主变配置为40.00+40.00 MVA，规划第4年转接前最大正向、反向净负荷分别为27.53 MW和0.00 MW，正向95%峰值持续时间为4.00 h。弹性方案沿用基期主变容量，后续各年通过站间负荷转接满足容量需求。</w:t>
      </w:r>
    </w:p>
    <w:p w14:paraId="544E03D5">
      <w:pPr>
        <w:pStyle w:val="2"/>
        <w:widowControl/>
        <w:spacing w:before="0" w:after="0" w:line="300" w:lineRule="auto"/>
        <w:ind w:firstLine="480"/>
        <w:jc w:val="both"/>
      </w:pPr>
      <w:r>
        <w:rPr>
          <w:rFonts w:ascii="Times New Roman" w:hAnsi="Times New Roman" w:eastAsia="方正仿宋_GBK"/>
          <w:b w:val="0"/>
          <w:sz w:val="24"/>
        </w:rPr>
        <w:t>第4年承接10.47 MW，正向校核负荷增至38.00 MW。该站利用相应主变容量承担片区内部负荷，接收能力按承接后的负荷进行正常运行及</w:t>
      </w:r>
      <w:del w:id="383" w:author="白日梦想家" w:date="2026-10-02T21:42:05Z">
        <w:r>
          <w:rPr>
            <w:rFonts w:ascii="Times New Roman" w:hAnsi="Times New Roman" w:eastAsia="方正仿宋_GBK"/>
            <w:b w:val="0"/>
            <w:sz w:val="24"/>
          </w:rPr>
          <w:delText>单台主变退出</w:delText>
        </w:r>
      </w:del>
      <w:ins w:id="384" w:author="白日梦想家" w:date="2026-10-02T21:42:05Z">
        <w:r>
          <w:rPr>
            <w:rFonts w:hint="eastAsia"/>
            <w:b w:val="0"/>
            <w:sz w:val="24"/>
            <w:lang w:eastAsia="zh"/>
          </w:rPr>
          <w:t>主变N-1</w:t>
        </w:r>
      </w:ins>
      <w:r>
        <w:rPr>
          <w:rFonts w:ascii="Times New Roman" w:hAnsi="Times New Roman" w:eastAsia="方正仿宋_GBK"/>
          <w:b w:val="0"/>
          <w:sz w:val="24"/>
        </w:rPr>
        <w:t>校核。刚性方案第4年主变总容量为80.00 MVA，储能为0.00 MW；弹性方案相应为80.00 MVA和0.00 MW。两类方案的本站主变配置接近，差异主要通过区域其他站点的容量和负荷安排体现。</w:t>
      </w:r>
    </w:p>
    <w:p w14:paraId="20EFBB7B">
      <w:pPr>
        <w:pStyle w:val="2"/>
        <w:keepNext/>
        <w:spacing w:before="120" w:after="80" w:line="300" w:lineRule="auto"/>
        <w:ind w:firstLine="0"/>
        <w:jc w:val="center"/>
      </w:pPr>
      <w:r>
        <w:rPr>
          <w:rFonts w:ascii="Times New Roman" w:hAnsi="Times New Roman" w:eastAsia="宋体"/>
          <w:b w:val="0"/>
          <w:sz w:val="21"/>
        </w:rPr>
        <w:t>表5-43 BDZ-00076站第4年配置与负荷转接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289"/>
        <w:gridCol w:w="1289"/>
        <w:gridCol w:w="1868"/>
        <w:gridCol w:w="1289"/>
        <w:gridCol w:w="1289"/>
        <w:gridCol w:w="1289"/>
      </w:tblGrid>
      <w:tr w14:paraId="06CC9E3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289" w:type="dxa"/>
            <w:tcMar>
              <w:left w:w="70" w:type="dxa"/>
              <w:right w:w="70" w:type="dxa"/>
            </w:tcMar>
            <w:vAlign w:val="center"/>
          </w:tcPr>
          <w:p w14:paraId="364E5CFC">
            <w:pPr>
              <w:keepNext w:val="0"/>
              <w:spacing w:before="20" w:after="20" w:line="260" w:lineRule="exact"/>
              <w:ind w:firstLine="0" w:firstLineChars="0"/>
              <w:jc w:val="center"/>
            </w:pPr>
            <w:r>
              <w:rPr>
                <w:rFonts w:ascii="Times New Roman" w:hAnsi="Times New Roman" w:eastAsia="宋体"/>
                <w:b/>
                <w:sz w:val="18"/>
              </w:rPr>
              <w:t>方案</w:t>
            </w:r>
          </w:p>
        </w:tc>
        <w:tc>
          <w:tcPr>
            <w:tcW w:w="1289" w:type="dxa"/>
            <w:tcMar>
              <w:left w:w="70" w:type="dxa"/>
              <w:right w:w="70" w:type="dxa"/>
            </w:tcMar>
            <w:vAlign w:val="center"/>
          </w:tcPr>
          <w:p w14:paraId="63AB28E1">
            <w:pPr>
              <w:keepNext w:val="0"/>
              <w:spacing w:before="20" w:after="20" w:line="260" w:lineRule="exact"/>
              <w:ind w:firstLine="0" w:firstLineChars="0"/>
              <w:jc w:val="center"/>
            </w:pPr>
            <w:r>
              <w:rPr>
                <w:rFonts w:ascii="Times New Roman" w:hAnsi="Times New Roman" w:eastAsia="宋体"/>
                <w:b/>
                <w:sz w:val="18"/>
              </w:rPr>
              <w:t>主变组合/MVA</w:t>
            </w:r>
          </w:p>
        </w:tc>
        <w:tc>
          <w:tcPr>
            <w:tcW w:w="1868" w:type="dxa"/>
            <w:tcMar>
              <w:left w:w="70" w:type="dxa"/>
              <w:right w:w="70" w:type="dxa"/>
            </w:tcMar>
            <w:vAlign w:val="center"/>
          </w:tcPr>
          <w:p w14:paraId="6FF82292">
            <w:pPr>
              <w:keepNext w:val="0"/>
              <w:spacing w:before="20" w:after="20" w:line="260" w:lineRule="exact"/>
              <w:ind w:firstLine="0" w:firstLineChars="0"/>
              <w:jc w:val="center"/>
            </w:pPr>
            <w:r>
              <w:rPr>
                <w:rFonts w:ascii="Times New Roman" w:hAnsi="Times New Roman" w:eastAsia="宋体"/>
                <w:b/>
                <w:sz w:val="18"/>
              </w:rPr>
              <w:t>储能/MW/MWh</w:t>
            </w:r>
          </w:p>
        </w:tc>
        <w:tc>
          <w:tcPr>
            <w:tcW w:w="1289" w:type="dxa"/>
            <w:tcMar>
              <w:left w:w="70" w:type="dxa"/>
              <w:right w:w="70" w:type="dxa"/>
            </w:tcMar>
            <w:vAlign w:val="center"/>
          </w:tcPr>
          <w:p w14:paraId="4BC29825">
            <w:pPr>
              <w:keepNext w:val="0"/>
              <w:spacing w:before="20" w:after="20" w:line="260" w:lineRule="exact"/>
              <w:ind w:firstLine="0" w:firstLineChars="0"/>
              <w:jc w:val="center"/>
            </w:pPr>
            <w:r>
              <w:rPr>
                <w:rFonts w:ascii="Times New Roman" w:hAnsi="Times New Roman" w:eastAsia="宋体"/>
                <w:b/>
                <w:sz w:val="18"/>
              </w:rPr>
              <w:t>转出/MW</w:t>
            </w:r>
          </w:p>
        </w:tc>
        <w:tc>
          <w:tcPr>
            <w:tcW w:w="1289" w:type="dxa"/>
            <w:tcMar>
              <w:left w:w="70" w:type="dxa"/>
              <w:right w:w="70" w:type="dxa"/>
            </w:tcMar>
            <w:vAlign w:val="center"/>
          </w:tcPr>
          <w:p w14:paraId="4C221022">
            <w:pPr>
              <w:keepNext w:val="0"/>
              <w:spacing w:before="20" w:after="20" w:line="260" w:lineRule="exact"/>
              <w:ind w:firstLine="0" w:firstLineChars="0"/>
              <w:jc w:val="center"/>
            </w:pPr>
            <w:r>
              <w:rPr>
                <w:rFonts w:ascii="Times New Roman" w:hAnsi="Times New Roman" w:eastAsia="宋体"/>
                <w:b/>
                <w:sz w:val="18"/>
              </w:rPr>
              <w:t>承接/MW</w:t>
            </w:r>
          </w:p>
        </w:tc>
        <w:tc>
          <w:tcPr>
            <w:tcW w:w="1289" w:type="dxa"/>
            <w:tcMar>
              <w:left w:w="70" w:type="dxa"/>
              <w:right w:w="70" w:type="dxa"/>
            </w:tcMar>
            <w:vAlign w:val="center"/>
          </w:tcPr>
          <w:p w14:paraId="5D26DDD9">
            <w:pPr>
              <w:keepNext w:val="0"/>
              <w:spacing w:before="20" w:after="20" w:line="260" w:lineRule="exact"/>
              <w:ind w:firstLine="0" w:firstLineChars="0"/>
              <w:jc w:val="center"/>
            </w:pPr>
            <w:r>
              <w:rPr>
                <w:rFonts w:ascii="Times New Roman" w:hAnsi="Times New Roman" w:eastAsia="宋体"/>
                <w:b/>
                <w:sz w:val="18"/>
              </w:rPr>
              <w:t>正向负荷/MW</w:t>
            </w:r>
          </w:p>
        </w:tc>
      </w:tr>
      <w:tr w14:paraId="4B65384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0306EEEA">
            <w:pPr>
              <w:keepNext w:val="0"/>
              <w:spacing w:before="20" w:after="20" w:line="260" w:lineRule="exact"/>
              <w:ind w:firstLine="0" w:firstLineChars="0"/>
              <w:jc w:val="center"/>
            </w:pPr>
            <w:r>
              <w:rPr>
                <w:rFonts w:ascii="Times New Roman" w:hAnsi="Times New Roman" w:eastAsia="宋体"/>
                <w:b w:val="0"/>
                <w:sz w:val="18"/>
              </w:rPr>
              <w:t>刚性</w:t>
            </w:r>
          </w:p>
        </w:tc>
        <w:tc>
          <w:tcPr>
            <w:tcW w:w="1289" w:type="dxa"/>
            <w:tcMar>
              <w:left w:w="70" w:type="dxa"/>
              <w:right w:w="70" w:type="dxa"/>
            </w:tcMar>
            <w:vAlign w:val="center"/>
          </w:tcPr>
          <w:p w14:paraId="578C066C">
            <w:pPr>
              <w:keepNext w:val="0"/>
              <w:spacing w:before="20" w:after="20" w:line="260" w:lineRule="exact"/>
              <w:ind w:firstLine="0" w:firstLineChars="0"/>
              <w:jc w:val="center"/>
            </w:pPr>
            <w:r>
              <w:rPr>
                <w:rFonts w:ascii="Times New Roman" w:hAnsi="Times New Roman" w:eastAsia="宋体"/>
                <w:b w:val="0"/>
                <w:sz w:val="18"/>
              </w:rPr>
              <w:t>40.00+40.00</w:t>
            </w:r>
          </w:p>
        </w:tc>
        <w:tc>
          <w:tcPr>
            <w:tcW w:w="1868" w:type="dxa"/>
            <w:tcMar>
              <w:left w:w="70" w:type="dxa"/>
              <w:right w:w="70" w:type="dxa"/>
            </w:tcMar>
            <w:vAlign w:val="center"/>
          </w:tcPr>
          <w:p w14:paraId="37987127">
            <w:pPr>
              <w:keepNext w:val="0"/>
              <w:spacing w:before="20" w:after="20" w:line="260" w:lineRule="exact"/>
              <w:ind w:firstLine="0" w:firstLineChars="0"/>
              <w:jc w:val="center"/>
            </w:pPr>
            <w:r>
              <w:rPr>
                <w:rFonts w:ascii="Times New Roman" w:hAnsi="Times New Roman" w:eastAsia="宋体"/>
                <w:b w:val="0"/>
                <w:sz w:val="18"/>
              </w:rPr>
              <w:t>0.00/0.00</w:t>
            </w:r>
          </w:p>
        </w:tc>
        <w:tc>
          <w:tcPr>
            <w:tcW w:w="1289" w:type="dxa"/>
            <w:tcMar>
              <w:left w:w="70" w:type="dxa"/>
              <w:right w:w="70" w:type="dxa"/>
            </w:tcMar>
            <w:vAlign w:val="center"/>
          </w:tcPr>
          <w:p w14:paraId="4DAA8891">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56AA8F61">
            <w:pPr>
              <w:keepNext w:val="0"/>
              <w:spacing w:before="20" w:after="20" w:line="260" w:lineRule="exact"/>
              <w:ind w:firstLine="0" w:firstLineChars="0"/>
              <w:jc w:val="center"/>
            </w:pPr>
            <w:r>
              <w:rPr>
                <w:rFonts w:ascii="Times New Roman" w:hAnsi="Times New Roman" w:eastAsia="宋体"/>
                <w:b w:val="0"/>
                <w:sz w:val="18"/>
              </w:rPr>
              <w:t>10.47</w:t>
            </w:r>
          </w:p>
        </w:tc>
        <w:tc>
          <w:tcPr>
            <w:tcW w:w="1289" w:type="dxa"/>
            <w:tcMar>
              <w:left w:w="70" w:type="dxa"/>
              <w:right w:w="70" w:type="dxa"/>
            </w:tcMar>
            <w:vAlign w:val="center"/>
          </w:tcPr>
          <w:p w14:paraId="49CE5099">
            <w:pPr>
              <w:keepNext w:val="0"/>
              <w:spacing w:before="20" w:after="20" w:line="260" w:lineRule="exact"/>
              <w:ind w:firstLine="0" w:firstLineChars="0"/>
              <w:jc w:val="center"/>
            </w:pPr>
            <w:r>
              <w:rPr>
                <w:rFonts w:ascii="Times New Roman" w:hAnsi="Times New Roman" w:eastAsia="宋体"/>
                <w:b w:val="0"/>
                <w:sz w:val="18"/>
              </w:rPr>
              <w:t>38.00</w:t>
            </w:r>
          </w:p>
        </w:tc>
      </w:tr>
      <w:tr w14:paraId="3B63348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5144F267">
            <w:pPr>
              <w:keepNext w:val="0"/>
              <w:spacing w:before="20" w:after="20" w:line="260" w:lineRule="exact"/>
              <w:ind w:firstLine="0" w:firstLineChars="0"/>
              <w:jc w:val="center"/>
            </w:pPr>
            <w:r>
              <w:rPr>
                <w:rFonts w:ascii="Times New Roman" w:hAnsi="Times New Roman" w:eastAsia="宋体"/>
                <w:b w:val="0"/>
                <w:sz w:val="18"/>
              </w:rPr>
              <w:t>弹性</w:t>
            </w:r>
          </w:p>
        </w:tc>
        <w:tc>
          <w:tcPr>
            <w:tcW w:w="1289" w:type="dxa"/>
            <w:tcMar>
              <w:left w:w="70" w:type="dxa"/>
              <w:right w:w="70" w:type="dxa"/>
            </w:tcMar>
            <w:vAlign w:val="center"/>
          </w:tcPr>
          <w:p w14:paraId="582245E5">
            <w:pPr>
              <w:keepNext w:val="0"/>
              <w:spacing w:before="20" w:after="20" w:line="260" w:lineRule="exact"/>
              <w:ind w:firstLine="0" w:firstLineChars="0"/>
              <w:jc w:val="center"/>
            </w:pPr>
            <w:r>
              <w:rPr>
                <w:rFonts w:ascii="Times New Roman" w:hAnsi="Times New Roman" w:eastAsia="宋体"/>
                <w:b w:val="0"/>
                <w:sz w:val="18"/>
              </w:rPr>
              <w:t>40.00+40.00</w:t>
            </w:r>
          </w:p>
        </w:tc>
        <w:tc>
          <w:tcPr>
            <w:tcW w:w="1868" w:type="dxa"/>
            <w:tcMar>
              <w:left w:w="70" w:type="dxa"/>
              <w:right w:w="70" w:type="dxa"/>
            </w:tcMar>
            <w:vAlign w:val="center"/>
          </w:tcPr>
          <w:p w14:paraId="0B3C6323">
            <w:pPr>
              <w:keepNext w:val="0"/>
              <w:spacing w:before="20" w:after="20" w:line="260" w:lineRule="exact"/>
              <w:ind w:firstLine="0" w:firstLineChars="0"/>
              <w:jc w:val="center"/>
            </w:pPr>
            <w:r>
              <w:rPr>
                <w:rFonts w:ascii="Times New Roman" w:hAnsi="Times New Roman" w:eastAsia="宋体"/>
                <w:b w:val="0"/>
                <w:sz w:val="18"/>
              </w:rPr>
              <w:t>0.00/0.00</w:t>
            </w:r>
          </w:p>
        </w:tc>
        <w:tc>
          <w:tcPr>
            <w:tcW w:w="1289" w:type="dxa"/>
            <w:tcMar>
              <w:left w:w="70" w:type="dxa"/>
              <w:right w:w="70" w:type="dxa"/>
            </w:tcMar>
            <w:vAlign w:val="center"/>
          </w:tcPr>
          <w:p w14:paraId="34E7DA06">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002FEDF9">
            <w:pPr>
              <w:keepNext w:val="0"/>
              <w:spacing w:before="20" w:after="20" w:line="260" w:lineRule="exact"/>
              <w:ind w:firstLine="0" w:firstLineChars="0"/>
              <w:jc w:val="center"/>
            </w:pPr>
            <w:r>
              <w:rPr>
                <w:rFonts w:ascii="Times New Roman" w:hAnsi="Times New Roman" w:eastAsia="宋体"/>
                <w:b w:val="0"/>
                <w:sz w:val="18"/>
              </w:rPr>
              <w:t>10.47</w:t>
            </w:r>
          </w:p>
        </w:tc>
        <w:tc>
          <w:tcPr>
            <w:tcW w:w="1289" w:type="dxa"/>
            <w:tcMar>
              <w:left w:w="70" w:type="dxa"/>
              <w:right w:w="70" w:type="dxa"/>
            </w:tcMar>
            <w:vAlign w:val="center"/>
          </w:tcPr>
          <w:p w14:paraId="58B32D24">
            <w:pPr>
              <w:keepNext w:val="0"/>
              <w:spacing w:before="20" w:after="20" w:line="260" w:lineRule="exact"/>
              <w:ind w:firstLine="0" w:firstLineChars="0"/>
              <w:jc w:val="center"/>
            </w:pPr>
            <w:r>
              <w:rPr>
                <w:rFonts w:ascii="Times New Roman" w:hAnsi="Times New Roman" w:eastAsia="宋体"/>
                <w:b w:val="0"/>
                <w:sz w:val="18"/>
              </w:rPr>
              <w:t>38.00</w:t>
            </w:r>
          </w:p>
        </w:tc>
      </w:tr>
    </w:tbl>
    <w:p w14:paraId="0E64115F">
      <w:pPr>
        <w:pStyle w:val="7"/>
        <w:keepNext/>
        <w:numPr>
          <w:ilvl w:val="0"/>
          <w:numId w:val="0"/>
        </w:numPr>
        <w:spacing w:before="160" w:after="120" w:line="360" w:lineRule="auto"/>
        <w:ind w:firstLine="0"/>
      </w:pPr>
      <w:bookmarkStart w:id="215" w:name="bdz-00092站规划分析"/>
      <w:r>
        <w:rPr>
          <w:rFonts w:ascii="Times New Roman" w:hAnsi="Times New Roman" w:eastAsia="方正仿宋_GBK"/>
          <w:b/>
          <w:sz w:val="24"/>
        </w:rPr>
        <w:t>BDZ-00092站规划分析</w:t>
      </w:r>
      <w:bookmarkEnd w:id="215"/>
    </w:p>
    <w:p w14:paraId="4A14F0EA">
      <w:pPr>
        <w:widowControl/>
        <w:spacing w:before="0" w:after="0" w:line="300" w:lineRule="auto"/>
        <w:ind w:firstLine="480"/>
        <w:jc w:val="both"/>
      </w:pPr>
      <w:r>
        <w:rPr>
          <w:rFonts w:ascii="Times New Roman" w:hAnsi="Times New Roman" w:eastAsia="方正仿宋_GBK"/>
          <w:b w:val="0"/>
          <w:sz w:val="24"/>
        </w:rPr>
        <w:t>该站基期主变配置为40.00+40.00 MVA，规划第4年转接前最大正向、反向净负荷分别为9.68 MW和6.12 MW，正向95%峰值持续时间为1.00 h。弹性方案沿用基期主变容量，后续各年通过站间负荷转接满足容量需求。</w:t>
      </w:r>
    </w:p>
    <w:p w14:paraId="5573A30D">
      <w:pPr>
        <w:pStyle w:val="2"/>
        <w:widowControl/>
        <w:spacing w:before="0" w:after="0" w:line="300" w:lineRule="auto"/>
        <w:ind w:firstLine="480"/>
        <w:jc w:val="both"/>
      </w:pPr>
      <w:r>
        <w:rPr>
          <w:rFonts w:ascii="Times New Roman" w:hAnsi="Times New Roman" w:eastAsia="方正仿宋_GBK"/>
          <w:b w:val="0"/>
          <w:sz w:val="24"/>
        </w:rPr>
        <w:t>第4年承接28.32 MW，正向校核负荷增至38.00 MW。该站利用相应主变容量承担片区内部负荷，接收能力按承接后的负荷进行正常运行及</w:t>
      </w:r>
      <w:del w:id="385" w:author="白日梦想家" w:date="2026-10-02T21:42:05Z">
        <w:r>
          <w:rPr>
            <w:rFonts w:ascii="Times New Roman" w:hAnsi="Times New Roman" w:eastAsia="方正仿宋_GBK"/>
            <w:b w:val="0"/>
            <w:sz w:val="24"/>
          </w:rPr>
          <w:delText>单台主变退出</w:delText>
        </w:r>
      </w:del>
      <w:ins w:id="386" w:author="白日梦想家" w:date="2026-10-02T21:42:05Z">
        <w:r>
          <w:rPr>
            <w:rFonts w:hint="eastAsia"/>
            <w:b w:val="0"/>
            <w:sz w:val="24"/>
            <w:lang w:eastAsia="zh"/>
          </w:rPr>
          <w:t>主变N-1</w:t>
        </w:r>
      </w:ins>
      <w:r>
        <w:rPr>
          <w:rFonts w:ascii="Times New Roman" w:hAnsi="Times New Roman" w:eastAsia="方正仿宋_GBK"/>
          <w:b w:val="0"/>
          <w:sz w:val="24"/>
        </w:rPr>
        <w:t>校核。刚性方案第4年主变总容量为80.00 MVA，储能为9.70 MW；弹性方案相应为80.00 MVA和0.00 MW。弹性方案储能减少9.70 MW，</w:t>
      </w:r>
      <w:del w:id="387" w:author="白日梦想家" w:date="2026-10-02T21:45:25Z">
        <w:r>
          <w:rPr>
            <w:rFonts w:ascii="Times New Roman" w:hAnsi="Times New Roman" w:eastAsia="方正仿宋_GBK"/>
            <w:b w:val="0"/>
            <w:sz w:val="24"/>
          </w:rPr>
          <w:delText>退出工况</w:delText>
        </w:r>
      </w:del>
      <w:ins w:id="388" w:author="白日梦想家" w:date="2026-10-02T21:45:25Z">
        <w:r>
          <w:rPr>
            <w:rFonts w:hint="eastAsia"/>
            <w:b w:val="0"/>
            <w:sz w:val="24"/>
            <w:lang w:eastAsia="zh"/>
          </w:rPr>
          <w:t>主变N-1工况</w:t>
        </w:r>
      </w:ins>
      <w:r>
        <w:rPr>
          <w:rFonts w:ascii="Times New Roman" w:hAnsi="Times New Roman" w:eastAsia="方正仿宋_GBK"/>
          <w:b w:val="0"/>
          <w:sz w:val="24"/>
        </w:rPr>
        <w:t>的容量支撑更多由在役主变和站间负荷配置承担。</w:t>
      </w:r>
    </w:p>
    <w:p w14:paraId="7A86A957">
      <w:pPr>
        <w:pStyle w:val="2"/>
        <w:keepNext/>
        <w:spacing w:before="120" w:after="80" w:line="300" w:lineRule="auto"/>
        <w:ind w:firstLine="0"/>
        <w:jc w:val="center"/>
      </w:pPr>
      <w:r>
        <w:rPr>
          <w:rFonts w:ascii="Times New Roman" w:hAnsi="Times New Roman" w:eastAsia="宋体"/>
          <w:b w:val="0"/>
          <w:sz w:val="21"/>
        </w:rPr>
        <w:t>表5-44 BDZ-00092站第4年配置与负荷转接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289"/>
        <w:gridCol w:w="1289"/>
        <w:gridCol w:w="1868"/>
        <w:gridCol w:w="1289"/>
        <w:gridCol w:w="1289"/>
        <w:gridCol w:w="1289"/>
      </w:tblGrid>
      <w:tr w14:paraId="54EEDC8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289" w:type="dxa"/>
            <w:tcMar>
              <w:left w:w="70" w:type="dxa"/>
              <w:right w:w="70" w:type="dxa"/>
            </w:tcMar>
            <w:vAlign w:val="center"/>
          </w:tcPr>
          <w:p w14:paraId="10F7D051">
            <w:pPr>
              <w:keepNext w:val="0"/>
              <w:spacing w:before="20" w:after="20" w:line="260" w:lineRule="exact"/>
              <w:ind w:firstLine="0" w:firstLineChars="0"/>
              <w:jc w:val="center"/>
            </w:pPr>
            <w:r>
              <w:rPr>
                <w:rFonts w:ascii="Times New Roman" w:hAnsi="Times New Roman" w:eastAsia="宋体"/>
                <w:b/>
                <w:sz w:val="18"/>
              </w:rPr>
              <w:t>方案</w:t>
            </w:r>
          </w:p>
        </w:tc>
        <w:tc>
          <w:tcPr>
            <w:tcW w:w="1289" w:type="dxa"/>
            <w:tcMar>
              <w:left w:w="70" w:type="dxa"/>
              <w:right w:w="70" w:type="dxa"/>
            </w:tcMar>
            <w:vAlign w:val="center"/>
          </w:tcPr>
          <w:p w14:paraId="26A9F611">
            <w:pPr>
              <w:keepNext w:val="0"/>
              <w:spacing w:before="20" w:after="20" w:line="260" w:lineRule="exact"/>
              <w:ind w:firstLine="0" w:firstLineChars="0"/>
              <w:jc w:val="center"/>
            </w:pPr>
            <w:r>
              <w:rPr>
                <w:rFonts w:ascii="Times New Roman" w:hAnsi="Times New Roman" w:eastAsia="宋体"/>
                <w:b/>
                <w:sz w:val="18"/>
              </w:rPr>
              <w:t>主变组合/MVA</w:t>
            </w:r>
          </w:p>
        </w:tc>
        <w:tc>
          <w:tcPr>
            <w:tcW w:w="1868" w:type="dxa"/>
            <w:tcMar>
              <w:left w:w="70" w:type="dxa"/>
              <w:right w:w="70" w:type="dxa"/>
            </w:tcMar>
            <w:vAlign w:val="center"/>
          </w:tcPr>
          <w:p w14:paraId="1B8FCAFF">
            <w:pPr>
              <w:keepNext w:val="0"/>
              <w:spacing w:before="20" w:after="20" w:line="260" w:lineRule="exact"/>
              <w:ind w:firstLine="0" w:firstLineChars="0"/>
              <w:jc w:val="center"/>
            </w:pPr>
            <w:r>
              <w:rPr>
                <w:rFonts w:ascii="Times New Roman" w:hAnsi="Times New Roman" w:eastAsia="宋体"/>
                <w:b/>
                <w:sz w:val="18"/>
              </w:rPr>
              <w:t>储能/MW/MWh</w:t>
            </w:r>
          </w:p>
        </w:tc>
        <w:tc>
          <w:tcPr>
            <w:tcW w:w="1289" w:type="dxa"/>
            <w:tcMar>
              <w:left w:w="70" w:type="dxa"/>
              <w:right w:w="70" w:type="dxa"/>
            </w:tcMar>
            <w:vAlign w:val="center"/>
          </w:tcPr>
          <w:p w14:paraId="1BFD61F0">
            <w:pPr>
              <w:keepNext w:val="0"/>
              <w:spacing w:before="20" w:after="20" w:line="260" w:lineRule="exact"/>
              <w:ind w:firstLine="0" w:firstLineChars="0"/>
              <w:jc w:val="center"/>
            </w:pPr>
            <w:r>
              <w:rPr>
                <w:rFonts w:ascii="Times New Roman" w:hAnsi="Times New Roman" w:eastAsia="宋体"/>
                <w:b/>
                <w:sz w:val="18"/>
              </w:rPr>
              <w:t>转出/MW</w:t>
            </w:r>
          </w:p>
        </w:tc>
        <w:tc>
          <w:tcPr>
            <w:tcW w:w="1289" w:type="dxa"/>
            <w:tcMar>
              <w:left w:w="70" w:type="dxa"/>
              <w:right w:w="70" w:type="dxa"/>
            </w:tcMar>
            <w:vAlign w:val="center"/>
          </w:tcPr>
          <w:p w14:paraId="1FF724A7">
            <w:pPr>
              <w:keepNext w:val="0"/>
              <w:spacing w:before="20" w:after="20" w:line="260" w:lineRule="exact"/>
              <w:ind w:firstLine="0" w:firstLineChars="0"/>
              <w:jc w:val="center"/>
            </w:pPr>
            <w:r>
              <w:rPr>
                <w:rFonts w:ascii="Times New Roman" w:hAnsi="Times New Roman" w:eastAsia="宋体"/>
                <w:b/>
                <w:sz w:val="18"/>
              </w:rPr>
              <w:t>承接/MW</w:t>
            </w:r>
          </w:p>
        </w:tc>
        <w:tc>
          <w:tcPr>
            <w:tcW w:w="1289" w:type="dxa"/>
            <w:tcMar>
              <w:left w:w="70" w:type="dxa"/>
              <w:right w:w="70" w:type="dxa"/>
            </w:tcMar>
            <w:vAlign w:val="center"/>
          </w:tcPr>
          <w:p w14:paraId="24DD7A57">
            <w:pPr>
              <w:keepNext w:val="0"/>
              <w:spacing w:before="20" w:after="20" w:line="260" w:lineRule="exact"/>
              <w:ind w:firstLine="0" w:firstLineChars="0"/>
              <w:jc w:val="center"/>
            </w:pPr>
            <w:r>
              <w:rPr>
                <w:rFonts w:ascii="Times New Roman" w:hAnsi="Times New Roman" w:eastAsia="宋体"/>
                <w:b/>
                <w:sz w:val="18"/>
              </w:rPr>
              <w:t>正向负荷/MW</w:t>
            </w:r>
          </w:p>
        </w:tc>
      </w:tr>
      <w:tr w14:paraId="7F64E8A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22530A4C">
            <w:pPr>
              <w:keepNext w:val="0"/>
              <w:spacing w:before="20" w:after="20" w:line="260" w:lineRule="exact"/>
              <w:ind w:firstLine="0" w:firstLineChars="0"/>
              <w:jc w:val="center"/>
            </w:pPr>
            <w:r>
              <w:rPr>
                <w:rFonts w:ascii="Times New Roman" w:hAnsi="Times New Roman" w:eastAsia="宋体"/>
                <w:b w:val="0"/>
                <w:sz w:val="18"/>
              </w:rPr>
              <w:t>刚性</w:t>
            </w:r>
          </w:p>
        </w:tc>
        <w:tc>
          <w:tcPr>
            <w:tcW w:w="1289" w:type="dxa"/>
            <w:tcMar>
              <w:left w:w="70" w:type="dxa"/>
              <w:right w:w="70" w:type="dxa"/>
            </w:tcMar>
            <w:vAlign w:val="center"/>
          </w:tcPr>
          <w:p w14:paraId="42EC57C3">
            <w:pPr>
              <w:keepNext w:val="0"/>
              <w:spacing w:before="20" w:after="20" w:line="260" w:lineRule="exact"/>
              <w:ind w:firstLine="0" w:firstLineChars="0"/>
              <w:jc w:val="center"/>
            </w:pPr>
            <w:r>
              <w:rPr>
                <w:rFonts w:ascii="Times New Roman" w:hAnsi="Times New Roman" w:eastAsia="宋体"/>
                <w:b w:val="0"/>
                <w:sz w:val="18"/>
              </w:rPr>
              <w:t>40.00+40.00</w:t>
            </w:r>
          </w:p>
        </w:tc>
        <w:tc>
          <w:tcPr>
            <w:tcW w:w="1868" w:type="dxa"/>
            <w:tcMar>
              <w:left w:w="70" w:type="dxa"/>
              <w:right w:w="70" w:type="dxa"/>
            </w:tcMar>
            <w:vAlign w:val="center"/>
          </w:tcPr>
          <w:p w14:paraId="080E0A39">
            <w:pPr>
              <w:keepNext w:val="0"/>
              <w:spacing w:before="20" w:after="20" w:line="260" w:lineRule="exact"/>
              <w:ind w:firstLine="0" w:firstLineChars="0"/>
              <w:jc w:val="center"/>
            </w:pPr>
            <w:r>
              <w:rPr>
                <w:rFonts w:ascii="Times New Roman" w:hAnsi="Times New Roman" w:eastAsia="宋体"/>
                <w:b w:val="0"/>
                <w:sz w:val="18"/>
              </w:rPr>
              <w:t>9.70/20.86</w:t>
            </w:r>
          </w:p>
        </w:tc>
        <w:tc>
          <w:tcPr>
            <w:tcW w:w="1289" w:type="dxa"/>
            <w:tcMar>
              <w:left w:w="70" w:type="dxa"/>
              <w:right w:w="70" w:type="dxa"/>
            </w:tcMar>
            <w:vAlign w:val="center"/>
          </w:tcPr>
          <w:p w14:paraId="1659CC39">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0D3FF014">
            <w:pPr>
              <w:keepNext w:val="0"/>
              <w:spacing w:before="20" w:after="20" w:line="260" w:lineRule="exact"/>
              <w:ind w:firstLine="0" w:firstLineChars="0"/>
              <w:jc w:val="center"/>
            </w:pPr>
            <w:r>
              <w:rPr>
                <w:rFonts w:ascii="Times New Roman" w:hAnsi="Times New Roman" w:eastAsia="宋体"/>
                <w:b w:val="0"/>
                <w:sz w:val="18"/>
              </w:rPr>
              <w:t>38.02</w:t>
            </w:r>
          </w:p>
        </w:tc>
        <w:tc>
          <w:tcPr>
            <w:tcW w:w="1289" w:type="dxa"/>
            <w:tcMar>
              <w:left w:w="70" w:type="dxa"/>
              <w:right w:w="70" w:type="dxa"/>
            </w:tcMar>
            <w:vAlign w:val="center"/>
          </w:tcPr>
          <w:p w14:paraId="0377905B">
            <w:pPr>
              <w:keepNext w:val="0"/>
              <w:spacing w:before="20" w:after="20" w:line="260" w:lineRule="exact"/>
              <w:ind w:firstLine="0" w:firstLineChars="0"/>
              <w:jc w:val="center"/>
            </w:pPr>
            <w:r>
              <w:rPr>
                <w:rFonts w:ascii="Times New Roman" w:hAnsi="Times New Roman" w:eastAsia="宋体"/>
                <w:b w:val="0"/>
                <w:sz w:val="18"/>
              </w:rPr>
              <w:t>47.70</w:t>
            </w:r>
          </w:p>
        </w:tc>
      </w:tr>
      <w:tr w14:paraId="4DEDEF7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32457756">
            <w:pPr>
              <w:keepNext w:val="0"/>
              <w:spacing w:before="20" w:after="20" w:line="260" w:lineRule="exact"/>
              <w:ind w:firstLine="0" w:firstLineChars="0"/>
              <w:jc w:val="center"/>
            </w:pPr>
            <w:r>
              <w:rPr>
                <w:rFonts w:ascii="Times New Roman" w:hAnsi="Times New Roman" w:eastAsia="宋体"/>
                <w:b w:val="0"/>
                <w:sz w:val="18"/>
              </w:rPr>
              <w:t>弹性</w:t>
            </w:r>
          </w:p>
        </w:tc>
        <w:tc>
          <w:tcPr>
            <w:tcW w:w="1289" w:type="dxa"/>
            <w:tcMar>
              <w:left w:w="70" w:type="dxa"/>
              <w:right w:w="70" w:type="dxa"/>
            </w:tcMar>
            <w:vAlign w:val="center"/>
          </w:tcPr>
          <w:p w14:paraId="6C74A11A">
            <w:pPr>
              <w:keepNext w:val="0"/>
              <w:spacing w:before="20" w:after="20" w:line="260" w:lineRule="exact"/>
              <w:ind w:firstLine="0" w:firstLineChars="0"/>
              <w:jc w:val="center"/>
            </w:pPr>
            <w:r>
              <w:rPr>
                <w:rFonts w:ascii="Times New Roman" w:hAnsi="Times New Roman" w:eastAsia="宋体"/>
                <w:b w:val="0"/>
                <w:sz w:val="18"/>
              </w:rPr>
              <w:t>40.00+40.00</w:t>
            </w:r>
          </w:p>
        </w:tc>
        <w:tc>
          <w:tcPr>
            <w:tcW w:w="1868" w:type="dxa"/>
            <w:tcMar>
              <w:left w:w="70" w:type="dxa"/>
              <w:right w:w="70" w:type="dxa"/>
            </w:tcMar>
            <w:vAlign w:val="center"/>
          </w:tcPr>
          <w:p w14:paraId="5FCC114C">
            <w:pPr>
              <w:keepNext w:val="0"/>
              <w:spacing w:before="20" w:after="20" w:line="260" w:lineRule="exact"/>
              <w:ind w:firstLine="0" w:firstLineChars="0"/>
              <w:jc w:val="center"/>
            </w:pPr>
            <w:r>
              <w:rPr>
                <w:rFonts w:ascii="Times New Roman" w:hAnsi="Times New Roman" w:eastAsia="宋体"/>
                <w:b w:val="0"/>
                <w:sz w:val="18"/>
              </w:rPr>
              <w:t>0.00/0.00</w:t>
            </w:r>
          </w:p>
        </w:tc>
        <w:tc>
          <w:tcPr>
            <w:tcW w:w="1289" w:type="dxa"/>
            <w:tcMar>
              <w:left w:w="70" w:type="dxa"/>
              <w:right w:w="70" w:type="dxa"/>
            </w:tcMar>
            <w:vAlign w:val="center"/>
          </w:tcPr>
          <w:p w14:paraId="5FC835AF">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06575A92">
            <w:pPr>
              <w:keepNext w:val="0"/>
              <w:spacing w:before="20" w:after="20" w:line="260" w:lineRule="exact"/>
              <w:ind w:firstLine="0" w:firstLineChars="0"/>
              <w:jc w:val="center"/>
            </w:pPr>
            <w:r>
              <w:rPr>
                <w:rFonts w:ascii="Times New Roman" w:hAnsi="Times New Roman" w:eastAsia="宋体"/>
                <w:b w:val="0"/>
                <w:sz w:val="18"/>
              </w:rPr>
              <w:t>28.32</w:t>
            </w:r>
          </w:p>
        </w:tc>
        <w:tc>
          <w:tcPr>
            <w:tcW w:w="1289" w:type="dxa"/>
            <w:tcMar>
              <w:left w:w="70" w:type="dxa"/>
              <w:right w:w="70" w:type="dxa"/>
            </w:tcMar>
            <w:vAlign w:val="center"/>
          </w:tcPr>
          <w:p w14:paraId="571D3375">
            <w:pPr>
              <w:keepNext w:val="0"/>
              <w:spacing w:before="20" w:after="20" w:line="260" w:lineRule="exact"/>
              <w:ind w:firstLine="0" w:firstLineChars="0"/>
              <w:jc w:val="center"/>
            </w:pPr>
            <w:r>
              <w:rPr>
                <w:rFonts w:ascii="Times New Roman" w:hAnsi="Times New Roman" w:eastAsia="宋体"/>
                <w:b w:val="0"/>
                <w:sz w:val="18"/>
              </w:rPr>
              <w:t>38.00</w:t>
            </w:r>
          </w:p>
        </w:tc>
      </w:tr>
    </w:tbl>
    <w:p w14:paraId="28A3D314">
      <w:pPr>
        <w:pStyle w:val="7"/>
        <w:keepNext/>
        <w:numPr>
          <w:ilvl w:val="0"/>
          <w:numId w:val="0"/>
        </w:numPr>
        <w:spacing w:before="160" w:after="120" w:line="360" w:lineRule="auto"/>
        <w:ind w:firstLine="0"/>
      </w:pPr>
      <w:bookmarkStart w:id="216" w:name="bdz-00094站规划分析"/>
      <w:r>
        <w:rPr>
          <w:rFonts w:ascii="Times New Roman" w:hAnsi="Times New Roman" w:eastAsia="方正仿宋_GBK"/>
          <w:b/>
          <w:sz w:val="24"/>
        </w:rPr>
        <w:t>BDZ-00094站规划分析</w:t>
      </w:r>
      <w:bookmarkEnd w:id="216"/>
    </w:p>
    <w:p w14:paraId="3933F045">
      <w:pPr>
        <w:widowControl/>
        <w:spacing w:before="0" w:after="0" w:line="300" w:lineRule="auto"/>
        <w:ind w:firstLine="480"/>
        <w:jc w:val="both"/>
      </w:pPr>
      <w:r>
        <w:rPr>
          <w:rFonts w:ascii="Times New Roman" w:hAnsi="Times New Roman" w:eastAsia="方正仿宋_GBK"/>
          <w:b w:val="0"/>
          <w:sz w:val="24"/>
        </w:rPr>
        <w:t>该站基期主变配置为40.00+40.00 MVA，规划第4年转接前最大正向、反向净负荷分别为56.14 MW和0.00 MW，正向95%峰值持续时间为2.00 h。弹性方案第1年扩建50 MVA主变。</w:t>
      </w:r>
    </w:p>
    <w:p w14:paraId="4FF5F7C6">
      <w:pPr>
        <w:pStyle w:val="2"/>
        <w:widowControl/>
        <w:spacing w:before="0" w:after="0" w:line="300" w:lineRule="auto"/>
        <w:ind w:firstLine="480"/>
        <w:jc w:val="both"/>
      </w:pPr>
      <w:r>
        <w:rPr>
          <w:rFonts w:ascii="Times New Roman" w:hAnsi="Times New Roman" w:eastAsia="方正仿宋_GBK"/>
          <w:b w:val="0"/>
          <w:sz w:val="24"/>
        </w:rPr>
        <w:t>第4年承接19.86 MW，正向校核负荷增至76.00 MW。该站利用相应主变容量承担片区内部负荷，接收能力按承接后的负荷进行正常运行及</w:t>
      </w:r>
      <w:del w:id="389" w:author="白日梦想家" w:date="2026-10-02T21:42:05Z">
        <w:r>
          <w:rPr>
            <w:rFonts w:ascii="Times New Roman" w:hAnsi="Times New Roman" w:eastAsia="方正仿宋_GBK"/>
            <w:b w:val="0"/>
            <w:sz w:val="24"/>
          </w:rPr>
          <w:delText>单台主变退出</w:delText>
        </w:r>
      </w:del>
      <w:ins w:id="390" w:author="白日梦想家" w:date="2026-10-02T21:42:05Z">
        <w:r>
          <w:rPr>
            <w:rFonts w:hint="eastAsia"/>
            <w:b w:val="0"/>
            <w:sz w:val="24"/>
            <w:lang w:eastAsia="zh"/>
          </w:rPr>
          <w:t>主变N-1</w:t>
        </w:r>
      </w:ins>
      <w:r>
        <w:rPr>
          <w:rFonts w:ascii="Times New Roman" w:hAnsi="Times New Roman" w:eastAsia="方正仿宋_GBK"/>
          <w:b w:val="0"/>
          <w:sz w:val="24"/>
        </w:rPr>
        <w:t>校核。刚性方案第4年主变总容量为80.00 MVA，储能为56.20 MW；弹性方案相应为130.00 MVA和0.00 MW。弹性方案储能减少56.20 MW，</w:t>
      </w:r>
      <w:del w:id="391" w:author="白日梦想家" w:date="2026-10-02T21:45:25Z">
        <w:r>
          <w:rPr>
            <w:rFonts w:ascii="Times New Roman" w:hAnsi="Times New Roman" w:eastAsia="方正仿宋_GBK"/>
            <w:b w:val="0"/>
            <w:sz w:val="24"/>
          </w:rPr>
          <w:delText>退出工况</w:delText>
        </w:r>
      </w:del>
      <w:ins w:id="392" w:author="白日梦想家" w:date="2026-10-02T21:45:25Z">
        <w:r>
          <w:rPr>
            <w:rFonts w:hint="eastAsia"/>
            <w:b w:val="0"/>
            <w:sz w:val="24"/>
            <w:lang w:eastAsia="zh"/>
          </w:rPr>
          <w:t>主变N-1工况</w:t>
        </w:r>
      </w:ins>
      <w:r>
        <w:rPr>
          <w:rFonts w:ascii="Times New Roman" w:hAnsi="Times New Roman" w:eastAsia="方正仿宋_GBK"/>
          <w:b w:val="0"/>
          <w:sz w:val="24"/>
        </w:rPr>
        <w:t>的容量支撑更多由在役主变和站间负荷配置承担。</w:t>
      </w:r>
    </w:p>
    <w:p w14:paraId="71ADD7CC">
      <w:pPr>
        <w:pStyle w:val="2"/>
        <w:keepNext/>
        <w:spacing w:before="120" w:after="80" w:line="300" w:lineRule="auto"/>
        <w:ind w:firstLine="0"/>
        <w:jc w:val="center"/>
      </w:pPr>
      <w:r>
        <w:rPr>
          <w:rFonts w:ascii="Times New Roman" w:hAnsi="Times New Roman" w:eastAsia="宋体"/>
          <w:b w:val="0"/>
          <w:sz w:val="21"/>
        </w:rPr>
        <w:t>表5-45 BDZ-00094站第4年配置与负荷转接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289"/>
        <w:gridCol w:w="1289"/>
        <w:gridCol w:w="1868"/>
        <w:gridCol w:w="1289"/>
        <w:gridCol w:w="1289"/>
        <w:gridCol w:w="1289"/>
      </w:tblGrid>
      <w:tr w14:paraId="3954965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289" w:type="dxa"/>
            <w:tcMar>
              <w:left w:w="70" w:type="dxa"/>
              <w:right w:w="70" w:type="dxa"/>
            </w:tcMar>
            <w:vAlign w:val="center"/>
          </w:tcPr>
          <w:p w14:paraId="1E20587C">
            <w:pPr>
              <w:keepNext w:val="0"/>
              <w:spacing w:before="20" w:after="20" w:line="260" w:lineRule="exact"/>
              <w:ind w:firstLine="0" w:firstLineChars="0"/>
              <w:jc w:val="center"/>
            </w:pPr>
            <w:r>
              <w:rPr>
                <w:rFonts w:ascii="Times New Roman" w:hAnsi="Times New Roman" w:eastAsia="宋体"/>
                <w:b/>
                <w:sz w:val="18"/>
              </w:rPr>
              <w:t>方案</w:t>
            </w:r>
          </w:p>
        </w:tc>
        <w:tc>
          <w:tcPr>
            <w:tcW w:w="1289" w:type="dxa"/>
            <w:tcMar>
              <w:left w:w="70" w:type="dxa"/>
              <w:right w:w="70" w:type="dxa"/>
            </w:tcMar>
            <w:vAlign w:val="center"/>
          </w:tcPr>
          <w:p w14:paraId="1F5C3834">
            <w:pPr>
              <w:keepNext w:val="0"/>
              <w:spacing w:before="20" w:after="20" w:line="260" w:lineRule="exact"/>
              <w:ind w:firstLine="0" w:firstLineChars="0"/>
              <w:jc w:val="center"/>
            </w:pPr>
            <w:r>
              <w:rPr>
                <w:rFonts w:ascii="Times New Roman" w:hAnsi="Times New Roman" w:eastAsia="宋体"/>
                <w:b/>
                <w:sz w:val="18"/>
              </w:rPr>
              <w:t>主变组合/MVA</w:t>
            </w:r>
          </w:p>
        </w:tc>
        <w:tc>
          <w:tcPr>
            <w:tcW w:w="1868" w:type="dxa"/>
            <w:tcMar>
              <w:left w:w="70" w:type="dxa"/>
              <w:right w:w="70" w:type="dxa"/>
            </w:tcMar>
            <w:vAlign w:val="center"/>
          </w:tcPr>
          <w:p w14:paraId="6BFEBC2B">
            <w:pPr>
              <w:keepNext w:val="0"/>
              <w:spacing w:before="20" w:after="20" w:line="260" w:lineRule="exact"/>
              <w:ind w:firstLine="0" w:firstLineChars="0"/>
              <w:jc w:val="center"/>
            </w:pPr>
            <w:r>
              <w:rPr>
                <w:rFonts w:ascii="Times New Roman" w:hAnsi="Times New Roman" w:eastAsia="宋体"/>
                <w:b/>
                <w:sz w:val="18"/>
              </w:rPr>
              <w:t>储能/MW/MWh</w:t>
            </w:r>
          </w:p>
        </w:tc>
        <w:tc>
          <w:tcPr>
            <w:tcW w:w="1289" w:type="dxa"/>
            <w:tcMar>
              <w:left w:w="70" w:type="dxa"/>
              <w:right w:w="70" w:type="dxa"/>
            </w:tcMar>
            <w:vAlign w:val="center"/>
          </w:tcPr>
          <w:p w14:paraId="009DCAAC">
            <w:pPr>
              <w:keepNext w:val="0"/>
              <w:spacing w:before="20" w:after="20" w:line="260" w:lineRule="exact"/>
              <w:ind w:firstLine="0" w:firstLineChars="0"/>
              <w:jc w:val="center"/>
            </w:pPr>
            <w:r>
              <w:rPr>
                <w:rFonts w:ascii="Times New Roman" w:hAnsi="Times New Roman" w:eastAsia="宋体"/>
                <w:b/>
                <w:sz w:val="18"/>
              </w:rPr>
              <w:t>转出/MW</w:t>
            </w:r>
          </w:p>
        </w:tc>
        <w:tc>
          <w:tcPr>
            <w:tcW w:w="1289" w:type="dxa"/>
            <w:tcMar>
              <w:left w:w="70" w:type="dxa"/>
              <w:right w:w="70" w:type="dxa"/>
            </w:tcMar>
            <w:vAlign w:val="center"/>
          </w:tcPr>
          <w:p w14:paraId="5CEF0CF7">
            <w:pPr>
              <w:keepNext w:val="0"/>
              <w:spacing w:before="20" w:after="20" w:line="260" w:lineRule="exact"/>
              <w:ind w:firstLine="0" w:firstLineChars="0"/>
              <w:jc w:val="center"/>
            </w:pPr>
            <w:r>
              <w:rPr>
                <w:rFonts w:ascii="Times New Roman" w:hAnsi="Times New Roman" w:eastAsia="宋体"/>
                <w:b/>
                <w:sz w:val="18"/>
              </w:rPr>
              <w:t>承接/MW</w:t>
            </w:r>
          </w:p>
        </w:tc>
        <w:tc>
          <w:tcPr>
            <w:tcW w:w="1289" w:type="dxa"/>
            <w:tcMar>
              <w:left w:w="70" w:type="dxa"/>
              <w:right w:w="70" w:type="dxa"/>
            </w:tcMar>
            <w:vAlign w:val="center"/>
          </w:tcPr>
          <w:p w14:paraId="35AA94FC">
            <w:pPr>
              <w:keepNext w:val="0"/>
              <w:spacing w:before="20" w:after="20" w:line="260" w:lineRule="exact"/>
              <w:ind w:firstLine="0" w:firstLineChars="0"/>
              <w:jc w:val="center"/>
            </w:pPr>
            <w:r>
              <w:rPr>
                <w:rFonts w:ascii="Times New Roman" w:hAnsi="Times New Roman" w:eastAsia="宋体"/>
                <w:b/>
                <w:sz w:val="18"/>
              </w:rPr>
              <w:t>正向负荷/MW</w:t>
            </w:r>
          </w:p>
        </w:tc>
      </w:tr>
      <w:tr w14:paraId="42E6C1E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03D3DD13">
            <w:pPr>
              <w:keepNext w:val="0"/>
              <w:spacing w:before="20" w:after="20" w:line="260" w:lineRule="exact"/>
              <w:ind w:firstLine="0" w:firstLineChars="0"/>
              <w:jc w:val="center"/>
            </w:pPr>
            <w:r>
              <w:rPr>
                <w:rFonts w:ascii="Times New Roman" w:hAnsi="Times New Roman" w:eastAsia="宋体"/>
                <w:b w:val="0"/>
                <w:sz w:val="18"/>
              </w:rPr>
              <w:t>刚性</w:t>
            </w:r>
          </w:p>
        </w:tc>
        <w:tc>
          <w:tcPr>
            <w:tcW w:w="1289" w:type="dxa"/>
            <w:tcMar>
              <w:left w:w="70" w:type="dxa"/>
              <w:right w:w="70" w:type="dxa"/>
            </w:tcMar>
            <w:vAlign w:val="center"/>
          </w:tcPr>
          <w:p w14:paraId="15993914">
            <w:pPr>
              <w:keepNext w:val="0"/>
              <w:spacing w:before="20" w:after="20" w:line="260" w:lineRule="exact"/>
              <w:ind w:firstLine="0" w:firstLineChars="0"/>
              <w:jc w:val="center"/>
            </w:pPr>
            <w:r>
              <w:rPr>
                <w:rFonts w:ascii="Times New Roman" w:hAnsi="Times New Roman" w:eastAsia="宋体"/>
                <w:b w:val="0"/>
                <w:sz w:val="18"/>
              </w:rPr>
              <w:t>40.00+40.00</w:t>
            </w:r>
          </w:p>
        </w:tc>
        <w:tc>
          <w:tcPr>
            <w:tcW w:w="1868" w:type="dxa"/>
            <w:tcMar>
              <w:left w:w="70" w:type="dxa"/>
              <w:right w:w="70" w:type="dxa"/>
            </w:tcMar>
            <w:vAlign w:val="center"/>
          </w:tcPr>
          <w:p w14:paraId="71E33391">
            <w:pPr>
              <w:keepNext w:val="0"/>
              <w:spacing w:before="20" w:after="20" w:line="260" w:lineRule="exact"/>
              <w:ind w:firstLine="0" w:firstLineChars="0"/>
              <w:jc w:val="center"/>
            </w:pPr>
            <w:r>
              <w:rPr>
                <w:rFonts w:ascii="Times New Roman" w:hAnsi="Times New Roman" w:eastAsia="宋体"/>
                <w:b w:val="0"/>
                <w:sz w:val="18"/>
              </w:rPr>
              <w:t>56.20/120.83</w:t>
            </w:r>
          </w:p>
        </w:tc>
        <w:tc>
          <w:tcPr>
            <w:tcW w:w="1289" w:type="dxa"/>
            <w:tcMar>
              <w:left w:w="70" w:type="dxa"/>
              <w:right w:w="70" w:type="dxa"/>
            </w:tcMar>
            <w:vAlign w:val="center"/>
          </w:tcPr>
          <w:p w14:paraId="5CA48C15">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24C6E62E">
            <w:pPr>
              <w:keepNext w:val="0"/>
              <w:spacing w:before="20" w:after="20" w:line="260" w:lineRule="exact"/>
              <w:ind w:firstLine="0" w:firstLineChars="0"/>
              <w:jc w:val="center"/>
            </w:pPr>
            <w:r>
              <w:rPr>
                <w:rFonts w:ascii="Times New Roman" w:hAnsi="Times New Roman" w:eastAsia="宋体"/>
                <w:b w:val="0"/>
                <w:sz w:val="18"/>
              </w:rPr>
              <w:t>38.06</w:t>
            </w:r>
          </w:p>
        </w:tc>
        <w:tc>
          <w:tcPr>
            <w:tcW w:w="1289" w:type="dxa"/>
            <w:tcMar>
              <w:left w:w="70" w:type="dxa"/>
              <w:right w:w="70" w:type="dxa"/>
            </w:tcMar>
            <w:vAlign w:val="center"/>
          </w:tcPr>
          <w:p w14:paraId="316D5B99">
            <w:pPr>
              <w:keepNext w:val="0"/>
              <w:spacing w:before="20" w:after="20" w:line="260" w:lineRule="exact"/>
              <w:ind w:firstLine="0" w:firstLineChars="0"/>
              <w:jc w:val="center"/>
            </w:pPr>
            <w:r>
              <w:rPr>
                <w:rFonts w:ascii="Times New Roman" w:hAnsi="Times New Roman" w:eastAsia="宋体"/>
                <w:b w:val="0"/>
                <w:sz w:val="18"/>
              </w:rPr>
              <w:t>94.20</w:t>
            </w:r>
          </w:p>
        </w:tc>
      </w:tr>
      <w:tr w14:paraId="161A680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3F3FC19C">
            <w:pPr>
              <w:keepNext w:val="0"/>
              <w:spacing w:before="20" w:after="20" w:line="260" w:lineRule="exact"/>
              <w:ind w:firstLine="0" w:firstLineChars="0"/>
              <w:jc w:val="center"/>
            </w:pPr>
            <w:r>
              <w:rPr>
                <w:rFonts w:ascii="Times New Roman" w:hAnsi="Times New Roman" w:eastAsia="宋体"/>
                <w:b w:val="0"/>
                <w:sz w:val="18"/>
              </w:rPr>
              <w:t>弹性</w:t>
            </w:r>
          </w:p>
        </w:tc>
        <w:tc>
          <w:tcPr>
            <w:tcW w:w="1289" w:type="dxa"/>
            <w:tcMar>
              <w:left w:w="70" w:type="dxa"/>
              <w:right w:w="70" w:type="dxa"/>
            </w:tcMar>
            <w:vAlign w:val="center"/>
          </w:tcPr>
          <w:p w14:paraId="5B3091AE">
            <w:pPr>
              <w:keepNext w:val="0"/>
              <w:spacing w:before="20" w:after="20" w:line="260" w:lineRule="exact"/>
              <w:ind w:firstLine="0" w:firstLineChars="0"/>
              <w:jc w:val="center"/>
            </w:pPr>
            <w:r>
              <w:rPr>
                <w:rFonts w:ascii="Times New Roman" w:hAnsi="Times New Roman" w:eastAsia="宋体"/>
                <w:b w:val="0"/>
                <w:sz w:val="18"/>
              </w:rPr>
              <w:t>40.00+40.00+50.00</w:t>
            </w:r>
          </w:p>
        </w:tc>
        <w:tc>
          <w:tcPr>
            <w:tcW w:w="1868" w:type="dxa"/>
            <w:tcMar>
              <w:left w:w="70" w:type="dxa"/>
              <w:right w:w="70" w:type="dxa"/>
            </w:tcMar>
            <w:vAlign w:val="center"/>
          </w:tcPr>
          <w:p w14:paraId="1C3AE70A">
            <w:pPr>
              <w:keepNext w:val="0"/>
              <w:spacing w:before="20" w:after="20" w:line="260" w:lineRule="exact"/>
              <w:ind w:firstLine="0" w:firstLineChars="0"/>
              <w:jc w:val="center"/>
            </w:pPr>
            <w:r>
              <w:rPr>
                <w:rFonts w:ascii="Times New Roman" w:hAnsi="Times New Roman" w:eastAsia="宋体"/>
                <w:b w:val="0"/>
                <w:sz w:val="18"/>
              </w:rPr>
              <w:t>0.00/0.00</w:t>
            </w:r>
          </w:p>
        </w:tc>
        <w:tc>
          <w:tcPr>
            <w:tcW w:w="1289" w:type="dxa"/>
            <w:tcMar>
              <w:left w:w="70" w:type="dxa"/>
              <w:right w:w="70" w:type="dxa"/>
            </w:tcMar>
            <w:vAlign w:val="center"/>
          </w:tcPr>
          <w:p w14:paraId="451803A4">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721901B2">
            <w:pPr>
              <w:keepNext w:val="0"/>
              <w:spacing w:before="20" w:after="20" w:line="260" w:lineRule="exact"/>
              <w:ind w:firstLine="0" w:firstLineChars="0"/>
              <w:jc w:val="center"/>
            </w:pPr>
            <w:r>
              <w:rPr>
                <w:rFonts w:ascii="Times New Roman" w:hAnsi="Times New Roman" w:eastAsia="宋体"/>
                <w:b w:val="0"/>
                <w:sz w:val="18"/>
              </w:rPr>
              <w:t>19.86</w:t>
            </w:r>
          </w:p>
        </w:tc>
        <w:tc>
          <w:tcPr>
            <w:tcW w:w="1289" w:type="dxa"/>
            <w:tcMar>
              <w:left w:w="70" w:type="dxa"/>
              <w:right w:w="70" w:type="dxa"/>
            </w:tcMar>
            <w:vAlign w:val="center"/>
          </w:tcPr>
          <w:p w14:paraId="7C727CB3">
            <w:pPr>
              <w:keepNext w:val="0"/>
              <w:spacing w:before="20" w:after="20" w:line="260" w:lineRule="exact"/>
              <w:ind w:firstLine="0" w:firstLineChars="0"/>
              <w:jc w:val="center"/>
            </w:pPr>
            <w:r>
              <w:rPr>
                <w:rFonts w:ascii="Times New Roman" w:hAnsi="Times New Roman" w:eastAsia="宋体"/>
                <w:b w:val="0"/>
                <w:sz w:val="18"/>
              </w:rPr>
              <w:t>76.00</w:t>
            </w:r>
          </w:p>
        </w:tc>
      </w:tr>
    </w:tbl>
    <w:p w14:paraId="06CFFA98">
      <w:pPr>
        <w:pStyle w:val="7"/>
        <w:keepNext/>
        <w:numPr>
          <w:ilvl w:val="0"/>
          <w:numId w:val="0"/>
        </w:numPr>
        <w:spacing w:before="160" w:after="120" w:line="360" w:lineRule="auto"/>
        <w:ind w:firstLine="0"/>
      </w:pPr>
      <w:bookmarkStart w:id="217" w:name="bdz-00103站规划分析"/>
      <w:r>
        <w:rPr>
          <w:rFonts w:ascii="Times New Roman" w:hAnsi="Times New Roman" w:eastAsia="方正仿宋_GBK"/>
          <w:b/>
          <w:sz w:val="24"/>
        </w:rPr>
        <w:t>BDZ-00103站规划分析</w:t>
      </w:r>
      <w:bookmarkEnd w:id="217"/>
    </w:p>
    <w:p w14:paraId="3A3B41AD">
      <w:pPr>
        <w:widowControl/>
        <w:spacing w:before="0" w:after="0" w:line="300" w:lineRule="auto"/>
        <w:ind w:firstLine="480"/>
        <w:jc w:val="both"/>
      </w:pPr>
      <w:r>
        <w:rPr>
          <w:rFonts w:ascii="Times New Roman" w:hAnsi="Times New Roman" w:eastAsia="方正仿宋_GBK"/>
          <w:b w:val="0"/>
          <w:sz w:val="24"/>
        </w:rPr>
        <w:t>该站基期主变配置为40.00+40.00 MVA，规划第4年转接前最大正向、反向净负荷分别为56.87 MW和0.00 MW，正向95%峰值持续时间为3.00 h。弹性方案沿用基期主变容量，后续各年通过站间负荷转接满足容量需求。</w:t>
      </w:r>
    </w:p>
    <w:p w14:paraId="758195E0">
      <w:pPr>
        <w:pStyle w:val="2"/>
        <w:widowControl/>
        <w:spacing w:before="0" w:after="0" w:line="300" w:lineRule="auto"/>
        <w:ind w:firstLine="480"/>
        <w:jc w:val="both"/>
      </w:pPr>
      <w:r>
        <w:rPr>
          <w:rFonts w:ascii="Times New Roman" w:hAnsi="Times New Roman" w:eastAsia="方正仿宋_GBK"/>
          <w:b w:val="0"/>
          <w:sz w:val="24"/>
        </w:rPr>
        <w:t>第4年转出18.87 MW、承接0.00 MW后，正向校核负荷为38.00 MW。负荷转出降低正向需求，同时将反向校核上界提高至18.87 MW，配置按两个方向共同确定。刚性方案第4年主变总容量为80.00 MVA，储能为0.00 MW；弹性方案相应为80.00 MVA和0.00 MW。两类方案的本站主变配置接近，差异主要通过区域其他站点的容量和负荷安排体现。</w:t>
      </w:r>
    </w:p>
    <w:p w14:paraId="179430F5">
      <w:pPr>
        <w:pStyle w:val="2"/>
        <w:keepNext/>
        <w:spacing w:before="120" w:after="80" w:line="300" w:lineRule="auto"/>
        <w:ind w:firstLine="0"/>
        <w:jc w:val="center"/>
      </w:pPr>
      <w:r>
        <w:rPr>
          <w:rFonts w:ascii="Times New Roman" w:hAnsi="Times New Roman" w:eastAsia="宋体"/>
          <w:b w:val="0"/>
          <w:sz w:val="21"/>
        </w:rPr>
        <w:t>表5-46 BDZ-00103站第4年配置与负荷转接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289"/>
        <w:gridCol w:w="1289"/>
        <w:gridCol w:w="1868"/>
        <w:gridCol w:w="1289"/>
        <w:gridCol w:w="1289"/>
        <w:gridCol w:w="1289"/>
      </w:tblGrid>
      <w:tr w14:paraId="2E49C6B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289" w:type="dxa"/>
            <w:tcMar>
              <w:left w:w="70" w:type="dxa"/>
              <w:right w:w="70" w:type="dxa"/>
            </w:tcMar>
            <w:vAlign w:val="center"/>
          </w:tcPr>
          <w:p w14:paraId="7F08253D">
            <w:pPr>
              <w:keepNext w:val="0"/>
              <w:spacing w:before="20" w:after="20" w:line="260" w:lineRule="exact"/>
              <w:ind w:firstLine="0" w:firstLineChars="0"/>
              <w:jc w:val="center"/>
            </w:pPr>
            <w:r>
              <w:rPr>
                <w:rFonts w:ascii="Times New Roman" w:hAnsi="Times New Roman" w:eastAsia="宋体"/>
                <w:b/>
                <w:sz w:val="18"/>
              </w:rPr>
              <w:t>方案</w:t>
            </w:r>
          </w:p>
        </w:tc>
        <w:tc>
          <w:tcPr>
            <w:tcW w:w="1289" w:type="dxa"/>
            <w:tcMar>
              <w:left w:w="70" w:type="dxa"/>
              <w:right w:w="70" w:type="dxa"/>
            </w:tcMar>
            <w:vAlign w:val="center"/>
          </w:tcPr>
          <w:p w14:paraId="7695CF95">
            <w:pPr>
              <w:keepNext w:val="0"/>
              <w:spacing w:before="20" w:after="20" w:line="260" w:lineRule="exact"/>
              <w:ind w:firstLine="0" w:firstLineChars="0"/>
              <w:jc w:val="center"/>
            </w:pPr>
            <w:r>
              <w:rPr>
                <w:rFonts w:ascii="Times New Roman" w:hAnsi="Times New Roman" w:eastAsia="宋体"/>
                <w:b/>
                <w:sz w:val="18"/>
              </w:rPr>
              <w:t>主变组合/MVA</w:t>
            </w:r>
          </w:p>
        </w:tc>
        <w:tc>
          <w:tcPr>
            <w:tcW w:w="1868" w:type="dxa"/>
            <w:tcMar>
              <w:left w:w="70" w:type="dxa"/>
              <w:right w:w="70" w:type="dxa"/>
            </w:tcMar>
            <w:vAlign w:val="center"/>
          </w:tcPr>
          <w:p w14:paraId="0CF14395">
            <w:pPr>
              <w:keepNext w:val="0"/>
              <w:spacing w:before="20" w:after="20" w:line="260" w:lineRule="exact"/>
              <w:ind w:firstLine="0" w:firstLineChars="0"/>
              <w:jc w:val="center"/>
            </w:pPr>
            <w:r>
              <w:rPr>
                <w:rFonts w:ascii="Times New Roman" w:hAnsi="Times New Roman" w:eastAsia="宋体"/>
                <w:b/>
                <w:sz w:val="18"/>
              </w:rPr>
              <w:t>储能/MW/MWh</w:t>
            </w:r>
          </w:p>
        </w:tc>
        <w:tc>
          <w:tcPr>
            <w:tcW w:w="1289" w:type="dxa"/>
            <w:tcMar>
              <w:left w:w="70" w:type="dxa"/>
              <w:right w:w="70" w:type="dxa"/>
            </w:tcMar>
            <w:vAlign w:val="center"/>
          </w:tcPr>
          <w:p w14:paraId="6BB3EB13">
            <w:pPr>
              <w:keepNext w:val="0"/>
              <w:spacing w:before="20" w:after="20" w:line="260" w:lineRule="exact"/>
              <w:ind w:firstLine="0" w:firstLineChars="0"/>
              <w:jc w:val="center"/>
            </w:pPr>
            <w:r>
              <w:rPr>
                <w:rFonts w:ascii="Times New Roman" w:hAnsi="Times New Roman" w:eastAsia="宋体"/>
                <w:b/>
                <w:sz w:val="18"/>
              </w:rPr>
              <w:t>转出/MW</w:t>
            </w:r>
          </w:p>
        </w:tc>
        <w:tc>
          <w:tcPr>
            <w:tcW w:w="1289" w:type="dxa"/>
            <w:tcMar>
              <w:left w:w="70" w:type="dxa"/>
              <w:right w:w="70" w:type="dxa"/>
            </w:tcMar>
            <w:vAlign w:val="center"/>
          </w:tcPr>
          <w:p w14:paraId="444FC63A">
            <w:pPr>
              <w:keepNext w:val="0"/>
              <w:spacing w:before="20" w:after="20" w:line="260" w:lineRule="exact"/>
              <w:ind w:firstLine="0" w:firstLineChars="0"/>
              <w:jc w:val="center"/>
            </w:pPr>
            <w:r>
              <w:rPr>
                <w:rFonts w:ascii="Times New Roman" w:hAnsi="Times New Roman" w:eastAsia="宋体"/>
                <w:b/>
                <w:sz w:val="18"/>
              </w:rPr>
              <w:t>承接/MW</w:t>
            </w:r>
          </w:p>
        </w:tc>
        <w:tc>
          <w:tcPr>
            <w:tcW w:w="1289" w:type="dxa"/>
            <w:tcMar>
              <w:left w:w="70" w:type="dxa"/>
              <w:right w:w="70" w:type="dxa"/>
            </w:tcMar>
            <w:vAlign w:val="center"/>
          </w:tcPr>
          <w:p w14:paraId="7E442C09">
            <w:pPr>
              <w:keepNext w:val="0"/>
              <w:spacing w:before="20" w:after="20" w:line="260" w:lineRule="exact"/>
              <w:ind w:firstLine="0" w:firstLineChars="0"/>
              <w:jc w:val="center"/>
            </w:pPr>
            <w:r>
              <w:rPr>
                <w:rFonts w:ascii="Times New Roman" w:hAnsi="Times New Roman" w:eastAsia="宋体"/>
                <w:b/>
                <w:sz w:val="18"/>
              </w:rPr>
              <w:t>正向负荷/MW</w:t>
            </w:r>
          </w:p>
        </w:tc>
      </w:tr>
      <w:tr w14:paraId="6CCE66D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2018B884">
            <w:pPr>
              <w:keepNext w:val="0"/>
              <w:spacing w:before="20" w:after="20" w:line="260" w:lineRule="exact"/>
              <w:ind w:firstLine="0" w:firstLineChars="0"/>
              <w:jc w:val="center"/>
            </w:pPr>
            <w:r>
              <w:rPr>
                <w:rFonts w:ascii="Times New Roman" w:hAnsi="Times New Roman" w:eastAsia="宋体"/>
                <w:b w:val="0"/>
                <w:sz w:val="18"/>
              </w:rPr>
              <w:t>刚性</w:t>
            </w:r>
          </w:p>
        </w:tc>
        <w:tc>
          <w:tcPr>
            <w:tcW w:w="1289" w:type="dxa"/>
            <w:tcMar>
              <w:left w:w="70" w:type="dxa"/>
              <w:right w:w="70" w:type="dxa"/>
            </w:tcMar>
            <w:vAlign w:val="center"/>
          </w:tcPr>
          <w:p w14:paraId="5499EC07">
            <w:pPr>
              <w:keepNext w:val="0"/>
              <w:spacing w:before="20" w:after="20" w:line="260" w:lineRule="exact"/>
              <w:ind w:firstLine="0" w:firstLineChars="0"/>
              <w:jc w:val="center"/>
            </w:pPr>
            <w:r>
              <w:rPr>
                <w:rFonts w:ascii="Times New Roman" w:hAnsi="Times New Roman" w:eastAsia="宋体"/>
                <w:b w:val="0"/>
                <w:sz w:val="18"/>
              </w:rPr>
              <w:t>40.00+40.00</w:t>
            </w:r>
          </w:p>
        </w:tc>
        <w:tc>
          <w:tcPr>
            <w:tcW w:w="1868" w:type="dxa"/>
            <w:tcMar>
              <w:left w:w="70" w:type="dxa"/>
              <w:right w:w="70" w:type="dxa"/>
            </w:tcMar>
            <w:vAlign w:val="center"/>
          </w:tcPr>
          <w:p w14:paraId="2EF91783">
            <w:pPr>
              <w:keepNext w:val="0"/>
              <w:spacing w:before="20" w:after="20" w:line="260" w:lineRule="exact"/>
              <w:ind w:firstLine="0" w:firstLineChars="0"/>
              <w:jc w:val="center"/>
            </w:pPr>
            <w:r>
              <w:rPr>
                <w:rFonts w:ascii="Times New Roman" w:hAnsi="Times New Roman" w:eastAsia="宋体"/>
                <w:b w:val="0"/>
                <w:sz w:val="18"/>
              </w:rPr>
              <w:t>0.00/0.00</w:t>
            </w:r>
          </w:p>
        </w:tc>
        <w:tc>
          <w:tcPr>
            <w:tcW w:w="1289" w:type="dxa"/>
            <w:tcMar>
              <w:left w:w="70" w:type="dxa"/>
              <w:right w:w="70" w:type="dxa"/>
            </w:tcMar>
            <w:vAlign w:val="center"/>
          </w:tcPr>
          <w:p w14:paraId="15EACF63">
            <w:pPr>
              <w:keepNext w:val="0"/>
              <w:spacing w:before="20" w:after="20" w:line="260" w:lineRule="exact"/>
              <w:ind w:firstLine="0" w:firstLineChars="0"/>
              <w:jc w:val="center"/>
            </w:pPr>
            <w:r>
              <w:rPr>
                <w:rFonts w:ascii="Times New Roman" w:hAnsi="Times New Roman" w:eastAsia="宋体"/>
                <w:b w:val="0"/>
                <w:sz w:val="18"/>
              </w:rPr>
              <w:t>18.87</w:t>
            </w:r>
          </w:p>
        </w:tc>
        <w:tc>
          <w:tcPr>
            <w:tcW w:w="1289" w:type="dxa"/>
            <w:tcMar>
              <w:left w:w="70" w:type="dxa"/>
              <w:right w:w="70" w:type="dxa"/>
            </w:tcMar>
            <w:vAlign w:val="center"/>
          </w:tcPr>
          <w:p w14:paraId="623B9E1D">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0FD6AFD1">
            <w:pPr>
              <w:keepNext w:val="0"/>
              <w:spacing w:before="20" w:after="20" w:line="260" w:lineRule="exact"/>
              <w:ind w:firstLine="0" w:firstLineChars="0"/>
              <w:jc w:val="center"/>
            </w:pPr>
            <w:r>
              <w:rPr>
                <w:rFonts w:ascii="Times New Roman" w:hAnsi="Times New Roman" w:eastAsia="宋体"/>
                <w:b w:val="0"/>
                <w:sz w:val="18"/>
              </w:rPr>
              <w:t>38.00</w:t>
            </w:r>
          </w:p>
        </w:tc>
      </w:tr>
      <w:tr w14:paraId="5264D64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7CF8DAB2">
            <w:pPr>
              <w:keepNext w:val="0"/>
              <w:spacing w:before="20" w:after="20" w:line="260" w:lineRule="exact"/>
              <w:ind w:firstLine="0" w:firstLineChars="0"/>
              <w:jc w:val="center"/>
            </w:pPr>
            <w:r>
              <w:rPr>
                <w:rFonts w:ascii="Times New Roman" w:hAnsi="Times New Roman" w:eastAsia="宋体"/>
                <w:b w:val="0"/>
                <w:sz w:val="18"/>
              </w:rPr>
              <w:t>弹性</w:t>
            </w:r>
          </w:p>
        </w:tc>
        <w:tc>
          <w:tcPr>
            <w:tcW w:w="1289" w:type="dxa"/>
            <w:tcMar>
              <w:left w:w="70" w:type="dxa"/>
              <w:right w:w="70" w:type="dxa"/>
            </w:tcMar>
            <w:vAlign w:val="center"/>
          </w:tcPr>
          <w:p w14:paraId="0AD43D24">
            <w:pPr>
              <w:keepNext w:val="0"/>
              <w:spacing w:before="20" w:after="20" w:line="260" w:lineRule="exact"/>
              <w:ind w:firstLine="0" w:firstLineChars="0"/>
              <w:jc w:val="center"/>
            </w:pPr>
            <w:r>
              <w:rPr>
                <w:rFonts w:ascii="Times New Roman" w:hAnsi="Times New Roman" w:eastAsia="宋体"/>
                <w:b w:val="0"/>
                <w:sz w:val="18"/>
              </w:rPr>
              <w:t>40.00+40.00</w:t>
            </w:r>
          </w:p>
        </w:tc>
        <w:tc>
          <w:tcPr>
            <w:tcW w:w="1868" w:type="dxa"/>
            <w:tcMar>
              <w:left w:w="70" w:type="dxa"/>
              <w:right w:w="70" w:type="dxa"/>
            </w:tcMar>
            <w:vAlign w:val="center"/>
          </w:tcPr>
          <w:p w14:paraId="4D7D0056">
            <w:pPr>
              <w:keepNext w:val="0"/>
              <w:spacing w:before="20" w:after="20" w:line="260" w:lineRule="exact"/>
              <w:ind w:firstLine="0" w:firstLineChars="0"/>
              <w:jc w:val="center"/>
            </w:pPr>
            <w:r>
              <w:rPr>
                <w:rFonts w:ascii="Times New Roman" w:hAnsi="Times New Roman" w:eastAsia="宋体"/>
                <w:b w:val="0"/>
                <w:sz w:val="18"/>
              </w:rPr>
              <w:t>0.00/0.00</w:t>
            </w:r>
          </w:p>
        </w:tc>
        <w:tc>
          <w:tcPr>
            <w:tcW w:w="1289" w:type="dxa"/>
            <w:tcMar>
              <w:left w:w="70" w:type="dxa"/>
              <w:right w:w="70" w:type="dxa"/>
            </w:tcMar>
            <w:vAlign w:val="center"/>
          </w:tcPr>
          <w:p w14:paraId="14190C5E">
            <w:pPr>
              <w:keepNext w:val="0"/>
              <w:spacing w:before="20" w:after="20" w:line="260" w:lineRule="exact"/>
              <w:ind w:firstLine="0" w:firstLineChars="0"/>
              <w:jc w:val="center"/>
            </w:pPr>
            <w:r>
              <w:rPr>
                <w:rFonts w:ascii="Times New Roman" w:hAnsi="Times New Roman" w:eastAsia="宋体"/>
                <w:b w:val="0"/>
                <w:sz w:val="18"/>
              </w:rPr>
              <w:t>18.87</w:t>
            </w:r>
          </w:p>
        </w:tc>
        <w:tc>
          <w:tcPr>
            <w:tcW w:w="1289" w:type="dxa"/>
            <w:tcMar>
              <w:left w:w="70" w:type="dxa"/>
              <w:right w:w="70" w:type="dxa"/>
            </w:tcMar>
            <w:vAlign w:val="center"/>
          </w:tcPr>
          <w:p w14:paraId="08BD0FDB">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5FBE4254">
            <w:pPr>
              <w:keepNext w:val="0"/>
              <w:spacing w:before="20" w:after="20" w:line="260" w:lineRule="exact"/>
              <w:ind w:firstLine="0" w:firstLineChars="0"/>
              <w:jc w:val="center"/>
            </w:pPr>
            <w:r>
              <w:rPr>
                <w:rFonts w:ascii="Times New Roman" w:hAnsi="Times New Roman" w:eastAsia="宋体"/>
                <w:b w:val="0"/>
                <w:sz w:val="18"/>
              </w:rPr>
              <w:t>38.00</w:t>
            </w:r>
          </w:p>
        </w:tc>
      </w:tr>
    </w:tbl>
    <w:p w14:paraId="7C232A88">
      <w:pPr>
        <w:pStyle w:val="7"/>
        <w:keepNext/>
        <w:numPr>
          <w:ilvl w:val="0"/>
          <w:numId w:val="0"/>
        </w:numPr>
        <w:spacing w:before="160" w:after="120" w:line="360" w:lineRule="auto"/>
        <w:ind w:firstLine="0"/>
      </w:pPr>
      <w:bookmarkStart w:id="218" w:name="bdz-00106站规划分析"/>
      <w:r>
        <w:rPr>
          <w:rFonts w:ascii="Times New Roman" w:hAnsi="Times New Roman" w:eastAsia="方正仿宋_GBK"/>
          <w:b/>
          <w:sz w:val="24"/>
        </w:rPr>
        <w:t>BDZ-00106站规划分析</w:t>
      </w:r>
      <w:bookmarkEnd w:id="218"/>
    </w:p>
    <w:p w14:paraId="0ECB201E">
      <w:pPr>
        <w:widowControl/>
        <w:spacing w:before="0" w:after="0" w:line="300" w:lineRule="auto"/>
        <w:ind w:firstLine="480"/>
        <w:jc w:val="both"/>
      </w:pPr>
      <w:r>
        <w:rPr>
          <w:rFonts w:ascii="Times New Roman" w:hAnsi="Times New Roman" w:eastAsia="方正仿宋_GBK"/>
          <w:b w:val="0"/>
          <w:sz w:val="24"/>
        </w:rPr>
        <w:t>该站基期主变配置为40.00+40.00 MVA，规划第4年转接前最大正向、反向净负荷分别为5.02 MW和0.00 MW，正向95%峰值持续时间为4.00 h。弹性方案沿用基期主变容量，后续各年通过站间负荷转接满足容量需求。</w:t>
      </w:r>
    </w:p>
    <w:p w14:paraId="23000F4E">
      <w:pPr>
        <w:pStyle w:val="2"/>
        <w:widowControl/>
        <w:spacing w:before="0" w:after="0" w:line="300" w:lineRule="auto"/>
        <w:ind w:firstLine="480"/>
        <w:jc w:val="both"/>
      </w:pPr>
      <w:r>
        <w:rPr>
          <w:rFonts w:ascii="Times New Roman" w:hAnsi="Times New Roman" w:eastAsia="方正仿宋_GBK"/>
          <w:b w:val="0"/>
          <w:sz w:val="24"/>
        </w:rPr>
        <w:t>第4年承接32.98 MW，正向校核负荷增至38.00 MW。该站利用相应主变容量承担片区内部负荷，接收能力按承接后的负荷进行正常运行及</w:t>
      </w:r>
      <w:del w:id="393" w:author="白日梦想家" w:date="2026-10-02T21:42:05Z">
        <w:r>
          <w:rPr>
            <w:rFonts w:ascii="Times New Roman" w:hAnsi="Times New Roman" w:eastAsia="方正仿宋_GBK"/>
            <w:b w:val="0"/>
            <w:sz w:val="24"/>
          </w:rPr>
          <w:delText>单台主变退出</w:delText>
        </w:r>
      </w:del>
      <w:ins w:id="394" w:author="白日梦想家" w:date="2026-10-02T21:42:05Z">
        <w:r>
          <w:rPr>
            <w:rFonts w:hint="eastAsia"/>
            <w:b w:val="0"/>
            <w:sz w:val="24"/>
            <w:lang w:eastAsia="zh"/>
          </w:rPr>
          <w:t>主变N-1</w:t>
        </w:r>
      </w:ins>
      <w:r>
        <w:rPr>
          <w:rFonts w:ascii="Times New Roman" w:hAnsi="Times New Roman" w:eastAsia="方正仿宋_GBK"/>
          <w:b w:val="0"/>
          <w:sz w:val="24"/>
        </w:rPr>
        <w:t>校核。刚性方案第4年主变总容量为80.00 MVA，储能为0.00 MW；弹性方案相应为80.00 MVA和0.00 MW。两类方案的本站主变配置接近，差异主要通过区域其他站点的容量和负荷安排体现。</w:t>
      </w:r>
    </w:p>
    <w:p w14:paraId="4DF6A93C">
      <w:pPr>
        <w:pStyle w:val="2"/>
        <w:keepNext/>
        <w:spacing w:before="120" w:after="80" w:line="300" w:lineRule="auto"/>
        <w:ind w:firstLine="0"/>
        <w:jc w:val="center"/>
      </w:pPr>
      <w:r>
        <w:rPr>
          <w:rFonts w:ascii="Times New Roman" w:hAnsi="Times New Roman" w:eastAsia="宋体"/>
          <w:b w:val="0"/>
          <w:sz w:val="21"/>
        </w:rPr>
        <w:t>表5-47 BDZ-00106站第4年配置与负荷转接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289"/>
        <w:gridCol w:w="1289"/>
        <w:gridCol w:w="1868"/>
        <w:gridCol w:w="1289"/>
        <w:gridCol w:w="1289"/>
        <w:gridCol w:w="1289"/>
      </w:tblGrid>
      <w:tr w14:paraId="5070E4C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289" w:type="dxa"/>
            <w:tcMar>
              <w:left w:w="70" w:type="dxa"/>
              <w:right w:w="70" w:type="dxa"/>
            </w:tcMar>
            <w:vAlign w:val="center"/>
          </w:tcPr>
          <w:p w14:paraId="38CEA8D5">
            <w:pPr>
              <w:keepNext w:val="0"/>
              <w:spacing w:before="20" w:after="20" w:line="260" w:lineRule="exact"/>
              <w:ind w:firstLine="0" w:firstLineChars="0"/>
              <w:jc w:val="center"/>
            </w:pPr>
            <w:r>
              <w:rPr>
                <w:rFonts w:ascii="Times New Roman" w:hAnsi="Times New Roman" w:eastAsia="宋体"/>
                <w:b/>
                <w:sz w:val="18"/>
              </w:rPr>
              <w:t>方案</w:t>
            </w:r>
          </w:p>
        </w:tc>
        <w:tc>
          <w:tcPr>
            <w:tcW w:w="1289" w:type="dxa"/>
            <w:tcMar>
              <w:left w:w="70" w:type="dxa"/>
              <w:right w:w="70" w:type="dxa"/>
            </w:tcMar>
            <w:vAlign w:val="center"/>
          </w:tcPr>
          <w:p w14:paraId="50D0604A">
            <w:pPr>
              <w:keepNext w:val="0"/>
              <w:spacing w:before="20" w:after="20" w:line="260" w:lineRule="exact"/>
              <w:ind w:firstLine="0" w:firstLineChars="0"/>
              <w:jc w:val="center"/>
            </w:pPr>
            <w:r>
              <w:rPr>
                <w:rFonts w:ascii="Times New Roman" w:hAnsi="Times New Roman" w:eastAsia="宋体"/>
                <w:b/>
                <w:sz w:val="18"/>
              </w:rPr>
              <w:t>主变组合/MVA</w:t>
            </w:r>
          </w:p>
        </w:tc>
        <w:tc>
          <w:tcPr>
            <w:tcW w:w="1868" w:type="dxa"/>
            <w:tcMar>
              <w:left w:w="70" w:type="dxa"/>
              <w:right w:w="70" w:type="dxa"/>
            </w:tcMar>
            <w:vAlign w:val="center"/>
          </w:tcPr>
          <w:p w14:paraId="7D300198">
            <w:pPr>
              <w:keepNext w:val="0"/>
              <w:spacing w:before="20" w:after="20" w:line="260" w:lineRule="exact"/>
              <w:ind w:firstLine="0" w:firstLineChars="0"/>
              <w:jc w:val="center"/>
            </w:pPr>
            <w:r>
              <w:rPr>
                <w:rFonts w:ascii="Times New Roman" w:hAnsi="Times New Roman" w:eastAsia="宋体"/>
                <w:b/>
                <w:sz w:val="18"/>
              </w:rPr>
              <w:t>储能/MW/MWh</w:t>
            </w:r>
          </w:p>
        </w:tc>
        <w:tc>
          <w:tcPr>
            <w:tcW w:w="1289" w:type="dxa"/>
            <w:tcMar>
              <w:left w:w="70" w:type="dxa"/>
              <w:right w:w="70" w:type="dxa"/>
            </w:tcMar>
            <w:vAlign w:val="center"/>
          </w:tcPr>
          <w:p w14:paraId="2AC6B0A0">
            <w:pPr>
              <w:keepNext w:val="0"/>
              <w:spacing w:before="20" w:after="20" w:line="260" w:lineRule="exact"/>
              <w:ind w:firstLine="0" w:firstLineChars="0"/>
              <w:jc w:val="center"/>
            </w:pPr>
            <w:r>
              <w:rPr>
                <w:rFonts w:ascii="Times New Roman" w:hAnsi="Times New Roman" w:eastAsia="宋体"/>
                <w:b/>
                <w:sz w:val="18"/>
              </w:rPr>
              <w:t>转出/MW</w:t>
            </w:r>
          </w:p>
        </w:tc>
        <w:tc>
          <w:tcPr>
            <w:tcW w:w="1289" w:type="dxa"/>
            <w:tcMar>
              <w:left w:w="70" w:type="dxa"/>
              <w:right w:w="70" w:type="dxa"/>
            </w:tcMar>
            <w:vAlign w:val="center"/>
          </w:tcPr>
          <w:p w14:paraId="1DFC7023">
            <w:pPr>
              <w:keepNext w:val="0"/>
              <w:spacing w:before="20" w:after="20" w:line="260" w:lineRule="exact"/>
              <w:ind w:firstLine="0" w:firstLineChars="0"/>
              <w:jc w:val="center"/>
            </w:pPr>
            <w:r>
              <w:rPr>
                <w:rFonts w:ascii="Times New Roman" w:hAnsi="Times New Roman" w:eastAsia="宋体"/>
                <w:b/>
                <w:sz w:val="18"/>
              </w:rPr>
              <w:t>承接/MW</w:t>
            </w:r>
          </w:p>
        </w:tc>
        <w:tc>
          <w:tcPr>
            <w:tcW w:w="1289" w:type="dxa"/>
            <w:tcMar>
              <w:left w:w="70" w:type="dxa"/>
              <w:right w:w="70" w:type="dxa"/>
            </w:tcMar>
            <w:vAlign w:val="center"/>
          </w:tcPr>
          <w:p w14:paraId="3DC79D29">
            <w:pPr>
              <w:keepNext w:val="0"/>
              <w:spacing w:before="20" w:after="20" w:line="260" w:lineRule="exact"/>
              <w:ind w:firstLine="0" w:firstLineChars="0"/>
              <w:jc w:val="center"/>
            </w:pPr>
            <w:r>
              <w:rPr>
                <w:rFonts w:ascii="Times New Roman" w:hAnsi="Times New Roman" w:eastAsia="宋体"/>
                <w:b/>
                <w:sz w:val="18"/>
              </w:rPr>
              <w:t>正向负荷/MW</w:t>
            </w:r>
          </w:p>
        </w:tc>
      </w:tr>
      <w:tr w14:paraId="044EB22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3ED62A23">
            <w:pPr>
              <w:keepNext w:val="0"/>
              <w:spacing w:before="20" w:after="20" w:line="260" w:lineRule="exact"/>
              <w:ind w:firstLine="0" w:firstLineChars="0"/>
              <w:jc w:val="center"/>
            </w:pPr>
            <w:r>
              <w:rPr>
                <w:rFonts w:ascii="Times New Roman" w:hAnsi="Times New Roman" w:eastAsia="宋体"/>
                <w:b w:val="0"/>
                <w:sz w:val="18"/>
              </w:rPr>
              <w:t>刚性</w:t>
            </w:r>
          </w:p>
        </w:tc>
        <w:tc>
          <w:tcPr>
            <w:tcW w:w="1289" w:type="dxa"/>
            <w:tcMar>
              <w:left w:w="70" w:type="dxa"/>
              <w:right w:w="70" w:type="dxa"/>
            </w:tcMar>
            <w:vAlign w:val="center"/>
          </w:tcPr>
          <w:p w14:paraId="6E497110">
            <w:pPr>
              <w:keepNext w:val="0"/>
              <w:spacing w:before="20" w:after="20" w:line="260" w:lineRule="exact"/>
              <w:ind w:firstLine="0" w:firstLineChars="0"/>
              <w:jc w:val="center"/>
            </w:pPr>
            <w:r>
              <w:rPr>
                <w:rFonts w:ascii="Times New Roman" w:hAnsi="Times New Roman" w:eastAsia="宋体"/>
                <w:b w:val="0"/>
                <w:sz w:val="18"/>
              </w:rPr>
              <w:t>40.00+40.00</w:t>
            </w:r>
          </w:p>
        </w:tc>
        <w:tc>
          <w:tcPr>
            <w:tcW w:w="1868" w:type="dxa"/>
            <w:tcMar>
              <w:left w:w="70" w:type="dxa"/>
              <w:right w:w="70" w:type="dxa"/>
            </w:tcMar>
            <w:vAlign w:val="center"/>
          </w:tcPr>
          <w:p w14:paraId="770DCBA3">
            <w:pPr>
              <w:keepNext w:val="0"/>
              <w:spacing w:before="20" w:after="20" w:line="260" w:lineRule="exact"/>
              <w:ind w:firstLine="0" w:firstLineChars="0"/>
              <w:jc w:val="center"/>
            </w:pPr>
            <w:r>
              <w:rPr>
                <w:rFonts w:ascii="Times New Roman" w:hAnsi="Times New Roman" w:eastAsia="宋体"/>
                <w:b w:val="0"/>
                <w:sz w:val="18"/>
              </w:rPr>
              <w:t>0.00/0.00</w:t>
            </w:r>
          </w:p>
        </w:tc>
        <w:tc>
          <w:tcPr>
            <w:tcW w:w="1289" w:type="dxa"/>
            <w:tcMar>
              <w:left w:w="70" w:type="dxa"/>
              <w:right w:w="70" w:type="dxa"/>
            </w:tcMar>
            <w:vAlign w:val="center"/>
          </w:tcPr>
          <w:p w14:paraId="79726BFC">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53870E9C">
            <w:pPr>
              <w:keepNext w:val="0"/>
              <w:spacing w:before="20" w:after="20" w:line="260" w:lineRule="exact"/>
              <w:ind w:firstLine="0" w:firstLineChars="0"/>
              <w:jc w:val="center"/>
            </w:pPr>
            <w:r>
              <w:rPr>
                <w:rFonts w:ascii="Times New Roman" w:hAnsi="Times New Roman" w:eastAsia="宋体"/>
                <w:b w:val="0"/>
                <w:sz w:val="18"/>
              </w:rPr>
              <w:t>32.98</w:t>
            </w:r>
          </w:p>
        </w:tc>
        <w:tc>
          <w:tcPr>
            <w:tcW w:w="1289" w:type="dxa"/>
            <w:tcMar>
              <w:left w:w="70" w:type="dxa"/>
              <w:right w:w="70" w:type="dxa"/>
            </w:tcMar>
            <w:vAlign w:val="center"/>
          </w:tcPr>
          <w:p w14:paraId="63A28182">
            <w:pPr>
              <w:keepNext w:val="0"/>
              <w:spacing w:before="20" w:after="20" w:line="260" w:lineRule="exact"/>
              <w:ind w:firstLine="0" w:firstLineChars="0"/>
              <w:jc w:val="center"/>
            </w:pPr>
            <w:r>
              <w:rPr>
                <w:rFonts w:ascii="Times New Roman" w:hAnsi="Times New Roman" w:eastAsia="宋体"/>
                <w:b w:val="0"/>
                <w:sz w:val="18"/>
              </w:rPr>
              <w:t>38.00</w:t>
            </w:r>
          </w:p>
        </w:tc>
      </w:tr>
      <w:tr w14:paraId="1DEAEE5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3DACB04C">
            <w:pPr>
              <w:keepNext w:val="0"/>
              <w:spacing w:before="20" w:after="20" w:line="260" w:lineRule="exact"/>
              <w:ind w:firstLine="0" w:firstLineChars="0"/>
              <w:jc w:val="center"/>
            </w:pPr>
            <w:r>
              <w:rPr>
                <w:rFonts w:ascii="Times New Roman" w:hAnsi="Times New Roman" w:eastAsia="宋体"/>
                <w:b w:val="0"/>
                <w:sz w:val="18"/>
              </w:rPr>
              <w:t>弹性</w:t>
            </w:r>
          </w:p>
        </w:tc>
        <w:tc>
          <w:tcPr>
            <w:tcW w:w="1289" w:type="dxa"/>
            <w:tcMar>
              <w:left w:w="70" w:type="dxa"/>
              <w:right w:w="70" w:type="dxa"/>
            </w:tcMar>
            <w:vAlign w:val="center"/>
          </w:tcPr>
          <w:p w14:paraId="087DEC1D">
            <w:pPr>
              <w:keepNext w:val="0"/>
              <w:spacing w:before="20" w:after="20" w:line="260" w:lineRule="exact"/>
              <w:ind w:firstLine="0" w:firstLineChars="0"/>
              <w:jc w:val="center"/>
            </w:pPr>
            <w:r>
              <w:rPr>
                <w:rFonts w:ascii="Times New Roman" w:hAnsi="Times New Roman" w:eastAsia="宋体"/>
                <w:b w:val="0"/>
                <w:sz w:val="18"/>
              </w:rPr>
              <w:t>40.00+40.00</w:t>
            </w:r>
          </w:p>
        </w:tc>
        <w:tc>
          <w:tcPr>
            <w:tcW w:w="1868" w:type="dxa"/>
            <w:tcMar>
              <w:left w:w="70" w:type="dxa"/>
              <w:right w:w="70" w:type="dxa"/>
            </w:tcMar>
            <w:vAlign w:val="center"/>
          </w:tcPr>
          <w:p w14:paraId="48C6F56E">
            <w:pPr>
              <w:keepNext w:val="0"/>
              <w:spacing w:before="20" w:after="20" w:line="260" w:lineRule="exact"/>
              <w:ind w:firstLine="0" w:firstLineChars="0"/>
              <w:jc w:val="center"/>
            </w:pPr>
            <w:r>
              <w:rPr>
                <w:rFonts w:ascii="Times New Roman" w:hAnsi="Times New Roman" w:eastAsia="宋体"/>
                <w:b w:val="0"/>
                <w:sz w:val="18"/>
              </w:rPr>
              <w:t>0.00/0.00</w:t>
            </w:r>
          </w:p>
        </w:tc>
        <w:tc>
          <w:tcPr>
            <w:tcW w:w="1289" w:type="dxa"/>
            <w:tcMar>
              <w:left w:w="70" w:type="dxa"/>
              <w:right w:w="70" w:type="dxa"/>
            </w:tcMar>
            <w:vAlign w:val="center"/>
          </w:tcPr>
          <w:p w14:paraId="07D22C0C">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3F2B29BD">
            <w:pPr>
              <w:keepNext w:val="0"/>
              <w:spacing w:before="20" w:after="20" w:line="260" w:lineRule="exact"/>
              <w:ind w:firstLine="0" w:firstLineChars="0"/>
              <w:jc w:val="center"/>
            </w:pPr>
            <w:r>
              <w:rPr>
                <w:rFonts w:ascii="Times New Roman" w:hAnsi="Times New Roman" w:eastAsia="宋体"/>
                <w:b w:val="0"/>
                <w:sz w:val="18"/>
              </w:rPr>
              <w:t>32.98</w:t>
            </w:r>
          </w:p>
        </w:tc>
        <w:tc>
          <w:tcPr>
            <w:tcW w:w="1289" w:type="dxa"/>
            <w:tcMar>
              <w:left w:w="70" w:type="dxa"/>
              <w:right w:w="70" w:type="dxa"/>
            </w:tcMar>
            <w:vAlign w:val="center"/>
          </w:tcPr>
          <w:p w14:paraId="13EA567C">
            <w:pPr>
              <w:keepNext w:val="0"/>
              <w:spacing w:before="20" w:after="20" w:line="260" w:lineRule="exact"/>
              <w:ind w:firstLine="0" w:firstLineChars="0"/>
              <w:jc w:val="center"/>
            </w:pPr>
            <w:r>
              <w:rPr>
                <w:rFonts w:ascii="Times New Roman" w:hAnsi="Times New Roman" w:eastAsia="宋体"/>
                <w:b w:val="0"/>
                <w:sz w:val="18"/>
              </w:rPr>
              <w:t>38.00</w:t>
            </w:r>
          </w:p>
        </w:tc>
      </w:tr>
    </w:tbl>
    <w:p w14:paraId="06620859">
      <w:pPr>
        <w:pStyle w:val="7"/>
        <w:keepNext/>
        <w:numPr>
          <w:ilvl w:val="0"/>
          <w:numId w:val="0"/>
        </w:numPr>
        <w:spacing w:before="160" w:after="120" w:line="360" w:lineRule="auto"/>
        <w:ind w:firstLine="0"/>
      </w:pPr>
      <w:bookmarkStart w:id="219" w:name="bdz-00110站规划分析"/>
      <w:r>
        <w:rPr>
          <w:rFonts w:ascii="Times New Roman" w:hAnsi="Times New Roman" w:eastAsia="方正仿宋_GBK"/>
          <w:b/>
          <w:sz w:val="24"/>
        </w:rPr>
        <w:t>BDZ-00110站规划分析</w:t>
      </w:r>
      <w:bookmarkEnd w:id="219"/>
    </w:p>
    <w:p w14:paraId="12E19429">
      <w:pPr>
        <w:widowControl/>
        <w:spacing w:before="0" w:after="0" w:line="300" w:lineRule="auto"/>
        <w:ind w:firstLine="480"/>
        <w:jc w:val="both"/>
      </w:pPr>
      <w:r>
        <w:rPr>
          <w:rFonts w:ascii="Times New Roman" w:hAnsi="Times New Roman" w:eastAsia="方正仿宋_GBK"/>
          <w:b w:val="0"/>
          <w:sz w:val="24"/>
        </w:rPr>
        <w:t>该站基期主变配置为40.00+63.00 MVA，规划第4年转接前最大正向、反向净负荷分别为33.16 MW和0.00 MW，正向95%峰值持续时间为5.00 h。弹性方案第1年扩建50 MVA主变。</w:t>
      </w:r>
    </w:p>
    <w:p w14:paraId="70025764">
      <w:pPr>
        <w:pStyle w:val="2"/>
        <w:widowControl/>
        <w:spacing w:before="0" w:after="0" w:line="300" w:lineRule="auto"/>
        <w:ind w:firstLine="480"/>
        <w:jc w:val="both"/>
      </w:pPr>
      <w:r>
        <w:rPr>
          <w:rFonts w:ascii="Times New Roman" w:hAnsi="Times New Roman" w:eastAsia="方正仿宋_GBK"/>
          <w:b w:val="0"/>
          <w:sz w:val="24"/>
        </w:rPr>
        <w:t>第4年承接52.34 MW，正向校核负荷增至85.50 MW。该站利用相应主变容量承担片区内部负荷，接收能力按承接后的负荷进行正常运行及</w:t>
      </w:r>
      <w:del w:id="395" w:author="白日梦想家" w:date="2026-10-02T21:42:05Z">
        <w:r>
          <w:rPr>
            <w:rFonts w:ascii="Times New Roman" w:hAnsi="Times New Roman" w:eastAsia="方正仿宋_GBK"/>
            <w:b w:val="0"/>
            <w:sz w:val="24"/>
          </w:rPr>
          <w:delText>单台主变退出</w:delText>
        </w:r>
      </w:del>
      <w:ins w:id="396" w:author="白日梦想家" w:date="2026-10-02T21:42:05Z">
        <w:r>
          <w:rPr>
            <w:rFonts w:hint="eastAsia"/>
            <w:b w:val="0"/>
            <w:sz w:val="24"/>
            <w:lang w:eastAsia="zh"/>
          </w:rPr>
          <w:t>主变N-1</w:t>
        </w:r>
      </w:ins>
      <w:r>
        <w:rPr>
          <w:rFonts w:ascii="Times New Roman" w:hAnsi="Times New Roman" w:eastAsia="方正仿宋_GBK"/>
          <w:b w:val="0"/>
          <w:sz w:val="24"/>
        </w:rPr>
        <w:t>校核。刚性方案第4年主变总容量为163.00 MVA，储能为0.00 MW；弹性方案相应为153.00 MVA和0.00 MW。两类方案的本站主变配置接近，差异主要通过区域其他站点的容量和负荷安排体现。</w:t>
      </w:r>
    </w:p>
    <w:p w14:paraId="5B9C2143">
      <w:pPr>
        <w:pStyle w:val="2"/>
        <w:keepNext/>
        <w:spacing w:before="120" w:after="80" w:line="300" w:lineRule="auto"/>
        <w:ind w:firstLine="0"/>
        <w:jc w:val="center"/>
      </w:pPr>
      <w:r>
        <w:rPr>
          <w:rFonts w:ascii="Times New Roman" w:hAnsi="Times New Roman" w:eastAsia="宋体"/>
          <w:b w:val="0"/>
          <w:sz w:val="21"/>
        </w:rPr>
        <w:t>表5-48 BDZ-00110站第4年配置与负荷转接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289"/>
        <w:gridCol w:w="1289"/>
        <w:gridCol w:w="1868"/>
        <w:gridCol w:w="1289"/>
        <w:gridCol w:w="1289"/>
        <w:gridCol w:w="1289"/>
      </w:tblGrid>
      <w:tr w14:paraId="22A88FE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289" w:type="dxa"/>
            <w:tcMar>
              <w:left w:w="70" w:type="dxa"/>
              <w:right w:w="70" w:type="dxa"/>
            </w:tcMar>
            <w:vAlign w:val="center"/>
          </w:tcPr>
          <w:p w14:paraId="32700307">
            <w:pPr>
              <w:keepNext w:val="0"/>
              <w:spacing w:before="20" w:after="20" w:line="260" w:lineRule="exact"/>
              <w:ind w:firstLine="0" w:firstLineChars="0"/>
              <w:jc w:val="center"/>
            </w:pPr>
            <w:r>
              <w:rPr>
                <w:rFonts w:ascii="Times New Roman" w:hAnsi="Times New Roman" w:eastAsia="宋体"/>
                <w:b/>
                <w:sz w:val="18"/>
              </w:rPr>
              <w:t>方案</w:t>
            </w:r>
          </w:p>
        </w:tc>
        <w:tc>
          <w:tcPr>
            <w:tcW w:w="1289" w:type="dxa"/>
            <w:tcMar>
              <w:left w:w="70" w:type="dxa"/>
              <w:right w:w="70" w:type="dxa"/>
            </w:tcMar>
            <w:vAlign w:val="center"/>
          </w:tcPr>
          <w:p w14:paraId="0A20781D">
            <w:pPr>
              <w:keepNext w:val="0"/>
              <w:spacing w:before="20" w:after="20" w:line="260" w:lineRule="exact"/>
              <w:ind w:firstLine="0" w:firstLineChars="0"/>
              <w:jc w:val="center"/>
            </w:pPr>
            <w:r>
              <w:rPr>
                <w:rFonts w:ascii="Times New Roman" w:hAnsi="Times New Roman" w:eastAsia="宋体"/>
                <w:b/>
                <w:sz w:val="18"/>
              </w:rPr>
              <w:t>主变组合/MVA</w:t>
            </w:r>
          </w:p>
        </w:tc>
        <w:tc>
          <w:tcPr>
            <w:tcW w:w="1868" w:type="dxa"/>
            <w:tcMar>
              <w:left w:w="70" w:type="dxa"/>
              <w:right w:w="70" w:type="dxa"/>
            </w:tcMar>
            <w:vAlign w:val="center"/>
          </w:tcPr>
          <w:p w14:paraId="3BF72858">
            <w:pPr>
              <w:keepNext w:val="0"/>
              <w:spacing w:before="20" w:after="20" w:line="260" w:lineRule="exact"/>
              <w:ind w:firstLine="0" w:firstLineChars="0"/>
              <w:jc w:val="center"/>
            </w:pPr>
            <w:r>
              <w:rPr>
                <w:rFonts w:ascii="Times New Roman" w:hAnsi="Times New Roman" w:eastAsia="宋体"/>
                <w:b/>
                <w:sz w:val="18"/>
              </w:rPr>
              <w:t>储能/MW/MWh</w:t>
            </w:r>
          </w:p>
        </w:tc>
        <w:tc>
          <w:tcPr>
            <w:tcW w:w="1289" w:type="dxa"/>
            <w:tcMar>
              <w:left w:w="70" w:type="dxa"/>
              <w:right w:w="70" w:type="dxa"/>
            </w:tcMar>
            <w:vAlign w:val="center"/>
          </w:tcPr>
          <w:p w14:paraId="763EDB19">
            <w:pPr>
              <w:keepNext w:val="0"/>
              <w:spacing w:before="20" w:after="20" w:line="260" w:lineRule="exact"/>
              <w:ind w:firstLine="0" w:firstLineChars="0"/>
              <w:jc w:val="center"/>
            </w:pPr>
            <w:r>
              <w:rPr>
                <w:rFonts w:ascii="Times New Roman" w:hAnsi="Times New Roman" w:eastAsia="宋体"/>
                <w:b/>
                <w:sz w:val="18"/>
              </w:rPr>
              <w:t>转出/MW</w:t>
            </w:r>
          </w:p>
        </w:tc>
        <w:tc>
          <w:tcPr>
            <w:tcW w:w="1289" w:type="dxa"/>
            <w:tcMar>
              <w:left w:w="70" w:type="dxa"/>
              <w:right w:w="70" w:type="dxa"/>
            </w:tcMar>
            <w:vAlign w:val="center"/>
          </w:tcPr>
          <w:p w14:paraId="7DD7A1B7">
            <w:pPr>
              <w:keepNext w:val="0"/>
              <w:spacing w:before="20" w:after="20" w:line="260" w:lineRule="exact"/>
              <w:ind w:firstLine="0" w:firstLineChars="0"/>
              <w:jc w:val="center"/>
            </w:pPr>
            <w:r>
              <w:rPr>
                <w:rFonts w:ascii="Times New Roman" w:hAnsi="Times New Roman" w:eastAsia="宋体"/>
                <w:b/>
                <w:sz w:val="18"/>
              </w:rPr>
              <w:t>承接/MW</w:t>
            </w:r>
          </w:p>
        </w:tc>
        <w:tc>
          <w:tcPr>
            <w:tcW w:w="1289" w:type="dxa"/>
            <w:tcMar>
              <w:left w:w="70" w:type="dxa"/>
              <w:right w:w="70" w:type="dxa"/>
            </w:tcMar>
            <w:vAlign w:val="center"/>
          </w:tcPr>
          <w:p w14:paraId="06D960DF">
            <w:pPr>
              <w:keepNext w:val="0"/>
              <w:spacing w:before="20" w:after="20" w:line="260" w:lineRule="exact"/>
              <w:ind w:firstLine="0" w:firstLineChars="0"/>
              <w:jc w:val="center"/>
            </w:pPr>
            <w:r>
              <w:rPr>
                <w:rFonts w:ascii="Times New Roman" w:hAnsi="Times New Roman" w:eastAsia="宋体"/>
                <w:b/>
                <w:sz w:val="18"/>
              </w:rPr>
              <w:t>正向负荷/MW</w:t>
            </w:r>
          </w:p>
        </w:tc>
      </w:tr>
      <w:tr w14:paraId="07C3F44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3D02EDD0">
            <w:pPr>
              <w:keepNext w:val="0"/>
              <w:spacing w:before="20" w:after="20" w:line="260" w:lineRule="exact"/>
              <w:ind w:firstLine="0" w:firstLineChars="0"/>
              <w:jc w:val="center"/>
            </w:pPr>
            <w:r>
              <w:rPr>
                <w:rFonts w:ascii="Times New Roman" w:hAnsi="Times New Roman" w:eastAsia="宋体"/>
                <w:b w:val="0"/>
                <w:sz w:val="18"/>
              </w:rPr>
              <w:t>刚性</w:t>
            </w:r>
          </w:p>
        </w:tc>
        <w:tc>
          <w:tcPr>
            <w:tcW w:w="1289" w:type="dxa"/>
            <w:tcMar>
              <w:left w:w="70" w:type="dxa"/>
              <w:right w:w="70" w:type="dxa"/>
            </w:tcMar>
            <w:vAlign w:val="center"/>
          </w:tcPr>
          <w:p w14:paraId="69BAF76B">
            <w:pPr>
              <w:keepNext w:val="0"/>
              <w:spacing w:before="20" w:after="20" w:line="260" w:lineRule="exact"/>
              <w:ind w:firstLine="0" w:firstLineChars="0"/>
              <w:jc w:val="center"/>
            </w:pPr>
            <w:r>
              <w:rPr>
                <w:rFonts w:ascii="Times New Roman" w:hAnsi="Times New Roman" w:eastAsia="宋体"/>
                <w:b w:val="0"/>
                <w:sz w:val="18"/>
              </w:rPr>
              <w:t>50.00+63.00+50.00</w:t>
            </w:r>
          </w:p>
        </w:tc>
        <w:tc>
          <w:tcPr>
            <w:tcW w:w="1868" w:type="dxa"/>
            <w:tcMar>
              <w:left w:w="70" w:type="dxa"/>
              <w:right w:w="70" w:type="dxa"/>
            </w:tcMar>
            <w:vAlign w:val="center"/>
          </w:tcPr>
          <w:p w14:paraId="29C522E5">
            <w:pPr>
              <w:keepNext w:val="0"/>
              <w:spacing w:before="20" w:after="20" w:line="260" w:lineRule="exact"/>
              <w:ind w:firstLine="0" w:firstLineChars="0"/>
              <w:jc w:val="center"/>
            </w:pPr>
            <w:r>
              <w:rPr>
                <w:rFonts w:ascii="Times New Roman" w:hAnsi="Times New Roman" w:eastAsia="宋体"/>
                <w:b w:val="0"/>
                <w:sz w:val="18"/>
              </w:rPr>
              <w:t>0.00/0.00</w:t>
            </w:r>
          </w:p>
        </w:tc>
        <w:tc>
          <w:tcPr>
            <w:tcW w:w="1289" w:type="dxa"/>
            <w:tcMar>
              <w:left w:w="70" w:type="dxa"/>
              <w:right w:w="70" w:type="dxa"/>
            </w:tcMar>
            <w:vAlign w:val="center"/>
          </w:tcPr>
          <w:p w14:paraId="3972386F">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5AB83CBB">
            <w:pPr>
              <w:keepNext w:val="0"/>
              <w:spacing w:before="20" w:after="20" w:line="260" w:lineRule="exact"/>
              <w:ind w:firstLine="0" w:firstLineChars="0"/>
              <w:jc w:val="center"/>
            </w:pPr>
            <w:r>
              <w:rPr>
                <w:rFonts w:ascii="Times New Roman" w:hAnsi="Times New Roman" w:eastAsia="宋体"/>
                <w:b w:val="0"/>
                <w:sz w:val="18"/>
              </w:rPr>
              <w:t>61.84</w:t>
            </w:r>
          </w:p>
        </w:tc>
        <w:tc>
          <w:tcPr>
            <w:tcW w:w="1289" w:type="dxa"/>
            <w:tcMar>
              <w:left w:w="70" w:type="dxa"/>
              <w:right w:w="70" w:type="dxa"/>
            </w:tcMar>
            <w:vAlign w:val="center"/>
          </w:tcPr>
          <w:p w14:paraId="217FFCD7">
            <w:pPr>
              <w:keepNext w:val="0"/>
              <w:spacing w:before="20" w:after="20" w:line="260" w:lineRule="exact"/>
              <w:ind w:firstLine="0" w:firstLineChars="0"/>
              <w:jc w:val="center"/>
            </w:pPr>
            <w:r>
              <w:rPr>
                <w:rFonts w:ascii="Times New Roman" w:hAnsi="Times New Roman" w:eastAsia="宋体"/>
                <w:b w:val="0"/>
                <w:sz w:val="18"/>
              </w:rPr>
              <w:t>95.00</w:t>
            </w:r>
          </w:p>
        </w:tc>
      </w:tr>
      <w:tr w14:paraId="6969E60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73FD5123">
            <w:pPr>
              <w:keepNext w:val="0"/>
              <w:spacing w:before="20" w:after="20" w:line="260" w:lineRule="exact"/>
              <w:ind w:firstLine="0" w:firstLineChars="0"/>
              <w:jc w:val="center"/>
            </w:pPr>
            <w:r>
              <w:rPr>
                <w:rFonts w:ascii="Times New Roman" w:hAnsi="Times New Roman" w:eastAsia="宋体"/>
                <w:b w:val="0"/>
                <w:sz w:val="18"/>
              </w:rPr>
              <w:t>弹性</w:t>
            </w:r>
          </w:p>
        </w:tc>
        <w:tc>
          <w:tcPr>
            <w:tcW w:w="1289" w:type="dxa"/>
            <w:tcMar>
              <w:left w:w="70" w:type="dxa"/>
              <w:right w:w="70" w:type="dxa"/>
            </w:tcMar>
            <w:vAlign w:val="center"/>
          </w:tcPr>
          <w:p w14:paraId="4E21A101">
            <w:pPr>
              <w:keepNext w:val="0"/>
              <w:spacing w:before="20" w:after="20" w:line="260" w:lineRule="exact"/>
              <w:ind w:firstLine="0" w:firstLineChars="0"/>
              <w:jc w:val="center"/>
            </w:pPr>
            <w:r>
              <w:rPr>
                <w:rFonts w:ascii="Times New Roman" w:hAnsi="Times New Roman" w:eastAsia="宋体"/>
                <w:b w:val="0"/>
                <w:sz w:val="18"/>
              </w:rPr>
              <w:t>40.00+63.00+50.00</w:t>
            </w:r>
          </w:p>
        </w:tc>
        <w:tc>
          <w:tcPr>
            <w:tcW w:w="1868" w:type="dxa"/>
            <w:tcMar>
              <w:left w:w="70" w:type="dxa"/>
              <w:right w:w="70" w:type="dxa"/>
            </w:tcMar>
            <w:vAlign w:val="center"/>
          </w:tcPr>
          <w:p w14:paraId="223E73E8">
            <w:pPr>
              <w:keepNext w:val="0"/>
              <w:spacing w:before="20" w:after="20" w:line="260" w:lineRule="exact"/>
              <w:ind w:firstLine="0" w:firstLineChars="0"/>
              <w:jc w:val="center"/>
            </w:pPr>
            <w:r>
              <w:rPr>
                <w:rFonts w:ascii="Times New Roman" w:hAnsi="Times New Roman" w:eastAsia="宋体"/>
                <w:b w:val="0"/>
                <w:sz w:val="18"/>
              </w:rPr>
              <w:t>0.00/0.00</w:t>
            </w:r>
          </w:p>
        </w:tc>
        <w:tc>
          <w:tcPr>
            <w:tcW w:w="1289" w:type="dxa"/>
            <w:tcMar>
              <w:left w:w="70" w:type="dxa"/>
              <w:right w:w="70" w:type="dxa"/>
            </w:tcMar>
            <w:vAlign w:val="center"/>
          </w:tcPr>
          <w:p w14:paraId="1258A750">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3A042E9C">
            <w:pPr>
              <w:keepNext w:val="0"/>
              <w:spacing w:before="20" w:after="20" w:line="260" w:lineRule="exact"/>
              <w:ind w:firstLine="0" w:firstLineChars="0"/>
              <w:jc w:val="center"/>
            </w:pPr>
            <w:r>
              <w:rPr>
                <w:rFonts w:ascii="Times New Roman" w:hAnsi="Times New Roman" w:eastAsia="宋体"/>
                <w:b w:val="0"/>
                <w:sz w:val="18"/>
              </w:rPr>
              <w:t>52.34</w:t>
            </w:r>
          </w:p>
        </w:tc>
        <w:tc>
          <w:tcPr>
            <w:tcW w:w="1289" w:type="dxa"/>
            <w:tcMar>
              <w:left w:w="70" w:type="dxa"/>
              <w:right w:w="70" w:type="dxa"/>
            </w:tcMar>
            <w:vAlign w:val="center"/>
          </w:tcPr>
          <w:p w14:paraId="54451F7A">
            <w:pPr>
              <w:keepNext w:val="0"/>
              <w:spacing w:before="20" w:after="20" w:line="260" w:lineRule="exact"/>
              <w:ind w:firstLine="0" w:firstLineChars="0"/>
              <w:jc w:val="center"/>
            </w:pPr>
            <w:r>
              <w:rPr>
                <w:rFonts w:ascii="Times New Roman" w:hAnsi="Times New Roman" w:eastAsia="宋体"/>
                <w:b w:val="0"/>
                <w:sz w:val="18"/>
              </w:rPr>
              <w:t>85.50</w:t>
            </w:r>
          </w:p>
        </w:tc>
      </w:tr>
    </w:tbl>
    <w:p w14:paraId="10702D93">
      <w:pPr>
        <w:pStyle w:val="7"/>
        <w:keepNext/>
        <w:numPr>
          <w:ilvl w:val="0"/>
          <w:numId w:val="0"/>
        </w:numPr>
        <w:spacing w:before="160" w:after="120" w:line="360" w:lineRule="auto"/>
        <w:ind w:firstLine="0"/>
      </w:pPr>
      <w:bookmarkStart w:id="220" w:name="bdz-00114站规划分析"/>
      <w:r>
        <w:rPr>
          <w:rFonts w:ascii="Times New Roman" w:hAnsi="Times New Roman" w:eastAsia="方正仿宋_GBK"/>
          <w:b/>
          <w:sz w:val="24"/>
        </w:rPr>
        <w:t>BDZ-00114站规划分析</w:t>
      </w:r>
      <w:bookmarkEnd w:id="220"/>
    </w:p>
    <w:p w14:paraId="1CD68C77">
      <w:pPr>
        <w:widowControl/>
        <w:spacing w:before="0" w:after="0" w:line="300" w:lineRule="auto"/>
        <w:ind w:firstLine="480"/>
        <w:jc w:val="both"/>
      </w:pPr>
      <w:r>
        <w:rPr>
          <w:rFonts w:ascii="Times New Roman" w:hAnsi="Times New Roman" w:eastAsia="方正仿宋_GBK"/>
          <w:b w:val="0"/>
          <w:sz w:val="24"/>
        </w:rPr>
        <w:t>该站基期主变配置为40.00+63.00 MVA，规划第4年转接前最大正向、反向净负荷分别为95.14 MW和9.47 MW，正向95%峰值持续时间为1.00 h。弹性方案第3年实施主变增容，新购容量50.00 MVA。</w:t>
      </w:r>
    </w:p>
    <w:p w14:paraId="3A69A93C">
      <w:pPr>
        <w:pStyle w:val="2"/>
        <w:widowControl/>
        <w:spacing w:before="0" w:after="0" w:line="300" w:lineRule="auto"/>
        <w:ind w:firstLine="480"/>
        <w:jc w:val="both"/>
      </w:pPr>
      <w:r>
        <w:rPr>
          <w:rFonts w:ascii="Times New Roman" w:hAnsi="Times New Roman" w:eastAsia="方正仿宋_GBK"/>
          <w:b w:val="0"/>
          <w:sz w:val="24"/>
        </w:rPr>
        <w:t>第4年转出47.64 MW、承接0.00 MW后，正向校核负荷为47.50 MW。负荷转出降低正向需求，同时将反向校核上界提高至57.11 MW，配置按两个方向共同确定。刚性方案第4年主变总容量为126.00 MVA，储能为95.20 MW；弹性方案相应为113.00 MVA和0.00 MW。弹性方案储能减少95.20 MW，</w:t>
      </w:r>
      <w:del w:id="397" w:author="白日梦想家" w:date="2026-10-02T21:45:25Z">
        <w:r>
          <w:rPr>
            <w:rFonts w:ascii="Times New Roman" w:hAnsi="Times New Roman" w:eastAsia="方正仿宋_GBK"/>
            <w:b w:val="0"/>
            <w:sz w:val="24"/>
          </w:rPr>
          <w:delText>退出工况</w:delText>
        </w:r>
      </w:del>
      <w:ins w:id="398" w:author="白日梦想家" w:date="2026-10-02T21:45:25Z">
        <w:r>
          <w:rPr>
            <w:rFonts w:hint="eastAsia"/>
            <w:b w:val="0"/>
            <w:sz w:val="24"/>
            <w:lang w:eastAsia="zh"/>
          </w:rPr>
          <w:t>主变N-1工况</w:t>
        </w:r>
      </w:ins>
      <w:r>
        <w:rPr>
          <w:rFonts w:ascii="Times New Roman" w:hAnsi="Times New Roman" w:eastAsia="方正仿宋_GBK"/>
          <w:b w:val="0"/>
          <w:sz w:val="24"/>
        </w:rPr>
        <w:t>的容量支撑更多由在役主变和站间负荷配置承担。</w:t>
      </w:r>
    </w:p>
    <w:p w14:paraId="27177540">
      <w:pPr>
        <w:pStyle w:val="2"/>
        <w:keepNext/>
        <w:spacing w:before="120" w:after="80" w:line="300" w:lineRule="auto"/>
        <w:ind w:firstLine="0"/>
        <w:jc w:val="center"/>
      </w:pPr>
      <w:r>
        <w:rPr>
          <w:rFonts w:ascii="Times New Roman" w:hAnsi="Times New Roman" w:eastAsia="宋体"/>
          <w:b w:val="0"/>
          <w:sz w:val="21"/>
        </w:rPr>
        <w:t>表5-49 BDZ-00114站第4年配置与负荷转接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289"/>
        <w:gridCol w:w="1289"/>
        <w:gridCol w:w="1868"/>
        <w:gridCol w:w="1289"/>
        <w:gridCol w:w="1289"/>
        <w:gridCol w:w="1289"/>
      </w:tblGrid>
      <w:tr w14:paraId="0BA7A57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289" w:type="dxa"/>
            <w:tcMar>
              <w:left w:w="70" w:type="dxa"/>
              <w:right w:w="70" w:type="dxa"/>
            </w:tcMar>
            <w:vAlign w:val="center"/>
          </w:tcPr>
          <w:p w14:paraId="0D44D51A">
            <w:pPr>
              <w:keepNext w:val="0"/>
              <w:spacing w:before="20" w:after="20" w:line="260" w:lineRule="exact"/>
              <w:ind w:firstLine="0" w:firstLineChars="0"/>
              <w:jc w:val="center"/>
            </w:pPr>
            <w:r>
              <w:rPr>
                <w:rFonts w:ascii="Times New Roman" w:hAnsi="Times New Roman" w:eastAsia="宋体"/>
                <w:b/>
                <w:sz w:val="18"/>
              </w:rPr>
              <w:t>方案</w:t>
            </w:r>
          </w:p>
        </w:tc>
        <w:tc>
          <w:tcPr>
            <w:tcW w:w="1289" w:type="dxa"/>
            <w:tcMar>
              <w:left w:w="70" w:type="dxa"/>
              <w:right w:w="70" w:type="dxa"/>
            </w:tcMar>
            <w:vAlign w:val="center"/>
          </w:tcPr>
          <w:p w14:paraId="265C70CE">
            <w:pPr>
              <w:keepNext w:val="0"/>
              <w:spacing w:before="20" w:after="20" w:line="260" w:lineRule="exact"/>
              <w:ind w:firstLine="0" w:firstLineChars="0"/>
              <w:jc w:val="center"/>
            </w:pPr>
            <w:r>
              <w:rPr>
                <w:rFonts w:ascii="Times New Roman" w:hAnsi="Times New Roman" w:eastAsia="宋体"/>
                <w:b/>
                <w:sz w:val="18"/>
              </w:rPr>
              <w:t>主变组合/MVA</w:t>
            </w:r>
          </w:p>
        </w:tc>
        <w:tc>
          <w:tcPr>
            <w:tcW w:w="1868" w:type="dxa"/>
            <w:tcMar>
              <w:left w:w="70" w:type="dxa"/>
              <w:right w:w="70" w:type="dxa"/>
            </w:tcMar>
            <w:vAlign w:val="center"/>
          </w:tcPr>
          <w:p w14:paraId="05E31523">
            <w:pPr>
              <w:keepNext w:val="0"/>
              <w:spacing w:before="20" w:after="20" w:line="260" w:lineRule="exact"/>
              <w:ind w:firstLine="0" w:firstLineChars="0"/>
              <w:jc w:val="center"/>
            </w:pPr>
            <w:r>
              <w:rPr>
                <w:rFonts w:ascii="Times New Roman" w:hAnsi="Times New Roman" w:eastAsia="宋体"/>
                <w:b/>
                <w:sz w:val="18"/>
              </w:rPr>
              <w:t>储能/MW/MWh</w:t>
            </w:r>
          </w:p>
        </w:tc>
        <w:tc>
          <w:tcPr>
            <w:tcW w:w="1289" w:type="dxa"/>
            <w:tcMar>
              <w:left w:w="70" w:type="dxa"/>
              <w:right w:w="70" w:type="dxa"/>
            </w:tcMar>
            <w:vAlign w:val="center"/>
          </w:tcPr>
          <w:p w14:paraId="18CFE972">
            <w:pPr>
              <w:keepNext w:val="0"/>
              <w:spacing w:before="20" w:after="20" w:line="260" w:lineRule="exact"/>
              <w:ind w:firstLine="0" w:firstLineChars="0"/>
              <w:jc w:val="center"/>
            </w:pPr>
            <w:r>
              <w:rPr>
                <w:rFonts w:ascii="Times New Roman" w:hAnsi="Times New Roman" w:eastAsia="宋体"/>
                <w:b/>
                <w:sz w:val="18"/>
              </w:rPr>
              <w:t>转出/MW</w:t>
            </w:r>
          </w:p>
        </w:tc>
        <w:tc>
          <w:tcPr>
            <w:tcW w:w="1289" w:type="dxa"/>
            <w:tcMar>
              <w:left w:w="70" w:type="dxa"/>
              <w:right w:w="70" w:type="dxa"/>
            </w:tcMar>
            <w:vAlign w:val="center"/>
          </w:tcPr>
          <w:p w14:paraId="4992B9C8">
            <w:pPr>
              <w:keepNext w:val="0"/>
              <w:spacing w:before="20" w:after="20" w:line="260" w:lineRule="exact"/>
              <w:ind w:firstLine="0" w:firstLineChars="0"/>
              <w:jc w:val="center"/>
            </w:pPr>
            <w:r>
              <w:rPr>
                <w:rFonts w:ascii="Times New Roman" w:hAnsi="Times New Roman" w:eastAsia="宋体"/>
                <w:b/>
                <w:sz w:val="18"/>
              </w:rPr>
              <w:t>承接/MW</w:t>
            </w:r>
          </w:p>
        </w:tc>
        <w:tc>
          <w:tcPr>
            <w:tcW w:w="1289" w:type="dxa"/>
            <w:tcMar>
              <w:left w:w="70" w:type="dxa"/>
              <w:right w:w="70" w:type="dxa"/>
            </w:tcMar>
            <w:vAlign w:val="center"/>
          </w:tcPr>
          <w:p w14:paraId="534D342C">
            <w:pPr>
              <w:keepNext w:val="0"/>
              <w:spacing w:before="20" w:after="20" w:line="260" w:lineRule="exact"/>
              <w:ind w:firstLine="0" w:firstLineChars="0"/>
              <w:jc w:val="center"/>
            </w:pPr>
            <w:r>
              <w:rPr>
                <w:rFonts w:ascii="Times New Roman" w:hAnsi="Times New Roman" w:eastAsia="宋体"/>
                <w:b/>
                <w:sz w:val="18"/>
              </w:rPr>
              <w:t>正向负荷/MW</w:t>
            </w:r>
          </w:p>
        </w:tc>
      </w:tr>
      <w:tr w14:paraId="306139C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57D4DEE0">
            <w:pPr>
              <w:keepNext w:val="0"/>
              <w:spacing w:before="20" w:after="20" w:line="260" w:lineRule="exact"/>
              <w:ind w:firstLine="0" w:firstLineChars="0"/>
              <w:jc w:val="center"/>
            </w:pPr>
            <w:r>
              <w:rPr>
                <w:rFonts w:ascii="Times New Roman" w:hAnsi="Times New Roman" w:eastAsia="宋体"/>
                <w:b w:val="0"/>
                <w:sz w:val="18"/>
              </w:rPr>
              <w:t>刚性</w:t>
            </w:r>
          </w:p>
        </w:tc>
        <w:tc>
          <w:tcPr>
            <w:tcW w:w="1289" w:type="dxa"/>
            <w:tcMar>
              <w:left w:w="70" w:type="dxa"/>
              <w:right w:w="70" w:type="dxa"/>
            </w:tcMar>
            <w:vAlign w:val="center"/>
          </w:tcPr>
          <w:p w14:paraId="518DA5EE">
            <w:pPr>
              <w:keepNext w:val="0"/>
              <w:spacing w:before="20" w:after="20" w:line="260" w:lineRule="exact"/>
              <w:ind w:firstLine="0" w:firstLineChars="0"/>
              <w:jc w:val="center"/>
            </w:pPr>
            <w:r>
              <w:rPr>
                <w:rFonts w:ascii="Times New Roman" w:hAnsi="Times New Roman" w:eastAsia="宋体"/>
                <w:b w:val="0"/>
                <w:sz w:val="18"/>
              </w:rPr>
              <w:t>63.00+63.00</w:t>
            </w:r>
          </w:p>
        </w:tc>
        <w:tc>
          <w:tcPr>
            <w:tcW w:w="1868" w:type="dxa"/>
            <w:tcMar>
              <w:left w:w="70" w:type="dxa"/>
              <w:right w:w="70" w:type="dxa"/>
            </w:tcMar>
            <w:vAlign w:val="center"/>
          </w:tcPr>
          <w:p w14:paraId="08135482">
            <w:pPr>
              <w:keepNext w:val="0"/>
              <w:spacing w:before="20" w:after="20" w:line="260" w:lineRule="exact"/>
              <w:ind w:firstLine="0" w:firstLineChars="0"/>
              <w:jc w:val="center"/>
            </w:pPr>
            <w:r>
              <w:rPr>
                <w:rFonts w:ascii="Times New Roman" w:hAnsi="Times New Roman" w:eastAsia="宋体"/>
                <w:b w:val="0"/>
                <w:sz w:val="18"/>
              </w:rPr>
              <w:t>95.20/204.68</w:t>
            </w:r>
          </w:p>
        </w:tc>
        <w:tc>
          <w:tcPr>
            <w:tcW w:w="1289" w:type="dxa"/>
            <w:tcMar>
              <w:left w:w="70" w:type="dxa"/>
              <w:right w:w="70" w:type="dxa"/>
            </w:tcMar>
            <w:vAlign w:val="center"/>
          </w:tcPr>
          <w:p w14:paraId="5A11917E">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3B2B04A6">
            <w:pPr>
              <w:keepNext w:val="0"/>
              <w:spacing w:before="20" w:after="20" w:line="260" w:lineRule="exact"/>
              <w:ind w:firstLine="0" w:firstLineChars="0"/>
              <w:jc w:val="center"/>
            </w:pPr>
            <w:r>
              <w:rPr>
                <w:rFonts w:ascii="Times New Roman" w:hAnsi="Times New Roman" w:eastAsia="宋体"/>
                <w:b w:val="0"/>
                <w:sz w:val="18"/>
              </w:rPr>
              <w:t>59.91</w:t>
            </w:r>
          </w:p>
        </w:tc>
        <w:tc>
          <w:tcPr>
            <w:tcW w:w="1289" w:type="dxa"/>
            <w:tcMar>
              <w:left w:w="70" w:type="dxa"/>
              <w:right w:w="70" w:type="dxa"/>
            </w:tcMar>
            <w:vAlign w:val="center"/>
          </w:tcPr>
          <w:p w14:paraId="0FF12DEA">
            <w:pPr>
              <w:keepNext w:val="0"/>
              <w:spacing w:before="20" w:after="20" w:line="260" w:lineRule="exact"/>
              <w:ind w:firstLine="0" w:firstLineChars="0"/>
              <w:jc w:val="center"/>
            </w:pPr>
            <w:r>
              <w:rPr>
                <w:rFonts w:ascii="Times New Roman" w:hAnsi="Times New Roman" w:eastAsia="宋体"/>
                <w:b w:val="0"/>
                <w:sz w:val="18"/>
              </w:rPr>
              <w:t>155.05</w:t>
            </w:r>
          </w:p>
        </w:tc>
      </w:tr>
      <w:tr w14:paraId="5B54297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49B11DD1">
            <w:pPr>
              <w:keepNext w:val="0"/>
              <w:spacing w:before="20" w:after="20" w:line="260" w:lineRule="exact"/>
              <w:ind w:firstLine="0" w:firstLineChars="0"/>
              <w:jc w:val="center"/>
            </w:pPr>
            <w:r>
              <w:rPr>
                <w:rFonts w:ascii="Times New Roman" w:hAnsi="Times New Roman" w:eastAsia="宋体"/>
                <w:b w:val="0"/>
                <w:sz w:val="18"/>
              </w:rPr>
              <w:t>弹性</w:t>
            </w:r>
          </w:p>
        </w:tc>
        <w:tc>
          <w:tcPr>
            <w:tcW w:w="1289" w:type="dxa"/>
            <w:tcMar>
              <w:left w:w="70" w:type="dxa"/>
              <w:right w:w="70" w:type="dxa"/>
            </w:tcMar>
            <w:vAlign w:val="center"/>
          </w:tcPr>
          <w:p w14:paraId="6FBA963A">
            <w:pPr>
              <w:keepNext w:val="0"/>
              <w:spacing w:before="20" w:after="20" w:line="260" w:lineRule="exact"/>
              <w:ind w:firstLine="0" w:firstLineChars="0"/>
              <w:jc w:val="center"/>
            </w:pPr>
            <w:r>
              <w:rPr>
                <w:rFonts w:ascii="Times New Roman" w:hAnsi="Times New Roman" w:eastAsia="宋体"/>
                <w:b w:val="0"/>
                <w:sz w:val="18"/>
              </w:rPr>
              <w:t>50.00+63.00</w:t>
            </w:r>
          </w:p>
        </w:tc>
        <w:tc>
          <w:tcPr>
            <w:tcW w:w="1868" w:type="dxa"/>
            <w:tcMar>
              <w:left w:w="70" w:type="dxa"/>
              <w:right w:w="70" w:type="dxa"/>
            </w:tcMar>
            <w:vAlign w:val="center"/>
          </w:tcPr>
          <w:p w14:paraId="0DEA6E5D">
            <w:pPr>
              <w:keepNext w:val="0"/>
              <w:spacing w:before="20" w:after="20" w:line="260" w:lineRule="exact"/>
              <w:ind w:firstLine="0" w:firstLineChars="0"/>
              <w:jc w:val="center"/>
            </w:pPr>
            <w:r>
              <w:rPr>
                <w:rFonts w:ascii="Times New Roman" w:hAnsi="Times New Roman" w:eastAsia="宋体"/>
                <w:b w:val="0"/>
                <w:sz w:val="18"/>
              </w:rPr>
              <w:t>0.00/0.00</w:t>
            </w:r>
          </w:p>
        </w:tc>
        <w:tc>
          <w:tcPr>
            <w:tcW w:w="1289" w:type="dxa"/>
            <w:tcMar>
              <w:left w:w="70" w:type="dxa"/>
              <w:right w:w="70" w:type="dxa"/>
            </w:tcMar>
            <w:vAlign w:val="center"/>
          </w:tcPr>
          <w:p w14:paraId="34D6E9A3">
            <w:pPr>
              <w:keepNext w:val="0"/>
              <w:spacing w:before="20" w:after="20" w:line="260" w:lineRule="exact"/>
              <w:ind w:firstLine="0" w:firstLineChars="0"/>
              <w:jc w:val="center"/>
            </w:pPr>
            <w:r>
              <w:rPr>
                <w:rFonts w:ascii="Times New Roman" w:hAnsi="Times New Roman" w:eastAsia="宋体"/>
                <w:b w:val="0"/>
                <w:sz w:val="18"/>
              </w:rPr>
              <w:t>47.64</w:t>
            </w:r>
          </w:p>
        </w:tc>
        <w:tc>
          <w:tcPr>
            <w:tcW w:w="1289" w:type="dxa"/>
            <w:tcMar>
              <w:left w:w="70" w:type="dxa"/>
              <w:right w:w="70" w:type="dxa"/>
            </w:tcMar>
            <w:vAlign w:val="center"/>
          </w:tcPr>
          <w:p w14:paraId="04A1A727">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7B63F979">
            <w:pPr>
              <w:keepNext w:val="0"/>
              <w:spacing w:before="20" w:after="20" w:line="260" w:lineRule="exact"/>
              <w:ind w:firstLine="0" w:firstLineChars="0"/>
              <w:jc w:val="center"/>
            </w:pPr>
            <w:r>
              <w:rPr>
                <w:rFonts w:ascii="Times New Roman" w:hAnsi="Times New Roman" w:eastAsia="宋体"/>
                <w:b w:val="0"/>
                <w:sz w:val="18"/>
              </w:rPr>
              <w:t>47.50</w:t>
            </w:r>
          </w:p>
        </w:tc>
      </w:tr>
    </w:tbl>
    <w:p w14:paraId="6FA18AA4">
      <w:pPr>
        <w:pStyle w:val="7"/>
        <w:keepNext/>
        <w:numPr>
          <w:ilvl w:val="0"/>
          <w:numId w:val="0"/>
        </w:numPr>
        <w:spacing w:before="160" w:after="120" w:line="360" w:lineRule="auto"/>
        <w:ind w:firstLine="0"/>
      </w:pPr>
      <w:bookmarkStart w:id="221" w:name="bdz-00115站规划分析"/>
      <w:r>
        <w:rPr>
          <w:rFonts w:ascii="Times New Roman" w:hAnsi="Times New Roman" w:eastAsia="方正仿宋_GBK"/>
          <w:b/>
          <w:sz w:val="24"/>
        </w:rPr>
        <w:t>BDZ-00115站规划分析</w:t>
      </w:r>
      <w:bookmarkEnd w:id="221"/>
    </w:p>
    <w:p w14:paraId="5B7756C0">
      <w:pPr>
        <w:widowControl/>
        <w:spacing w:before="0" w:after="0" w:line="300" w:lineRule="auto"/>
        <w:ind w:firstLine="480"/>
        <w:jc w:val="both"/>
      </w:pPr>
      <w:r>
        <w:rPr>
          <w:rFonts w:ascii="Times New Roman" w:hAnsi="Times New Roman" w:eastAsia="方正仿宋_GBK"/>
          <w:b w:val="0"/>
          <w:sz w:val="24"/>
        </w:rPr>
        <w:t>该站基期主变配置为40.00+40.00 MVA，规划第4年转接前最大正向、反向净负荷分别为63.53 MW和0.00 MW，正向95%峰值持续时间为3.00 h。弹性方案第1年扩建50 MVA主变。</w:t>
      </w:r>
    </w:p>
    <w:p w14:paraId="5EEBA713">
      <w:pPr>
        <w:pStyle w:val="2"/>
        <w:widowControl/>
        <w:spacing w:before="0" w:after="0" w:line="300" w:lineRule="auto"/>
        <w:ind w:firstLine="480"/>
        <w:jc w:val="both"/>
      </w:pPr>
      <w:r>
        <w:rPr>
          <w:rFonts w:ascii="Times New Roman" w:hAnsi="Times New Roman" w:eastAsia="方正仿宋_GBK"/>
          <w:b w:val="0"/>
          <w:sz w:val="24"/>
        </w:rPr>
        <w:t>第4年承接12.47 MW，正向校核负荷增至76.00 MW。该站利用相应主变容量承担片区内部负荷，接收能力按承接后的负荷进行正常运行及</w:t>
      </w:r>
      <w:del w:id="399" w:author="白日梦想家" w:date="2026-10-02T21:42:05Z">
        <w:r>
          <w:rPr>
            <w:rFonts w:ascii="Times New Roman" w:hAnsi="Times New Roman" w:eastAsia="方正仿宋_GBK"/>
            <w:b w:val="0"/>
            <w:sz w:val="24"/>
          </w:rPr>
          <w:delText>单台主变退出</w:delText>
        </w:r>
      </w:del>
      <w:ins w:id="400" w:author="白日梦想家" w:date="2026-10-02T21:42:05Z">
        <w:r>
          <w:rPr>
            <w:rFonts w:hint="eastAsia"/>
            <w:b w:val="0"/>
            <w:sz w:val="24"/>
            <w:lang w:eastAsia="zh"/>
          </w:rPr>
          <w:t>主变N-1</w:t>
        </w:r>
      </w:ins>
      <w:r>
        <w:rPr>
          <w:rFonts w:ascii="Times New Roman" w:hAnsi="Times New Roman" w:eastAsia="方正仿宋_GBK"/>
          <w:b w:val="0"/>
          <w:sz w:val="24"/>
        </w:rPr>
        <w:t>校核。刚性方案第4年主变总容量为80.00 MVA，储能为0.00 MW；弹性方案相应为130.00 MVA和0.00 MW。弹性方案增加主变容量，为本站或片区承接负荷提供支撑。</w:t>
      </w:r>
    </w:p>
    <w:p w14:paraId="02BAE917">
      <w:pPr>
        <w:pStyle w:val="2"/>
        <w:keepNext/>
        <w:spacing w:before="120" w:after="80" w:line="300" w:lineRule="auto"/>
        <w:ind w:firstLine="0"/>
        <w:jc w:val="center"/>
      </w:pPr>
      <w:r>
        <w:rPr>
          <w:rFonts w:ascii="Times New Roman" w:hAnsi="Times New Roman" w:eastAsia="宋体"/>
          <w:b w:val="0"/>
          <w:sz w:val="21"/>
        </w:rPr>
        <w:t>表5-50 BDZ-00115站第4年配置与负荷转接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289"/>
        <w:gridCol w:w="1289"/>
        <w:gridCol w:w="1868"/>
        <w:gridCol w:w="1289"/>
        <w:gridCol w:w="1289"/>
        <w:gridCol w:w="1289"/>
      </w:tblGrid>
      <w:tr w14:paraId="38B187E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289" w:type="dxa"/>
            <w:tcMar>
              <w:left w:w="70" w:type="dxa"/>
              <w:right w:w="70" w:type="dxa"/>
            </w:tcMar>
            <w:vAlign w:val="center"/>
          </w:tcPr>
          <w:p w14:paraId="60D03F97">
            <w:pPr>
              <w:keepNext w:val="0"/>
              <w:spacing w:before="20" w:after="20" w:line="260" w:lineRule="exact"/>
              <w:ind w:firstLine="0" w:firstLineChars="0"/>
              <w:jc w:val="center"/>
            </w:pPr>
            <w:r>
              <w:rPr>
                <w:rFonts w:ascii="Times New Roman" w:hAnsi="Times New Roman" w:eastAsia="宋体"/>
                <w:b/>
                <w:sz w:val="18"/>
              </w:rPr>
              <w:t>方案</w:t>
            </w:r>
          </w:p>
        </w:tc>
        <w:tc>
          <w:tcPr>
            <w:tcW w:w="1289" w:type="dxa"/>
            <w:tcMar>
              <w:left w:w="70" w:type="dxa"/>
              <w:right w:w="70" w:type="dxa"/>
            </w:tcMar>
            <w:vAlign w:val="center"/>
          </w:tcPr>
          <w:p w14:paraId="66BD1F2D">
            <w:pPr>
              <w:keepNext w:val="0"/>
              <w:spacing w:before="20" w:after="20" w:line="260" w:lineRule="exact"/>
              <w:ind w:firstLine="0" w:firstLineChars="0"/>
              <w:jc w:val="center"/>
            </w:pPr>
            <w:r>
              <w:rPr>
                <w:rFonts w:ascii="Times New Roman" w:hAnsi="Times New Roman" w:eastAsia="宋体"/>
                <w:b/>
                <w:sz w:val="18"/>
              </w:rPr>
              <w:t>主变组合/MVA</w:t>
            </w:r>
          </w:p>
        </w:tc>
        <w:tc>
          <w:tcPr>
            <w:tcW w:w="1868" w:type="dxa"/>
            <w:tcMar>
              <w:left w:w="70" w:type="dxa"/>
              <w:right w:w="70" w:type="dxa"/>
            </w:tcMar>
            <w:vAlign w:val="center"/>
          </w:tcPr>
          <w:p w14:paraId="3BEFF0B0">
            <w:pPr>
              <w:keepNext w:val="0"/>
              <w:spacing w:before="20" w:after="20" w:line="260" w:lineRule="exact"/>
              <w:ind w:firstLine="0" w:firstLineChars="0"/>
              <w:jc w:val="center"/>
            </w:pPr>
            <w:r>
              <w:rPr>
                <w:rFonts w:ascii="Times New Roman" w:hAnsi="Times New Roman" w:eastAsia="宋体"/>
                <w:b/>
                <w:sz w:val="18"/>
              </w:rPr>
              <w:t>储能/MW/MWh</w:t>
            </w:r>
          </w:p>
        </w:tc>
        <w:tc>
          <w:tcPr>
            <w:tcW w:w="1289" w:type="dxa"/>
            <w:tcMar>
              <w:left w:w="70" w:type="dxa"/>
              <w:right w:w="70" w:type="dxa"/>
            </w:tcMar>
            <w:vAlign w:val="center"/>
          </w:tcPr>
          <w:p w14:paraId="568C8806">
            <w:pPr>
              <w:keepNext w:val="0"/>
              <w:spacing w:before="20" w:after="20" w:line="260" w:lineRule="exact"/>
              <w:ind w:firstLine="0" w:firstLineChars="0"/>
              <w:jc w:val="center"/>
            </w:pPr>
            <w:r>
              <w:rPr>
                <w:rFonts w:ascii="Times New Roman" w:hAnsi="Times New Roman" w:eastAsia="宋体"/>
                <w:b/>
                <w:sz w:val="18"/>
              </w:rPr>
              <w:t>转出/MW</w:t>
            </w:r>
          </w:p>
        </w:tc>
        <w:tc>
          <w:tcPr>
            <w:tcW w:w="1289" w:type="dxa"/>
            <w:tcMar>
              <w:left w:w="70" w:type="dxa"/>
              <w:right w:w="70" w:type="dxa"/>
            </w:tcMar>
            <w:vAlign w:val="center"/>
          </w:tcPr>
          <w:p w14:paraId="78923D58">
            <w:pPr>
              <w:keepNext w:val="0"/>
              <w:spacing w:before="20" w:after="20" w:line="260" w:lineRule="exact"/>
              <w:ind w:firstLine="0" w:firstLineChars="0"/>
              <w:jc w:val="center"/>
            </w:pPr>
            <w:r>
              <w:rPr>
                <w:rFonts w:ascii="Times New Roman" w:hAnsi="Times New Roman" w:eastAsia="宋体"/>
                <w:b/>
                <w:sz w:val="18"/>
              </w:rPr>
              <w:t>承接/MW</w:t>
            </w:r>
          </w:p>
        </w:tc>
        <w:tc>
          <w:tcPr>
            <w:tcW w:w="1289" w:type="dxa"/>
            <w:tcMar>
              <w:left w:w="70" w:type="dxa"/>
              <w:right w:w="70" w:type="dxa"/>
            </w:tcMar>
            <w:vAlign w:val="center"/>
          </w:tcPr>
          <w:p w14:paraId="34B9F8A1">
            <w:pPr>
              <w:keepNext w:val="0"/>
              <w:spacing w:before="20" w:after="20" w:line="260" w:lineRule="exact"/>
              <w:ind w:firstLine="0" w:firstLineChars="0"/>
              <w:jc w:val="center"/>
            </w:pPr>
            <w:r>
              <w:rPr>
                <w:rFonts w:ascii="Times New Roman" w:hAnsi="Times New Roman" w:eastAsia="宋体"/>
                <w:b/>
                <w:sz w:val="18"/>
              </w:rPr>
              <w:t>正向负荷/MW</w:t>
            </w:r>
          </w:p>
        </w:tc>
      </w:tr>
      <w:tr w14:paraId="3E8C629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5AEC05DD">
            <w:pPr>
              <w:keepNext w:val="0"/>
              <w:spacing w:before="20" w:after="20" w:line="260" w:lineRule="exact"/>
              <w:ind w:firstLine="0" w:firstLineChars="0"/>
              <w:jc w:val="center"/>
            </w:pPr>
            <w:r>
              <w:rPr>
                <w:rFonts w:ascii="Times New Roman" w:hAnsi="Times New Roman" w:eastAsia="宋体"/>
                <w:b w:val="0"/>
                <w:sz w:val="18"/>
              </w:rPr>
              <w:t>刚性</w:t>
            </w:r>
          </w:p>
        </w:tc>
        <w:tc>
          <w:tcPr>
            <w:tcW w:w="1289" w:type="dxa"/>
            <w:tcMar>
              <w:left w:w="70" w:type="dxa"/>
              <w:right w:w="70" w:type="dxa"/>
            </w:tcMar>
            <w:vAlign w:val="center"/>
          </w:tcPr>
          <w:p w14:paraId="71405C5D">
            <w:pPr>
              <w:keepNext w:val="0"/>
              <w:spacing w:before="20" w:after="20" w:line="260" w:lineRule="exact"/>
              <w:ind w:firstLine="0" w:firstLineChars="0"/>
              <w:jc w:val="center"/>
            </w:pPr>
            <w:r>
              <w:rPr>
                <w:rFonts w:ascii="Times New Roman" w:hAnsi="Times New Roman" w:eastAsia="宋体"/>
                <w:b w:val="0"/>
                <w:sz w:val="18"/>
              </w:rPr>
              <w:t>40.00+40.00</w:t>
            </w:r>
          </w:p>
        </w:tc>
        <w:tc>
          <w:tcPr>
            <w:tcW w:w="1868" w:type="dxa"/>
            <w:tcMar>
              <w:left w:w="70" w:type="dxa"/>
              <w:right w:w="70" w:type="dxa"/>
            </w:tcMar>
            <w:vAlign w:val="center"/>
          </w:tcPr>
          <w:p w14:paraId="01ADD399">
            <w:pPr>
              <w:keepNext w:val="0"/>
              <w:spacing w:before="20" w:after="20" w:line="260" w:lineRule="exact"/>
              <w:ind w:firstLine="0" w:firstLineChars="0"/>
              <w:jc w:val="center"/>
            </w:pPr>
            <w:r>
              <w:rPr>
                <w:rFonts w:ascii="Times New Roman" w:hAnsi="Times New Roman" w:eastAsia="宋体"/>
                <w:b w:val="0"/>
                <w:sz w:val="18"/>
              </w:rPr>
              <w:t>0.00/0.00</w:t>
            </w:r>
          </w:p>
        </w:tc>
        <w:tc>
          <w:tcPr>
            <w:tcW w:w="1289" w:type="dxa"/>
            <w:tcMar>
              <w:left w:w="70" w:type="dxa"/>
              <w:right w:w="70" w:type="dxa"/>
            </w:tcMar>
            <w:vAlign w:val="center"/>
          </w:tcPr>
          <w:p w14:paraId="2E3EBEEB">
            <w:pPr>
              <w:keepNext w:val="0"/>
              <w:spacing w:before="20" w:after="20" w:line="260" w:lineRule="exact"/>
              <w:ind w:firstLine="0" w:firstLineChars="0"/>
              <w:jc w:val="center"/>
            </w:pPr>
            <w:r>
              <w:rPr>
                <w:rFonts w:ascii="Times New Roman" w:hAnsi="Times New Roman" w:eastAsia="宋体"/>
                <w:b w:val="0"/>
                <w:sz w:val="18"/>
              </w:rPr>
              <w:t>25.53</w:t>
            </w:r>
          </w:p>
        </w:tc>
        <w:tc>
          <w:tcPr>
            <w:tcW w:w="1289" w:type="dxa"/>
            <w:tcMar>
              <w:left w:w="70" w:type="dxa"/>
              <w:right w:w="70" w:type="dxa"/>
            </w:tcMar>
            <w:vAlign w:val="center"/>
          </w:tcPr>
          <w:p w14:paraId="066CA4DF">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410E9CAE">
            <w:pPr>
              <w:keepNext w:val="0"/>
              <w:spacing w:before="20" w:after="20" w:line="260" w:lineRule="exact"/>
              <w:ind w:firstLine="0" w:firstLineChars="0"/>
              <w:jc w:val="center"/>
            </w:pPr>
            <w:r>
              <w:rPr>
                <w:rFonts w:ascii="Times New Roman" w:hAnsi="Times New Roman" w:eastAsia="宋体"/>
                <w:b w:val="0"/>
                <w:sz w:val="18"/>
              </w:rPr>
              <w:t>38.00</w:t>
            </w:r>
          </w:p>
        </w:tc>
      </w:tr>
      <w:tr w14:paraId="6C62741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617FAD13">
            <w:pPr>
              <w:keepNext w:val="0"/>
              <w:spacing w:before="20" w:after="20" w:line="260" w:lineRule="exact"/>
              <w:ind w:firstLine="0" w:firstLineChars="0"/>
              <w:jc w:val="center"/>
            </w:pPr>
            <w:r>
              <w:rPr>
                <w:rFonts w:ascii="Times New Roman" w:hAnsi="Times New Roman" w:eastAsia="宋体"/>
                <w:b w:val="0"/>
                <w:sz w:val="18"/>
              </w:rPr>
              <w:t>弹性</w:t>
            </w:r>
          </w:p>
        </w:tc>
        <w:tc>
          <w:tcPr>
            <w:tcW w:w="1289" w:type="dxa"/>
            <w:tcMar>
              <w:left w:w="70" w:type="dxa"/>
              <w:right w:w="70" w:type="dxa"/>
            </w:tcMar>
            <w:vAlign w:val="center"/>
          </w:tcPr>
          <w:p w14:paraId="7D033F65">
            <w:pPr>
              <w:keepNext w:val="0"/>
              <w:spacing w:before="20" w:after="20" w:line="260" w:lineRule="exact"/>
              <w:ind w:firstLine="0" w:firstLineChars="0"/>
              <w:jc w:val="center"/>
            </w:pPr>
            <w:r>
              <w:rPr>
                <w:rFonts w:ascii="Times New Roman" w:hAnsi="Times New Roman" w:eastAsia="宋体"/>
                <w:b w:val="0"/>
                <w:sz w:val="18"/>
              </w:rPr>
              <w:t>40.00+40.00+50.00</w:t>
            </w:r>
          </w:p>
        </w:tc>
        <w:tc>
          <w:tcPr>
            <w:tcW w:w="1868" w:type="dxa"/>
            <w:tcMar>
              <w:left w:w="70" w:type="dxa"/>
              <w:right w:w="70" w:type="dxa"/>
            </w:tcMar>
            <w:vAlign w:val="center"/>
          </w:tcPr>
          <w:p w14:paraId="4275C510">
            <w:pPr>
              <w:keepNext w:val="0"/>
              <w:spacing w:before="20" w:after="20" w:line="260" w:lineRule="exact"/>
              <w:ind w:firstLine="0" w:firstLineChars="0"/>
              <w:jc w:val="center"/>
            </w:pPr>
            <w:r>
              <w:rPr>
                <w:rFonts w:ascii="Times New Roman" w:hAnsi="Times New Roman" w:eastAsia="宋体"/>
                <w:b w:val="0"/>
                <w:sz w:val="18"/>
              </w:rPr>
              <w:t>0.00/0.00</w:t>
            </w:r>
          </w:p>
        </w:tc>
        <w:tc>
          <w:tcPr>
            <w:tcW w:w="1289" w:type="dxa"/>
            <w:tcMar>
              <w:left w:w="70" w:type="dxa"/>
              <w:right w:w="70" w:type="dxa"/>
            </w:tcMar>
            <w:vAlign w:val="center"/>
          </w:tcPr>
          <w:p w14:paraId="3A153712">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6B57F1ED">
            <w:pPr>
              <w:keepNext w:val="0"/>
              <w:spacing w:before="20" w:after="20" w:line="260" w:lineRule="exact"/>
              <w:ind w:firstLine="0" w:firstLineChars="0"/>
              <w:jc w:val="center"/>
            </w:pPr>
            <w:r>
              <w:rPr>
                <w:rFonts w:ascii="Times New Roman" w:hAnsi="Times New Roman" w:eastAsia="宋体"/>
                <w:b w:val="0"/>
                <w:sz w:val="18"/>
              </w:rPr>
              <w:t>12.47</w:t>
            </w:r>
          </w:p>
        </w:tc>
        <w:tc>
          <w:tcPr>
            <w:tcW w:w="1289" w:type="dxa"/>
            <w:tcMar>
              <w:left w:w="70" w:type="dxa"/>
              <w:right w:w="70" w:type="dxa"/>
            </w:tcMar>
            <w:vAlign w:val="center"/>
          </w:tcPr>
          <w:p w14:paraId="0C55AAE0">
            <w:pPr>
              <w:keepNext w:val="0"/>
              <w:spacing w:before="20" w:after="20" w:line="260" w:lineRule="exact"/>
              <w:ind w:firstLine="0" w:firstLineChars="0"/>
              <w:jc w:val="center"/>
            </w:pPr>
            <w:r>
              <w:rPr>
                <w:rFonts w:ascii="Times New Roman" w:hAnsi="Times New Roman" w:eastAsia="宋体"/>
                <w:b w:val="0"/>
                <w:sz w:val="18"/>
              </w:rPr>
              <w:t>76.00</w:t>
            </w:r>
          </w:p>
        </w:tc>
      </w:tr>
    </w:tbl>
    <w:p w14:paraId="288A5877">
      <w:pPr>
        <w:pStyle w:val="7"/>
        <w:keepNext/>
        <w:numPr>
          <w:ilvl w:val="0"/>
          <w:numId w:val="0"/>
        </w:numPr>
        <w:spacing w:before="160" w:after="120" w:line="360" w:lineRule="auto"/>
        <w:ind w:firstLine="0"/>
      </w:pPr>
      <w:bookmarkStart w:id="222" w:name="bdz-00139站规划分析"/>
      <w:r>
        <w:rPr>
          <w:rFonts w:ascii="Times New Roman" w:hAnsi="Times New Roman" w:eastAsia="方正仿宋_GBK"/>
          <w:b/>
          <w:sz w:val="24"/>
        </w:rPr>
        <w:t>BDZ-00139站规划分析</w:t>
      </w:r>
      <w:bookmarkEnd w:id="222"/>
    </w:p>
    <w:p w14:paraId="63A78DE8">
      <w:pPr>
        <w:widowControl/>
        <w:spacing w:before="0" w:after="0" w:line="300" w:lineRule="auto"/>
        <w:ind w:firstLine="480"/>
        <w:jc w:val="both"/>
      </w:pPr>
      <w:r>
        <w:rPr>
          <w:rFonts w:ascii="Times New Roman" w:hAnsi="Times New Roman" w:eastAsia="方正仿宋_GBK"/>
          <w:b w:val="0"/>
          <w:sz w:val="24"/>
        </w:rPr>
        <w:t>该站基期主变配置为40.00+40.00 MVA，规划第4年转接前最大正向、反向净负荷分别为80.37 MW和0.00 MW，正向95%峰值持续时间为3.00 h。弹性方案沿用基期主变容量，后续各年通过站间负荷转接满足容量需求。</w:t>
      </w:r>
    </w:p>
    <w:p w14:paraId="00861A57">
      <w:pPr>
        <w:pStyle w:val="2"/>
        <w:widowControl/>
        <w:spacing w:before="0" w:after="0" w:line="300" w:lineRule="auto"/>
        <w:ind w:firstLine="480"/>
        <w:jc w:val="both"/>
      </w:pPr>
      <w:r>
        <w:rPr>
          <w:rFonts w:ascii="Times New Roman" w:hAnsi="Times New Roman" w:eastAsia="方正仿宋_GBK"/>
          <w:b w:val="0"/>
          <w:sz w:val="24"/>
        </w:rPr>
        <w:t>第4年转出42.37 MW、承接0.00 MW后，正向校核负荷为38.00 MW。负荷转出降低正向需求，同时将反向校核上界提高至42.37 MW，配置按两个方向共同确定。刚性方案第4年主变总容量为80.00 MVA，储能为0.00 MW；弹性方案相应为80.00 MVA和0.00 MW。两类方案的本站主变配置接近，差异主要通过区域其他站点的容量和负荷安排体现。</w:t>
      </w:r>
    </w:p>
    <w:p w14:paraId="57103694">
      <w:pPr>
        <w:pStyle w:val="2"/>
        <w:keepNext/>
        <w:spacing w:before="120" w:after="80" w:line="300" w:lineRule="auto"/>
        <w:ind w:firstLine="0"/>
        <w:jc w:val="center"/>
      </w:pPr>
      <w:r>
        <w:rPr>
          <w:rFonts w:ascii="Times New Roman" w:hAnsi="Times New Roman" w:eastAsia="宋体"/>
          <w:b w:val="0"/>
          <w:sz w:val="21"/>
        </w:rPr>
        <w:t>表5-51 BDZ-00139站第4年配置与负荷转接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289"/>
        <w:gridCol w:w="1289"/>
        <w:gridCol w:w="1868"/>
        <w:gridCol w:w="1289"/>
        <w:gridCol w:w="1289"/>
        <w:gridCol w:w="1289"/>
      </w:tblGrid>
      <w:tr w14:paraId="62B79DB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289" w:type="dxa"/>
            <w:tcMar>
              <w:left w:w="70" w:type="dxa"/>
              <w:right w:w="70" w:type="dxa"/>
            </w:tcMar>
            <w:vAlign w:val="center"/>
          </w:tcPr>
          <w:p w14:paraId="1695A84D">
            <w:pPr>
              <w:keepNext w:val="0"/>
              <w:spacing w:before="20" w:after="20" w:line="260" w:lineRule="exact"/>
              <w:ind w:firstLine="0" w:firstLineChars="0"/>
              <w:jc w:val="center"/>
            </w:pPr>
            <w:r>
              <w:rPr>
                <w:rFonts w:ascii="Times New Roman" w:hAnsi="Times New Roman" w:eastAsia="宋体"/>
                <w:b/>
                <w:sz w:val="18"/>
              </w:rPr>
              <w:t>方案</w:t>
            </w:r>
          </w:p>
        </w:tc>
        <w:tc>
          <w:tcPr>
            <w:tcW w:w="1289" w:type="dxa"/>
            <w:tcMar>
              <w:left w:w="70" w:type="dxa"/>
              <w:right w:w="70" w:type="dxa"/>
            </w:tcMar>
            <w:vAlign w:val="center"/>
          </w:tcPr>
          <w:p w14:paraId="01D313FD">
            <w:pPr>
              <w:keepNext w:val="0"/>
              <w:spacing w:before="20" w:after="20" w:line="260" w:lineRule="exact"/>
              <w:ind w:firstLine="0" w:firstLineChars="0"/>
              <w:jc w:val="center"/>
            </w:pPr>
            <w:r>
              <w:rPr>
                <w:rFonts w:ascii="Times New Roman" w:hAnsi="Times New Roman" w:eastAsia="宋体"/>
                <w:b/>
                <w:sz w:val="18"/>
              </w:rPr>
              <w:t>主变组合/MVA</w:t>
            </w:r>
          </w:p>
        </w:tc>
        <w:tc>
          <w:tcPr>
            <w:tcW w:w="1868" w:type="dxa"/>
            <w:tcMar>
              <w:left w:w="70" w:type="dxa"/>
              <w:right w:w="70" w:type="dxa"/>
            </w:tcMar>
            <w:vAlign w:val="center"/>
          </w:tcPr>
          <w:p w14:paraId="37837CA7">
            <w:pPr>
              <w:keepNext w:val="0"/>
              <w:spacing w:before="20" w:after="20" w:line="260" w:lineRule="exact"/>
              <w:ind w:firstLine="0" w:firstLineChars="0"/>
              <w:jc w:val="center"/>
            </w:pPr>
            <w:r>
              <w:rPr>
                <w:rFonts w:ascii="Times New Roman" w:hAnsi="Times New Roman" w:eastAsia="宋体"/>
                <w:b/>
                <w:sz w:val="18"/>
              </w:rPr>
              <w:t>储能/MW/MWh</w:t>
            </w:r>
          </w:p>
        </w:tc>
        <w:tc>
          <w:tcPr>
            <w:tcW w:w="1289" w:type="dxa"/>
            <w:tcMar>
              <w:left w:w="70" w:type="dxa"/>
              <w:right w:w="70" w:type="dxa"/>
            </w:tcMar>
            <w:vAlign w:val="center"/>
          </w:tcPr>
          <w:p w14:paraId="421B1E8B">
            <w:pPr>
              <w:keepNext w:val="0"/>
              <w:spacing w:before="20" w:after="20" w:line="260" w:lineRule="exact"/>
              <w:ind w:firstLine="0" w:firstLineChars="0"/>
              <w:jc w:val="center"/>
            </w:pPr>
            <w:r>
              <w:rPr>
                <w:rFonts w:ascii="Times New Roman" w:hAnsi="Times New Roman" w:eastAsia="宋体"/>
                <w:b/>
                <w:sz w:val="18"/>
              </w:rPr>
              <w:t>转出/MW</w:t>
            </w:r>
          </w:p>
        </w:tc>
        <w:tc>
          <w:tcPr>
            <w:tcW w:w="1289" w:type="dxa"/>
            <w:tcMar>
              <w:left w:w="70" w:type="dxa"/>
              <w:right w:w="70" w:type="dxa"/>
            </w:tcMar>
            <w:vAlign w:val="center"/>
          </w:tcPr>
          <w:p w14:paraId="1AA6968C">
            <w:pPr>
              <w:keepNext w:val="0"/>
              <w:spacing w:before="20" w:after="20" w:line="260" w:lineRule="exact"/>
              <w:ind w:firstLine="0" w:firstLineChars="0"/>
              <w:jc w:val="center"/>
            </w:pPr>
            <w:r>
              <w:rPr>
                <w:rFonts w:ascii="Times New Roman" w:hAnsi="Times New Roman" w:eastAsia="宋体"/>
                <w:b/>
                <w:sz w:val="18"/>
              </w:rPr>
              <w:t>承接/MW</w:t>
            </w:r>
          </w:p>
        </w:tc>
        <w:tc>
          <w:tcPr>
            <w:tcW w:w="1289" w:type="dxa"/>
            <w:tcMar>
              <w:left w:w="70" w:type="dxa"/>
              <w:right w:w="70" w:type="dxa"/>
            </w:tcMar>
            <w:vAlign w:val="center"/>
          </w:tcPr>
          <w:p w14:paraId="72572E8D">
            <w:pPr>
              <w:keepNext w:val="0"/>
              <w:spacing w:before="20" w:after="20" w:line="260" w:lineRule="exact"/>
              <w:ind w:firstLine="0" w:firstLineChars="0"/>
              <w:jc w:val="center"/>
            </w:pPr>
            <w:r>
              <w:rPr>
                <w:rFonts w:ascii="Times New Roman" w:hAnsi="Times New Roman" w:eastAsia="宋体"/>
                <w:b/>
                <w:sz w:val="18"/>
              </w:rPr>
              <w:t>正向负荷/MW</w:t>
            </w:r>
          </w:p>
        </w:tc>
      </w:tr>
      <w:tr w14:paraId="6E2CD16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39CA585A">
            <w:pPr>
              <w:keepNext w:val="0"/>
              <w:spacing w:before="20" w:after="20" w:line="260" w:lineRule="exact"/>
              <w:ind w:firstLine="0" w:firstLineChars="0"/>
              <w:jc w:val="center"/>
            </w:pPr>
            <w:r>
              <w:rPr>
                <w:rFonts w:ascii="Times New Roman" w:hAnsi="Times New Roman" w:eastAsia="宋体"/>
                <w:b w:val="0"/>
                <w:sz w:val="18"/>
              </w:rPr>
              <w:t>刚性</w:t>
            </w:r>
          </w:p>
        </w:tc>
        <w:tc>
          <w:tcPr>
            <w:tcW w:w="1289" w:type="dxa"/>
            <w:tcMar>
              <w:left w:w="70" w:type="dxa"/>
              <w:right w:w="70" w:type="dxa"/>
            </w:tcMar>
            <w:vAlign w:val="center"/>
          </w:tcPr>
          <w:p w14:paraId="4B97FFCA">
            <w:pPr>
              <w:keepNext w:val="0"/>
              <w:spacing w:before="20" w:after="20" w:line="260" w:lineRule="exact"/>
              <w:ind w:firstLine="0" w:firstLineChars="0"/>
              <w:jc w:val="center"/>
            </w:pPr>
            <w:r>
              <w:rPr>
                <w:rFonts w:ascii="Times New Roman" w:hAnsi="Times New Roman" w:eastAsia="宋体"/>
                <w:b w:val="0"/>
                <w:sz w:val="18"/>
              </w:rPr>
              <w:t>40.00+40.00</w:t>
            </w:r>
          </w:p>
        </w:tc>
        <w:tc>
          <w:tcPr>
            <w:tcW w:w="1868" w:type="dxa"/>
            <w:tcMar>
              <w:left w:w="70" w:type="dxa"/>
              <w:right w:w="70" w:type="dxa"/>
            </w:tcMar>
            <w:vAlign w:val="center"/>
          </w:tcPr>
          <w:p w14:paraId="312EF179">
            <w:pPr>
              <w:keepNext w:val="0"/>
              <w:spacing w:before="20" w:after="20" w:line="260" w:lineRule="exact"/>
              <w:ind w:firstLine="0" w:firstLineChars="0"/>
              <w:jc w:val="center"/>
            </w:pPr>
            <w:r>
              <w:rPr>
                <w:rFonts w:ascii="Times New Roman" w:hAnsi="Times New Roman" w:eastAsia="宋体"/>
                <w:b w:val="0"/>
                <w:sz w:val="18"/>
              </w:rPr>
              <w:t>0.00/0.00</w:t>
            </w:r>
          </w:p>
        </w:tc>
        <w:tc>
          <w:tcPr>
            <w:tcW w:w="1289" w:type="dxa"/>
            <w:tcMar>
              <w:left w:w="70" w:type="dxa"/>
              <w:right w:w="70" w:type="dxa"/>
            </w:tcMar>
            <w:vAlign w:val="center"/>
          </w:tcPr>
          <w:p w14:paraId="7C26D617">
            <w:pPr>
              <w:keepNext w:val="0"/>
              <w:spacing w:before="20" w:after="20" w:line="260" w:lineRule="exact"/>
              <w:ind w:firstLine="0" w:firstLineChars="0"/>
              <w:jc w:val="center"/>
            </w:pPr>
            <w:r>
              <w:rPr>
                <w:rFonts w:ascii="Times New Roman" w:hAnsi="Times New Roman" w:eastAsia="宋体"/>
                <w:b w:val="0"/>
                <w:sz w:val="18"/>
              </w:rPr>
              <w:t>42.37</w:t>
            </w:r>
          </w:p>
        </w:tc>
        <w:tc>
          <w:tcPr>
            <w:tcW w:w="1289" w:type="dxa"/>
            <w:tcMar>
              <w:left w:w="70" w:type="dxa"/>
              <w:right w:w="70" w:type="dxa"/>
            </w:tcMar>
            <w:vAlign w:val="center"/>
          </w:tcPr>
          <w:p w14:paraId="1D456487">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0E39F78C">
            <w:pPr>
              <w:keepNext w:val="0"/>
              <w:spacing w:before="20" w:after="20" w:line="260" w:lineRule="exact"/>
              <w:ind w:firstLine="0" w:firstLineChars="0"/>
              <w:jc w:val="center"/>
            </w:pPr>
            <w:r>
              <w:rPr>
                <w:rFonts w:ascii="Times New Roman" w:hAnsi="Times New Roman" w:eastAsia="宋体"/>
                <w:b w:val="0"/>
                <w:sz w:val="18"/>
              </w:rPr>
              <w:t>38.00</w:t>
            </w:r>
          </w:p>
        </w:tc>
      </w:tr>
      <w:tr w14:paraId="5C63E42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442337C8">
            <w:pPr>
              <w:keepNext w:val="0"/>
              <w:spacing w:before="20" w:after="20" w:line="260" w:lineRule="exact"/>
              <w:ind w:firstLine="0" w:firstLineChars="0"/>
              <w:jc w:val="center"/>
            </w:pPr>
            <w:r>
              <w:rPr>
                <w:rFonts w:ascii="Times New Roman" w:hAnsi="Times New Roman" w:eastAsia="宋体"/>
                <w:b w:val="0"/>
                <w:sz w:val="18"/>
              </w:rPr>
              <w:t>弹性</w:t>
            </w:r>
          </w:p>
        </w:tc>
        <w:tc>
          <w:tcPr>
            <w:tcW w:w="1289" w:type="dxa"/>
            <w:tcMar>
              <w:left w:w="70" w:type="dxa"/>
              <w:right w:w="70" w:type="dxa"/>
            </w:tcMar>
            <w:vAlign w:val="center"/>
          </w:tcPr>
          <w:p w14:paraId="4B0344A1">
            <w:pPr>
              <w:keepNext w:val="0"/>
              <w:spacing w:before="20" w:after="20" w:line="260" w:lineRule="exact"/>
              <w:ind w:firstLine="0" w:firstLineChars="0"/>
              <w:jc w:val="center"/>
            </w:pPr>
            <w:r>
              <w:rPr>
                <w:rFonts w:ascii="Times New Roman" w:hAnsi="Times New Roman" w:eastAsia="宋体"/>
                <w:b w:val="0"/>
                <w:sz w:val="18"/>
              </w:rPr>
              <w:t>40.00+40.00</w:t>
            </w:r>
          </w:p>
        </w:tc>
        <w:tc>
          <w:tcPr>
            <w:tcW w:w="1868" w:type="dxa"/>
            <w:tcMar>
              <w:left w:w="70" w:type="dxa"/>
              <w:right w:w="70" w:type="dxa"/>
            </w:tcMar>
            <w:vAlign w:val="center"/>
          </w:tcPr>
          <w:p w14:paraId="13DC95AC">
            <w:pPr>
              <w:keepNext w:val="0"/>
              <w:spacing w:before="20" w:after="20" w:line="260" w:lineRule="exact"/>
              <w:ind w:firstLine="0" w:firstLineChars="0"/>
              <w:jc w:val="center"/>
            </w:pPr>
            <w:r>
              <w:rPr>
                <w:rFonts w:ascii="Times New Roman" w:hAnsi="Times New Roman" w:eastAsia="宋体"/>
                <w:b w:val="0"/>
                <w:sz w:val="18"/>
              </w:rPr>
              <w:t>0.00/0.00</w:t>
            </w:r>
          </w:p>
        </w:tc>
        <w:tc>
          <w:tcPr>
            <w:tcW w:w="1289" w:type="dxa"/>
            <w:tcMar>
              <w:left w:w="70" w:type="dxa"/>
              <w:right w:w="70" w:type="dxa"/>
            </w:tcMar>
            <w:vAlign w:val="center"/>
          </w:tcPr>
          <w:p w14:paraId="7BD5F3B3">
            <w:pPr>
              <w:keepNext w:val="0"/>
              <w:spacing w:before="20" w:after="20" w:line="260" w:lineRule="exact"/>
              <w:ind w:firstLine="0" w:firstLineChars="0"/>
              <w:jc w:val="center"/>
            </w:pPr>
            <w:r>
              <w:rPr>
                <w:rFonts w:ascii="Times New Roman" w:hAnsi="Times New Roman" w:eastAsia="宋体"/>
                <w:b w:val="0"/>
                <w:sz w:val="18"/>
              </w:rPr>
              <w:t>42.37</w:t>
            </w:r>
          </w:p>
        </w:tc>
        <w:tc>
          <w:tcPr>
            <w:tcW w:w="1289" w:type="dxa"/>
            <w:tcMar>
              <w:left w:w="70" w:type="dxa"/>
              <w:right w:w="70" w:type="dxa"/>
            </w:tcMar>
            <w:vAlign w:val="center"/>
          </w:tcPr>
          <w:p w14:paraId="2F700C23">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62441D4D">
            <w:pPr>
              <w:keepNext w:val="0"/>
              <w:spacing w:before="20" w:after="20" w:line="260" w:lineRule="exact"/>
              <w:ind w:firstLine="0" w:firstLineChars="0"/>
              <w:jc w:val="center"/>
            </w:pPr>
            <w:r>
              <w:rPr>
                <w:rFonts w:ascii="Times New Roman" w:hAnsi="Times New Roman" w:eastAsia="宋体"/>
                <w:b w:val="0"/>
                <w:sz w:val="18"/>
              </w:rPr>
              <w:t>38.00</w:t>
            </w:r>
          </w:p>
        </w:tc>
      </w:tr>
    </w:tbl>
    <w:p w14:paraId="2FFD6F02">
      <w:pPr>
        <w:pStyle w:val="7"/>
        <w:keepNext/>
        <w:numPr>
          <w:ilvl w:val="0"/>
          <w:numId w:val="0"/>
        </w:numPr>
        <w:spacing w:before="160" w:after="120" w:line="360" w:lineRule="auto"/>
        <w:ind w:firstLine="0"/>
      </w:pPr>
      <w:bookmarkStart w:id="223" w:name="bdz-00148站规划分析"/>
      <w:r>
        <w:rPr>
          <w:rFonts w:ascii="Times New Roman" w:hAnsi="Times New Roman" w:eastAsia="方正仿宋_GBK"/>
          <w:b/>
          <w:sz w:val="24"/>
        </w:rPr>
        <w:t>BDZ-00148站规划分析</w:t>
      </w:r>
      <w:bookmarkEnd w:id="223"/>
    </w:p>
    <w:p w14:paraId="0CAE48F7">
      <w:pPr>
        <w:widowControl/>
        <w:spacing w:before="0" w:after="0" w:line="300" w:lineRule="auto"/>
        <w:ind w:firstLine="480"/>
        <w:jc w:val="both"/>
      </w:pPr>
      <w:r>
        <w:rPr>
          <w:rFonts w:ascii="Times New Roman" w:hAnsi="Times New Roman" w:eastAsia="方正仿宋_GBK"/>
          <w:b w:val="0"/>
          <w:sz w:val="24"/>
        </w:rPr>
        <w:t>该站基期主变配置为40.00+50.00 MVA，规划第4年转接前最大正向、反向净负荷分别为89.09 MW和0.00 MW，正向95%峰值持续时间为2.00 h。弹性方案沿用基期主变容量，后续各年通过站间负荷转接满足容量需求。</w:t>
      </w:r>
    </w:p>
    <w:p w14:paraId="55489CB7">
      <w:pPr>
        <w:pStyle w:val="2"/>
        <w:widowControl/>
        <w:spacing w:before="0" w:after="0" w:line="300" w:lineRule="auto"/>
        <w:ind w:firstLine="480"/>
        <w:jc w:val="both"/>
      </w:pPr>
      <w:r>
        <w:rPr>
          <w:rFonts w:ascii="Times New Roman" w:hAnsi="Times New Roman" w:eastAsia="方正仿宋_GBK"/>
          <w:b w:val="0"/>
          <w:sz w:val="24"/>
        </w:rPr>
        <w:t>第4年转出51.09 MW、承接0.00 MW后，正向校核负荷为38.00 MW。负荷转出降低正向需求，同时将反向校核上界提高至51.09 MW，配置按两个方向共同确定。刚性方案第4年主变总容量为90.00 MVA，储能为6.70 MW；弹性方案相应为90.00 MVA和0.00 MW。弹性方案储能减少6.70 MW，</w:t>
      </w:r>
      <w:del w:id="401" w:author="白日梦想家" w:date="2026-10-02T21:45:25Z">
        <w:r>
          <w:rPr>
            <w:rFonts w:ascii="Times New Roman" w:hAnsi="Times New Roman" w:eastAsia="方正仿宋_GBK"/>
            <w:b w:val="0"/>
            <w:sz w:val="24"/>
          </w:rPr>
          <w:delText>退出工况</w:delText>
        </w:r>
      </w:del>
      <w:ins w:id="402" w:author="白日梦想家" w:date="2026-10-02T21:45:25Z">
        <w:r>
          <w:rPr>
            <w:rFonts w:hint="eastAsia"/>
            <w:b w:val="0"/>
            <w:sz w:val="24"/>
            <w:lang w:eastAsia="zh"/>
          </w:rPr>
          <w:t>主变N-1工况</w:t>
        </w:r>
      </w:ins>
      <w:r>
        <w:rPr>
          <w:rFonts w:ascii="Times New Roman" w:hAnsi="Times New Roman" w:eastAsia="方正仿宋_GBK"/>
          <w:b w:val="0"/>
          <w:sz w:val="24"/>
        </w:rPr>
        <w:t>的容量支撑更多由在役主变和站间负荷配置承担。</w:t>
      </w:r>
    </w:p>
    <w:p w14:paraId="7399C820">
      <w:pPr>
        <w:pStyle w:val="2"/>
        <w:keepNext/>
        <w:spacing w:before="120" w:after="80" w:line="300" w:lineRule="auto"/>
        <w:ind w:firstLine="0"/>
        <w:jc w:val="center"/>
      </w:pPr>
      <w:r>
        <w:rPr>
          <w:rFonts w:ascii="Times New Roman" w:hAnsi="Times New Roman" w:eastAsia="宋体"/>
          <w:b w:val="0"/>
          <w:sz w:val="21"/>
        </w:rPr>
        <w:t>表5-52 BDZ-00148站第4年配置与负荷转接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289"/>
        <w:gridCol w:w="1289"/>
        <w:gridCol w:w="1868"/>
        <w:gridCol w:w="1289"/>
        <w:gridCol w:w="1289"/>
        <w:gridCol w:w="1289"/>
      </w:tblGrid>
      <w:tr w14:paraId="5281B1F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289" w:type="dxa"/>
            <w:tcMar>
              <w:left w:w="70" w:type="dxa"/>
              <w:right w:w="70" w:type="dxa"/>
            </w:tcMar>
            <w:vAlign w:val="center"/>
          </w:tcPr>
          <w:p w14:paraId="74166794">
            <w:pPr>
              <w:keepNext w:val="0"/>
              <w:spacing w:before="20" w:after="20" w:line="260" w:lineRule="exact"/>
              <w:ind w:firstLine="0" w:firstLineChars="0"/>
              <w:jc w:val="center"/>
            </w:pPr>
            <w:r>
              <w:rPr>
                <w:rFonts w:ascii="Times New Roman" w:hAnsi="Times New Roman" w:eastAsia="宋体"/>
                <w:b/>
                <w:sz w:val="18"/>
              </w:rPr>
              <w:t>方案</w:t>
            </w:r>
          </w:p>
        </w:tc>
        <w:tc>
          <w:tcPr>
            <w:tcW w:w="1289" w:type="dxa"/>
            <w:tcMar>
              <w:left w:w="70" w:type="dxa"/>
              <w:right w:w="70" w:type="dxa"/>
            </w:tcMar>
            <w:vAlign w:val="center"/>
          </w:tcPr>
          <w:p w14:paraId="790540EA">
            <w:pPr>
              <w:keepNext w:val="0"/>
              <w:spacing w:before="20" w:after="20" w:line="260" w:lineRule="exact"/>
              <w:ind w:firstLine="0" w:firstLineChars="0"/>
              <w:jc w:val="center"/>
            </w:pPr>
            <w:r>
              <w:rPr>
                <w:rFonts w:ascii="Times New Roman" w:hAnsi="Times New Roman" w:eastAsia="宋体"/>
                <w:b/>
                <w:sz w:val="18"/>
              </w:rPr>
              <w:t>主变组合/MVA</w:t>
            </w:r>
          </w:p>
        </w:tc>
        <w:tc>
          <w:tcPr>
            <w:tcW w:w="1868" w:type="dxa"/>
            <w:tcMar>
              <w:left w:w="70" w:type="dxa"/>
              <w:right w:w="70" w:type="dxa"/>
            </w:tcMar>
            <w:vAlign w:val="center"/>
          </w:tcPr>
          <w:p w14:paraId="02DED113">
            <w:pPr>
              <w:keepNext w:val="0"/>
              <w:spacing w:before="20" w:after="20" w:line="260" w:lineRule="exact"/>
              <w:ind w:firstLine="0" w:firstLineChars="0"/>
              <w:jc w:val="center"/>
            </w:pPr>
            <w:r>
              <w:rPr>
                <w:rFonts w:ascii="Times New Roman" w:hAnsi="Times New Roman" w:eastAsia="宋体"/>
                <w:b/>
                <w:sz w:val="18"/>
              </w:rPr>
              <w:t>储能/MW/MWh</w:t>
            </w:r>
          </w:p>
        </w:tc>
        <w:tc>
          <w:tcPr>
            <w:tcW w:w="1289" w:type="dxa"/>
            <w:tcMar>
              <w:left w:w="70" w:type="dxa"/>
              <w:right w:w="70" w:type="dxa"/>
            </w:tcMar>
            <w:vAlign w:val="center"/>
          </w:tcPr>
          <w:p w14:paraId="08EE103D">
            <w:pPr>
              <w:keepNext w:val="0"/>
              <w:spacing w:before="20" w:after="20" w:line="260" w:lineRule="exact"/>
              <w:ind w:firstLine="0" w:firstLineChars="0"/>
              <w:jc w:val="center"/>
            </w:pPr>
            <w:r>
              <w:rPr>
                <w:rFonts w:ascii="Times New Roman" w:hAnsi="Times New Roman" w:eastAsia="宋体"/>
                <w:b/>
                <w:sz w:val="18"/>
              </w:rPr>
              <w:t>转出/MW</w:t>
            </w:r>
          </w:p>
        </w:tc>
        <w:tc>
          <w:tcPr>
            <w:tcW w:w="1289" w:type="dxa"/>
            <w:tcMar>
              <w:left w:w="70" w:type="dxa"/>
              <w:right w:w="70" w:type="dxa"/>
            </w:tcMar>
            <w:vAlign w:val="center"/>
          </w:tcPr>
          <w:p w14:paraId="6E991DC9">
            <w:pPr>
              <w:keepNext w:val="0"/>
              <w:spacing w:before="20" w:after="20" w:line="260" w:lineRule="exact"/>
              <w:ind w:firstLine="0" w:firstLineChars="0"/>
              <w:jc w:val="center"/>
            </w:pPr>
            <w:r>
              <w:rPr>
                <w:rFonts w:ascii="Times New Roman" w:hAnsi="Times New Roman" w:eastAsia="宋体"/>
                <w:b/>
                <w:sz w:val="18"/>
              </w:rPr>
              <w:t>承接/MW</w:t>
            </w:r>
          </w:p>
        </w:tc>
        <w:tc>
          <w:tcPr>
            <w:tcW w:w="1289" w:type="dxa"/>
            <w:tcMar>
              <w:left w:w="70" w:type="dxa"/>
              <w:right w:w="70" w:type="dxa"/>
            </w:tcMar>
            <w:vAlign w:val="center"/>
          </w:tcPr>
          <w:p w14:paraId="47BFCB95">
            <w:pPr>
              <w:keepNext w:val="0"/>
              <w:spacing w:before="20" w:after="20" w:line="260" w:lineRule="exact"/>
              <w:ind w:firstLine="0" w:firstLineChars="0"/>
              <w:jc w:val="center"/>
            </w:pPr>
            <w:r>
              <w:rPr>
                <w:rFonts w:ascii="Times New Roman" w:hAnsi="Times New Roman" w:eastAsia="宋体"/>
                <w:b/>
                <w:sz w:val="18"/>
              </w:rPr>
              <w:t>正向负荷/MW</w:t>
            </w:r>
          </w:p>
        </w:tc>
      </w:tr>
      <w:tr w14:paraId="0C927E9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1B033384">
            <w:pPr>
              <w:keepNext w:val="0"/>
              <w:spacing w:before="20" w:after="20" w:line="260" w:lineRule="exact"/>
              <w:ind w:firstLine="0" w:firstLineChars="0"/>
              <w:jc w:val="center"/>
            </w:pPr>
            <w:r>
              <w:rPr>
                <w:rFonts w:ascii="Times New Roman" w:hAnsi="Times New Roman" w:eastAsia="宋体"/>
                <w:b w:val="0"/>
                <w:sz w:val="18"/>
              </w:rPr>
              <w:t>刚性</w:t>
            </w:r>
          </w:p>
        </w:tc>
        <w:tc>
          <w:tcPr>
            <w:tcW w:w="1289" w:type="dxa"/>
            <w:tcMar>
              <w:left w:w="70" w:type="dxa"/>
              <w:right w:w="70" w:type="dxa"/>
            </w:tcMar>
            <w:vAlign w:val="center"/>
          </w:tcPr>
          <w:p w14:paraId="725E0502">
            <w:pPr>
              <w:keepNext w:val="0"/>
              <w:spacing w:before="20" w:after="20" w:line="260" w:lineRule="exact"/>
              <w:ind w:firstLine="0" w:firstLineChars="0"/>
              <w:jc w:val="center"/>
            </w:pPr>
            <w:r>
              <w:rPr>
                <w:rFonts w:ascii="Times New Roman" w:hAnsi="Times New Roman" w:eastAsia="宋体"/>
                <w:b w:val="0"/>
                <w:sz w:val="18"/>
              </w:rPr>
              <w:t>40.00+50.00</w:t>
            </w:r>
          </w:p>
        </w:tc>
        <w:tc>
          <w:tcPr>
            <w:tcW w:w="1868" w:type="dxa"/>
            <w:tcMar>
              <w:left w:w="70" w:type="dxa"/>
              <w:right w:w="70" w:type="dxa"/>
            </w:tcMar>
            <w:vAlign w:val="center"/>
          </w:tcPr>
          <w:p w14:paraId="5B34029C">
            <w:pPr>
              <w:keepNext w:val="0"/>
              <w:spacing w:before="20" w:after="20" w:line="260" w:lineRule="exact"/>
              <w:ind w:firstLine="0" w:firstLineChars="0"/>
              <w:jc w:val="center"/>
            </w:pPr>
            <w:r>
              <w:rPr>
                <w:rFonts w:ascii="Times New Roman" w:hAnsi="Times New Roman" w:eastAsia="宋体"/>
                <w:b w:val="0"/>
                <w:sz w:val="18"/>
              </w:rPr>
              <w:t>6.70/14.40</w:t>
            </w:r>
          </w:p>
        </w:tc>
        <w:tc>
          <w:tcPr>
            <w:tcW w:w="1289" w:type="dxa"/>
            <w:tcMar>
              <w:left w:w="70" w:type="dxa"/>
              <w:right w:w="70" w:type="dxa"/>
            </w:tcMar>
            <w:vAlign w:val="center"/>
          </w:tcPr>
          <w:p w14:paraId="7D3345E0">
            <w:pPr>
              <w:keepNext w:val="0"/>
              <w:spacing w:before="20" w:after="20" w:line="260" w:lineRule="exact"/>
              <w:ind w:firstLine="0" w:firstLineChars="0"/>
              <w:jc w:val="center"/>
            </w:pPr>
            <w:r>
              <w:rPr>
                <w:rFonts w:ascii="Times New Roman" w:hAnsi="Times New Roman" w:eastAsia="宋体"/>
                <w:b w:val="0"/>
                <w:sz w:val="18"/>
              </w:rPr>
              <w:t>44.39</w:t>
            </w:r>
          </w:p>
        </w:tc>
        <w:tc>
          <w:tcPr>
            <w:tcW w:w="1289" w:type="dxa"/>
            <w:tcMar>
              <w:left w:w="70" w:type="dxa"/>
              <w:right w:w="70" w:type="dxa"/>
            </w:tcMar>
            <w:vAlign w:val="center"/>
          </w:tcPr>
          <w:p w14:paraId="79DE0E62">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7ABCF7E1">
            <w:pPr>
              <w:keepNext w:val="0"/>
              <w:spacing w:before="20" w:after="20" w:line="260" w:lineRule="exact"/>
              <w:ind w:firstLine="0" w:firstLineChars="0"/>
              <w:jc w:val="center"/>
            </w:pPr>
            <w:r>
              <w:rPr>
                <w:rFonts w:ascii="Times New Roman" w:hAnsi="Times New Roman" w:eastAsia="宋体"/>
                <w:b w:val="0"/>
                <w:sz w:val="18"/>
              </w:rPr>
              <w:t>44.70</w:t>
            </w:r>
          </w:p>
        </w:tc>
      </w:tr>
      <w:tr w14:paraId="0F52154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273E80D9">
            <w:pPr>
              <w:keepNext w:val="0"/>
              <w:spacing w:before="20" w:after="20" w:line="260" w:lineRule="exact"/>
              <w:ind w:firstLine="0" w:firstLineChars="0"/>
              <w:jc w:val="center"/>
            </w:pPr>
            <w:r>
              <w:rPr>
                <w:rFonts w:ascii="Times New Roman" w:hAnsi="Times New Roman" w:eastAsia="宋体"/>
                <w:b w:val="0"/>
                <w:sz w:val="18"/>
              </w:rPr>
              <w:t>弹性</w:t>
            </w:r>
          </w:p>
        </w:tc>
        <w:tc>
          <w:tcPr>
            <w:tcW w:w="1289" w:type="dxa"/>
            <w:tcMar>
              <w:left w:w="70" w:type="dxa"/>
              <w:right w:w="70" w:type="dxa"/>
            </w:tcMar>
            <w:vAlign w:val="center"/>
          </w:tcPr>
          <w:p w14:paraId="72DCF613">
            <w:pPr>
              <w:keepNext w:val="0"/>
              <w:spacing w:before="20" w:after="20" w:line="260" w:lineRule="exact"/>
              <w:ind w:firstLine="0" w:firstLineChars="0"/>
              <w:jc w:val="center"/>
            </w:pPr>
            <w:r>
              <w:rPr>
                <w:rFonts w:ascii="Times New Roman" w:hAnsi="Times New Roman" w:eastAsia="宋体"/>
                <w:b w:val="0"/>
                <w:sz w:val="18"/>
              </w:rPr>
              <w:t>40.00+50.00</w:t>
            </w:r>
          </w:p>
        </w:tc>
        <w:tc>
          <w:tcPr>
            <w:tcW w:w="1868" w:type="dxa"/>
            <w:tcMar>
              <w:left w:w="70" w:type="dxa"/>
              <w:right w:w="70" w:type="dxa"/>
            </w:tcMar>
            <w:vAlign w:val="center"/>
          </w:tcPr>
          <w:p w14:paraId="26B62F2B">
            <w:pPr>
              <w:keepNext w:val="0"/>
              <w:spacing w:before="20" w:after="20" w:line="260" w:lineRule="exact"/>
              <w:ind w:firstLine="0" w:firstLineChars="0"/>
              <w:jc w:val="center"/>
            </w:pPr>
            <w:r>
              <w:rPr>
                <w:rFonts w:ascii="Times New Roman" w:hAnsi="Times New Roman" w:eastAsia="宋体"/>
                <w:b w:val="0"/>
                <w:sz w:val="18"/>
              </w:rPr>
              <w:t>0.00/0.00</w:t>
            </w:r>
          </w:p>
        </w:tc>
        <w:tc>
          <w:tcPr>
            <w:tcW w:w="1289" w:type="dxa"/>
            <w:tcMar>
              <w:left w:w="70" w:type="dxa"/>
              <w:right w:w="70" w:type="dxa"/>
            </w:tcMar>
            <w:vAlign w:val="center"/>
          </w:tcPr>
          <w:p w14:paraId="7BA0EB05">
            <w:pPr>
              <w:keepNext w:val="0"/>
              <w:spacing w:before="20" w:after="20" w:line="260" w:lineRule="exact"/>
              <w:ind w:firstLine="0" w:firstLineChars="0"/>
              <w:jc w:val="center"/>
            </w:pPr>
            <w:r>
              <w:rPr>
                <w:rFonts w:ascii="Times New Roman" w:hAnsi="Times New Roman" w:eastAsia="宋体"/>
                <w:b w:val="0"/>
                <w:sz w:val="18"/>
              </w:rPr>
              <w:t>51.09</w:t>
            </w:r>
          </w:p>
        </w:tc>
        <w:tc>
          <w:tcPr>
            <w:tcW w:w="1289" w:type="dxa"/>
            <w:tcMar>
              <w:left w:w="70" w:type="dxa"/>
              <w:right w:w="70" w:type="dxa"/>
            </w:tcMar>
            <w:vAlign w:val="center"/>
          </w:tcPr>
          <w:p w14:paraId="6A942882">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34B08978">
            <w:pPr>
              <w:keepNext w:val="0"/>
              <w:spacing w:before="20" w:after="20" w:line="260" w:lineRule="exact"/>
              <w:ind w:firstLine="0" w:firstLineChars="0"/>
              <w:jc w:val="center"/>
            </w:pPr>
            <w:r>
              <w:rPr>
                <w:rFonts w:ascii="Times New Roman" w:hAnsi="Times New Roman" w:eastAsia="宋体"/>
                <w:b w:val="0"/>
                <w:sz w:val="18"/>
              </w:rPr>
              <w:t>38.00</w:t>
            </w:r>
          </w:p>
        </w:tc>
      </w:tr>
    </w:tbl>
    <w:p w14:paraId="0BCC2F46">
      <w:pPr>
        <w:pStyle w:val="7"/>
        <w:keepNext/>
        <w:numPr>
          <w:ilvl w:val="0"/>
          <w:numId w:val="0"/>
        </w:numPr>
        <w:spacing w:before="160" w:after="120" w:line="360" w:lineRule="auto"/>
        <w:ind w:firstLine="0"/>
      </w:pPr>
      <w:bookmarkStart w:id="224" w:name="bdz-00151站规划分析"/>
      <w:r>
        <w:rPr>
          <w:rFonts w:ascii="Times New Roman" w:hAnsi="Times New Roman" w:eastAsia="方正仿宋_GBK"/>
          <w:b/>
          <w:sz w:val="24"/>
        </w:rPr>
        <w:t>BDZ-00151站规划分析</w:t>
      </w:r>
      <w:bookmarkEnd w:id="224"/>
    </w:p>
    <w:p w14:paraId="11247094">
      <w:pPr>
        <w:widowControl/>
        <w:spacing w:before="0" w:after="0" w:line="300" w:lineRule="auto"/>
        <w:ind w:firstLine="480"/>
        <w:jc w:val="both"/>
      </w:pPr>
      <w:r>
        <w:rPr>
          <w:rFonts w:ascii="Times New Roman" w:hAnsi="Times New Roman" w:eastAsia="方正仿宋_GBK"/>
          <w:b w:val="0"/>
          <w:sz w:val="24"/>
        </w:rPr>
        <w:t>该站基期主变配置为50.00+63.00 MVA，规划第4年转接前最大正向、反向净负荷分别为110.92 MW和0.00 MW，正向95%峰值持续时间为4.00 h。弹性方案沿用基期主变容量，后续各年通过站间负荷转接满足容量需求。</w:t>
      </w:r>
    </w:p>
    <w:p w14:paraId="55CEE0EE">
      <w:pPr>
        <w:pStyle w:val="2"/>
        <w:widowControl/>
        <w:spacing w:before="0" w:after="0" w:line="300" w:lineRule="auto"/>
        <w:ind w:firstLine="480"/>
        <w:jc w:val="both"/>
      </w:pPr>
      <w:r>
        <w:rPr>
          <w:rFonts w:ascii="Times New Roman" w:hAnsi="Times New Roman" w:eastAsia="方正仿宋_GBK"/>
          <w:b w:val="0"/>
          <w:sz w:val="24"/>
        </w:rPr>
        <w:t>第4年转出63.42 MW、承接0.00 MW后，正向校核负荷为47.50 MW。负荷转出降低正向需求，同时将反向校核上界提高至63.42 MW，配置按两个方向共同确定。刚性方案第4年主变总容量为126.00 MVA，储能为0.00 MW；弹性方案相应为113.00 MVA和0.00 MW。两类方案的本站主变配置接近，差异主要通过区域其他站点的容量和负荷安排体现。</w:t>
      </w:r>
    </w:p>
    <w:p w14:paraId="0B5F6533">
      <w:pPr>
        <w:pStyle w:val="2"/>
        <w:keepNext/>
        <w:spacing w:before="120" w:after="80" w:line="300" w:lineRule="auto"/>
        <w:ind w:firstLine="0"/>
        <w:jc w:val="center"/>
      </w:pPr>
      <w:r>
        <w:rPr>
          <w:rFonts w:ascii="Times New Roman" w:hAnsi="Times New Roman" w:eastAsia="宋体"/>
          <w:b w:val="0"/>
          <w:sz w:val="21"/>
        </w:rPr>
        <w:t>表5-53 BDZ-00151站第4年配置与负荷转接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289"/>
        <w:gridCol w:w="1289"/>
        <w:gridCol w:w="1868"/>
        <w:gridCol w:w="1289"/>
        <w:gridCol w:w="1289"/>
        <w:gridCol w:w="1289"/>
      </w:tblGrid>
      <w:tr w14:paraId="5E5653E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289" w:type="dxa"/>
            <w:tcMar>
              <w:left w:w="70" w:type="dxa"/>
              <w:right w:w="70" w:type="dxa"/>
            </w:tcMar>
            <w:vAlign w:val="center"/>
          </w:tcPr>
          <w:p w14:paraId="40670F8B">
            <w:pPr>
              <w:keepNext w:val="0"/>
              <w:spacing w:before="20" w:after="20" w:line="260" w:lineRule="exact"/>
              <w:ind w:firstLine="0" w:firstLineChars="0"/>
              <w:jc w:val="center"/>
            </w:pPr>
            <w:r>
              <w:rPr>
                <w:rFonts w:ascii="Times New Roman" w:hAnsi="Times New Roman" w:eastAsia="宋体"/>
                <w:b/>
                <w:sz w:val="18"/>
              </w:rPr>
              <w:t>方案</w:t>
            </w:r>
          </w:p>
        </w:tc>
        <w:tc>
          <w:tcPr>
            <w:tcW w:w="1289" w:type="dxa"/>
            <w:tcMar>
              <w:left w:w="70" w:type="dxa"/>
              <w:right w:w="70" w:type="dxa"/>
            </w:tcMar>
            <w:vAlign w:val="center"/>
          </w:tcPr>
          <w:p w14:paraId="4F6DFB85">
            <w:pPr>
              <w:keepNext w:val="0"/>
              <w:spacing w:before="20" w:after="20" w:line="260" w:lineRule="exact"/>
              <w:ind w:firstLine="0" w:firstLineChars="0"/>
              <w:jc w:val="center"/>
            </w:pPr>
            <w:r>
              <w:rPr>
                <w:rFonts w:ascii="Times New Roman" w:hAnsi="Times New Roman" w:eastAsia="宋体"/>
                <w:b/>
                <w:sz w:val="18"/>
              </w:rPr>
              <w:t>主变组合/MVA</w:t>
            </w:r>
          </w:p>
        </w:tc>
        <w:tc>
          <w:tcPr>
            <w:tcW w:w="1868" w:type="dxa"/>
            <w:tcMar>
              <w:left w:w="70" w:type="dxa"/>
              <w:right w:w="70" w:type="dxa"/>
            </w:tcMar>
            <w:vAlign w:val="center"/>
          </w:tcPr>
          <w:p w14:paraId="646BE127">
            <w:pPr>
              <w:keepNext w:val="0"/>
              <w:spacing w:before="20" w:after="20" w:line="260" w:lineRule="exact"/>
              <w:ind w:firstLine="0" w:firstLineChars="0"/>
              <w:jc w:val="center"/>
            </w:pPr>
            <w:r>
              <w:rPr>
                <w:rFonts w:ascii="Times New Roman" w:hAnsi="Times New Roman" w:eastAsia="宋体"/>
                <w:b/>
                <w:sz w:val="18"/>
              </w:rPr>
              <w:t>储能/MW/MWh</w:t>
            </w:r>
          </w:p>
        </w:tc>
        <w:tc>
          <w:tcPr>
            <w:tcW w:w="1289" w:type="dxa"/>
            <w:tcMar>
              <w:left w:w="70" w:type="dxa"/>
              <w:right w:w="70" w:type="dxa"/>
            </w:tcMar>
            <w:vAlign w:val="center"/>
          </w:tcPr>
          <w:p w14:paraId="37BCB556">
            <w:pPr>
              <w:keepNext w:val="0"/>
              <w:spacing w:before="20" w:after="20" w:line="260" w:lineRule="exact"/>
              <w:ind w:firstLine="0" w:firstLineChars="0"/>
              <w:jc w:val="center"/>
            </w:pPr>
            <w:r>
              <w:rPr>
                <w:rFonts w:ascii="Times New Roman" w:hAnsi="Times New Roman" w:eastAsia="宋体"/>
                <w:b/>
                <w:sz w:val="18"/>
              </w:rPr>
              <w:t>转出/MW</w:t>
            </w:r>
          </w:p>
        </w:tc>
        <w:tc>
          <w:tcPr>
            <w:tcW w:w="1289" w:type="dxa"/>
            <w:tcMar>
              <w:left w:w="70" w:type="dxa"/>
              <w:right w:w="70" w:type="dxa"/>
            </w:tcMar>
            <w:vAlign w:val="center"/>
          </w:tcPr>
          <w:p w14:paraId="4CEFB64C">
            <w:pPr>
              <w:keepNext w:val="0"/>
              <w:spacing w:before="20" w:after="20" w:line="260" w:lineRule="exact"/>
              <w:ind w:firstLine="0" w:firstLineChars="0"/>
              <w:jc w:val="center"/>
            </w:pPr>
            <w:r>
              <w:rPr>
                <w:rFonts w:ascii="Times New Roman" w:hAnsi="Times New Roman" w:eastAsia="宋体"/>
                <w:b/>
                <w:sz w:val="18"/>
              </w:rPr>
              <w:t>承接/MW</w:t>
            </w:r>
          </w:p>
        </w:tc>
        <w:tc>
          <w:tcPr>
            <w:tcW w:w="1289" w:type="dxa"/>
            <w:tcMar>
              <w:left w:w="70" w:type="dxa"/>
              <w:right w:w="70" w:type="dxa"/>
            </w:tcMar>
            <w:vAlign w:val="center"/>
          </w:tcPr>
          <w:p w14:paraId="28F9624A">
            <w:pPr>
              <w:keepNext w:val="0"/>
              <w:spacing w:before="20" w:after="20" w:line="260" w:lineRule="exact"/>
              <w:ind w:firstLine="0" w:firstLineChars="0"/>
              <w:jc w:val="center"/>
            </w:pPr>
            <w:r>
              <w:rPr>
                <w:rFonts w:ascii="Times New Roman" w:hAnsi="Times New Roman" w:eastAsia="宋体"/>
                <w:b/>
                <w:sz w:val="18"/>
              </w:rPr>
              <w:t>正向负荷/MW</w:t>
            </w:r>
          </w:p>
        </w:tc>
      </w:tr>
      <w:tr w14:paraId="4D0568D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28B9E7EA">
            <w:pPr>
              <w:keepNext w:val="0"/>
              <w:spacing w:before="20" w:after="20" w:line="260" w:lineRule="exact"/>
              <w:ind w:firstLine="0" w:firstLineChars="0"/>
              <w:jc w:val="center"/>
            </w:pPr>
            <w:r>
              <w:rPr>
                <w:rFonts w:ascii="Times New Roman" w:hAnsi="Times New Roman" w:eastAsia="宋体"/>
                <w:b w:val="0"/>
                <w:sz w:val="18"/>
              </w:rPr>
              <w:t>刚性</w:t>
            </w:r>
          </w:p>
        </w:tc>
        <w:tc>
          <w:tcPr>
            <w:tcW w:w="1289" w:type="dxa"/>
            <w:tcMar>
              <w:left w:w="70" w:type="dxa"/>
              <w:right w:w="70" w:type="dxa"/>
            </w:tcMar>
            <w:vAlign w:val="center"/>
          </w:tcPr>
          <w:p w14:paraId="2DED7C86">
            <w:pPr>
              <w:keepNext w:val="0"/>
              <w:spacing w:before="20" w:after="20" w:line="260" w:lineRule="exact"/>
              <w:ind w:firstLine="0" w:firstLineChars="0"/>
              <w:jc w:val="center"/>
            </w:pPr>
            <w:r>
              <w:rPr>
                <w:rFonts w:ascii="Times New Roman" w:hAnsi="Times New Roman" w:eastAsia="宋体"/>
                <w:b w:val="0"/>
                <w:sz w:val="18"/>
              </w:rPr>
              <w:t>63.00+63.00</w:t>
            </w:r>
          </w:p>
        </w:tc>
        <w:tc>
          <w:tcPr>
            <w:tcW w:w="1868" w:type="dxa"/>
            <w:tcMar>
              <w:left w:w="70" w:type="dxa"/>
              <w:right w:w="70" w:type="dxa"/>
            </w:tcMar>
            <w:vAlign w:val="center"/>
          </w:tcPr>
          <w:p w14:paraId="7418ED02">
            <w:pPr>
              <w:keepNext w:val="0"/>
              <w:spacing w:before="20" w:after="20" w:line="260" w:lineRule="exact"/>
              <w:ind w:firstLine="0" w:firstLineChars="0"/>
              <w:jc w:val="center"/>
            </w:pPr>
            <w:r>
              <w:rPr>
                <w:rFonts w:ascii="Times New Roman" w:hAnsi="Times New Roman" w:eastAsia="宋体"/>
                <w:b w:val="0"/>
                <w:sz w:val="18"/>
              </w:rPr>
              <w:t>0.00/0.00</w:t>
            </w:r>
          </w:p>
        </w:tc>
        <w:tc>
          <w:tcPr>
            <w:tcW w:w="1289" w:type="dxa"/>
            <w:tcMar>
              <w:left w:w="70" w:type="dxa"/>
              <w:right w:w="70" w:type="dxa"/>
            </w:tcMar>
            <w:vAlign w:val="center"/>
          </w:tcPr>
          <w:p w14:paraId="35E16EDC">
            <w:pPr>
              <w:keepNext w:val="0"/>
              <w:spacing w:before="20" w:after="20" w:line="260" w:lineRule="exact"/>
              <w:ind w:firstLine="0" w:firstLineChars="0"/>
              <w:jc w:val="center"/>
            </w:pPr>
            <w:r>
              <w:rPr>
                <w:rFonts w:ascii="Times New Roman" w:hAnsi="Times New Roman" w:eastAsia="宋体"/>
                <w:b w:val="0"/>
                <w:sz w:val="18"/>
              </w:rPr>
              <w:t>51.07</w:t>
            </w:r>
          </w:p>
        </w:tc>
        <w:tc>
          <w:tcPr>
            <w:tcW w:w="1289" w:type="dxa"/>
            <w:tcMar>
              <w:left w:w="70" w:type="dxa"/>
              <w:right w:w="70" w:type="dxa"/>
            </w:tcMar>
            <w:vAlign w:val="center"/>
          </w:tcPr>
          <w:p w14:paraId="211989C5">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63D121BD">
            <w:pPr>
              <w:keepNext w:val="0"/>
              <w:spacing w:before="20" w:after="20" w:line="260" w:lineRule="exact"/>
              <w:ind w:firstLine="0" w:firstLineChars="0"/>
              <w:jc w:val="center"/>
            </w:pPr>
            <w:r>
              <w:rPr>
                <w:rFonts w:ascii="Times New Roman" w:hAnsi="Times New Roman" w:eastAsia="宋体"/>
                <w:b w:val="0"/>
                <w:sz w:val="18"/>
              </w:rPr>
              <w:t>59.85</w:t>
            </w:r>
          </w:p>
        </w:tc>
      </w:tr>
      <w:tr w14:paraId="4C06B5D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62689969">
            <w:pPr>
              <w:keepNext w:val="0"/>
              <w:spacing w:before="20" w:after="20" w:line="260" w:lineRule="exact"/>
              <w:ind w:firstLine="0" w:firstLineChars="0"/>
              <w:jc w:val="center"/>
            </w:pPr>
            <w:r>
              <w:rPr>
                <w:rFonts w:ascii="Times New Roman" w:hAnsi="Times New Roman" w:eastAsia="宋体"/>
                <w:b w:val="0"/>
                <w:sz w:val="18"/>
              </w:rPr>
              <w:t>弹性</w:t>
            </w:r>
          </w:p>
        </w:tc>
        <w:tc>
          <w:tcPr>
            <w:tcW w:w="1289" w:type="dxa"/>
            <w:tcMar>
              <w:left w:w="70" w:type="dxa"/>
              <w:right w:w="70" w:type="dxa"/>
            </w:tcMar>
            <w:vAlign w:val="center"/>
          </w:tcPr>
          <w:p w14:paraId="08B0400B">
            <w:pPr>
              <w:keepNext w:val="0"/>
              <w:spacing w:before="20" w:after="20" w:line="260" w:lineRule="exact"/>
              <w:ind w:firstLine="0" w:firstLineChars="0"/>
              <w:jc w:val="center"/>
            </w:pPr>
            <w:r>
              <w:rPr>
                <w:rFonts w:ascii="Times New Roman" w:hAnsi="Times New Roman" w:eastAsia="宋体"/>
                <w:b w:val="0"/>
                <w:sz w:val="18"/>
              </w:rPr>
              <w:t>50.00+63.00</w:t>
            </w:r>
          </w:p>
        </w:tc>
        <w:tc>
          <w:tcPr>
            <w:tcW w:w="1868" w:type="dxa"/>
            <w:tcMar>
              <w:left w:w="70" w:type="dxa"/>
              <w:right w:w="70" w:type="dxa"/>
            </w:tcMar>
            <w:vAlign w:val="center"/>
          </w:tcPr>
          <w:p w14:paraId="41DF0297">
            <w:pPr>
              <w:keepNext w:val="0"/>
              <w:spacing w:before="20" w:after="20" w:line="260" w:lineRule="exact"/>
              <w:ind w:firstLine="0" w:firstLineChars="0"/>
              <w:jc w:val="center"/>
            </w:pPr>
            <w:r>
              <w:rPr>
                <w:rFonts w:ascii="Times New Roman" w:hAnsi="Times New Roman" w:eastAsia="宋体"/>
                <w:b w:val="0"/>
                <w:sz w:val="18"/>
              </w:rPr>
              <w:t>0.00/0.00</w:t>
            </w:r>
          </w:p>
        </w:tc>
        <w:tc>
          <w:tcPr>
            <w:tcW w:w="1289" w:type="dxa"/>
            <w:tcMar>
              <w:left w:w="70" w:type="dxa"/>
              <w:right w:w="70" w:type="dxa"/>
            </w:tcMar>
            <w:vAlign w:val="center"/>
          </w:tcPr>
          <w:p w14:paraId="5F362BEB">
            <w:pPr>
              <w:keepNext w:val="0"/>
              <w:spacing w:before="20" w:after="20" w:line="260" w:lineRule="exact"/>
              <w:ind w:firstLine="0" w:firstLineChars="0"/>
              <w:jc w:val="center"/>
            </w:pPr>
            <w:r>
              <w:rPr>
                <w:rFonts w:ascii="Times New Roman" w:hAnsi="Times New Roman" w:eastAsia="宋体"/>
                <w:b w:val="0"/>
                <w:sz w:val="18"/>
              </w:rPr>
              <w:t>63.42</w:t>
            </w:r>
          </w:p>
        </w:tc>
        <w:tc>
          <w:tcPr>
            <w:tcW w:w="1289" w:type="dxa"/>
            <w:tcMar>
              <w:left w:w="70" w:type="dxa"/>
              <w:right w:w="70" w:type="dxa"/>
            </w:tcMar>
            <w:vAlign w:val="center"/>
          </w:tcPr>
          <w:p w14:paraId="73C5BCCB">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3C8512D9">
            <w:pPr>
              <w:keepNext w:val="0"/>
              <w:spacing w:before="20" w:after="20" w:line="260" w:lineRule="exact"/>
              <w:ind w:firstLine="0" w:firstLineChars="0"/>
              <w:jc w:val="center"/>
            </w:pPr>
            <w:r>
              <w:rPr>
                <w:rFonts w:ascii="Times New Roman" w:hAnsi="Times New Roman" w:eastAsia="宋体"/>
                <w:b w:val="0"/>
                <w:sz w:val="18"/>
              </w:rPr>
              <w:t>47.50</w:t>
            </w:r>
          </w:p>
        </w:tc>
      </w:tr>
    </w:tbl>
    <w:p w14:paraId="6B665056">
      <w:pPr>
        <w:pStyle w:val="7"/>
        <w:keepNext/>
        <w:numPr>
          <w:ilvl w:val="0"/>
          <w:numId w:val="0"/>
        </w:numPr>
        <w:spacing w:before="160" w:after="120" w:line="360" w:lineRule="auto"/>
        <w:ind w:firstLine="0"/>
      </w:pPr>
      <w:bookmarkStart w:id="225" w:name="bdz-00154站规划分析"/>
      <w:r>
        <w:rPr>
          <w:rFonts w:ascii="Times New Roman" w:hAnsi="Times New Roman" w:eastAsia="方正仿宋_GBK"/>
          <w:b/>
          <w:sz w:val="24"/>
        </w:rPr>
        <w:t>BDZ-00154站规划分析</w:t>
      </w:r>
      <w:bookmarkEnd w:id="225"/>
    </w:p>
    <w:p w14:paraId="3DE97670">
      <w:pPr>
        <w:widowControl/>
        <w:spacing w:before="0" w:after="0" w:line="300" w:lineRule="auto"/>
        <w:ind w:firstLine="480"/>
        <w:jc w:val="both"/>
      </w:pPr>
      <w:r>
        <w:rPr>
          <w:rFonts w:ascii="Times New Roman" w:hAnsi="Times New Roman" w:eastAsia="方正仿宋_GBK"/>
          <w:b w:val="0"/>
          <w:sz w:val="24"/>
        </w:rPr>
        <w:t>该站基期主变配置为40.00+40.00 MVA，规划第4年转接前最大正向、反向净负荷分别为16.75 MW和0.00 MW，正向95%峰值持续时间为4.00 h。弹性方案第3年扩建50 MVA主变。</w:t>
      </w:r>
    </w:p>
    <w:p w14:paraId="1DACD1C0">
      <w:pPr>
        <w:pStyle w:val="2"/>
        <w:widowControl/>
        <w:spacing w:before="0" w:after="0" w:line="300" w:lineRule="auto"/>
        <w:ind w:firstLine="480"/>
        <w:jc w:val="both"/>
      </w:pPr>
      <w:r>
        <w:rPr>
          <w:rFonts w:ascii="Times New Roman" w:hAnsi="Times New Roman" w:eastAsia="方正仿宋_GBK"/>
          <w:b w:val="0"/>
          <w:sz w:val="24"/>
        </w:rPr>
        <w:t>第4年承接59.25 MW，正向校核负荷增至76.00 MW。该站利用相应主变容量承担片区内部负荷，接收能力按承接后的负荷进行正常运行及</w:t>
      </w:r>
      <w:del w:id="403" w:author="白日梦想家" w:date="2026-10-02T21:42:05Z">
        <w:r>
          <w:rPr>
            <w:rFonts w:ascii="Times New Roman" w:hAnsi="Times New Roman" w:eastAsia="方正仿宋_GBK"/>
            <w:b w:val="0"/>
            <w:sz w:val="24"/>
          </w:rPr>
          <w:delText>单台主变退出</w:delText>
        </w:r>
      </w:del>
      <w:ins w:id="404" w:author="白日梦想家" w:date="2026-10-02T21:42:05Z">
        <w:r>
          <w:rPr>
            <w:rFonts w:hint="eastAsia"/>
            <w:b w:val="0"/>
            <w:sz w:val="24"/>
            <w:lang w:eastAsia="zh"/>
          </w:rPr>
          <w:t>主变N-1</w:t>
        </w:r>
      </w:ins>
      <w:r>
        <w:rPr>
          <w:rFonts w:ascii="Times New Roman" w:hAnsi="Times New Roman" w:eastAsia="方正仿宋_GBK"/>
          <w:b w:val="0"/>
          <w:sz w:val="24"/>
        </w:rPr>
        <w:t>校核。刚性方案第4年主变总容量为80.00 MVA，储能为0.00 MW；弹性方案相应为130.00 MVA和0.00 MW。弹性方案增加主变容量，为本站或片区承接负荷提供支撑。</w:t>
      </w:r>
    </w:p>
    <w:p w14:paraId="5FD691B2">
      <w:pPr>
        <w:pStyle w:val="2"/>
        <w:keepNext/>
        <w:spacing w:before="120" w:after="80" w:line="300" w:lineRule="auto"/>
        <w:ind w:firstLine="0"/>
        <w:jc w:val="center"/>
      </w:pPr>
      <w:r>
        <w:rPr>
          <w:rFonts w:ascii="Times New Roman" w:hAnsi="Times New Roman" w:eastAsia="宋体"/>
          <w:b w:val="0"/>
          <w:sz w:val="21"/>
        </w:rPr>
        <w:t>表5-54 BDZ-00154站第4年配置与负荷转接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289"/>
        <w:gridCol w:w="1289"/>
        <w:gridCol w:w="1868"/>
        <w:gridCol w:w="1289"/>
        <w:gridCol w:w="1289"/>
        <w:gridCol w:w="1289"/>
      </w:tblGrid>
      <w:tr w14:paraId="6D50346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289" w:type="dxa"/>
            <w:tcMar>
              <w:left w:w="70" w:type="dxa"/>
              <w:right w:w="70" w:type="dxa"/>
            </w:tcMar>
            <w:vAlign w:val="center"/>
          </w:tcPr>
          <w:p w14:paraId="4E3E10ED">
            <w:pPr>
              <w:keepNext w:val="0"/>
              <w:spacing w:before="20" w:after="20" w:line="260" w:lineRule="exact"/>
              <w:ind w:firstLine="0" w:firstLineChars="0"/>
              <w:jc w:val="center"/>
            </w:pPr>
            <w:r>
              <w:rPr>
                <w:rFonts w:ascii="Times New Roman" w:hAnsi="Times New Roman" w:eastAsia="宋体"/>
                <w:b/>
                <w:sz w:val="18"/>
              </w:rPr>
              <w:t>方案</w:t>
            </w:r>
          </w:p>
        </w:tc>
        <w:tc>
          <w:tcPr>
            <w:tcW w:w="1289" w:type="dxa"/>
            <w:tcMar>
              <w:left w:w="70" w:type="dxa"/>
              <w:right w:w="70" w:type="dxa"/>
            </w:tcMar>
            <w:vAlign w:val="center"/>
          </w:tcPr>
          <w:p w14:paraId="5D390744">
            <w:pPr>
              <w:keepNext w:val="0"/>
              <w:spacing w:before="20" w:after="20" w:line="260" w:lineRule="exact"/>
              <w:ind w:firstLine="0" w:firstLineChars="0"/>
              <w:jc w:val="center"/>
            </w:pPr>
            <w:r>
              <w:rPr>
                <w:rFonts w:ascii="Times New Roman" w:hAnsi="Times New Roman" w:eastAsia="宋体"/>
                <w:b/>
                <w:sz w:val="18"/>
              </w:rPr>
              <w:t>主变组合/MVA</w:t>
            </w:r>
          </w:p>
        </w:tc>
        <w:tc>
          <w:tcPr>
            <w:tcW w:w="1868" w:type="dxa"/>
            <w:tcMar>
              <w:left w:w="70" w:type="dxa"/>
              <w:right w:w="70" w:type="dxa"/>
            </w:tcMar>
            <w:vAlign w:val="center"/>
          </w:tcPr>
          <w:p w14:paraId="4564B783">
            <w:pPr>
              <w:keepNext w:val="0"/>
              <w:spacing w:before="20" w:after="20" w:line="260" w:lineRule="exact"/>
              <w:ind w:firstLine="0" w:firstLineChars="0"/>
              <w:jc w:val="center"/>
            </w:pPr>
            <w:r>
              <w:rPr>
                <w:rFonts w:ascii="Times New Roman" w:hAnsi="Times New Roman" w:eastAsia="宋体"/>
                <w:b/>
                <w:sz w:val="18"/>
              </w:rPr>
              <w:t>储能/MW/MWh</w:t>
            </w:r>
          </w:p>
        </w:tc>
        <w:tc>
          <w:tcPr>
            <w:tcW w:w="1289" w:type="dxa"/>
            <w:tcMar>
              <w:left w:w="70" w:type="dxa"/>
              <w:right w:w="70" w:type="dxa"/>
            </w:tcMar>
            <w:vAlign w:val="center"/>
          </w:tcPr>
          <w:p w14:paraId="2277F7B4">
            <w:pPr>
              <w:keepNext w:val="0"/>
              <w:spacing w:before="20" w:after="20" w:line="260" w:lineRule="exact"/>
              <w:ind w:firstLine="0" w:firstLineChars="0"/>
              <w:jc w:val="center"/>
            </w:pPr>
            <w:r>
              <w:rPr>
                <w:rFonts w:ascii="Times New Roman" w:hAnsi="Times New Roman" w:eastAsia="宋体"/>
                <w:b/>
                <w:sz w:val="18"/>
              </w:rPr>
              <w:t>转出/MW</w:t>
            </w:r>
          </w:p>
        </w:tc>
        <w:tc>
          <w:tcPr>
            <w:tcW w:w="1289" w:type="dxa"/>
            <w:tcMar>
              <w:left w:w="70" w:type="dxa"/>
              <w:right w:w="70" w:type="dxa"/>
            </w:tcMar>
            <w:vAlign w:val="center"/>
          </w:tcPr>
          <w:p w14:paraId="5E70C812">
            <w:pPr>
              <w:keepNext w:val="0"/>
              <w:spacing w:before="20" w:after="20" w:line="260" w:lineRule="exact"/>
              <w:ind w:firstLine="0" w:firstLineChars="0"/>
              <w:jc w:val="center"/>
            </w:pPr>
            <w:r>
              <w:rPr>
                <w:rFonts w:ascii="Times New Roman" w:hAnsi="Times New Roman" w:eastAsia="宋体"/>
                <w:b/>
                <w:sz w:val="18"/>
              </w:rPr>
              <w:t>承接/MW</w:t>
            </w:r>
          </w:p>
        </w:tc>
        <w:tc>
          <w:tcPr>
            <w:tcW w:w="1289" w:type="dxa"/>
            <w:tcMar>
              <w:left w:w="70" w:type="dxa"/>
              <w:right w:w="70" w:type="dxa"/>
            </w:tcMar>
            <w:vAlign w:val="center"/>
          </w:tcPr>
          <w:p w14:paraId="7D0DF9D6">
            <w:pPr>
              <w:keepNext w:val="0"/>
              <w:spacing w:before="20" w:after="20" w:line="260" w:lineRule="exact"/>
              <w:ind w:firstLine="0" w:firstLineChars="0"/>
              <w:jc w:val="center"/>
            </w:pPr>
            <w:r>
              <w:rPr>
                <w:rFonts w:ascii="Times New Roman" w:hAnsi="Times New Roman" w:eastAsia="宋体"/>
                <w:b/>
                <w:sz w:val="18"/>
              </w:rPr>
              <w:t>正向负荷/MW</w:t>
            </w:r>
          </w:p>
        </w:tc>
      </w:tr>
      <w:tr w14:paraId="4BBACE2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477F1BA6">
            <w:pPr>
              <w:keepNext w:val="0"/>
              <w:spacing w:before="20" w:after="20" w:line="260" w:lineRule="exact"/>
              <w:ind w:firstLine="0" w:firstLineChars="0"/>
              <w:jc w:val="center"/>
            </w:pPr>
            <w:r>
              <w:rPr>
                <w:rFonts w:ascii="Times New Roman" w:hAnsi="Times New Roman" w:eastAsia="宋体"/>
                <w:b w:val="0"/>
                <w:sz w:val="18"/>
              </w:rPr>
              <w:t>刚性</w:t>
            </w:r>
          </w:p>
        </w:tc>
        <w:tc>
          <w:tcPr>
            <w:tcW w:w="1289" w:type="dxa"/>
            <w:tcMar>
              <w:left w:w="70" w:type="dxa"/>
              <w:right w:w="70" w:type="dxa"/>
            </w:tcMar>
            <w:vAlign w:val="center"/>
          </w:tcPr>
          <w:p w14:paraId="68D680DC">
            <w:pPr>
              <w:keepNext w:val="0"/>
              <w:spacing w:before="20" w:after="20" w:line="260" w:lineRule="exact"/>
              <w:ind w:firstLine="0" w:firstLineChars="0"/>
              <w:jc w:val="center"/>
            </w:pPr>
            <w:r>
              <w:rPr>
                <w:rFonts w:ascii="Times New Roman" w:hAnsi="Times New Roman" w:eastAsia="宋体"/>
                <w:b w:val="0"/>
                <w:sz w:val="18"/>
              </w:rPr>
              <w:t>40.00+40.00</w:t>
            </w:r>
          </w:p>
        </w:tc>
        <w:tc>
          <w:tcPr>
            <w:tcW w:w="1868" w:type="dxa"/>
            <w:tcMar>
              <w:left w:w="70" w:type="dxa"/>
              <w:right w:w="70" w:type="dxa"/>
            </w:tcMar>
            <w:vAlign w:val="center"/>
          </w:tcPr>
          <w:p w14:paraId="3BA985DF">
            <w:pPr>
              <w:keepNext w:val="0"/>
              <w:spacing w:before="20" w:after="20" w:line="260" w:lineRule="exact"/>
              <w:ind w:firstLine="0" w:firstLineChars="0"/>
              <w:jc w:val="center"/>
            </w:pPr>
            <w:r>
              <w:rPr>
                <w:rFonts w:ascii="Times New Roman" w:hAnsi="Times New Roman" w:eastAsia="宋体"/>
                <w:b w:val="0"/>
                <w:sz w:val="18"/>
              </w:rPr>
              <w:t>0.00/0.00</w:t>
            </w:r>
          </w:p>
        </w:tc>
        <w:tc>
          <w:tcPr>
            <w:tcW w:w="1289" w:type="dxa"/>
            <w:tcMar>
              <w:left w:w="70" w:type="dxa"/>
              <w:right w:w="70" w:type="dxa"/>
            </w:tcMar>
            <w:vAlign w:val="center"/>
          </w:tcPr>
          <w:p w14:paraId="0E4F6399">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17657AD7">
            <w:pPr>
              <w:keepNext w:val="0"/>
              <w:spacing w:before="20" w:after="20" w:line="260" w:lineRule="exact"/>
              <w:ind w:firstLine="0" w:firstLineChars="0"/>
              <w:jc w:val="center"/>
            </w:pPr>
            <w:r>
              <w:rPr>
                <w:rFonts w:ascii="Times New Roman" w:hAnsi="Times New Roman" w:eastAsia="宋体"/>
                <w:b w:val="0"/>
                <w:sz w:val="18"/>
              </w:rPr>
              <w:t>21.25</w:t>
            </w:r>
          </w:p>
        </w:tc>
        <w:tc>
          <w:tcPr>
            <w:tcW w:w="1289" w:type="dxa"/>
            <w:tcMar>
              <w:left w:w="70" w:type="dxa"/>
              <w:right w:w="70" w:type="dxa"/>
            </w:tcMar>
            <w:vAlign w:val="center"/>
          </w:tcPr>
          <w:p w14:paraId="05DA5411">
            <w:pPr>
              <w:keepNext w:val="0"/>
              <w:spacing w:before="20" w:after="20" w:line="260" w:lineRule="exact"/>
              <w:ind w:firstLine="0" w:firstLineChars="0"/>
              <w:jc w:val="center"/>
            </w:pPr>
            <w:r>
              <w:rPr>
                <w:rFonts w:ascii="Times New Roman" w:hAnsi="Times New Roman" w:eastAsia="宋体"/>
                <w:b w:val="0"/>
                <w:sz w:val="18"/>
              </w:rPr>
              <w:t>38.00</w:t>
            </w:r>
          </w:p>
        </w:tc>
      </w:tr>
      <w:tr w14:paraId="1873259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53942268">
            <w:pPr>
              <w:keepNext w:val="0"/>
              <w:spacing w:before="20" w:after="20" w:line="260" w:lineRule="exact"/>
              <w:ind w:firstLine="0" w:firstLineChars="0"/>
              <w:jc w:val="center"/>
            </w:pPr>
            <w:r>
              <w:rPr>
                <w:rFonts w:ascii="Times New Roman" w:hAnsi="Times New Roman" w:eastAsia="宋体"/>
                <w:b w:val="0"/>
                <w:sz w:val="18"/>
              </w:rPr>
              <w:t>弹性</w:t>
            </w:r>
          </w:p>
        </w:tc>
        <w:tc>
          <w:tcPr>
            <w:tcW w:w="1289" w:type="dxa"/>
            <w:tcMar>
              <w:left w:w="70" w:type="dxa"/>
              <w:right w:w="70" w:type="dxa"/>
            </w:tcMar>
            <w:vAlign w:val="center"/>
          </w:tcPr>
          <w:p w14:paraId="64A226C9">
            <w:pPr>
              <w:keepNext w:val="0"/>
              <w:spacing w:before="20" w:after="20" w:line="260" w:lineRule="exact"/>
              <w:ind w:firstLine="0" w:firstLineChars="0"/>
              <w:jc w:val="center"/>
            </w:pPr>
            <w:r>
              <w:rPr>
                <w:rFonts w:ascii="Times New Roman" w:hAnsi="Times New Roman" w:eastAsia="宋体"/>
                <w:b w:val="0"/>
                <w:sz w:val="18"/>
              </w:rPr>
              <w:t>40.00+40.00+50.00</w:t>
            </w:r>
          </w:p>
        </w:tc>
        <w:tc>
          <w:tcPr>
            <w:tcW w:w="1868" w:type="dxa"/>
            <w:tcMar>
              <w:left w:w="70" w:type="dxa"/>
              <w:right w:w="70" w:type="dxa"/>
            </w:tcMar>
            <w:vAlign w:val="center"/>
          </w:tcPr>
          <w:p w14:paraId="6F9398FC">
            <w:pPr>
              <w:keepNext w:val="0"/>
              <w:spacing w:before="20" w:after="20" w:line="260" w:lineRule="exact"/>
              <w:ind w:firstLine="0" w:firstLineChars="0"/>
              <w:jc w:val="center"/>
            </w:pPr>
            <w:r>
              <w:rPr>
                <w:rFonts w:ascii="Times New Roman" w:hAnsi="Times New Roman" w:eastAsia="宋体"/>
                <w:b w:val="0"/>
                <w:sz w:val="18"/>
              </w:rPr>
              <w:t>0.00/0.00</w:t>
            </w:r>
          </w:p>
        </w:tc>
        <w:tc>
          <w:tcPr>
            <w:tcW w:w="1289" w:type="dxa"/>
            <w:tcMar>
              <w:left w:w="70" w:type="dxa"/>
              <w:right w:w="70" w:type="dxa"/>
            </w:tcMar>
            <w:vAlign w:val="center"/>
          </w:tcPr>
          <w:p w14:paraId="47D42942">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3D04675A">
            <w:pPr>
              <w:keepNext w:val="0"/>
              <w:spacing w:before="20" w:after="20" w:line="260" w:lineRule="exact"/>
              <w:ind w:firstLine="0" w:firstLineChars="0"/>
              <w:jc w:val="center"/>
            </w:pPr>
            <w:r>
              <w:rPr>
                <w:rFonts w:ascii="Times New Roman" w:hAnsi="Times New Roman" w:eastAsia="宋体"/>
                <w:b w:val="0"/>
                <w:sz w:val="18"/>
              </w:rPr>
              <w:t>59.25</w:t>
            </w:r>
          </w:p>
        </w:tc>
        <w:tc>
          <w:tcPr>
            <w:tcW w:w="1289" w:type="dxa"/>
            <w:tcMar>
              <w:left w:w="70" w:type="dxa"/>
              <w:right w:w="70" w:type="dxa"/>
            </w:tcMar>
            <w:vAlign w:val="center"/>
          </w:tcPr>
          <w:p w14:paraId="23259277">
            <w:pPr>
              <w:keepNext w:val="0"/>
              <w:spacing w:before="20" w:after="20" w:line="260" w:lineRule="exact"/>
              <w:ind w:firstLine="0" w:firstLineChars="0"/>
              <w:jc w:val="center"/>
            </w:pPr>
            <w:r>
              <w:rPr>
                <w:rFonts w:ascii="Times New Roman" w:hAnsi="Times New Roman" w:eastAsia="宋体"/>
                <w:b w:val="0"/>
                <w:sz w:val="18"/>
              </w:rPr>
              <w:t>76.00</w:t>
            </w:r>
          </w:p>
        </w:tc>
      </w:tr>
    </w:tbl>
    <w:p w14:paraId="58E3BA7B">
      <w:pPr>
        <w:pStyle w:val="7"/>
        <w:keepNext/>
        <w:numPr>
          <w:ilvl w:val="0"/>
          <w:numId w:val="0"/>
        </w:numPr>
        <w:spacing w:before="160" w:after="120" w:line="360" w:lineRule="auto"/>
        <w:ind w:firstLine="0"/>
      </w:pPr>
      <w:bookmarkStart w:id="226" w:name="bdz-00155站规划分析"/>
      <w:r>
        <w:rPr>
          <w:rFonts w:ascii="Times New Roman" w:hAnsi="Times New Roman" w:eastAsia="方正仿宋_GBK"/>
          <w:b/>
          <w:sz w:val="24"/>
        </w:rPr>
        <w:t>BDZ-00155站规划分析</w:t>
      </w:r>
      <w:bookmarkEnd w:id="226"/>
    </w:p>
    <w:p w14:paraId="4DA24F98">
      <w:pPr>
        <w:widowControl/>
        <w:spacing w:before="0" w:after="0" w:line="300" w:lineRule="auto"/>
        <w:ind w:firstLine="480"/>
        <w:jc w:val="both"/>
      </w:pPr>
      <w:r>
        <w:rPr>
          <w:rFonts w:ascii="Times New Roman" w:hAnsi="Times New Roman" w:eastAsia="方正仿宋_GBK"/>
          <w:b w:val="0"/>
          <w:sz w:val="24"/>
        </w:rPr>
        <w:t>该站基期主变配置为40.00+40.00 MVA，规划第4年转接前最大正向、反向净负荷分别为45.93 MW和0.00 MW，正向95%峰值持续时间为3.00 h。弹性方案沿用基期主变容量，后续各年通过站间负荷转接满足容量需求。</w:t>
      </w:r>
    </w:p>
    <w:p w14:paraId="092792DF">
      <w:pPr>
        <w:pStyle w:val="2"/>
        <w:widowControl/>
        <w:spacing w:before="0" w:after="0" w:line="300" w:lineRule="auto"/>
        <w:ind w:firstLine="480"/>
        <w:jc w:val="both"/>
      </w:pPr>
      <w:r>
        <w:rPr>
          <w:rFonts w:ascii="Times New Roman" w:hAnsi="Times New Roman" w:eastAsia="方正仿宋_GBK"/>
          <w:b w:val="0"/>
          <w:sz w:val="24"/>
        </w:rPr>
        <w:t>第4年转出7.93 MW、承接0.00 MW后，正向校核负荷为38.00 MW。负荷转出降低正向需求，同时将反向校核上界提高至7.93 MW，配置按两个方向共同确定。刚性方案第4年主变总容量为80.00 MVA，储能为0.00 MW；弹性方案相应为80.00 MVA和0.00 MW。两类方案的本站主变配置接近，差异主要通过区域其他站点的容量和负荷安排体现。</w:t>
      </w:r>
    </w:p>
    <w:p w14:paraId="1FB0B79E">
      <w:pPr>
        <w:pStyle w:val="2"/>
        <w:keepNext/>
        <w:spacing w:before="120" w:after="80" w:line="300" w:lineRule="auto"/>
        <w:ind w:firstLine="0"/>
        <w:jc w:val="center"/>
      </w:pPr>
      <w:r>
        <w:rPr>
          <w:rFonts w:ascii="Times New Roman" w:hAnsi="Times New Roman" w:eastAsia="宋体"/>
          <w:b w:val="0"/>
          <w:sz w:val="21"/>
        </w:rPr>
        <w:t>表5-55 BDZ-00155站第4年配置与负荷转接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289"/>
        <w:gridCol w:w="1289"/>
        <w:gridCol w:w="1868"/>
        <w:gridCol w:w="1289"/>
        <w:gridCol w:w="1289"/>
        <w:gridCol w:w="1289"/>
      </w:tblGrid>
      <w:tr w14:paraId="2812C50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289" w:type="dxa"/>
            <w:tcMar>
              <w:left w:w="70" w:type="dxa"/>
              <w:right w:w="70" w:type="dxa"/>
            </w:tcMar>
            <w:vAlign w:val="center"/>
          </w:tcPr>
          <w:p w14:paraId="24F87B67">
            <w:pPr>
              <w:keepNext w:val="0"/>
              <w:spacing w:before="20" w:after="20" w:line="260" w:lineRule="exact"/>
              <w:ind w:firstLine="0" w:firstLineChars="0"/>
              <w:jc w:val="center"/>
            </w:pPr>
            <w:r>
              <w:rPr>
                <w:rFonts w:ascii="Times New Roman" w:hAnsi="Times New Roman" w:eastAsia="宋体"/>
                <w:b/>
                <w:sz w:val="18"/>
              </w:rPr>
              <w:t>方案</w:t>
            </w:r>
          </w:p>
        </w:tc>
        <w:tc>
          <w:tcPr>
            <w:tcW w:w="1289" w:type="dxa"/>
            <w:tcMar>
              <w:left w:w="70" w:type="dxa"/>
              <w:right w:w="70" w:type="dxa"/>
            </w:tcMar>
            <w:vAlign w:val="center"/>
          </w:tcPr>
          <w:p w14:paraId="38AA2AA8">
            <w:pPr>
              <w:keepNext w:val="0"/>
              <w:spacing w:before="20" w:after="20" w:line="260" w:lineRule="exact"/>
              <w:ind w:firstLine="0" w:firstLineChars="0"/>
              <w:jc w:val="center"/>
            </w:pPr>
            <w:r>
              <w:rPr>
                <w:rFonts w:ascii="Times New Roman" w:hAnsi="Times New Roman" w:eastAsia="宋体"/>
                <w:b/>
                <w:sz w:val="18"/>
              </w:rPr>
              <w:t>主变组合/MVA</w:t>
            </w:r>
          </w:p>
        </w:tc>
        <w:tc>
          <w:tcPr>
            <w:tcW w:w="1868" w:type="dxa"/>
            <w:tcMar>
              <w:left w:w="70" w:type="dxa"/>
              <w:right w:w="70" w:type="dxa"/>
            </w:tcMar>
            <w:vAlign w:val="center"/>
          </w:tcPr>
          <w:p w14:paraId="1B6C549E">
            <w:pPr>
              <w:keepNext w:val="0"/>
              <w:spacing w:before="20" w:after="20" w:line="260" w:lineRule="exact"/>
              <w:ind w:firstLine="0" w:firstLineChars="0"/>
              <w:jc w:val="center"/>
            </w:pPr>
            <w:r>
              <w:rPr>
                <w:rFonts w:ascii="Times New Roman" w:hAnsi="Times New Roman" w:eastAsia="宋体"/>
                <w:b/>
                <w:sz w:val="18"/>
              </w:rPr>
              <w:t>储能/MW/MWh</w:t>
            </w:r>
          </w:p>
        </w:tc>
        <w:tc>
          <w:tcPr>
            <w:tcW w:w="1289" w:type="dxa"/>
            <w:tcMar>
              <w:left w:w="70" w:type="dxa"/>
              <w:right w:w="70" w:type="dxa"/>
            </w:tcMar>
            <w:vAlign w:val="center"/>
          </w:tcPr>
          <w:p w14:paraId="095C5489">
            <w:pPr>
              <w:keepNext w:val="0"/>
              <w:spacing w:before="20" w:after="20" w:line="260" w:lineRule="exact"/>
              <w:ind w:firstLine="0" w:firstLineChars="0"/>
              <w:jc w:val="center"/>
            </w:pPr>
            <w:r>
              <w:rPr>
                <w:rFonts w:ascii="Times New Roman" w:hAnsi="Times New Roman" w:eastAsia="宋体"/>
                <w:b/>
                <w:sz w:val="18"/>
              </w:rPr>
              <w:t>转出/MW</w:t>
            </w:r>
          </w:p>
        </w:tc>
        <w:tc>
          <w:tcPr>
            <w:tcW w:w="1289" w:type="dxa"/>
            <w:tcMar>
              <w:left w:w="70" w:type="dxa"/>
              <w:right w:w="70" w:type="dxa"/>
            </w:tcMar>
            <w:vAlign w:val="center"/>
          </w:tcPr>
          <w:p w14:paraId="1229DFE0">
            <w:pPr>
              <w:keepNext w:val="0"/>
              <w:spacing w:before="20" w:after="20" w:line="260" w:lineRule="exact"/>
              <w:ind w:firstLine="0" w:firstLineChars="0"/>
              <w:jc w:val="center"/>
            </w:pPr>
            <w:r>
              <w:rPr>
                <w:rFonts w:ascii="Times New Roman" w:hAnsi="Times New Roman" w:eastAsia="宋体"/>
                <w:b/>
                <w:sz w:val="18"/>
              </w:rPr>
              <w:t>承接/MW</w:t>
            </w:r>
          </w:p>
        </w:tc>
        <w:tc>
          <w:tcPr>
            <w:tcW w:w="1289" w:type="dxa"/>
            <w:tcMar>
              <w:left w:w="70" w:type="dxa"/>
              <w:right w:w="70" w:type="dxa"/>
            </w:tcMar>
            <w:vAlign w:val="center"/>
          </w:tcPr>
          <w:p w14:paraId="00DBD17E">
            <w:pPr>
              <w:keepNext w:val="0"/>
              <w:spacing w:before="20" w:after="20" w:line="260" w:lineRule="exact"/>
              <w:ind w:firstLine="0" w:firstLineChars="0"/>
              <w:jc w:val="center"/>
            </w:pPr>
            <w:r>
              <w:rPr>
                <w:rFonts w:ascii="Times New Roman" w:hAnsi="Times New Roman" w:eastAsia="宋体"/>
                <w:b/>
                <w:sz w:val="18"/>
              </w:rPr>
              <w:t>正向负荷/MW</w:t>
            </w:r>
          </w:p>
        </w:tc>
      </w:tr>
      <w:tr w14:paraId="29D8599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69FC41F7">
            <w:pPr>
              <w:keepNext w:val="0"/>
              <w:spacing w:before="20" w:after="20" w:line="260" w:lineRule="exact"/>
              <w:ind w:firstLine="0" w:firstLineChars="0"/>
              <w:jc w:val="center"/>
            </w:pPr>
            <w:r>
              <w:rPr>
                <w:rFonts w:ascii="Times New Roman" w:hAnsi="Times New Roman" w:eastAsia="宋体"/>
                <w:b w:val="0"/>
                <w:sz w:val="18"/>
              </w:rPr>
              <w:t>刚性</w:t>
            </w:r>
          </w:p>
        </w:tc>
        <w:tc>
          <w:tcPr>
            <w:tcW w:w="1289" w:type="dxa"/>
            <w:tcMar>
              <w:left w:w="70" w:type="dxa"/>
              <w:right w:w="70" w:type="dxa"/>
            </w:tcMar>
            <w:vAlign w:val="center"/>
          </w:tcPr>
          <w:p w14:paraId="4826BE43">
            <w:pPr>
              <w:keepNext w:val="0"/>
              <w:spacing w:before="20" w:after="20" w:line="260" w:lineRule="exact"/>
              <w:ind w:firstLine="0" w:firstLineChars="0"/>
              <w:jc w:val="center"/>
            </w:pPr>
            <w:r>
              <w:rPr>
                <w:rFonts w:ascii="Times New Roman" w:hAnsi="Times New Roman" w:eastAsia="宋体"/>
                <w:b w:val="0"/>
                <w:sz w:val="18"/>
              </w:rPr>
              <w:t>40.00+40.00</w:t>
            </w:r>
          </w:p>
        </w:tc>
        <w:tc>
          <w:tcPr>
            <w:tcW w:w="1868" w:type="dxa"/>
            <w:tcMar>
              <w:left w:w="70" w:type="dxa"/>
              <w:right w:w="70" w:type="dxa"/>
            </w:tcMar>
            <w:vAlign w:val="center"/>
          </w:tcPr>
          <w:p w14:paraId="480C180F">
            <w:pPr>
              <w:keepNext w:val="0"/>
              <w:spacing w:before="20" w:after="20" w:line="260" w:lineRule="exact"/>
              <w:ind w:firstLine="0" w:firstLineChars="0"/>
              <w:jc w:val="center"/>
            </w:pPr>
            <w:r>
              <w:rPr>
                <w:rFonts w:ascii="Times New Roman" w:hAnsi="Times New Roman" w:eastAsia="宋体"/>
                <w:b w:val="0"/>
                <w:sz w:val="18"/>
              </w:rPr>
              <w:t>0.00/0.00</w:t>
            </w:r>
          </w:p>
        </w:tc>
        <w:tc>
          <w:tcPr>
            <w:tcW w:w="1289" w:type="dxa"/>
            <w:tcMar>
              <w:left w:w="70" w:type="dxa"/>
              <w:right w:w="70" w:type="dxa"/>
            </w:tcMar>
            <w:vAlign w:val="center"/>
          </w:tcPr>
          <w:p w14:paraId="7D460833">
            <w:pPr>
              <w:keepNext w:val="0"/>
              <w:spacing w:before="20" w:after="20" w:line="260" w:lineRule="exact"/>
              <w:ind w:firstLine="0" w:firstLineChars="0"/>
              <w:jc w:val="center"/>
            </w:pPr>
            <w:r>
              <w:rPr>
                <w:rFonts w:ascii="Times New Roman" w:hAnsi="Times New Roman" w:eastAsia="宋体"/>
                <w:b w:val="0"/>
                <w:sz w:val="18"/>
              </w:rPr>
              <w:t>7.93</w:t>
            </w:r>
          </w:p>
        </w:tc>
        <w:tc>
          <w:tcPr>
            <w:tcW w:w="1289" w:type="dxa"/>
            <w:tcMar>
              <w:left w:w="70" w:type="dxa"/>
              <w:right w:w="70" w:type="dxa"/>
            </w:tcMar>
            <w:vAlign w:val="center"/>
          </w:tcPr>
          <w:p w14:paraId="2B197BBD">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7BCA3AA2">
            <w:pPr>
              <w:keepNext w:val="0"/>
              <w:spacing w:before="20" w:after="20" w:line="260" w:lineRule="exact"/>
              <w:ind w:firstLine="0" w:firstLineChars="0"/>
              <w:jc w:val="center"/>
            </w:pPr>
            <w:r>
              <w:rPr>
                <w:rFonts w:ascii="Times New Roman" w:hAnsi="Times New Roman" w:eastAsia="宋体"/>
                <w:b w:val="0"/>
                <w:sz w:val="18"/>
              </w:rPr>
              <w:t>38.00</w:t>
            </w:r>
          </w:p>
        </w:tc>
      </w:tr>
      <w:tr w14:paraId="7D8BD5A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5C562BA3">
            <w:pPr>
              <w:keepNext w:val="0"/>
              <w:spacing w:before="20" w:after="20" w:line="260" w:lineRule="exact"/>
              <w:ind w:firstLine="0" w:firstLineChars="0"/>
              <w:jc w:val="center"/>
            </w:pPr>
            <w:r>
              <w:rPr>
                <w:rFonts w:ascii="Times New Roman" w:hAnsi="Times New Roman" w:eastAsia="宋体"/>
                <w:b w:val="0"/>
                <w:sz w:val="18"/>
              </w:rPr>
              <w:t>弹性</w:t>
            </w:r>
          </w:p>
        </w:tc>
        <w:tc>
          <w:tcPr>
            <w:tcW w:w="1289" w:type="dxa"/>
            <w:tcMar>
              <w:left w:w="70" w:type="dxa"/>
              <w:right w:w="70" w:type="dxa"/>
            </w:tcMar>
            <w:vAlign w:val="center"/>
          </w:tcPr>
          <w:p w14:paraId="153D57C1">
            <w:pPr>
              <w:keepNext w:val="0"/>
              <w:spacing w:before="20" w:after="20" w:line="260" w:lineRule="exact"/>
              <w:ind w:firstLine="0" w:firstLineChars="0"/>
              <w:jc w:val="center"/>
            </w:pPr>
            <w:r>
              <w:rPr>
                <w:rFonts w:ascii="Times New Roman" w:hAnsi="Times New Roman" w:eastAsia="宋体"/>
                <w:b w:val="0"/>
                <w:sz w:val="18"/>
              </w:rPr>
              <w:t>40.00+40.00</w:t>
            </w:r>
          </w:p>
        </w:tc>
        <w:tc>
          <w:tcPr>
            <w:tcW w:w="1868" w:type="dxa"/>
            <w:tcMar>
              <w:left w:w="70" w:type="dxa"/>
              <w:right w:w="70" w:type="dxa"/>
            </w:tcMar>
            <w:vAlign w:val="center"/>
          </w:tcPr>
          <w:p w14:paraId="71A89F2E">
            <w:pPr>
              <w:keepNext w:val="0"/>
              <w:spacing w:before="20" w:after="20" w:line="260" w:lineRule="exact"/>
              <w:ind w:firstLine="0" w:firstLineChars="0"/>
              <w:jc w:val="center"/>
            </w:pPr>
            <w:r>
              <w:rPr>
                <w:rFonts w:ascii="Times New Roman" w:hAnsi="Times New Roman" w:eastAsia="宋体"/>
                <w:b w:val="0"/>
                <w:sz w:val="18"/>
              </w:rPr>
              <w:t>0.00/0.00</w:t>
            </w:r>
          </w:p>
        </w:tc>
        <w:tc>
          <w:tcPr>
            <w:tcW w:w="1289" w:type="dxa"/>
            <w:tcMar>
              <w:left w:w="70" w:type="dxa"/>
              <w:right w:w="70" w:type="dxa"/>
            </w:tcMar>
            <w:vAlign w:val="center"/>
          </w:tcPr>
          <w:p w14:paraId="0B5AF9F6">
            <w:pPr>
              <w:keepNext w:val="0"/>
              <w:spacing w:before="20" w:after="20" w:line="260" w:lineRule="exact"/>
              <w:ind w:firstLine="0" w:firstLineChars="0"/>
              <w:jc w:val="center"/>
            </w:pPr>
            <w:r>
              <w:rPr>
                <w:rFonts w:ascii="Times New Roman" w:hAnsi="Times New Roman" w:eastAsia="宋体"/>
                <w:b w:val="0"/>
                <w:sz w:val="18"/>
              </w:rPr>
              <w:t>7.93</w:t>
            </w:r>
          </w:p>
        </w:tc>
        <w:tc>
          <w:tcPr>
            <w:tcW w:w="1289" w:type="dxa"/>
            <w:tcMar>
              <w:left w:w="70" w:type="dxa"/>
              <w:right w:w="70" w:type="dxa"/>
            </w:tcMar>
            <w:vAlign w:val="center"/>
          </w:tcPr>
          <w:p w14:paraId="3AB2CECE">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3CA03D11">
            <w:pPr>
              <w:keepNext w:val="0"/>
              <w:spacing w:before="20" w:after="20" w:line="260" w:lineRule="exact"/>
              <w:ind w:firstLine="0" w:firstLineChars="0"/>
              <w:jc w:val="center"/>
            </w:pPr>
            <w:r>
              <w:rPr>
                <w:rFonts w:ascii="Times New Roman" w:hAnsi="Times New Roman" w:eastAsia="宋体"/>
                <w:b w:val="0"/>
                <w:sz w:val="18"/>
              </w:rPr>
              <w:t>38.00</w:t>
            </w:r>
          </w:p>
        </w:tc>
      </w:tr>
    </w:tbl>
    <w:p w14:paraId="72D5E8B5">
      <w:pPr>
        <w:pStyle w:val="7"/>
        <w:keepNext/>
        <w:numPr>
          <w:ilvl w:val="0"/>
          <w:numId w:val="0"/>
        </w:numPr>
        <w:spacing w:before="160" w:after="120" w:line="360" w:lineRule="auto"/>
        <w:ind w:firstLine="0"/>
      </w:pPr>
      <w:bookmarkStart w:id="227" w:name="bdz-00175站规划分析"/>
      <w:r>
        <w:rPr>
          <w:rFonts w:ascii="Times New Roman" w:hAnsi="Times New Roman" w:eastAsia="方正仿宋_GBK"/>
          <w:b/>
          <w:sz w:val="24"/>
        </w:rPr>
        <w:t>BDZ-00175站规划分析</w:t>
      </w:r>
      <w:bookmarkEnd w:id="227"/>
    </w:p>
    <w:p w14:paraId="6CFE8E8B">
      <w:pPr>
        <w:widowControl/>
        <w:spacing w:before="0" w:after="0" w:line="300" w:lineRule="auto"/>
        <w:ind w:firstLine="480"/>
        <w:jc w:val="both"/>
      </w:pPr>
      <w:r>
        <w:rPr>
          <w:rFonts w:ascii="Times New Roman" w:hAnsi="Times New Roman" w:eastAsia="方正仿宋_GBK"/>
          <w:b w:val="0"/>
          <w:sz w:val="24"/>
        </w:rPr>
        <w:t>该站基期主变配置为40.00+40.00 MVA，规划第4年转接前最大正向、反向净负荷分别为38.94 MW和0.00 MW，正向95%峰值持续时间为3.00 h。弹性方案第1年扩建50 MVA主变。</w:t>
      </w:r>
    </w:p>
    <w:p w14:paraId="6C6E56EE">
      <w:pPr>
        <w:pStyle w:val="2"/>
        <w:widowControl/>
        <w:spacing w:before="0" w:after="0" w:line="300" w:lineRule="auto"/>
        <w:ind w:firstLine="480"/>
        <w:jc w:val="both"/>
      </w:pPr>
      <w:r>
        <w:rPr>
          <w:rFonts w:ascii="Times New Roman" w:hAnsi="Times New Roman" w:eastAsia="方正仿宋_GBK"/>
          <w:b w:val="0"/>
          <w:sz w:val="24"/>
        </w:rPr>
        <w:t>第4年承接37.06 MW，正向校核负荷增至76.00 MW。该站利用相应主变容量承担片区内部负荷，接收能力按承接后的负荷进行正常运行及</w:t>
      </w:r>
      <w:del w:id="405" w:author="白日梦想家" w:date="2026-10-02T21:42:05Z">
        <w:r>
          <w:rPr>
            <w:rFonts w:ascii="Times New Roman" w:hAnsi="Times New Roman" w:eastAsia="方正仿宋_GBK"/>
            <w:b w:val="0"/>
            <w:sz w:val="24"/>
          </w:rPr>
          <w:delText>单台主变退出</w:delText>
        </w:r>
      </w:del>
      <w:ins w:id="406" w:author="白日梦想家" w:date="2026-10-02T21:42:05Z">
        <w:r>
          <w:rPr>
            <w:rFonts w:hint="eastAsia"/>
            <w:b w:val="0"/>
            <w:sz w:val="24"/>
            <w:lang w:eastAsia="zh"/>
          </w:rPr>
          <w:t>主变N-1</w:t>
        </w:r>
      </w:ins>
      <w:r>
        <w:rPr>
          <w:rFonts w:ascii="Times New Roman" w:hAnsi="Times New Roman" w:eastAsia="方正仿宋_GBK"/>
          <w:b w:val="0"/>
          <w:sz w:val="24"/>
        </w:rPr>
        <w:t>校核。刚性方案第4年主变总容量为80.00 MVA，储能为0.00 MW；弹性方案相应为130.00 MVA和0.00 MW。弹性方案增加主变容量，为本站或片区承接负荷提供支撑。</w:t>
      </w:r>
    </w:p>
    <w:p w14:paraId="7EAF772A">
      <w:pPr>
        <w:pStyle w:val="2"/>
        <w:keepNext/>
        <w:spacing w:before="120" w:after="80" w:line="300" w:lineRule="auto"/>
        <w:ind w:firstLine="0"/>
        <w:jc w:val="center"/>
      </w:pPr>
      <w:r>
        <w:rPr>
          <w:rFonts w:ascii="Times New Roman" w:hAnsi="Times New Roman" w:eastAsia="宋体"/>
          <w:b w:val="0"/>
          <w:sz w:val="21"/>
        </w:rPr>
        <w:t>表5-56 BDZ-00175站第4年配置与负荷转接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289"/>
        <w:gridCol w:w="1289"/>
        <w:gridCol w:w="1868"/>
        <w:gridCol w:w="1289"/>
        <w:gridCol w:w="1289"/>
        <w:gridCol w:w="1289"/>
      </w:tblGrid>
      <w:tr w14:paraId="362E77E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289" w:type="dxa"/>
            <w:tcMar>
              <w:left w:w="70" w:type="dxa"/>
              <w:right w:w="70" w:type="dxa"/>
            </w:tcMar>
            <w:vAlign w:val="center"/>
          </w:tcPr>
          <w:p w14:paraId="2846ABD8">
            <w:pPr>
              <w:keepNext w:val="0"/>
              <w:spacing w:before="20" w:after="20" w:line="260" w:lineRule="exact"/>
              <w:ind w:firstLine="0" w:firstLineChars="0"/>
              <w:jc w:val="center"/>
            </w:pPr>
            <w:r>
              <w:rPr>
                <w:rFonts w:ascii="Times New Roman" w:hAnsi="Times New Roman" w:eastAsia="宋体"/>
                <w:b/>
                <w:sz w:val="18"/>
              </w:rPr>
              <w:t>方案</w:t>
            </w:r>
          </w:p>
        </w:tc>
        <w:tc>
          <w:tcPr>
            <w:tcW w:w="1289" w:type="dxa"/>
            <w:tcMar>
              <w:left w:w="70" w:type="dxa"/>
              <w:right w:w="70" w:type="dxa"/>
            </w:tcMar>
            <w:vAlign w:val="center"/>
          </w:tcPr>
          <w:p w14:paraId="170E7979">
            <w:pPr>
              <w:keepNext w:val="0"/>
              <w:spacing w:before="20" w:after="20" w:line="260" w:lineRule="exact"/>
              <w:ind w:firstLine="0" w:firstLineChars="0"/>
              <w:jc w:val="center"/>
            </w:pPr>
            <w:r>
              <w:rPr>
                <w:rFonts w:ascii="Times New Roman" w:hAnsi="Times New Roman" w:eastAsia="宋体"/>
                <w:b/>
                <w:sz w:val="18"/>
              </w:rPr>
              <w:t>主变组合/MVA</w:t>
            </w:r>
          </w:p>
        </w:tc>
        <w:tc>
          <w:tcPr>
            <w:tcW w:w="1868" w:type="dxa"/>
            <w:tcMar>
              <w:left w:w="70" w:type="dxa"/>
              <w:right w:w="70" w:type="dxa"/>
            </w:tcMar>
            <w:vAlign w:val="center"/>
          </w:tcPr>
          <w:p w14:paraId="17E2A246">
            <w:pPr>
              <w:keepNext w:val="0"/>
              <w:spacing w:before="20" w:after="20" w:line="260" w:lineRule="exact"/>
              <w:ind w:firstLine="0" w:firstLineChars="0"/>
              <w:jc w:val="center"/>
            </w:pPr>
            <w:r>
              <w:rPr>
                <w:rFonts w:ascii="Times New Roman" w:hAnsi="Times New Roman" w:eastAsia="宋体"/>
                <w:b/>
                <w:sz w:val="18"/>
              </w:rPr>
              <w:t>储能/MW/MWh</w:t>
            </w:r>
          </w:p>
        </w:tc>
        <w:tc>
          <w:tcPr>
            <w:tcW w:w="1289" w:type="dxa"/>
            <w:tcMar>
              <w:left w:w="70" w:type="dxa"/>
              <w:right w:w="70" w:type="dxa"/>
            </w:tcMar>
            <w:vAlign w:val="center"/>
          </w:tcPr>
          <w:p w14:paraId="423855AC">
            <w:pPr>
              <w:keepNext w:val="0"/>
              <w:spacing w:before="20" w:after="20" w:line="260" w:lineRule="exact"/>
              <w:ind w:firstLine="0" w:firstLineChars="0"/>
              <w:jc w:val="center"/>
            </w:pPr>
            <w:r>
              <w:rPr>
                <w:rFonts w:ascii="Times New Roman" w:hAnsi="Times New Roman" w:eastAsia="宋体"/>
                <w:b/>
                <w:sz w:val="18"/>
              </w:rPr>
              <w:t>转出/MW</w:t>
            </w:r>
          </w:p>
        </w:tc>
        <w:tc>
          <w:tcPr>
            <w:tcW w:w="1289" w:type="dxa"/>
            <w:tcMar>
              <w:left w:w="70" w:type="dxa"/>
              <w:right w:w="70" w:type="dxa"/>
            </w:tcMar>
            <w:vAlign w:val="center"/>
          </w:tcPr>
          <w:p w14:paraId="136437E0">
            <w:pPr>
              <w:keepNext w:val="0"/>
              <w:spacing w:before="20" w:after="20" w:line="260" w:lineRule="exact"/>
              <w:ind w:firstLine="0" w:firstLineChars="0"/>
              <w:jc w:val="center"/>
            </w:pPr>
            <w:r>
              <w:rPr>
                <w:rFonts w:ascii="Times New Roman" w:hAnsi="Times New Roman" w:eastAsia="宋体"/>
                <w:b/>
                <w:sz w:val="18"/>
              </w:rPr>
              <w:t>承接/MW</w:t>
            </w:r>
          </w:p>
        </w:tc>
        <w:tc>
          <w:tcPr>
            <w:tcW w:w="1289" w:type="dxa"/>
            <w:tcMar>
              <w:left w:w="70" w:type="dxa"/>
              <w:right w:w="70" w:type="dxa"/>
            </w:tcMar>
            <w:vAlign w:val="center"/>
          </w:tcPr>
          <w:p w14:paraId="3424E871">
            <w:pPr>
              <w:keepNext w:val="0"/>
              <w:spacing w:before="20" w:after="20" w:line="260" w:lineRule="exact"/>
              <w:ind w:firstLine="0" w:firstLineChars="0"/>
              <w:jc w:val="center"/>
            </w:pPr>
            <w:r>
              <w:rPr>
                <w:rFonts w:ascii="Times New Roman" w:hAnsi="Times New Roman" w:eastAsia="宋体"/>
                <w:b/>
                <w:sz w:val="18"/>
              </w:rPr>
              <w:t>正向负荷/MW</w:t>
            </w:r>
          </w:p>
        </w:tc>
      </w:tr>
      <w:tr w14:paraId="2677B0B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6268B88B">
            <w:pPr>
              <w:keepNext w:val="0"/>
              <w:spacing w:before="20" w:after="20" w:line="260" w:lineRule="exact"/>
              <w:ind w:firstLine="0" w:firstLineChars="0"/>
              <w:jc w:val="center"/>
            </w:pPr>
            <w:r>
              <w:rPr>
                <w:rFonts w:ascii="Times New Roman" w:hAnsi="Times New Roman" w:eastAsia="宋体"/>
                <w:b w:val="0"/>
                <w:sz w:val="18"/>
              </w:rPr>
              <w:t>刚性</w:t>
            </w:r>
          </w:p>
        </w:tc>
        <w:tc>
          <w:tcPr>
            <w:tcW w:w="1289" w:type="dxa"/>
            <w:tcMar>
              <w:left w:w="70" w:type="dxa"/>
              <w:right w:w="70" w:type="dxa"/>
            </w:tcMar>
            <w:vAlign w:val="center"/>
          </w:tcPr>
          <w:p w14:paraId="191614C4">
            <w:pPr>
              <w:keepNext w:val="0"/>
              <w:spacing w:before="20" w:after="20" w:line="260" w:lineRule="exact"/>
              <w:ind w:firstLine="0" w:firstLineChars="0"/>
              <w:jc w:val="center"/>
            </w:pPr>
            <w:r>
              <w:rPr>
                <w:rFonts w:ascii="Times New Roman" w:hAnsi="Times New Roman" w:eastAsia="宋体"/>
                <w:b w:val="0"/>
                <w:sz w:val="18"/>
              </w:rPr>
              <w:t>40.00+40.00</w:t>
            </w:r>
          </w:p>
        </w:tc>
        <w:tc>
          <w:tcPr>
            <w:tcW w:w="1868" w:type="dxa"/>
            <w:tcMar>
              <w:left w:w="70" w:type="dxa"/>
              <w:right w:w="70" w:type="dxa"/>
            </w:tcMar>
            <w:vAlign w:val="center"/>
          </w:tcPr>
          <w:p w14:paraId="7AF40C75">
            <w:pPr>
              <w:keepNext w:val="0"/>
              <w:spacing w:before="20" w:after="20" w:line="260" w:lineRule="exact"/>
              <w:ind w:firstLine="0" w:firstLineChars="0"/>
              <w:jc w:val="center"/>
            </w:pPr>
            <w:r>
              <w:rPr>
                <w:rFonts w:ascii="Times New Roman" w:hAnsi="Times New Roman" w:eastAsia="宋体"/>
                <w:b w:val="0"/>
                <w:sz w:val="18"/>
              </w:rPr>
              <w:t>0.00/0.00</w:t>
            </w:r>
          </w:p>
        </w:tc>
        <w:tc>
          <w:tcPr>
            <w:tcW w:w="1289" w:type="dxa"/>
            <w:tcMar>
              <w:left w:w="70" w:type="dxa"/>
              <w:right w:w="70" w:type="dxa"/>
            </w:tcMar>
            <w:vAlign w:val="center"/>
          </w:tcPr>
          <w:p w14:paraId="2CDAF151">
            <w:pPr>
              <w:keepNext w:val="0"/>
              <w:spacing w:before="20" w:after="20" w:line="260" w:lineRule="exact"/>
              <w:ind w:firstLine="0" w:firstLineChars="0"/>
              <w:jc w:val="center"/>
            </w:pPr>
            <w:r>
              <w:rPr>
                <w:rFonts w:ascii="Times New Roman" w:hAnsi="Times New Roman" w:eastAsia="宋体"/>
                <w:b w:val="0"/>
                <w:sz w:val="18"/>
              </w:rPr>
              <w:t>0.94</w:t>
            </w:r>
          </w:p>
        </w:tc>
        <w:tc>
          <w:tcPr>
            <w:tcW w:w="1289" w:type="dxa"/>
            <w:tcMar>
              <w:left w:w="70" w:type="dxa"/>
              <w:right w:w="70" w:type="dxa"/>
            </w:tcMar>
            <w:vAlign w:val="center"/>
          </w:tcPr>
          <w:p w14:paraId="1B661C16">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63ED4A2B">
            <w:pPr>
              <w:keepNext w:val="0"/>
              <w:spacing w:before="20" w:after="20" w:line="260" w:lineRule="exact"/>
              <w:ind w:firstLine="0" w:firstLineChars="0"/>
              <w:jc w:val="center"/>
            </w:pPr>
            <w:r>
              <w:rPr>
                <w:rFonts w:ascii="Times New Roman" w:hAnsi="Times New Roman" w:eastAsia="宋体"/>
                <w:b w:val="0"/>
                <w:sz w:val="18"/>
              </w:rPr>
              <w:t>38.00</w:t>
            </w:r>
          </w:p>
        </w:tc>
      </w:tr>
      <w:tr w14:paraId="39DFA9B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21622598">
            <w:pPr>
              <w:keepNext w:val="0"/>
              <w:spacing w:before="20" w:after="20" w:line="260" w:lineRule="exact"/>
              <w:ind w:firstLine="0" w:firstLineChars="0"/>
              <w:jc w:val="center"/>
            </w:pPr>
            <w:r>
              <w:rPr>
                <w:rFonts w:ascii="Times New Roman" w:hAnsi="Times New Roman" w:eastAsia="宋体"/>
                <w:b w:val="0"/>
                <w:sz w:val="18"/>
              </w:rPr>
              <w:t>弹性</w:t>
            </w:r>
          </w:p>
        </w:tc>
        <w:tc>
          <w:tcPr>
            <w:tcW w:w="1289" w:type="dxa"/>
            <w:tcMar>
              <w:left w:w="70" w:type="dxa"/>
              <w:right w:w="70" w:type="dxa"/>
            </w:tcMar>
            <w:vAlign w:val="center"/>
          </w:tcPr>
          <w:p w14:paraId="07C42DE8">
            <w:pPr>
              <w:keepNext w:val="0"/>
              <w:spacing w:before="20" w:after="20" w:line="260" w:lineRule="exact"/>
              <w:ind w:firstLine="0" w:firstLineChars="0"/>
              <w:jc w:val="center"/>
            </w:pPr>
            <w:r>
              <w:rPr>
                <w:rFonts w:ascii="Times New Roman" w:hAnsi="Times New Roman" w:eastAsia="宋体"/>
                <w:b w:val="0"/>
                <w:sz w:val="18"/>
              </w:rPr>
              <w:t>40.00+40.00+50.00</w:t>
            </w:r>
          </w:p>
        </w:tc>
        <w:tc>
          <w:tcPr>
            <w:tcW w:w="1868" w:type="dxa"/>
            <w:tcMar>
              <w:left w:w="70" w:type="dxa"/>
              <w:right w:w="70" w:type="dxa"/>
            </w:tcMar>
            <w:vAlign w:val="center"/>
          </w:tcPr>
          <w:p w14:paraId="3655AE17">
            <w:pPr>
              <w:keepNext w:val="0"/>
              <w:spacing w:before="20" w:after="20" w:line="260" w:lineRule="exact"/>
              <w:ind w:firstLine="0" w:firstLineChars="0"/>
              <w:jc w:val="center"/>
            </w:pPr>
            <w:r>
              <w:rPr>
                <w:rFonts w:ascii="Times New Roman" w:hAnsi="Times New Roman" w:eastAsia="宋体"/>
                <w:b w:val="0"/>
                <w:sz w:val="18"/>
              </w:rPr>
              <w:t>0.00/0.00</w:t>
            </w:r>
          </w:p>
        </w:tc>
        <w:tc>
          <w:tcPr>
            <w:tcW w:w="1289" w:type="dxa"/>
            <w:tcMar>
              <w:left w:w="70" w:type="dxa"/>
              <w:right w:w="70" w:type="dxa"/>
            </w:tcMar>
            <w:vAlign w:val="center"/>
          </w:tcPr>
          <w:p w14:paraId="29AA8FC8">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59FBA518">
            <w:pPr>
              <w:keepNext w:val="0"/>
              <w:spacing w:before="20" w:after="20" w:line="260" w:lineRule="exact"/>
              <w:ind w:firstLine="0" w:firstLineChars="0"/>
              <w:jc w:val="center"/>
            </w:pPr>
            <w:r>
              <w:rPr>
                <w:rFonts w:ascii="Times New Roman" w:hAnsi="Times New Roman" w:eastAsia="宋体"/>
                <w:b w:val="0"/>
                <w:sz w:val="18"/>
              </w:rPr>
              <w:t>37.06</w:t>
            </w:r>
          </w:p>
        </w:tc>
        <w:tc>
          <w:tcPr>
            <w:tcW w:w="1289" w:type="dxa"/>
            <w:tcMar>
              <w:left w:w="70" w:type="dxa"/>
              <w:right w:w="70" w:type="dxa"/>
            </w:tcMar>
            <w:vAlign w:val="center"/>
          </w:tcPr>
          <w:p w14:paraId="20AB4B86">
            <w:pPr>
              <w:keepNext w:val="0"/>
              <w:spacing w:before="20" w:after="20" w:line="260" w:lineRule="exact"/>
              <w:ind w:firstLine="0" w:firstLineChars="0"/>
              <w:jc w:val="center"/>
            </w:pPr>
            <w:r>
              <w:rPr>
                <w:rFonts w:ascii="Times New Roman" w:hAnsi="Times New Roman" w:eastAsia="宋体"/>
                <w:b w:val="0"/>
                <w:sz w:val="18"/>
              </w:rPr>
              <w:t>76.00</w:t>
            </w:r>
          </w:p>
        </w:tc>
      </w:tr>
    </w:tbl>
    <w:p w14:paraId="4858F6B3">
      <w:pPr>
        <w:pStyle w:val="7"/>
        <w:keepNext/>
        <w:numPr>
          <w:ilvl w:val="0"/>
          <w:numId w:val="0"/>
        </w:numPr>
        <w:spacing w:before="160" w:after="120" w:line="360" w:lineRule="auto"/>
        <w:ind w:firstLine="0"/>
      </w:pPr>
      <w:bookmarkStart w:id="228" w:name="bdz-00183站规划分析"/>
      <w:r>
        <w:rPr>
          <w:rFonts w:ascii="Times New Roman" w:hAnsi="Times New Roman" w:eastAsia="方正仿宋_GBK"/>
          <w:b/>
          <w:sz w:val="24"/>
        </w:rPr>
        <w:t>BDZ-00183站规划分析</w:t>
      </w:r>
      <w:bookmarkEnd w:id="228"/>
    </w:p>
    <w:p w14:paraId="149207C7">
      <w:pPr>
        <w:widowControl/>
        <w:spacing w:before="0" w:after="0" w:line="300" w:lineRule="auto"/>
        <w:ind w:firstLine="480"/>
        <w:jc w:val="both"/>
      </w:pPr>
      <w:r>
        <w:rPr>
          <w:rFonts w:ascii="Times New Roman" w:hAnsi="Times New Roman" w:eastAsia="方正仿宋_GBK"/>
          <w:b w:val="0"/>
          <w:sz w:val="24"/>
        </w:rPr>
        <w:t>该站基期主变配置为40.00+40.00 MVA，规划第4年转接前最大正向、反向净负荷分别为14.24 MW和4.85 MW，正向95%峰值持续时间为4.00 h。弹性方案第1年扩建50 MVA主变。</w:t>
      </w:r>
    </w:p>
    <w:p w14:paraId="0C0C699F">
      <w:pPr>
        <w:pStyle w:val="2"/>
        <w:widowControl/>
        <w:spacing w:before="0" w:after="0" w:line="300" w:lineRule="auto"/>
        <w:ind w:firstLine="480"/>
        <w:jc w:val="both"/>
      </w:pPr>
      <w:r>
        <w:rPr>
          <w:rFonts w:ascii="Times New Roman" w:hAnsi="Times New Roman" w:eastAsia="方正仿宋_GBK"/>
          <w:b w:val="0"/>
          <w:sz w:val="24"/>
        </w:rPr>
        <w:t>第4年承接61.76 MW，正向校核负荷增至76.00 MW。该站利用相应主变容量承担片区内部负荷，接收能力按承接后的负荷进行正常运行及</w:t>
      </w:r>
      <w:del w:id="407" w:author="白日梦想家" w:date="2026-10-02T21:42:05Z">
        <w:r>
          <w:rPr>
            <w:rFonts w:ascii="Times New Roman" w:hAnsi="Times New Roman" w:eastAsia="方正仿宋_GBK"/>
            <w:b w:val="0"/>
            <w:sz w:val="24"/>
          </w:rPr>
          <w:delText>单台主变退出</w:delText>
        </w:r>
      </w:del>
      <w:ins w:id="408" w:author="白日梦想家" w:date="2026-10-02T21:42:05Z">
        <w:r>
          <w:rPr>
            <w:rFonts w:hint="eastAsia"/>
            <w:b w:val="0"/>
            <w:sz w:val="24"/>
            <w:lang w:eastAsia="zh"/>
          </w:rPr>
          <w:t>主变N-1</w:t>
        </w:r>
      </w:ins>
      <w:r>
        <w:rPr>
          <w:rFonts w:ascii="Times New Roman" w:hAnsi="Times New Roman" w:eastAsia="方正仿宋_GBK"/>
          <w:b w:val="0"/>
          <w:sz w:val="24"/>
        </w:rPr>
        <w:t>校核。刚性方案第4年主变总容量为80.00 MVA，储能为0.00 MW；弹性方案相应为130.00 MVA和0.00 MW。弹性方案增加主变容量，为本站或片区承接负荷提供支撑。</w:t>
      </w:r>
    </w:p>
    <w:p w14:paraId="4C22D68E">
      <w:pPr>
        <w:pStyle w:val="2"/>
        <w:keepNext/>
        <w:spacing w:before="120" w:after="80" w:line="300" w:lineRule="auto"/>
        <w:ind w:firstLine="0"/>
        <w:jc w:val="center"/>
      </w:pPr>
      <w:r>
        <w:rPr>
          <w:rFonts w:ascii="Times New Roman" w:hAnsi="Times New Roman" w:eastAsia="宋体"/>
          <w:b w:val="0"/>
          <w:sz w:val="21"/>
        </w:rPr>
        <w:t>表5-57 BDZ-00183站第4年配置与负荷转接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289"/>
        <w:gridCol w:w="1289"/>
        <w:gridCol w:w="1868"/>
        <w:gridCol w:w="1289"/>
        <w:gridCol w:w="1289"/>
        <w:gridCol w:w="1289"/>
      </w:tblGrid>
      <w:tr w14:paraId="5135AC6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289" w:type="dxa"/>
            <w:tcMar>
              <w:left w:w="70" w:type="dxa"/>
              <w:right w:w="70" w:type="dxa"/>
            </w:tcMar>
            <w:vAlign w:val="center"/>
          </w:tcPr>
          <w:p w14:paraId="66C38078">
            <w:pPr>
              <w:keepNext w:val="0"/>
              <w:spacing w:before="20" w:after="20" w:line="260" w:lineRule="exact"/>
              <w:ind w:firstLine="0" w:firstLineChars="0"/>
              <w:jc w:val="center"/>
            </w:pPr>
            <w:r>
              <w:rPr>
                <w:rFonts w:ascii="Times New Roman" w:hAnsi="Times New Roman" w:eastAsia="宋体"/>
                <w:b/>
                <w:sz w:val="18"/>
              </w:rPr>
              <w:t>方案</w:t>
            </w:r>
          </w:p>
        </w:tc>
        <w:tc>
          <w:tcPr>
            <w:tcW w:w="1289" w:type="dxa"/>
            <w:tcMar>
              <w:left w:w="70" w:type="dxa"/>
              <w:right w:w="70" w:type="dxa"/>
            </w:tcMar>
            <w:vAlign w:val="center"/>
          </w:tcPr>
          <w:p w14:paraId="0DFBFA98">
            <w:pPr>
              <w:keepNext w:val="0"/>
              <w:spacing w:before="20" w:after="20" w:line="260" w:lineRule="exact"/>
              <w:ind w:firstLine="0" w:firstLineChars="0"/>
              <w:jc w:val="center"/>
            </w:pPr>
            <w:r>
              <w:rPr>
                <w:rFonts w:ascii="Times New Roman" w:hAnsi="Times New Roman" w:eastAsia="宋体"/>
                <w:b/>
                <w:sz w:val="18"/>
              </w:rPr>
              <w:t>主变组合/MVA</w:t>
            </w:r>
          </w:p>
        </w:tc>
        <w:tc>
          <w:tcPr>
            <w:tcW w:w="1868" w:type="dxa"/>
            <w:tcMar>
              <w:left w:w="70" w:type="dxa"/>
              <w:right w:w="70" w:type="dxa"/>
            </w:tcMar>
            <w:vAlign w:val="center"/>
          </w:tcPr>
          <w:p w14:paraId="400D2498">
            <w:pPr>
              <w:keepNext w:val="0"/>
              <w:spacing w:before="20" w:after="20" w:line="260" w:lineRule="exact"/>
              <w:ind w:firstLine="0" w:firstLineChars="0"/>
              <w:jc w:val="center"/>
            </w:pPr>
            <w:r>
              <w:rPr>
                <w:rFonts w:ascii="Times New Roman" w:hAnsi="Times New Roman" w:eastAsia="宋体"/>
                <w:b/>
                <w:sz w:val="18"/>
              </w:rPr>
              <w:t>储能/MW/MWh</w:t>
            </w:r>
          </w:p>
        </w:tc>
        <w:tc>
          <w:tcPr>
            <w:tcW w:w="1289" w:type="dxa"/>
            <w:tcMar>
              <w:left w:w="70" w:type="dxa"/>
              <w:right w:w="70" w:type="dxa"/>
            </w:tcMar>
            <w:vAlign w:val="center"/>
          </w:tcPr>
          <w:p w14:paraId="256B6D1F">
            <w:pPr>
              <w:keepNext w:val="0"/>
              <w:spacing w:before="20" w:after="20" w:line="260" w:lineRule="exact"/>
              <w:ind w:firstLine="0" w:firstLineChars="0"/>
              <w:jc w:val="center"/>
            </w:pPr>
            <w:r>
              <w:rPr>
                <w:rFonts w:ascii="Times New Roman" w:hAnsi="Times New Roman" w:eastAsia="宋体"/>
                <w:b/>
                <w:sz w:val="18"/>
              </w:rPr>
              <w:t>转出/MW</w:t>
            </w:r>
          </w:p>
        </w:tc>
        <w:tc>
          <w:tcPr>
            <w:tcW w:w="1289" w:type="dxa"/>
            <w:tcMar>
              <w:left w:w="70" w:type="dxa"/>
              <w:right w:w="70" w:type="dxa"/>
            </w:tcMar>
            <w:vAlign w:val="center"/>
          </w:tcPr>
          <w:p w14:paraId="4DCAA2DD">
            <w:pPr>
              <w:keepNext w:val="0"/>
              <w:spacing w:before="20" w:after="20" w:line="260" w:lineRule="exact"/>
              <w:ind w:firstLine="0" w:firstLineChars="0"/>
              <w:jc w:val="center"/>
            </w:pPr>
            <w:r>
              <w:rPr>
                <w:rFonts w:ascii="Times New Roman" w:hAnsi="Times New Roman" w:eastAsia="宋体"/>
                <w:b/>
                <w:sz w:val="18"/>
              </w:rPr>
              <w:t>承接/MW</w:t>
            </w:r>
          </w:p>
        </w:tc>
        <w:tc>
          <w:tcPr>
            <w:tcW w:w="1289" w:type="dxa"/>
            <w:tcMar>
              <w:left w:w="70" w:type="dxa"/>
              <w:right w:w="70" w:type="dxa"/>
            </w:tcMar>
            <w:vAlign w:val="center"/>
          </w:tcPr>
          <w:p w14:paraId="65EBC80A">
            <w:pPr>
              <w:keepNext w:val="0"/>
              <w:spacing w:before="20" w:after="20" w:line="260" w:lineRule="exact"/>
              <w:ind w:firstLine="0" w:firstLineChars="0"/>
              <w:jc w:val="center"/>
            </w:pPr>
            <w:r>
              <w:rPr>
                <w:rFonts w:ascii="Times New Roman" w:hAnsi="Times New Roman" w:eastAsia="宋体"/>
                <w:b/>
                <w:sz w:val="18"/>
              </w:rPr>
              <w:t>正向负荷/MW</w:t>
            </w:r>
          </w:p>
        </w:tc>
      </w:tr>
      <w:tr w14:paraId="4D30DCB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5ACAE594">
            <w:pPr>
              <w:keepNext w:val="0"/>
              <w:spacing w:before="20" w:after="20" w:line="260" w:lineRule="exact"/>
              <w:ind w:firstLine="0" w:firstLineChars="0"/>
              <w:jc w:val="center"/>
            </w:pPr>
            <w:r>
              <w:rPr>
                <w:rFonts w:ascii="Times New Roman" w:hAnsi="Times New Roman" w:eastAsia="宋体"/>
                <w:b w:val="0"/>
                <w:sz w:val="18"/>
              </w:rPr>
              <w:t>刚性</w:t>
            </w:r>
          </w:p>
        </w:tc>
        <w:tc>
          <w:tcPr>
            <w:tcW w:w="1289" w:type="dxa"/>
            <w:tcMar>
              <w:left w:w="70" w:type="dxa"/>
              <w:right w:w="70" w:type="dxa"/>
            </w:tcMar>
            <w:vAlign w:val="center"/>
          </w:tcPr>
          <w:p w14:paraId="35E2ABCA">
            <w:pPr>
              <w:keepNext w:val="0"/>
              <w:spacing w:before="20" w:after="20" w:line="260" w:lineRule="exact"/>
              <w:ind w:firstLine="0" w:firstLineChars="0"/>
              <w:jc w:val="center"/>
            </w:pPr>
            <w:r>
              <w:rPr>
                <w:rFonts w:ascii="Times New Roman" w:hAnsi="Times New Roman" w:eastAsia="宋体"/>
                <w:b w:val="0"/>
                <w:sz w:val="18"/>
              </w:rPr>
              <w:t>40.00+40.00</w:t>
            </w:r>
          </w:p>
        </w:tc>
        <w:tc>
          <w:tcPr>
            <w:tcW w:w="1868" w:type="dxa"/>
            <w:tcMar>
              <w:left w:w="70" w:type="dxa"/>
              <w:right w:w="70" w:type="dxa"/>
            </w:tcMar>
            <w:vAlign w:val="center"/>
          </w:tcPr>
          <w:p w14:paraId="74E07199">
            <w:pPr>
              <w:keepNext w:val="0"/>
              <w:spacing w:before="20" w:after="20" w:line="260" w:lineRule="exact"/>
              <w:ind w:firstLine="0" w:firstLineChars="0"/>
              <w:jc w:val="center"/>
            </w:pPr>
            <w:r>
              <w:rPr>
                <w:rFonts w:ascii="Times New Roman" w:hAnsi="Times New Roman" w:eastAsia="宋体"/>
                <w:b w:val="0"/>
                <w:sz w:val="18"/>
              </w:rPr>
              <w:t>0.00/0.00</w:t>
            </w:r>
          </w:p>
        </w:tc>
        <w:tc>
          <w:tcPr>
            <w:tcW w:w="1289" w:type="dxa"/>
            <w:tcMar>
              <w:left w:w="70" w:type="dxa"/>
              <w:right w:w="70" w:type="dxa"/>
            </w:tcMar>
            <w:vAlign w:val="center"/>
          </w:tcPr>
          <w:p w14:paraId="00157F9B">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4D9DF745">
            <w:pPr>
              <w:keepNext w:val="0"/>
              <w:spacing w:before="20" w:after="20" w:line="260" w:lineRule="exact"/>
              <w:ind w:firstLine="0" w:firstLineChars="0"/>
              <w:jc w:val="center"/>
            </w:pPr>
            <w:r>
              <w:rPr>
                <w:rFonts w:ascii="Times New Roman" w:hAnsi="Times New Roman" w:eastAsia="宋体"/>
                <w:b w:val="0"/>
                <w:sz w:val="18"/>
              </w:rPr>
              <w:t>21.41</w:t>
            </w:r>
          </w:p>
        </w:tc>
        <w:tc>
          <w:tcPr>
            <w:tcW w:w="1289" w:type="dxa"/>
            <w:tcMar>
              <w:left w:w="70" w:type="dxa"/>
              <w:right w:w="70" w:type="dxa"/>
            </w:tcMar>
            <w:vAlign w:val="center"/>
          </w:tcPr>
          <w:p w14:paraId="2FD12E8D">
            <w:pPr>
              <w:keepNext w:val="0"/>
              <w:spacing w:before="20" w:after="20" w:line="260" w:lineRule="exact"/>
              <w:ind w:firstLine="0" w:firstLineChars="0"/>
              <w:jc w:val="center"/>
            </w:pPr>
            <w:r>
              <w:rPr>
                <w:rFonts w:ascii="Times New Roman" w:hAnsi="Times New Roman" w:eastAsia="宋体"/>
                <w:b w:val="0"/>
                <w:sz w:val="18"/>
              </w:rPr>
              <w:t>35.65</w:t>
            </w:r>
          </w:p>
        </w:tc>
      </w:tr>
      <w:tr w14:paraId="7373924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56882273">
            <w:pPr>
              <w:keepNext w:val="0"/>
              <w:spacing w:before="20" w:after="20" w:line="260" w:lineRule="exact"/>
              <w:ind w:firstLine="0" w:firstLineChars="0"/>
              <w:jc w:val="center"/>
            </w:pPr>
            <w:r>
              <w:rPr>
                <w:rFonts w:ascii="Times New Roman" w:hAnsi="Times New Roman" w:eastAsia="宋体"/>
                <w:b w:val="0"/>
                <w:sz w:val="18"/>
              </w:rPr>
              <w:t>弹性</w:t>
            </w:r>
          </w:p>
        </w:tc>
        <w:tc>
          <w:tcPr>
            <w:tcW w:w="1289" w:type="dxa"/>
            <w:tcMar>
              <w:left w:w="70" w:type="dxa"/>
              <w:right w:w="70" w:type="dxa"/>
            </w:tcMar>
            <w:vAlign w:val="center"/>
          </w:tcPr>
          <w:p w14:paraId="3DC1A551">
            <w:pPr>
              <w:keepNext w:val="0"/>
              <w:spacing w:before="20" w:after="20" w:line="260" w:lineRule="exact"/>
              <w:ind w:firstLine="0" w:firstLineChars="0"/>
              <w:jc w:val="center"/>
            </w:pPr>
            <w:r>
              <w:rPr>
                <w:rFonts w:ascii="Times New Roman" w:hAnsi="Times New Roman" w:eastAsia="宋体"/>
                <w:b w:val="0"/>
                <w:sz w:val="18"/>
              </w:rPr>
              <w:t>40.00+40.00+50.00</w:t>
            </w:r>
          </w:p>
        </w:tc>
        <w:tc>
          <w:tcPr>
            <w:tcW w:w="1868" w:type="dxa"/>
            <w:tcMar>
              <w:left w:w="70" w:type="dxa"/>
              <w:right w:w="70" w:type="dxa"/>
            </w:tcMar>
            <w:vAlign w:val="center"/>
          </w:tcPr>
          <w:p w14:paraId="4536A4A3">
            <w:pPr>
              <w:keepNext w:val="0"/>
              <w:spacing w:before="20" w:after="20" w:line="260" w:lineRule="exact"/>
              <w:ind w:firstLine="0" w:firstLineChars="0"/>
              <w:jc w:val="center"/>
            </w:pPr>
            <w:r>
              <w:rPr>
                <w:rFonts w:ascii="Times New Roman" w:hAnsi="Times New Roman" w:eastAsia="宋体"/>
                <w:b w:val="0"/>
                <w:sz w:val="18"/>
              </w:rPr>
              <w:t>0.00/0.00</w:t>
            </w:r>
          </w:p>
        </w:tc>
        <w:tc>
          <w:tcPr>
            <w:tcW w:w="1289" w:type="dxa"/>
            <w:tcMar>
              <w:left w:w="70" w:type="dxa"/>
              <w:right w:w="70" w:type="dxa"/>
            </w:tcMar>
            <w:vAlign w:val="center"/>
          </w:tcPr>
          <w:p w14:paraId="56494EF8">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66AB9D3A">
            <w:pPr>
              <w:keepNext w:val="0"/>
              <w:spacing w:before="20" w:after="20" w:line="260" w:lineRule="exact"/>
              <w:ind w:firstLine="0" w:firstLineChars="0"/>
              <w:jc w:val="center"/>
            </w:pPr>
            <w:r>
              <w:rPr>
                <w:rFonts w:ascii="Times New Roman" w:hAnsi="Times New Roman" w:eastAsia="宋体"/>
                <w:b w:val="0"/>
                <w:sz w:val="18"/>
              </w:rPr>
              <w:t>61.76</w:t>
            </w:r>
          </w:p>
        </w:tc>
        <w:tc>
          <w:tcPr>
            <w:tcW w:w="1289" w:type="dxa"/>
            <w:tcMar>
              <w:left w:w="70" w:type="dxa"/>
              <w:right w:w="70" w:type="dxa"/>
            </w:tcMar>
            <w:vAlign w:val="center"/>
          </w:tcPr>
          <w:p w14:paraId="7FE9725C">
            <w:pPr>
              <w:keepNext w:val="0"/>
              <w:spacing w:before="20" w:after="20" w:line="260" w:lineRule="exact"/>
              <w:ind w:firstLine="0" w:firstLineChars="0"/>
              <w:jc w:val="center"/>
            </w:pPr>
            <w:r>
              <w:rPr>
                <w:rFonts w:ascii="Times New Roman" w:hAnsi="Times New Roman" w:eastAsia="宋体"/>
                <w:b w:val="0"/>
                <w:sz w:val="18"/>
              </w:rPr>
              <w:t>76.00</w:t>
            </w:r>
          </w:p>
        </w:tc>
      </w:tr>
    </w:tbl>
    <w:p w14:paraId="10DF05BC">
      <w:pPr>
        <w:pStyle w:val="7"/>
        <w:keepNext/>
        <w:numPr>
          <w:ilvl w:val="0"/>
          <w:numId w:val="0"/>
        </w:numPr>
        <w:spacing w:before="160" w:after="120" w:line="360" w:lineRule="auto"/>
        <w:ind w:firstLine="0"/>
      </w:pPr>
      <w:bookmarkStart w:id="229" w:name="sim-city-kl站规划分析"/>
      <w:r>
        <w:rPr>
          <w:rFonts w:ascii="Times New Roman" w:hAnsi="Times New Roman" w:eastAsia="方正仿宋_GBK"/>
          <w:b/>
          <w:sz w:val="24"/>
        </w:rPr>
        <w:t>SIM-CITY-KL站规划分析</w:t>
      </w:r>
      <w:bookmarkEnd w:id="229"/>
    </w:p>
    <w:p w14:paraId="184DE585">
      <w:pPr>
        <w:widowControl/>
        <w:spacing w:before="0" w:after="0" w:line="300" w:lineRule="auto"/>
        <w:ind w:firstLine="480"/>
        <w:jc w:val="both"/>
      </w:pPr>
      <w:r>
        <w:rPr>
          <w:rFonts w:ascii="Times New Roman" w:hAnsi="Times New Roman" w:eastAsia="方正仿宋_GBK"/>
          <w:b w:val="0"/>
          <w:sz w:val="24"/>
        </w:rPr>
        <w:t>该站基期主变配置为40.00+40.00 MVA，规划第4年转接前最大正向、反向净负荷分别为13.92 MW和4.11 MW，正向95%峰值持续时间为1.00 h。弹性方案沿用基期主变容量，后续各年通过站间负荷转接满足容量需求。</w:t>
      </w:r>
    </w:p>
    <w:p w14:paraId="2CBF522D">
      <w:pPr>
        <w:pStyle w:val="2"/>
        <w:widowControl/>
        <w:spacing w:before="0" w:after="0" w:line="300" w:lineRule="auto"/>
        <w:ind w:firstLine="480"/>
        <w:jc w:val="both"/>
      </w:pPr>
      <w:r>
        <w:rPr>
          <w:rFonts w:ascii="Times New Roman" w:hAnsi="Times New Roman" w:eastAsia="方正仿宋_GBK"/>
          <w:b w:val="0"/>
          <w:sz w:val="24"/>
        </w:rPr>
        <w:t>第4年承接24.08 MW，正向校核负荷增至38.00 MW。该站利用相应主变容量承担片区内部负荷，接收能力按承接后的负荷进行正常运行及</w:t>
      </w:r>
      <w:del w:id="409" w:author="白日梦想家" w:date="2026-10-02T21:42:05Z">
        <w:r>
          <w:rPr>
            <w:rFonts w:ascii="Times New Roman" w:hAnsi="Times New Roman" w:eastAsia="方正仿宋_GBK"/>
            <w:b w:val="0"/>
            <w:sz w:val="24"/>
          </w:rPr>
          <w:delText>单台主变退出</w:delText>
        </w:r>
      </w:del>
      <w:ins w:id="410" w:author="白日梦想家" w:date="2026-10-02T21:42:05Z">
        <w:r>
          <w:rPr>
            <w:rFonts w:hint="eastAsia"/>
            <w:b w:val="0"/>
            <w:sz w:val="24"/>
            <w:lang w:eastAsia="zh"/>
          </w:rPr>
          <w:t>主变N-1</w:t>
        </w:r>
      </w:ins>
      <w:r>
        <w:rPr>
          <w:rFonts w:ascii="Times New Roman" w:hAnsi="Times New Roman" w:eastAsia="方正仿宋_GBK"/>
          <w:b w:val="0"/>
          <w:sz w:val="24"/>
        </w:rPr>
        <w:t>校核。刚性方案第4年主变总容量为80.00 MVA，储能为0.00 MW；弹性方案相应为80.00 MVA和0.00 MW。两类方案的本站主变配置接近，差异主要通过区域其他站点的容量和负荷安排体现。</w:t>
      </w:r>
    </w:p>
    <w:p w14:paraId="443C81BA">
      <w:pPr>
        <w:pStyle w:val="2"/>
        <w:keepNext/>
        <w:spacing w:before="120" w:after="80" w:line="300" w:lineRule="auto"/>
        <w:ind w:firstLine="0"/>
        <w:jc w:val="center"/>
      </w:pPr>
      <w:r>
        <w:rPr>
          <w:rFonts w:ascii="Times New Roman" w:hAnsi="Times New Roman" w:eastAsia="宋体"/>
          <w:b w:val="0"/>
          <w:sz w:val="21"/>
        </w:rPr>
        <w:t>表5-58 SIM-CITY-KL站第4年配置与负荷转接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289"/>
        <w:gridCol w:w="1289"/>
        <w:gridCol w:w="1868"/>
        <w:gridCol w:w="1289"/>
        <w:gridCol w:w="1289"/>
        <w:gridCol w:w="1289"/>
      </w:tblGrid>
      <w:tr w14:paraId="12F7D19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289" w:type="dxa"/>
            <w:tcMar>
              <w:left w:w="70" w:type="dxa"/>
              <w:right w:w="70" w:type="dxa"/>
            </w:tcMar>
            <w:vAlign w:val="center"/>
          </w:tcPr>
          <w:p w14:paraId="5378DFA5">
            <w:pPr>
              <w:keepNext w:val="0"/>
              <w:spacing w:before="20" w:after="20" w:line="260" w:lineRule="exact"/>
              <w:ind w:firstLine="0" w:firstLineChars="0"/>
              <w:jc w:val="center"/>
            </w:pPr>
            <w:r>
              <w:rPr>
                <w:rFonts w:ascii="Times New Roman" w:hAnsi="Times New Roman" w:eastAsia="宋体"/>
                <w:b/>
                <w:sz w:val="18"/>
              </w:rPr>
              <w:t>方案</w:t>
            </w:r>
          </w:p>
        </w:tc>
        <w:tc>
          <w:tcPr>
            <w:tcW w:w="1289" w:type="dxa"/>
            <w:tcMar>
              <w:left w:w="70" w:type="dxa"/>
              <w:right w:w="70" w:type="dxa"/>
            </w:tcMar>
            <w:vAlign w:val="center"/>
          </w:tcPr>
          <w:p w14:paraId="07D08168">
            <w:pPr>
              <w:keepNext w:val="0"/>
              <w:spacing w:before="20" w:after="20" w:line="260" w:lineRule="exact"/>
              <w:ind w:firstLine="0" w:firstLineChars="0"/>
              <w:jc w:val="center"/>
            </w:pPr>
            <w:r>
              <w:rPr>
                <w:rFonts w:ascii="Times New Roman" w:hAnsi="Times New Roman" w:eastAsia="宋体"/>
                <w:b/>
                <w:sz w:val="18"/>
              </w:rPr>
              <w:t>主变组合/MVA</w:t>
            </w:r>
          </w:p>
        </w:tc>
        <w:tc>
          <w:tcPr>
            <w:tcW w:w="1868" w:type="dxa"/>
            <w:tcMar>
              <w:left w:w="70" w:type="dxa"/>
              <w:right w:w="70" w:type="dxa"/>
            </w:tcMar>
            <w:vAlign w:val="center"/>
          </w:tcPr>
          <w:p w14:paraId="6748FDCB">
            <w:pPr>
              <w:keepNext w:val="0"/>
              <w:spacing w:before="20" w:after="20" w:line="260" w:lineRule="exact"/>
              <w:ind w:firstLine="0" w:firstLineChars="0"/>
              <w:jc w:val="center"/>
            </w:pPr>
            <w:r>
              <w:rPr>
                <w:rFonts w:ascii="Times New Roman" w:hAnsi="Times New Roman" w:eastAsia="宋体"/>
                <w:b/>
                <w:sz w:val="18"/>
              </w:rPr>
              <w:t>储能/MW/MWh</w:t>
            </w:r>
          </w:p>
        </w:tc>
        <w:tc>
          <w:tcPr>
            <w:tcW w:w="1289" w:type="dxa"/>
            <w:tcMar>
              <w:left w:w="70" w:type="dxa"/>
              <w:right w:w="70" w:type="dxa"/>
            </w:tcMar>
            <w:vAlign w:val="center"/>
          </w:tcPr>
          <w:p w14:paraId="709BF2EC">
            <w:pPr>
              <w:keepNext w:val="0"/>
              <w:spacing w:before="20" w:after="20" w:line="260" w:lineRule="exact"/>
              <w:ind w:firstLine="0" w:firstLineChars="0"/>
              <w:jc w:val="center"/>
            </w:pPr>
            <w:r>
              <w:rPr>
                <w:rFonts w:ascii="Times New Roman" w:hAnsi="Times New Roman" w:eastAsia="宋体"/>
                <w:b/>
                <w:sz w:val="18"/>
              </w:rPr>
              <w:t>转出/MW</w:t>
            </w:r>
          </w:p>
        </w:tc>
        <w:tc>
          <w:tcPr>
            <w:tcW w:w="1289" w:type="dxa"/>
            <w:tcMar>
              <w:left w:w="70" w:type="dxa"/>
              <w:right w:w="70" w:type="dxa"/>
            </w:tcMar>
            <w:vAlign w:val="center"/>
          </w:tcPr>
          <w:p w14:paraId="2FD141CE">
            <w:pPr>
              <w:keepNext w:val="0"/>
              <w:spacing w:before="20" w:after="20" w:line="260" w:lineRule="exact"/>
              <w:ind w:firstLine="0" w:firstLineChars="0"/>
              <w:jc w:val="center"/>
            </w:pPr>
            <w:r>
              <w:rPr>
                <w:rFonts w:ascii="Times New Roman" w:hAnsi="Times New Roman" w:eastAsia="宋体"/>
                <w:b/>
                <w:sz w:val="18"/>
              </w:rPr>
              <w:t>承接/MW</w:t>
            </w:r>
          </w:p>
        </w:tc>
        <w:tc>
          <w:tcPr>
            <w:tcW w:w="1289" w:type="dxa"/>
            <w:tcMar>
              <w:left w:w="70" w:type="dxa"/>
              <w:right w:w="70" w:type="dxa"/>
            </w:tcMar>
            <w:vAlign w:val="center"/>
          </w:tcPr>
          <w:p w14:paraId="2202A44F">
            <w:pPr>
              <w:keepNext w:val="0"/>
              <w:spacing w:before="20" w:after="20" w:line="260" w:lineRule="exact"/>
              <w:ind w:firstLine="0" w:firstLineChars="0"/>
              <w:jc w:val="center"/>
            </w:pPr>
            <w:r>
              <w:rPr>
                <w:rFonts w:ascii="Times New Roman" w:hAnsi="Times New Roman" w:eastAsia="宋体"/>
                <w:b/>
                <w:sz w:val="18"/>
              </w:rPr>
              <w:t>正向负荷/MW</w:t>
            </w:r>
          </w:p>
        </w:tc>
      </w:tr>
      <w:tr w14:paraId="2F58E3B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4E52C94C">
            <w:pPr>
              <w:keepNext w:val="0"/>
              <w:spacing w:before="20" w:after="20" w:line="260" w:lineRule="exact"/>
              <w:ind w:firstLine="0" w:firstLineChars="0"/>
              <w:jc w:val="center"/>
            </w:pPr>
            <w:r>
              <w:rPr>
                <w:rFonts w:ascii="Times New Roman" w:hAnsi="Times New Roman" w:eastAsia="宋体"/>
                <w:b w:val="0"/>
                <w:sz w:val="18"/>
              </w:rPr>
              <w:t>刚性</w:t>
            </w:r>
          </w:p>
        </w:tc>
        <w:tc>
          <w:tcPr>
            <w:tcW w:w="1289" w:type="dxa"/>
            <w:tcMar>
              <w:left w:w="70" w:type="dxa"/>
              <w:right w:w="70" w:type="dxa"/>
            </w:tcMar>
            <w:vAlign w:val="center"/>
          </w:tcPr>
          <w:p w14:paraId="75E7DC32">
            <w:pPr>
              <w:keepNext w:val="0"/>
              <w:spacing w:before="20" w:after="20" w:line="260" w:lineRule="exact"/>
              <w:ind w:firstLine="0" w:firstLineChars="0"/>
              <w:jc w:val="center"/>
            </w:pPr>
            <w:r>
              <w:rPr>
                <w:rFonts w:ascii="Times New Roman" w:hAnsi="Times New Roman" w:eastAsia="宋体"/>
                <w:b w:val="0"/>
                <w:sz w:val="18"/>
              </w:rPr>
              <w:t>40.00+40.00</w:t>
            </w:r>
          </w:p>
        </w:tc>
        <w:tc>
          <w:tcPr>
            <w:tcW w:w="1868" w:type="dxa"/>
            <w:tcMar>
              <w:left w:w="70" w:type="dxa"/>
              <w:right w:w="70" w:type="dxa"/>
            </w:tcMar>
            <w:vAlign w:val="center"/>
          </w:tcPr>
          <w:p w14:paraId="1E6169B0">
            <w:pPr>
              <w:keepNext w:val="0"/>
              <w:spacing w:before="20" w:after="20" w:line="260" w:lineRule="exact"/>
              <w:ind w:firstLine="0" w:firstLineChars="0"/>
              <w:jc w:val="center"/>
            </w:pPr>
            <w:r>
              <w:rPr>
                <w:rFonts w:ascii="Times New Roman" w:hAnsi="Times New Roman" w:eastAsia="宋体"/>
                <w:b w:val="0"/>
                <w:sz w:val="18"/>
              </w:rPr>
              <w:t>0.00/0.00</w:t>
            </w:r>
          </w:p>
        </w:tc>
        <w:tc>
          <w:tcPr>
            <w:tcW w:w="1289" w:type="dxa"/>
            <w:tcMar>
              <w:left w:w="70" w:type="dxa"/>
              <w:right w:w="70" w:type="dxa"/>
            </w:tcMar>
            <w:vAlign w:val="center"/>
          </w:tcPr>
          <w:p w14:paraId="55B525DC">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5346BFA7">
            <w:pPr>
              <w:keepNext w:val="0"/>
              <w:spacing w:before="20" w:after="20" w:line="260" w:lineRule="exact"/>
              <w:ind w:firstLine="0" w:firstLineChars="0"/>
              <w:jc w:val="center"/>
            </w:pPr>
            <w:r>
              <w:rPr>
                <w:rFonts w:ascii="Times New Roman" w:hAnsi="Times New Roman" w:eastAsia="宋体"/>
                <w:b w:val="0"/>
                <w:sz w:val="18"/>
              </w:rPr>
              <w:t>24.08</w:t>
            </w:r>
          </w:p>
        </w:tc>
        <w:tc>
          <w:tcPr>
            <w:tcW w:w="1289" w:type="dxa"/>
            <w:tcMar>
              <w:left w:w="70" w:type="dxa"/>
              <w:right w:w="70" w:type="dxa"/>
            </w:tcMar>
            <w:vAlign w:val="center"/>
          </w:tcPr>
          <w:p w14:paraId="5A0BAAE6">
            <w:pPr>
              <w:keepNext w:val="0"/>
              <w:spacing w:before="20" w:after="20" w:line="260" w:lineRule="exact"/>
              <w:ind w:firstLine="0" w:firstLineChars="0"/>
              <w:jc w:val="center"/>
            </w:pPr>
            <w:r>
              <w:rPr>
                <w:rFonts w:ascii="Times New Roman" w:hAnsi="Times New Roman" w:eastAsia="宋体"/>
                <w:b w:val="0"/>
                <w:sz w:val="18"/>
              </w:rPr>
              <w:t>38.00</w:t>
            </w:r>
          </w:p>
        </w:tc>
      </w:tr>
      <w:tr w14:paraId="5782FF4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61703B6C">
            <w:pPr>
              <w:keepNext w:val="0"/>
              <w:spacing w:before="20" w:after="20" w:line="260" w:lineRule="exact"/>
              <w:ind w:firstLine="0" w:firstLineChars="0"/>
              <w:jc w:val="center"/>
            </w:pPr>
            <w:r>
              <w:rPr>
                <w:rFonts w:ascii="Times New Roman" w:hAnsi="Times New Roman" w:eastAsia="宋体"/>
                <w:b w:val="0"/>
                <w:sz w:val="18"/>
              </w:rPr>
              <w:t>弹性</w:t>
            </w:r>
          </w:p>
        </w:tc>
        <w:tc>
          <w:tcPr>
            <w:tcW w:w="1289" w:type="dxa"/>
            <w:tcMar>
              <w:left w:w="70" w:type="dxa"/>
              <w:right w:w="70" w:type="dxa"/>
            </w:tcMar>
            <w:vAlign w:val="center"/>
          </w:tcPr>
          <w:p w14:paraId="4D50D4CD">
            <w:pPr>
              <w:keepNext w:val="0"/>
              <w:spacing w:before="20" w:after="20" w:line="260" w:lineRule="exact"/>
              <w:ind w:firstLine="0" w:firstLineChars="0"/>
              <w:jc w:val="center"/>
            </w:pPr>
            <w:r>
              <w:rPr>
                <w:rFonts w:ascii="Times New Roman" w:hAnsi="Times New Roman" w:eastAsia="宋体"/>
                <w:b w:val="0"/>
                <w:sz w:val="18"/>
              </w:rPr>
              <w:t>40.00+40.00</w:t>
            </w:r>
          </w:p>
        </w:tc>
        <w:tc>
          <w:tcPr>
            <w:tcW w:w="1868" w:type="dxa"/>
            <w:tcMar>
              <w:left w:w="70" w:type="dxa"/>
              <w:right w:w="70" w:type="dxa"/>
            </w:tcMar>
            <w:vAlign w:val="center"/>
          </w:tcPr>
          <w:p w14:paraId="3A02B2F3">
            <w:pPr>
              <w:keepNext w:val="0"/>
              <w:spacing w:before="20" w:after="20" w:line="260" w:lineRule="exact"/>
              <w:ind w:firstLine="0" w:firstLineChars="0"/>
              <w:jc w:val="center"/>
            </w:pPr>
            <w:r>
              <w:rPr>
                <w:rFonts w:ascii="Times New Roman" w:hAnsi="Times New Roman" w:eastAsia="宋体"/>
                <w:b w:val="0"/>
                <w:sz w:val="18"/>
              </w:rPr>
              <w:t>0.00/0.00</w:t>
            </w:r>
          </w:p>
        </w:tc>
        <w:tc>
          <w:tcPr>
            <w:tcW w:w="1289" w:type="dxa"/>
            <w:tcMar>
              <w:left w:w="70" w:type="dxa"/>
              <w:right w:w="70" w:type="dxa"/>
            </w:tcMar>
            <w:vAlign w:val="center"/>
          </w:tcPr>
          <w:p w14:paraId="19B05777">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1D44E02B">
            <w:pPr>
              <w:keepNext w:val="0"/>
              <w:spacing w:before="20" w:after="20" w:line="260" w:lineRule="exact"/>
              <w:ind w:firstLine="0" w:firstLineChars="0"/>
              <w:jc w:val="center"/>
            </w:pPr>
            <w:r>
              <w:rPr>
                <w:rFonts w:ascii="Times New Roman" w:hAnsi="Times New Roman" w:eastAsia="宋体"/>
                <w:b w:val="0"/>
                <w:sz w:val="18"/>
              </w:rPr>
              <w:t>24.08</w:t>
            </w:r>
          </w:p>
        </w:tc>
        <w:tc>
          <w:tcPr>
            <w:tcW w:w="1289" w:type="dxa"/>
            <w:tcMar>
              <w:left w:w="70" w:type="dxa"/>
              <w:right w:w="70" w:type="dxa"/>
            </w:tcMar>
            <w:vAlign w:val="center"/>
          </w:tcPr>
          <w:p w14:paraId="2853D3C7">
            <w:pPr>
              <w:keepNext w:val="0"/>
              <w:spacing w:before="20" w:after="20" w:line="260" w:lineRule="exact"/>
              <w:ind w:firstLine="0" w:firstLineChars="0"/>
              <w:jc w:val="center"/>
            </w:pPr>
            <w:r>
              <w:rPr>
                <w:rFonts w:ascii="Times New Roman" w:hAnsi="Times New Roman" w:eastAsia="宋体"/>
                <w:b w:val="0"/>
                <w:sz w:val="18"/>
              </w:rPr>
              <w:t>38.00</w:t>
            </w:r>
          </w:p>
        </w:tc>
      </w:tr>
    </w:tbl>
    <w:p w14:paraId="24C771BB">
      <w:pPr>
        <w:pStyle w:val="7"/>
        <w:keepNext/>
        <w:numPr>
          <w:ilvl w:val="0"/>
          <w:numId w:val="0"/>
        </w:numPr>
        <w:spacing w:before="160" w:after="120" w:line="360" w:lineRule="auto"/>
        <w:ind w:firstLine="0"/>
      </w:pPr>
      <w:bookmarkStart w:id="230" w:name="sim-city-xsz站规划分析"/>
      <w:r>
        <w:rPr>
          <w:rFonts w:ascii="Times New Roman" w:hAnsi="Times New Roman" w:eastAsia="方正仿宋_GBK"/>
          <w:b/>
          <w:sz w:val="24"/>
        </w:rPr>
        <w:t>SIM-CITY-XSZ站规划分析</w:t>
      </w:r>
      <w:bookmarkEnd w:id="230"/>
    </w:p>
    <w:p w14:paraId="1A4B0764">
      <w:pPr>
        <w:widowControl/>
        <w:spacing w:before="0" w:after="0" w:line="300" w:lineRule="auto"/>
        <w:ind w:firstLine="480"/>
        <w:jc w:val="both"/>
      </w:pPr>
      <w:r>
        <w:rPr>
          <w:rFonts w:ascii="Times New Roman" w:hAnsi="Times New Roman" w:eastAsia="方正仿宋_GBK"/>
          <w:b w:val="0"/>
          <w:sz w:val="24"/>
        </w:rPr>
        <w:t>该站基期主变配置为40.00+40.00 MVA，规划第4年转接前最大正向、反向净负荷分别为11.78 MW和2.90 MW，正向95%峰值持续时间为1.00 h。弹性方案沿用基期主变容量，后续各年通过站间负荷转接满足容量需求。</w:t>
      </w:r>
    </w:p>
    <w:p w14:paraId="435E0AAB">
      <w:pPr>
        <w:pStyle w:val="2"/>
        <w:widowControl/>
        <w:spacing w:before="0" w:after="0" w:line="300" w:lineRule="auto"/>
        <w:ind w:firstLine="480"/>
        <w:jc w:val="both"/>
      </w:pPr>
      <w:r>
        <w:rPr>
          <w:rFonts w:ascii="Times New Roman" w:hAnsi="Times New Roman" w:eastAsia="方正仿宋_GBK"/>
          <w:b w:val="0"/>
          <w:sz w:val="24"/>
        </w:rPr>
        <w:t>第4年承接25.22 MW，正向校核负荷增至37.00 MW。该站利用相应主变容量承担片区内部负荷，接收能力按承接后的负荷进行正常运行及</w:t>
      </w:r>
      <w:del w:id="411" w:author="白日梦想家" w:date="2026-10-02T21:42:05Z">
        <w:r>
          <w:rPr>
            <w:rFonts w:ascii="Times New Roman" w:hAnsi="Times New Roman" w:eastAsia="方正仿宋_GBK"/>
            <w:b w:val="0"/>
            <w:sz w:val="24"/>
          </w:rPr>
          <w:delText>单台主变退出</w:delText>
        </w:r>
      </w:del>
      <w:ins w:id="412" w:author="白日梦想家" w:date="2026-10-02T21:42:05Z">
        <w:r>
          <w:rPr>
            <w:rFonts w:hint="eastAsia"/>
            <w:b w:val="0"/>
            <w:sz w:val="24"/>
            <w:lang w:eastAsia="zh"/>
          </w:rPr>
          <w:t>主变N-1</w:t>
        </w:r>
      </w:ins>
      <w:r>
        <w:rPr>
          <w:rFonts w:ascii="Times New Roman" w:hAnsi="Times New Roman" w:eastAsia="方正仿宋_GBK"/>
          <w:b w:val="0"/>
          <w:sz w:val="24"/>
        </w:rPr>
        <w:t>校核。刚性方案第4年主变总容量为80.00 MVA，储能为0.00 MW；弹性方案相应为80.00 MVA和0.00 MW。两类方案的本站主变配置接近，差异主要通过区域其他站点的容量和负荷安排体现。</w:t>
      </w:r>
    </w:p>
    <w:p w14:paraId="3AD71518">
      <w:pPr>
        <w:pStyle w:val="2"/>
        <w:keepNext/>
        <w:spacing w:before="120" w:after="80" w:line="300" w:lineRule="auto"/>
        <w:ind w:firstLine="0"/>
        <w:jc w:val="center"/>
      </w:pPr>
      <w:r>
        <w:rPr>
          <w:rFonts w:ascii="Times New Roman" w:hAnsi="Times New Roman" w:eastAsia="宋体"/>
          <w:b w:val="0"/>
          <w:sz w:val="21"/>
        </w:rPr>
        <w:t>表5-59 SIM-CITY-XSZ站第4年配置与负荷转接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289"/>
        <w:gridCol w:w="1289"/>
        <w:gridCol w:w="1868"/>
        <w:gridCol w:w="1289"/>
        <w:gridCol w:w="1289"/>
        <w:gridCol w:w="1289"/>
      </w:tblGrid>
      <w:tr w14:paraId="7D1884E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289" w:type="dxa"/>
            <w:tcMar>
              <w:left w:w="70" w:type="dxa"/>
              <w:right w:w="70" w:type="dxa"/>
            </w:tcMar>
            <w:vAlign w:val="center"/>
          </w:tcPr>
          <w:p w14:paraId="1E80E960">
            <w:pPr>
              <w:keepNext w:val="0"/>
              <w:spacing w:before="20" w:after="20" w:line="260" w:lineRule="exact"/>
              <w:ind w:firstLine="0" w:firstLineChars="0"/>
              <w:jc w:val="center"/>
            </w:pPr>
            <w:r>
              <w:rPr>
                <w:rFonts w:ascii="Times New Roman" w:hAnsi="Times New Roman" w:eastAsia="宋体"/>
                <w:b/>
                <w:sz w:val="18"/>
              </w:rPr>
              <w:t>方案</w:t>
            </w:r>
          </w:p>
        </w:tc>
        <w:tc>
          <w:tcPr>
            <w:tcW w:w="1289" w:type="dxa"/>
            <w:tcMar>
              <w:left w:w="70" w:type="dxa"/>
              <w:right w:w="70" w:type="dxa"/>
            </w:tcMar>
            <w:vAlign w:val="center"/>
          </w:tcPr>
          <w:p w14:paraId="152355DD">
            <w:pPr>
              <w:keepNext w:val="0"/>
              <w:spacing w:before="20" w:after="20" w:line="260" w:lineRule="exact"/>
              <w:ind w:firstLine="0" w:firstLineChars="0"/>
              <w:jc w:val="center"/>
            </w:pPr>
            <w:r>
              <w:rPr>
                <w:rFonts w:ascii="Times New Roman" w:hAnsi="Times New Roman" w:eastAsia="宋体"/>
                <w:b/>
                <w:sz w:val="18"/>
              </w:rPr>
              <w:t>主变组合/MVA</w:t>
            </w:r>
          </w:p>
        </w:tc>
        <w:tc>
          <w:tcPr>
            <w:tcW w:w="1868" w:type="dxa"/>
            <w:tcMar>
              <w:left w:w="70" w:type="dxa"/>
              <w:right w:w="70" w:type="dxa"/>
            </w:tcMar>
            <w:vAlign w:val="center"/>
          </w:tcPr>
          <w:p w14:paraId="2A335824">
            <w:pPr>
              <w:keepNext w:val="0"/>
              <w:spacing w:before="20" w:after="20" w:line="260" w:lineRule="exact"/>
              <w:ind w:firstLine="0" w:firstLineChars="0"/>
              <w:jc w:val="center"/>
            </w:pPr>
            <w:r>
              <w:rPr>
                <w:rFonts w:ascii="Times New Roman" w:hAnsi="Times New Roman" w:eastAsia="宋体"/>
                <w:b/>
                <w:sz w:val="18"/>
              </w:rPr>
              <w:t>储能/MW/MWh</w:t>
            </w:r>
          </w:p>
        </w:tc>
        <w:tc>
          <w:tcPr>
            <w:tcW w:w="1289" w:type="dxa"/>
            <w:tcMar>
              <w:left w:w="70" w:type="dxa"/>
              <w:right w:w="70" w:type="dxa"/>
            </w:tcMar>
            <w:vAlign w:val="center"/>
          </w:tcPr>
          <w:p w14:paraId="5AF3FF41">
            <w:pPr>
              <w:keepNext w:val="0"/>
              <w:spacing w:before="20" w:after="20" w:line="260" w:lineRule="exact"/>
              <w:ind w:firstLine="0" w:firstLineChars="0"/>
              <w:jc w:val="center"/>
            </w:pPr>
            <w:r>
              <w:rPr>
                <w:rFonts w:ascii="Times New Roman" w:hAnsi="Times New Roman" w:eastAsia="宋体"/>
                <w:b/>
                <w:sz w:val="18"/>
              </w:rPr>
              <w:t>转出/MW</w:t>
            </w:r>
          </w:p>
        </w:tc>
        <w:tc>
          <w:tcPr>
            <w:tcW w:w="1289" w:type="dxa"/>
            <w:tcMar>
              <w:left w:w="70" w:type="dxa"/>
              <w:right w:w="70" w:type="dxa"/>
            </w:tcMar>
            <w:vAlign w:val="center"/>
          </w:tcPr>
          <w:p w14:paraId="629736C8">
            <w:pPr>
              <w:keepNext w:val="0"/>
              <w:spacing w:before="20" w:after="20" w:line="260" w:lineRule="exact"/>
              <w:ind w:firstLine="0" w:firstLineChars="0"/>
              <w:jc w:val="center"/>
            </w:pPr>
            <w:r>
              <w:rPr>
                <w:rFonts w:ascii="Times New Roman" w:hAnsi="Times New Roman" w:eastAsia="宋体"/>
                <w:b/>
                <w:sz w:val="18"/>
              </w:rPr>
              <w:t>承接/MW</w:t>
            </w:r>
          </w:p>
        </w:tc>
        <w:tc>
          <w:tcPr>
            <w:tcW w:w="1289" w:type="dxa"/>
            <w:tcMar>
              <w:left w:w="70" w:type="dxa"/>
              <w:right w:w="70" w:type="dxa"/>
            </w:tcMar>
            <w:vAlign w:val="center"/>
          </w:tcPr>
          <w:p w14:paraId="142CDB94">
            <w:pPr>
              <w:keepNext w:val="0"/>
              <w:spacing w:before="20" w:after="20" w:line="260" w:lineRule="exact"/>
              <w:ind w:firstLine="0" w:firstLineChars="0"/>
              <w:jc w:val="center"/>
            </w:pPr>
            <w:r>
              <w:rPr>
                <w:rFonts w:ascii="Times New Roman" w:hAnsi="Times New Roman" w:eastAsia="宋体"/>
                <w:b/>
                <w:sz w:val="18"/>
              </w:rPr>
              <w:t>正向负荷/MW</w:t>
            </w:r>
          </w:p>
        </w:tc>
      </w:tr>
      <w:tr w14:paraId="4702495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6B57B6A6">
            <w:pPr>
              <w:keepNext w:val="0"/>
              <w:spacing w:before="20" w:after="20" w:line="260" w:lineRule="exact"/>
              <w:ind w:firstLine="0" w:firstLineChars="0"/>
              <w:jc w:val="center"/>
            </w:pPr>
            <w:r>
              <w:rPr>
                <w:rFonts w:ascii="Times New Roman" w:hAnsi="Times New Roman" w:eastAsia="宋体"/>
                <w:b w:val="0"/>
                <w:sz w:val="18"/>
              </w:rPr>
              <w:t>刚性</w:t>
            </w:r>
          </w:p>
        </w:tc>
        <w:tc>
          <w:tcPr>
            <w:tcW w:w="1289" w:type="dxa"/>
            <w:tcMar>
              <w:left w:w="70" w:type="dxa"/>
              <w:right w:w="70" w:type="dxa"/>
            </w:tcMar>
            <w:vAlign w:val="center"/>
          </w:tcPr>
          <w:p w14:paraId="1DA9FA7C">
            <w:pPr>
              <w:keepNext w:val="0"/>
              <w:spacing w:before="20" w:after="20" w:line="260" w:lineRule="exact"/>
              <w:ind w:firstLine="0" w:firstLineChars="0"/>
              <w:jc w:val="center"/>
            </w:pPr>
            <w:r>
              <w:rPr>
                <w:rFonts w:ascii="Times New Roman" w:hAnsi="Times New Roman" w:eastAsia="宋体"/>
                <w:b w:val="0"/>
                <w:sz w:val="18"/>
              </w:rPr>
              <w:t>40.00+40.00</w:t>
            </w:r>
          </w:p>
        </w:tc>
        <w:tc>
          <w:tcPr>
            <w:tcW w:w="1868" w:type="dxa"/>
            <w:tcMar>
              <w:left w:w="70" w:type="dxa"/>
              <w:right w:w="70" w:type="dxa"/>
            </w:tcMar>
            <w:vAlign w:val="center"/>
          </w:tcPr>
          <w:p w14:paraId="2378B5DC">
            <w:pPr>
              <w:keepNext w:val="0"/>
              <w:spacing w:before="20" w:after="20" w:line="260" w:lineRule="exact"/>
              <w:ind w:firstLine="0" w:firstLineChars="0"/>
              <w:jc w:val="center"/>
            </w:pPr>
            <w:r>
              <w:rPr>
                <w:rFonts w:ascii="Times New Roman" w:hAnsi="Times New Roman" w:eastAsia="宋体"/>
                <w:b w:val="0"/>
                <w:sz w:val="18"/>
              </w:rPr>
              <w:t>0.00/0.00</w:t>
            </w:r>
          </w:p>
        </w:tc>
        <w:tc>
          <w:tcPr>
            <w:tcW w:w="1289" w:type="dxa"/>
            <w:tcMar>
              <w:left w:w="70" w:type="dxa"/>
              <w:right w:w="70" w:type="dxa"/>
            </w:tcMar>
            <w:vAlign w:val="center"/>
          </w:tcPr>
          <w:p w14:paraId="1D761FAA">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04354133">
            <w:pPr>
              <w:keepNext w:val="0"/>
              <w:spacing w:before="20" w:after="20" w:line="260" w:lineRule="exact"/>
              <w:ind w:firstLine="0" w:firstLineChars="0"/>
              <w:jc w:val="center"/>
            </w:pPr>
            <w:r>
              <w:rPr>
                <w:rFonts w:ascii="Times New Roman" w:hAnsi="Times New Roman" w:eastAsia="宋体"/>
                <w:b w:val="0"/>
                <w:sz w:val="18"/>
              </w:rPr>
              <w:t>26.22</w:t>
            </w:r>
          </w:p>
        </w:tc>
        <w:tc>
          <w:tcPr>
            <w:tcW w:w="1289" w:type="dxa"/>
            <w:tcMar>
              <w:left w:w="70" w:type="dxa"/>
              <w:right w:w="70" w:type="dxa"/>
            </w:tcMar>
            <w:vAlign w:val="center"/>
          </w:tcPr>
          <w:p w14:paraId="421C3F51">
            <w:pPr>
              <w:keepNext w:val="0"/>
              <w:spacing w:before="20" w:after="20" w:line="260" w:lineRule="exact"/>
              <w:ind w:firstLine="0" w:firstLineChars="0"/>
              <w:jc w:val="center"/>
            </w:pPr>
            <w:r>
              <w:rPr>
                <w:rFonts w:ascii="Times New Roman" w:hAnsi="Times New Roman" w:eastAsia="宋体"/>
                <w:b w:val="0"/>
                <w:sz w:val="18"/>
              </w:rPr>
              <w:t>38.00</w:t>
            </w:r>
          </w:p>
        </w:tc>
      </w:tr>
      <w:tr w14:paraId="1398050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1A1D260E">
            <w:pPr>
              <w:keepNext w:val="0"/>
              <w:spacing w:before="20" w:after="20" w:line="260" w:lineRule="exact"/>
              <w:ind w:firstLine="0" w:firstLineChars="0"/>
              <w:jc w:val="center"/>
            </w:pPr>
            <w:r>
              <w:rPr>
                <w:rFonts w:ascii="Times New Roman" w:hAnsi="Times New Roman" w:eastAsia="宋体"/>
                <w:b w:val="0"/>
                <w:sz w:val="18"/>
              </w:rPr>
              <w:t>弹性</w:t>
            </w:r>
          </w:p>
        </w:tc>
        <w:tc>
          <w:tcPr>
            <w:tcW w:w="1289" w:type="dxa"/>
            <w:tcMar>
              <w:left w:w="70" w:type="dxa"/>
              <w:right w:w="70" w:type="dxa"/>
            </w:tcMar>
            <w:vAlign w:val="center"/>
          </w:tcPr>
          <w:p w14:paraId="66675295">
            <w:pPr>
              <w:keepNext w:val="0"/>
              <w:spacing w:before="20" w:after="20" w:line="260" w:lineRule="exact"/>
              <w:ind w:firstLine="0" w:firstLineChars="0"/>
              <w:jc w:val="center"/>
            </w:pPr>
            <w:r>
              <w:rPr>
                <w:rFonts w:ascii="Times New Roman" w:hAnsi="Times New Roman" w:eastAsia="宋体"/>
                <w:b w:val="0"/>
                <w:sz w:val="18"/>
              </w:rPr>
              <w:t>40.00+40.00</w:t>
            </w:r>
          </w:p>
        </w:tc>
        <w:tc>
          <w:tcPr>
            <w:tcW w:w="1868" w:type="dxa"/>
            <w:tcMar>
              <w:left w:w="70" w:type="dxa"/>
              <w:right w:w="70" w:type="dxa"/>
            </w:tcMar>
            <w:vAlign w:val="center"/>
          </w:tcPr>
          <w:p w14:paraId="37F78EDB">
            <w:pPr>
              <w:keepNext w:val="0"/>
              <w:spacing w:before="20" w:after="20" w:line="260" w:lineRule="exact"/>
              <w:ind w:firstLine="0" w:firstLineChars="0"/>
              <w:jc w:val="center"/>
            </w:pPr>
            <w:r>
              <w:rPr>
                <w:rFonts w:ascii="Times New Roman" w:hAnsi="Times New Roman" w:eastAsia="宋体"/>
                <w:b w:val="0"/>
                <w:sz w:val="18"/>
              </w:rPr>
              <w:t>0.00/0.00</w:t>
            </w:r>
          </w:p>
        </w:tc>
        <w:tc>
          <w:tcPr>
            <w:tcW w:w="1289" w:type="dxa"/>
            <w:tcMar>
              <w:left w:w="70" w:type="dxa"/>
              <w:right w:w="70" w:type="dxa"/>
            </w:tcMar>
            <w:vAlign w:val="center"/>
          </w:tcPr>
          <w:p w14:paraId="6EF7E3B1">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2669DC46">
            <w:pPr>
              <w:keepNext w:val="0"/>
              <w:spacing w:before="20" w:after="20" w:line="260" w:lineRule="exact"/>
              <w:ind w:firstLine="0" w:firstLineChars="0"/>
              <w:jc w:val="center"/>
            </w:pPr>
            <w:r>
              <w:rPr>
                <w:rFonts w:ascii="Times New Roman" w:hAnsi="Times New Roman" w:eastAsia="宋体"/>
                <w:b w:val="0"/>
                <w:sz w:val="18"/>
              </w:rPr>
              <w:t>25.22</w:t>
            </w:r>
          </w:p>
        </w:tc>
        <w:tc>
          <w:tcPr>
            <w:tcW w:w="1289" w:type="dxa"/>
            <w:tcMar>
              <w:left w:w="70" w:type="dxa"/>
              <w:right w:w="70" w:type="dxa"/>
            </w:tcMar>
            <w:vAlign w:val="center"/>
          </w:tcPr>
          <w:p w14:paraId="38E31EBA">
            <w:pPr>
              <w:keepNext w:val="0"/>
              <w:spacing w:before="20" w:after="20" w:line="260" w:lineRule="exact"/>
              <w:ind w:firstLine="0" w:firstLineChars="0"/>
              <w:jc w:val="center"/>
            </w:pPr>
            <w:r>
              <w:rPr>
                <w:rFonts w:ascii="Times New Roman" w:hAnsi="Times New Roman" w:eastAsia="宋体"/>
                <w:b w:val="0"/>
                <w:sz w:val="18"/>
              </w:rPr>
              <w:t>37.00</w:t>
            </w:r>
          </w:p>
        </w:tc>
      </w:tr>
    </w:tbl>
    <w:p w14:paraId="3D913BA4">
      <w:pPr>
        <w:pStyle w:val="7"/>
        <w:keepNext/>
        <w:numPr>
          <w:ilvl w:val="0"/>
          <w:numId w:val="0"/>
        </w:numPr>
        <w:spacing w:before="160" w:after="120" w:line="360" w:lineRule="auto"/>
        <w:ind w:firstLine="0"/>
      </w:pPr>
      <w:bookmarkStart w:id="231" w:name="sim-city-yq站规划分析"/>
      <w:r>
        <w:rPr>
          <w:rFonts w:ascii="Times New Roman" w:hAnsi="Times New Roman" w:eastAsia="方正仿宋_GBK"/>
          <w:b/>
          <w:sz w:val="24"/>
        </w:rPr>
        <w:t>SIM-CITY-YQ站规划分析</w:t>
      </w:r>
      <w:bookmarkEnd w:id="231"/>
    </w:p>
    <w:p w14:paraId="673E837F">
      <w:pPr>
        <w:widowControl/>
        <w:spacing w:before="0" w:after="0" w:line="300" w:lineRule="auto"/>
        <w:ind w:firstLine="480"/>
        <w:jc w:val="both"/>
      </w:pPr>
      <w:r>
        <w:rPr>
          <w:rFonts w:ascii="Times New Roman" w:hAnsi="Times New Roman" w:eastAsia="方正仿宋_GBK"/>
          <w:b w:val="0"/>
          <w:sz w:val="24"/>
        </w:rPr>
        <w:t>该站基期主变配置为40.00+40.00 MVA，规划第4年转接前最大正向、反向净负荷分别为18.16 MW和0.00 MW，正向95%峰值持续时间为1.00 h。弹性方案沿用基期主变容量，后续各年通过站间负荷转接满足容量需求。</w:t>
      </w:r>
    </w:p>
    <w:p w14:paraId="1DC72024">
      <w:pPr>
        <w:pStyle w:val="2"/>
        <w:widowControl/>
        <w:spacing w:before="0" w:after="0" w:line="300" w:lineRule="auto"/>
        <w:ind w:firstLine="480"/>
        <w:jc w:val="both"/>
      </w:pPr>
      <w:r>
        <w:rPr>
          <w:rFonts w:ascii="Times New Roman" w:hAnsi="Times New Roman" w:eastAsia="方正仿宋_GBK"/>
          <w:b w:val="0"/>
          <w:sz w:val="24"/>
        </w:rPr>
        <w:t>第4年承接19.84 MW，正向校核负荷增至38.00 MW。该站利用相应主变容量承担片区内部负荷，接收能力按承接后的负荷进行正常运行及</w:t>
      </w:r>
      <w:del w:id="413" w:author="白日梦想家" w:date="2026-10-02T21:42:05Z">
        <w:r>
          <w:rPr>
            <w:rFonts w:ascii="Times New Roman" w:hAnsi="Times New Roman" w:eastAsia="方正仿宋_GBK"/>
            <w:b w:val="0"/>
            <w:sz w:val="24"/>
          </w:rPr>
          <w:delText>单台主变退出</w:delText>
        </w:r>
      </w:del>
      <w:ins w:id="414" w:author="白日梦想家" w:date="2026-10-02T21:42:05Z">
        <w:r>
          <w:rPr>
            <w:rFonts w:hint="eastAsia"/>
            <w:b w:val="0"/>
            <w:sz w:val="24"/>
            <w:lang w:eastAsia="zh"/>
          </w:rPr>
          <w:t>主变N-1</w:t>
        </w:r>
      </w:ins>
      <w:r>
        <w:rPr>
          <w:rFonts w:ascii="Times New Roman" w:hAnsi="Times New Roman" w:eastAsia="方正仿宋_GBK"/>
          <w:b w:val="0"/>
          <w:sz w:val="24"/>
        </w:rPr>
        <w:t>校核。刚性方案第4年主变总容量为80.00 MVA，储能为0.00 MW；弹性方案相应为80.00 MVA和0.00 MW。两类方案的本站主变配置接近，差异主要通过区域其他站点的容量和负荷安排体现。</w:t>
      </w:r>
    </w:p>
    <w:p w14:paraId="3C7D4353">
      <w:pPr>
        <w:pStyle w:val="2"/>
        <w:keepNext/>
        <w:spacing w:before="120" w:after="80" w:line="300" w:lineRule="auto"/>
        <w:ind w:firstLine="0"/>
        <w:jc w:val="center"/>
      </w:pPr>
      <w:r>
        <w:rPr>
          <w:rFonts w:ascii="Times New Roman" w:hAnsi="Times New Roman" w:eastAsia="宋体"/>
          <w:b w:val="0"/>
          <w:sz w:val="21"/>
        </w:rPr>
        <w:t>表5-60 SIM-CITY-YQ站第4年配置与负荷转接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289"/>
        <w:gridCol w:w="1289"/>
        <w:gridCol w:w="1868"/>
        <w:gridCol w:w="1289"/>
        <w:gridCol w:w="1289"/>
        <w:gridCol w:w="1289"/>
      </w:tblGrid>
      <w:tr w14:paraId="347E14A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289" w:type="dxa"/>
            <w:tcMar>
              <w:left w:w="70" w:type="dxa"/>
              <w:right w:w="70" w:type="dxa"/>
            </w:tcMar>
            <w:vAlign w:val="center"/>
          </w:tcPr>
          <w:p w14:paraId="37244A1B">
            <w:pPr>
              <w:keepNext w:val="0"/>
              <w:spacing w:before="20" w:after="20" w:line="260" w:lineRule="exact"/>
              <w:ind w:firstLine="0" w:firstLineChars="0"/>
              <w:jc w:val="center"/>
            </w:pPr>
            <w:r>
              <w:rPr>
                <w:rFonts w:ascii="Times New Roman" w:hAnsi="Times New Roman" w:eastAsia="宋体"/>
                <w:b/>
                <w:sz w:val="18"/>
              </w:rPr>
              <w:t>方案</w:t>
            </w:r>
          </w:p>
        </w:tc>
        <w:tc>
          <w:tcPr>
            <w:tcW w:w="1289" w:type="dxa"/>
            <w:tcMar>
              <w:left w:w="70" w:type="dxa"/>
              <w:right w:w="70" w:type="dxa"/>
            </w:tcMar>
            <w:vAlign w:val="center"/>
          </w:tcPr>
          <w:p w14:paraId="28BE04B7">
            <w:pPr>
              <w:keepNext w:val="0"/>
              <w:spacing w:before="20" w:after="20" w:line="260" w:lineRule="exact"/>
              <w:ind w:firstLine="0" w:firstLineChars="0"/>
              <w:jc w:val="center"/>
            </w:pPr>
            <w:r>
              <w:rPr>
                <w:rFonts w:ascii="Times New Roman" w:hAnsi="Times New Roman" w:eastAsia="宋体"/>
                <w:b/>
                <w:sz w:val="18"/>
              </w:rPr>
              <w:t>主变组合/MVA</w:t>
            </w:r>
          </w:p>
        </w:tc>
        <w:tc>
          <w:tcPr>
            <w:tcW w:w="1868" w:type="dxa"/>
            <w:tcMar>
              <w:left w:w="70" w:type="dxa"/>
              <w:right w:w="70" w:type="dxa"/>
            </w:tcMar>
            <w:vAlign w:val="center"/>
          </w:tcPr>
          <w:p w14:paraId="342DC1FE">
            <w:pPr>
              <w:keepNext w:val="0"/>
              <w:spacing w:before="20" w:after="20" w:line="260" w:lineRule="exact"/>
              <w:ind w:firstLine="0" w:firstLineChars="0"/>
              <w:jc w:val="center"/>
            </w:pPr>
            <w:r>
              <w:rPr>
                <w:rFonts w:ascii="Times New Roman" w:hAnsi="Times New Roman" w:eastAsia="宋体"/>
                <w:b/>
                <w:sz w:val="18"/>
              </w:rPr>
              <w:t>储能/MW/MWh</w:t>
            </w:r>
          </w:p>
        </w:tc>
        <w:tc>
          <w:tcPr>
            <w:tcW w:w="1289" w:type="dxa"/>
            <w:tcMar>
              <w:left w:w="70" w:type="dxa"/>
              <w:right w:w="70" w:type="dxa"/>
            </w:tcMar>
            <w:vAlign w:val="center"/>
          </w:tcPr>
          <w:p w14:paraId="5FC972FA">
            <w:pPr>
              <w:keepNext w:val="0"/>
              <w:spacing w:before="20" w:after="20" w:line="260" w:lineRule="exact"/>
              <w:ind w:firstLine="0" w:firstLineChars="0"/>
              <w:jc w:val="center"/>
            </w:pPr>
            <w:r>
              <w:rPr>
                <w:rFonts w:ascii="Times New Roman" w:hAnsi="Times New Roman" w:eastAsia="宋体"/>
                <w:b/>
                <w:sz w:val="18"/>
              </w:rPr>
              <w:t>转出/MW</w:t>
            </w:r>
          </w:p>
        </w:tc>
        <w:tc>
          <w:tcPr>
            <w:tcW w:w="1289" w:type="dxa"/>
            <w:tcMar>
              <w:left w:w="70" w:type="dxa"/>
              <w:right w:w="70" w:type="dxa"/>
            </w:tcMar>
            <w:vAlign w:val="center"/>
          </w:tcPr>
          <w:p w14:paraId="78786E63">
            <w:pPr>
              <w:keepNext w:val="0"/>
              <w:spacing w:before="20" w:after="20" w:line="260" w:lineRule="exact"/>
              <w:ind w:firstLine="0" w:firstLineChars="0"/>
              <w:jc w:val="center"/>
            </w:pPr>
            <w:r>
              <w:rPr>
                <w:rFonts w:ascii="Times New Roman" w:hAnsi="Times New Roman" w:eastAsia="宋体"/>
                <w:b/>
                <w:sz w:val="18"/>
              </w:rPr>
              <w:t>承接/MW</w:t>
            </w:r>
          </w:p>
        </w:tc>
        <w:tc>
          <w:tcPr>
            <w:tcW w:w="1289" w:type="dxa"/>
            <w:tcMar>
              <w:left w:w="70" w:type="dxa"/>
              <w:right w:w="70" w:type="dxa"/>
            </w:tcMar>
            <w:vAlign w:val="center"/>
          </w:tcPr>
          <w:p w14:paraId="05D6D8D3">
            <w:pPr>
              <w:keepNext w:val="0"/>
              <w:spacing w:before="20" w:after="20" w:line="260" w:lineRule="exact"/>
              <w:ind w:firstLine="0" w:firstLineChars="0"/>
              <w:jc w:val="center"/>
            </w:pPr>
            <w:r>
              <w:rPr>
                <w:rFonts w:ascii="Times New Roman" w:hAnsi="Times New Roman" w:eastAsia="宋体"/>
                <w:b/>
                <w:sz w:val="18"/>
              </w:rPr>
              <w:t>正向负荷/MW</w:t>
            </w:r>
          </w:p>
        </w:tc>
      </w:tr>
      <w:tr w14:paraId="2CDAB79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7D286AFA">
            <w:pPr>
              <w:keepNext w:val="0"/>
              <w:spacing w:before="20" w:after="20" w:line="260" w:lineRule="exact"/>
              <w:ind w:firstLine="0" w:firstLineChars="0"/>
              <w:jc w:val="center"/>
            </w:pPr>
            <w:r>
              <w:rPr>
                <w:rFonts w:ascii="Times New Roman" w:hAnsi="Times New Roman" w:eastAsia="宋体"/>
                <w:b w:val="0"/>
                <w:sz w:val="18"/>
              </w:rPr>
              <w:t>刚性</w:t>
            </w:r>
          </w:p>
        </w:tc>
        <w:tc>
          <w:tcPr>
            <w:tcW w:w="1289" w:type="dxa"/>
            <w:tcMar>
              <w:left w:w="70" w:type="dxa"/>
              <w:right w:w="70" w:type="dxa"/>
            </w:tcMar>
            <w:vAlign w:val="center"/>
          </w:tcPr>
          <w:p w14:paraId="2C8A2913">
            <w:pPr>
              <w:keepNext w:val="0"/>
              <w:spacing w:before="20" w:after="20" w:line="260" w:lineRule="exact"/>
              <w:ind w:firstLine="0" w:firstLineChars="0"/>
              <w:jc w:val="center"/>
            </w:pPr>
            <w:r>
              <w:rPr>
                <w:rFonts w:ascii="Times New Roman" w:hAnsi="Times New Roman" w:eastAsia="宋体"/>
                <w:b w:val="0"/>
                <w:sz w:val="18"/>
              </w:rPr>
              <w:t>40.00+40.00</w:t>
            </w:r>
          </w:p>
        </w:tc>
        <w:tc>
          <w:tcPr>
            <w:tcW w:w="1868" w:type="dxa"/>
            <w:tcMar>
              <w:left w:w="70" w:type="dxa"/>
              <w:right w:w="70" w:type="dxa"/>
            </w:tcMar>
            <w:vAlign w:val="center"/>
          </w:tcPr>
          <w:p w14:paraId="29809184">
            <w:pPr>
              <w:keepNext w:val="0"/>
              <w:spacing w:before="20" w:after="20" w:line="260" w:lineRule="exact"/>
              <w:ind w:firstLine="0" w:firstLineChars="0"/>
              <w:jc w:val="center"/>
            </w:pPr>
            <w:r>
              <w:rPr>
                <w:rFonts w:ascii="Times New Roman" w:hAnsi="Times New Roman" w:eastAsia="宋体"/>
                <w:b w:val="0"/>
                <w:sz w:val="18"/>
              </w:rPr>
              <w:t>0.00/0.00</w:t>
            </w:r>
          </w:p>
        </w:tc>
        <w:tc>
          <w:tcPr>
            <w:tcW w:w="1289" w:type="dxa"/>
            <w:tcMar>
              <w:left w:w="70" w:type="dxa"/>
              <w:right w:w="70" w:type="dxa"/>
            </w:tcMar>
            <w:vAlign w:val="center"/>
          </w:tcPr>
          <w:p w14:paraId="5DAD4097">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1EA7A65A">
            <w:pPr>
              <w:keepNext w:val="0"/>
              <w:spacing w:before="20" w:after="20" w:line="260" w:lineRule="exact"/>
              <w:ind w:firstLine="0" w:firstLineChars="0"/>
              <w:jc w:val="center"/>
            </w:pPr>
            <w:r>
              <w:rPr>
                <w:rFonts w:ascii="Times New Roman" w:hAnsi="Times New Roman" w:eastAsia="宋体"/>
                <w:b w:val="0"/>
                <w:sz w:val="18"/>
              </w:rPr>
              <w:t>19.84</w:t>
            </w:r>
          </w:p>
        </w:tc>
        <w:tc>
          <w:tcPr>
            <w:tcW w:w="1289" w:type="dxa"/>
            <w:tcMar>
              <w:left w:w="70" w:type="dxa"/>
              <w:right w:w="70" w:type="dxa"/>
            </w:tcMar>
            <w:vAlign w:val="center"/>
          </w:tcPr>
          <w:p w14:paraId="577279DF">
            <w:pPr>
              <w:keepNext w:val="0"/>
              <w:spacing w:before="20" w:after="20" w:line="260" w:lineRule="exact"/>
              <w:ind w:firstLine="0" w:firstLineChars="0"/>
              <w:jc w:val="center"/>
            </w:pPr>
            <w:r>
              <w:rPr>
                <w:rFonts w:ascii="Times New Roman" w:hAnsi="Times New Roman" w:eastAsia="宋体"/>
                <w:b w:val="0"/>
                <w:sz w:val="18"/>
              </w:rPr>
              <w:t>38.00</w:t>
            </w:r>
          </w:p>
        </w:tc>
      </w:tr>
      <w:tr w14:paraId="30EDCEC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289" w:type="dxa"/>
            <w:tcMar>
              <w:left w:w="70" w:type="dxa"/>
              <w:right w:w="70" w:type="dxa"/>
            </w:tcMar>
            <w:vAlign w:val="center"/>
          </w:tcPr>
          <w:p w14:paraId="4D25BC97">
            <w:pPr>
              <w:keepNext w:val="0"/>
              <w:spacing w:before="20" w:after="20" w:line="260" w:lineRule="exact"/>
              <w:ind w:firstLine="0" w:firstLineChars="0"/>
              <w:jc w:val="center"/>
            </w:pPr>
            <w:r>
              <w:rPr>
                <w:rFonts w:ascii="Times New Roman" w:hAnsi="Times New Roman" w:eastAsia="宋体"/>
                <w:b w:val="0"/>
                <w:sz w:val="18"/>
              </w:rPr>
              <w:t>弹性</w:t>
            </w:r>
          </w:p>
        </w:tc>
        <w:tc>
          <w:tcPr>
            <w:tcW w:w="1289" w:type="dxa"/>
            <w:tcMar>
              <w:left w:w="70" w:type="dxa"/>
              <w:right w:w="70" w:type="dxa"/>
            </w:tcMar>
            <w:vAlign w:val="center"/>
          </w:tcPr>
          <w:p w14:paraId="773ECB4E">
            <w:pPr>
              <w:keepNext w:val="0"/>
              <w:spacing w:before="20" w:after="20" w:line="260" w:lineRule="exact"/>
              <w:ind w:firstLine="0" w:firstLineChars="0"/>
              <w:jc w:val="center"/>
            </w:pPr>
            <w:r>
              <w:rPr>
                <w:rFonts w:ascii="Times New Roman" w:hAnsi="Times New Roman" w:eastAsia="宋体"/>
                <w:b w:val="0"/>
                <w:sz w:val="18"/>
              </w:rPr>
              <w:t>40.00+40.00</w:t>
            </w:r>
          </w:p>
        </w:tc>
        <w:tc>
          <w:tcPr>
            <w:tcW w:w="1868" w:type="dxa"/>
            <w:tcMar>
              <w:left w:w="70" w:type="dxa"/>
              <w:right w:w="70" w:type="dxa"/>
            </w:tcMar>
            <w:vAlign w:val="center"/>
          </w:tcPr>
          <w:p w14:paraId="78FF40A7">
            <w:pPr>
              <w:keepNext w:val="0"/>
              <w:spacing w:before="20" w:after="20" w:line="260" w:lineRule="exact"/>
              <w:ind w:firstLine="0" w:firstLineChars="0"/>
              <w:jc w:val="center"/>
            </w:pPr>
            <w:r>
              <w:rPr>
                <w:rFonts w:ascii="Times New Roman" w:hAnsi="Times New Roman" w:eastAsia="宋体"/>
                <w:b w:val="0"/>
                <w:sz w:val="18"/>
              </w:rPr>
              <w:t>0.00/0.00</w:t>
            </w:r>
          </w:p>
        </w:tc>
        <w:tc>
          <w:tcPr>
            <w:tcW w:w="1289" w:type="dxa"/>
            <w:tcMar>
              <w:left w:w="70" w:type="dxa"/>
              <w:right w:w="70" w:type="dxa"/>
            </w:tcMar>
            <w:vAlign w:val="center"/>
          </w:tcPr>
          <w:p w14:paraId="6E816A3E">
            <w:pPr>
              <w:keepNext w:val="0"/>
              <w:spacing w:before="20" w:after="20" w:line="260" w:lineRule="exact"/>
              <w:ind w:firstLine="0" w:firstLineChars="0"/>
              <w:jc w:val="center"/>
            </w:pPr>
            <w:r>
              <w:rPr>
                <w:rFonts w:ascii="Times New Roman" w:hAnsi="Times New Roman" w:eastAsia="宋体"/>
                <w:b w:val="0"/>
                <w:sz w:val="18"/>
              </w:rPr>
              <w:t>0.00</w:t>
            </w:r>
          </w:p>
        </w:tc>
        <w:tc>
          <w:tcPr>
            <w:tcW w:w="1289" w:type="dxa"/>
            <w:tcMar>
              <w:left w:w="70" w:type="dxa"/>
              <w:right w:w="70" w:type="dxa"/>
            </w:tcMar>
            <w:vAlign w:val="center"/>
          </w:tcPr>
          <w:p w14:paraId="3CFCD6A8">
            <w:pPr>
              <w:keepNext w:val="0"/>
              <w:spacing w:before="20" w:after="20" w:line="260" w:lineRule="exact"/>
              <w:ind w:firstLine="0" w:firstLineChars="0"/>
              <w:jc w:val="center"/>
            </w:pPr>
            <w:r>
              <w:rPr>
                <w:rFonts w:ascii="Times New Roman" w:hAnsi="Times New Roman" w:eastAsia="宋体"/>
                <w:b w:val="0"/>
                <w:sz w:val="18"/>
              </w:rPr>
              <w:t>19.84</w:t>
            </w:r>
          </w:p>
        </w:tc>
        <w:tc>
          <w:tcPr>
            <w:tcW w:w="1289" w:type="dxa"/>
            <w:tcMar>
              <w:left w:w="70" w:type="dxa"/>
              <w:right w:w="70" w:type="dxa"/>
            </w:tcMar>
            <w:vAlign w:val="center"/>
          </w:tcPr>
          <w:p w14:paraId="1CB811AD">
            <w:pPr>
              <w:keepNext w:val="0"/>
              <w:spacing w:before="20" w:after="20" w:line="260" w:lineRule="exact"/>
              <w:ind w:firstLine="0" w:firstLineChars="0"/>
              <w:jc w:val="center"/>
            </w:pPr>
            <w:r>
              <w:rPr>
                <w:rFonts w:ascii="Times New Roman" w:hAnsi="Times New Roman" w:eastAsia="宋体"/>
                <w:b w:val="0"/>
                <w:sz w:val="18"/>
              </w:rPr>
              <w:t>38.00</w:t>
            </w:r>
          </w:p>
        </w:tc>
      </w:tr>
    </w:tbl>
    <w:p w14:paraId="1CF17B2F">
      <w:pPr>
        <w:pStyle w:val="4"/>
        <w:keepNext/>
        <w:numPr>
          <w:ilvl w:val="0"/>
          <w:numId w:val="0"/>
        </w:numPr>
        <w:spacing w:before="160" w:after="120" w:line="360" w:lineRule="auto"/>
        <w:ind w:firstLine="0"/>
      </w:pPr>
      <w:bookmarkStart w:id="232" w:name="h726"/>
      <w:bookmarkStart w:id="233" w:name="措施作用与工程衔接"/>
      <w:r>
        <w:rPr>
          <w:rFonts w:ascii="Times New Roman" w:hAnsi="Times New Roman" w:eastAsia="方正仿宋_GBK"/>
          <w:b/>
          <w:sz w:val="32"/>
        </w:rPr>
        <w:t>5.5 措施作用与工程衔接</w:t>
      </w:r>
      <w:bookmarkEnd w:id="232"/>
      <w:bookmarkEnd w:id="233"/>
    </w:p>
    <w:p w14:paraId="29371F9A">
      <w:pPr>
        <w:pStyle w:val="5"/>
        <w:keepNext/>
        <w:numPr>
          <w:ilvl w:val="0"/>
          <w:numId w:val="0"/>
        </w:numPr>
        <w:spacing w:before="160" w:after="120" w:line="360" w:lineRule="auto"/>
        <w:ind w:firstLine="0"/>
      </w:pPr>
      <w:bookmarkStart w:id="234" w:name="既有能力与新建能力的作用"/>
      <w:r>
        <w:rPr>
          <w:rFonts w:ascii="Times New Roman" w:hAnsi="Times New Roman" w:eastAsia="方正仿宋_GBK"/>
          <w:b/>
          <w:sz w:val="26"/>
        </w:rPr>
        <w:t>5.5.1 既有能力与新建能力的作用</w:t>
      </w:r>
      <w:bookmarkEnd w:id="234"/>
    </w:p>
    <w:p w14:paraId="46669A7D">
      <w:pPr>
        <w:widowControl/>
        <w:spacing w:before="0" w:after="0" w:line="300" w:lineRule="auto"/>
        <w:ind w:firstLine="480"/>
        <w:jc w:val="both"/>
      </w:pPr>
      <w:r>
        <w:rPr>
          <w:rFonts w:ascii="Times New Roman" w:hAnsi="Times New Roman" w:eastAsia="方正仿宋_GBK"/>
          <w:b w:val="0"/>
          <w:sz w:val="24"/>
        </w:rPr>
        <w:t>既有转供率描述各站初始可转负荷预算。原站负荷较重、受端存在余量时，优化可利用这一预算调整供电归属。达到预算上限后，新增联络项目才提供进一步转接的能力，项目费用据此参与比选。</w:t>
      </w:r>
    </w:p>
    <w:p w14:paraId="4DCAABEB">
      <w:pPr>
        <w:pStyle w:val="2"/>
        <w:widowControl/>
        <w:spacing w:before="0" w:after="0" w:line="300" w:lineRule="auto"/>
        <w:ind w:firstLine="480"/>
        <w:jc w:val="both"/>
      </w:pPr>
      <w:r>
        <w:rPr>
          <w:rFonts w:ascii="Times New Roman" w:hAnsi="Times New Roman" w:eastAsia="方正仿宋_GBK"/>
          <w:b w:val="0"/>
          <w:sz w:val="24"/>
        </w:rPr>
        <w:t>邳州28.29%的样本初始率低于30%的规划目标，新建项目同时承担能力提升和负荷调整需求。市区初始50%已达到本研究目标，新建需求取决于后续站级约束和经济比较。两种地区采用同一能力表达式，差异来自初始率、负荷分布与设备结构。</w:t>
      </w:r>
    </w:p>
    <w:p w14:paraId="598690FB">
      <w:pPr>
        <w:pStyle w:val="2"/>
        <w:keepNext/>
        <w:spacing w:before="120" w:after="80" w:line="300" w:lineRule="auto"/>
        <w:ind w:firstLine="0"/>
        <w:jc w:val="center"/>
      </w:pPr>
      <w:r>
        <w:rPr>
          <w:rFonts w:ascii="Times New Roman" w:hAnsi="Times New Roman" w:eastAsia="宋体"/>
          <w:b w:val="0"/>
          <w:sz w:val="21"/>
        </w:rPr>
        <w:t>表5-61 既有与新增转供能力的实际利用</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14:paraId="7E9E7CB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187" w:type="dxa"/>
            <w:tcMar>
              <w:left w:w="70" w:type="dxa"/>
              <w:right w:w="70" w:type="dxa"/>
            </w:tcMar>
            <w:vAlign w:val="center"/>
          </w:tcPr>
          <w:p w14:paraId="61CBF0E2">
            <w:pPr>
              <w:keepNext w:val="0"/>
              <w:spacing w:before="20" w:after="20" w:line="260" w:lineRule="exact"/>
              <w:ind w:firstLine="0" w:firstLineChars="0"/>
              <w:jc w:val="center"/>
            </w:pPr>
            <w:r>
              <w:rPr>
                <w:rFonts w:ascii="Times New Roman" w:hAnsi="Times New Roman" w:eastAsia="宋体"/>
                <w:b/>
                <w:sz w:val="18"/>
              </w:rPr>
              <w:t>地区</w:t>
            </w:r>
          </w:p>
        </w:tc>
        <w:tc>
          <w:tcPr>
            <w:tcW w:w="1187" w:type="dxa"/>
            <w:tcMar>
              <w:left w:w="70" w:type="dxa"/>
              <w:right w:w="70" w:type="dxa"/>
            </w:tcMar>
            <w:vAlign w:val="center"/>
          </w:tcPr>
          <w:p w14:paraId="7117A70C">
            <w:pPr>
              <w:keepNext w:val="0"/>
              <w:spacing w:before="20" w:after="20" w:line="260" w:lineRule="exact"/>
              <w:ind w:firstLine="0" w:firstLineChars="0"/>
              <w:jc w:val="center"/>
            </w:pPr>
            <w:r>
              <w:rPr>
                <w:rFonts w:ascii="Times New Roman" w:hAnsi="Times New Roman" w:eastAsia="宋体"/>
                <w:b/>
                <w:sz w:val="18"/>
              </w:rPr>
              <w:t>方案</w:t>
            </w:r>
          </w:p>
        </w:tc>
        <w:tc>
          <w:tcPr>
            <w:tcW w:w="1187" w:type="dxa"/>
            <w:tcMar>
              <w:left w:w="70" w:type="dxa"/>
              <w:right w:w="70" w:type="dxa"/>
            </w:tcMar>
            <w:vAlign w:val="center"/>
          </w:tcPr>
          <w:p w14:paraId="6C996626">
            <w:pPr>
              <w:keepNext w:val="0"/>
              <w:spacing w:before="20" w:after="20" w:line="260" w:lineRule="exact"/>
              <w:ind w:firstLine="0" w:firstLineChars="0"/>
              <w:jc w:val="center"/>
            </w:pPr>
            <w:r>
              <w:rPr>
                <w:rFonts w:ascii="Times New Roman" w:hAnsi="Times New Roman" w:eastAsia="宋体"/>
                <w:b/>
                <w:sz w:val="18"/>
              </w:rPr>
              <w:t>仿真年</w:t>
            </w:r>
          </w:p>
        </w:tc>
        <w:tc>
          <w:tcPr>
            <w:tcW w:w="1187" w:type="dxa"/>
            <w:tcMar>
              <w:left w:w="70" w:type="dxa"/>
              <w:right w:w="70" w:type="dxa"/>
            </w:tcMar>
            <w:vAlign w:val="center"/>
          </w:tcPr>
          <w:p w14:paraId="3902ADA1">
            <w:pPr>
              <w:keepNext w:val="0"/>
              <w:spacing w:before="20" w:after="20" w:line="260" w:lineRule="exact"/>
              <w:ind w:firstLine="0" w:firstLineChars="0"/>
              <w:jc w:val="center"/>
            </w:pPr>
            <w:r>
              <w:rPr>
                <w:rFonts w:ascii="Times New Roman" w:hAnsi="Times New Roman" w:eastAsia="宋体"/>
                <w:b/>
                <w:sz w:val="18"/>
              </w:rPr>
              <w:t>既有能力使用/MW</w:t>
            </w:r>
          </w:p>
        </w:tc>
        <w:tc>
          <w:tcPr>
            <w:tcW w:w="1187" w:type="dxa"/>
            <w:tcMar>
              <w:left w:w="70" w:type="dxa"/>
              <w:right w:w="70" w:type="dxa"/>
            </w:tcMar>
            <w:vAlign w:val="center"/>
          </w:tcPr>
          <w:p w14:paraId="4C284A94">
            <w:pPr>
              <w:keepNext w:val="0"/>
              <w:spacing w:before="20" w:after="20" w:line="260" w:lineRule="exact"/>
              <w:ind w:firstLine="0" w:firstLineChars="0"/>
              <w:jc w:val="center"/>
            </w:pPr>
            <w:r>
              <w:rPr>
                <w:rFonts w:ascii="Times New Roman" w:hAnsi="Times New Roman" w:eastAsia="宋体"/>
                <w:b/>
                <w:sz w:val="18"/>
              </w:rPr>
              <w:t>新增能力使用/MW</w:t>
            </w:r>
          </w:p>
        </w:tc>
        <w:tc>
          <w:tcPr>
            <w:tcW w:w="1187" w:type="dxa"/>
            <w:tcMar>
              <w:left w:w="70" w:type="dxa"/>
              <w:right w:w="70" w:type="dxa"/>
            </w:tcMar>
            <w:vAlign w:val="center"/>
          </w:tcPr>
          <w:p w14:paraId="6AA83C81">
            <w:pPr>
              <w:keepNext w:val="0"/>
              <w:spacing w:before="20" w:after="20" w:line="260" w:lineRule="exact"/>
              <w:ind w:firstLine="0" w:firstLineChars="0"/>
              <w:jc w:val="center"/>
            </w:pPr>
            <w:r>
              <w:rPr>
                <w:rFonts w:ascii="Times New Roman" w:hAnsi="Times New Roman" w:eastAsia="宋体"/>
                <w:b/>
                <w:sz w:val="18"/>
              </w:rPr>
              <w:t>在役项目/项</w:t>
            </w:r>
          </w:p>
        </w:tc>
        <w:tc>
          <w:tcPr>
            <w:tcW w:w="1187" w:type="dxa"/>
            <w:tcMar>
              <w:left w:w="70" w:type="dxa"/>
              <w:right w:w="70" w:type="dxa"/>
            </w:tcMar>
            <w:vAlign w:val="center"/>
          </w:tcPr>
          <w:p w14:paraId="7BEA599D">
            <w:pPr>
              <w:keepNext w:val="0"/>
              <w:spacing w:before="20" w:after="20" w:line="260" w:lineRule="exact"/>
              <w:ind w:firstLine="0" w:firstLineChars="0"/>
              <w:jc w:val="center"/>
            </w:pPr>
            <w:r>
              <w:rPr>
                <w:rFonts w:ascii="Times New Roman" w:hAnsi="Times New Roman" w:eastAsia="宋体"/>
                <w:b/>
                <w:sz w:val="18"/>
              </w:rPr>
              <w:t>总转接/MW</w:t>
            </w:r>
          </w:p>
        </w:tc>
      </w:tr>
      <w:tr w14:paraId="49C78E4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5E5288DB">
            <w:pPr>
              <w:keepNext w:val="0"/>
              <w:spacing w:before="20" w:after="20" w:line="260" w:lineRule="exact"/>
              <w:ind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4CEDF467">
            <w:pPr>
              <w:keepNext w:val="0"/>
              <w:spacing w:before="20" w:after="20" w:line="260" w:lineRule="exact"/>
              <w:ind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5EFBED0C">
            <w:pPr>
              <w:keepNext w:val="0"/>
              <w:spacing w:before="20" w:after="20" w:line="260" w:lineRule="exact"/>
              <w:ind w:firstLine="0" w:firstLineChars="0"/>
              <w:jc w:val="center"/>
            </w:pPr>
            <w:r>
              <w:rPr>
                <w:rFonts w:ascii="Times New Roman" w:hAnsi="Times New Roman" w:eastAsia="宋体"/>
                <w:b w:val="0"/>
                <w:sz w:val="18"/>
              </w:rPr>
              <w:t>1</w:t>
            </w:r>
          </w:p>
        </w:tc>
        <w:tc>
          <w:tcPr>
            <w:tcW w:w="1187" w:type="dxa"/>
            <w:tcMar>
              <w:left w:w="70" w:type="dxa"/>
              <w:right w:w="70" w:type="dxa"/>
            </w:tcMar>
            <w:vAlign w:val="center"/>
          </w:tcPr>
          <w:p w14:paraId="7A70FD09">
            <w:pPr>
              <w:keepNext w:val="0"/>
              <w:spacing w:before="20" w:after="20" w:line="260" w:lineRule="exact"/>
              <w:ind w:firstLine="0" w:firstLineChars="0"/>
              <w:jc w:val="center"/>
            </w:pPr>
            <w:r>
              <w:rPr>
                <w:rFonts w:ascii="Times New Roman" w:hAnsi="Times New Roman" w:eastAsia="宋体"/>
                <w:b w:val="0"/>
                <w:sz w:val="18"/>
              </w:rPr>
              <w:t>110.74</w:t>
            </w:r>
          </w:p>
        </w:tc>
        <w:tc>
          <w:tcPr>
            <w:tcW w:w="1187" w:type="dxa"/>
            <w:tcMar>
              <w:left w:w="70" w:type="dxa"/>
              <w:right w:w="70" w:type="dxa"/>
            </w:tcMar>
            <w:vAlign w:val="center"/>
          </w:tcPr>
          <w:p w14:paraId="3A07C498">
            <w:pPr>
              <w:keepNext w:val="0"/>
              <w:spacing w:before="20" w:after="20" w:line="260" w:lineRule="exact"/>
              <w:ind w:firstLine="0" w:firstLineChars="0"/>
              <w:jc w:val="center"/>
            </w:pPr>
            <w:r>
              <w:rPr>
                <w:rFonts w:ascii="Times New Roman" w:hAnsi="Times New Roman" w:eastAsia="宋体"/>
                <w:b w:val="0"/>
                <w:sz w:val="18"/>
              </w:rPr>
              <w:t>38.57</w:t>
            </w:r>
          </w:p>
        </w:tc>
        <w:tc>
          <w:tcPr>
            <w:tcW w:w="1187" w:type="dxa"/>
            <w:tcMar>
              <w:left w:w="70" w:type="dxa"/>
              <w:right w:w="70" w:type="dxa"/>
            </w:tcMar>
            <w:vAlign w:val="center"/>
          </w:tcPr>
          <w:p w14:paraId="3C2C8636">
            <w:pPr>
              <w:keepNext w:val="0"/>
              <w:spacing w:before="20" w:after="20" w:line="260" w:lineRule="exact"/>
              <w:ind w:firstLine="0" w:firstLineChars="0"/>
              <w:jc w:val="center"/>
            </w:pPr>
            <w:r>
              <w:rPr>
                <w:rFonts w:ascii="Times New Roman" w:hAnsi="Times New Roman" w:eastAsia="宋体"/>
                <w:b w:val="0"/>
                <w:sz w:val="18"/>
              </w:rPr>
              <w:t>12</w:t>
            </w:r>
          </w:p>
        </w:tc>
        <w:tc>
          <w:tcPr>
            <w:tcW w:w="1187" w:type="dxa"/>
            <w:tcMar>
              <w:left w:w="70" w:type="dxa"/>
              <w:right w:w="70" w:type="dxa"/>
            </w:tcMar>
            <w:vAlign w:val="center"/>
          </w:tcPr>
          <w:p w14:paraId="32782BAE">
            <w:pPr>
              <w:keepNext w:val="0"/>
              <w:spacing w:before="20" w:after="20" w:line="260" w:lineRule="exact"/>
              <w:ind w:firstLine="0" w:firstLineChars="0"/>
              <w:jc w:val="center"/>
            </w:pPr>
            <w:r>
              <w:rPr>
                <w:rFonts w:ascii="Times New Roman" w:hAnsi="Times New Roman" w:eastAsia="宋体"/>
                <w:b w:val="0"/>
                <w:sz w:val="18"/>
              </w:rPr>
              <w:t>149.31</w:t>
            </w:r>
          </w:p>
        </w:tc>
      </w:tr>
      <w:tr w14:paraId="18AF0DF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3F1D9B49">
            <w:pPr>
              <w:keepNext w:val="0"/>
              <w:spacing w:before="20" w:after="20" w:line="260" w:lineRule="exact"/>
              <w:ind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6127B769">
            <w:pPr>
              <w:keepNext w:val="0"/>
              <w:spacing w:before="20" w:after="20" w:line="260" w:lineRule="exact"/>
              <w:ind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26272F35">
            <w:pPr>
              <w:keepNext w:val="0"/>
              <w:spacing w:before="20" w:after="20" w:line="260" w:lineRule="exact"/>
              <w:ind w:firstLine="0" w:firstLineChars="0"/>
              <w:jc w:val="center"/>
            </w:pPr>
            <w:r>
              <w:rPr>
                <w:rFonts w:ascii="Times New Roman" w:hAnsi="Times New Roman" w:eastAsia="宋体"/>
                <w:b w:val="0"/>
                <w:sz w:val="18"/>
              </w:rPr>
              <w:t>2</w:t>
            </w:r>
          </w:p>
        </w:tc>
        <w:tc>
          <w:tcPr>
            <w:tcW w:w="1187" w:type="dxa"/>
            <w:tcMar>
              <w:left w:w="70" w:type="dxa"/>
              <w:right w:w="70" w:type="dxa"/>
            </w:tcMar>
            <w:vAlign w:val="center"/>
          </w:tcPr>
          <w:p w14:paraId="4620558B">
            <w:pPr>
              <w:keepNext w:val="0"/>
              <w:spacing w:before="20" w:after="20" w:line="260" w:lineRule="exact"/>
              <w:ind w:firstLine="0" w:firstLineChars="0"/>
              <w:jc w:val="center"/>
            </w:pPr>
            <w:r>
              <w:rPr>
                <w:rFonts w:ascii="Times New Roman" w:hAnsi="Times New Roman" w:eastAsia="宋体"/>
                <w:b w:val="0"/>
                <w:sz w:val="18"/>
              </w:rPr>
              <w:t>98.69</w:t>
            </w:r>
          </w:p>
        </w:tc>
        <w:tc>
          <w:tcPr>
            <w:tcW w:w="1187" w:type="dxa"/>
            <w:tcMar>
              <w:left w:w="70" w:type="dxa"/>
              <w:right w:w="70" w:type="dxa"/>
            </w:tcMar>
            <w:vAlign w:val="center"/>
          </w:tcPr>
          <w:p w14:paraId="372BA54F">
            <w:pPr>
              <w:keepNext w:val="0"/>
              <w:spacing w:before="20" w:after="20" w:line="260" w:lineRule="exact"/>
              <w:ind w:firstLine="0" w:firstLineChars="0"/>
              <w:jc w:val="center"/>
            </w:pPr>
            <w:r>
              <w:rPr>
                <w:rFonts w:ascii="Times New Roman" w:hAnsi="Times New Roman" w:eastAsia="宋体"/>
                <w:b w:val="0"/>
                <w:sz w:val="18"/>
              </w:rPr>
              <w:t>20.72</w:t>
            </w:r>
          </w:p>
        </w:tc>
        <w:tc>
          <w:tcPr>
            <w:tcW w:w="1187" w:type="dxa"/>
            <w:tcMar>
              <w:left w:w="70" w:type="dxa"/>
              <w:right w:w="70" w:type="dxa"/>
            </w:tcMar>
            <w:vAlign w:val="center"/>
          </w:tcPr>
          <w:p w14:paraId="4368FDF5">
            <w:pPr>
              <w:keepNext w:val="0"/>
              <w:spacing w:before="20" w:after="20" w:line="260" w:lineRule="exact"/>
              <w:ind w:firstLine="0" w:firstLineChars="0"/>
              <w:jc w:val="center"/>
            </w:pPr>
            <w:r>
              <w:rPr>
                <w:rFonts w:ascii="Times New Roman" w:hAnsi="Times New Roman" w:eastAsia="宋体"/>
                <w:b w:val="0"/>
                <w:sz w:val="18"/>
              </w:rPr>
              <w:t>12</w:t>
            </w:r>
          </w:p>
        </w:tc>
        <w:tc>
          <w:tcPr>
            <w:tcW w:w="1187" w:type="dxa"/>
            <w:tcMar>
              <w:left w:w="70" w:type="dxa"/>
              <w:right w:w="70" w:type="dxa"/>
            </w:tcMar>
            <w:vAlign w:val="center"/>
          </w:tcPr>
          <w:p w14:paraId="2003F3A6">
            <w:pPr>
              <w:keepNext w:val="0"/>
              <w:spacing w:before="20" w:after="20" w:line="260" w:lineRule="exact"/>
              <w:ind w:firstLine="0" w:firstLineChars="0"/>
              <w:jc w:val="center"/>
            </w:pPr>
            <w:r>
              <w:rPr>
                <w:rFonts w:ascii="Times New Roman" w:hAnsi="Times New Roman" w:eastAsia="宋体"/>
                <w:b w:val="0"/>
                <w:sz w:val="18"/>
              </w:rPr>
              <w:t>119.41</w:t>
            </w:r>
          </w:p>
        </w:tc>
      </w:tr>
      <w:tr w14:paraId="6402923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2A37BDAA">
            <w:pPr>
              <w:keepNext w:val="0"/>
              <w:spacing w:before="20" w:after="20" w:line="260" w:lineRule="exact"/>
              <w:ind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0EDB7751">
            <w:pPr>
              <w:keepNext w:val="0"/>
              <w:spacing w:before="20" w:after="20" w:line="260" w:lineRule="exact"/>
              <w:ind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243601A6">
            <w:pPr>
              <w:keepNext w:val="0"/>
              <w:spacing w:before="20" w:after="20" w:line="260" w:lineRule="exact"/>
              <w:ind w:firstLine="0" w:firstLineChars="0"/>
              <w:jc w:val="center"/>
            </w:pPr>
            <w:r>
              <w:rPr>
                <w:rFonts w:ascii="Times New Roman" w:hAnsi="Times New Roman" w:eastAsia="宋体"/>
                <w:b w:val="0"/>
                <w:sz w:val="18"/>
              </w:rPr>
              <w:t>3</w:t>
            </w:r>
          </w:p>
        </w:tc>
        <w:tc>
          <w:tcPr>
            <w:tcW w:w="1187" w:type="dxa"/>
            <w:tcMar>
              <w:left w:w="70" w:type="dxa"/>
              <w:right w:w="70" w:type="dxa"/>
            </w:tcMar>
            <w:vAlign w:val="center"/>
          </w:tcPr>
          <w:p w14:paraId="4AE59B01">
            <w:pPr>
              <w:keepNext w:val="0"/>
              <w:spacing w:before="20" w:after="20" w:line="260" w:lineRule="exact"/>
              <w:ind w:firstLine="0" w:firstLineChars="0"/>
              <w:jc w:val="center"/>
            </w:pPr>
            <w:r>
              <w:rPr>
                <w:rFonts w:ascii="Times New Roman" w:hAnsi="Times New Roman" w:eastAsia="宋体"/>
                <w:b w:val="0"/>
                <w:sz w:val="18"/>
              </w:rPr>
              <w:t>98.82</w:t>
            </w:r>
          </w:p>
        </w:tc>
        <w:tc>
          <w:tcPr>
            <w:tcW w:w="1187" w:type="dxa"/>
            <w:tcMar>
              <w:left w:w="70" w:type="dxa"/>
              <w:right w:w="70" w:type="dxa"/>
            </w:tcMar>
            <w:vAlign w:val="center"/>
          </w:tcPr>
          <w:p w14:paraId="44F15969">
            <w:pPr>
              <w:keepNext w:val="0"/>
              <w:spacing w:before="20" w:after="20" w:line="260" w:lineRule="exact"/>
              <w:ind w:firstLine="0" w:firstLineChars="0"/>
              <w:jc w:val="center"/>
            </w:pPr>
            <w:r>
              <w:rPr>
                <w:rFonts w:ascii="Times New Roman" w:hAnsi="Times New Roman" w:eastAsia="宋体"/>
                <w:b w:val="0"/>
                <w:sz w:val="18"/>
              </w:rPr>
              <w:t>24.32</w:t>
            </w:r>
          </w:p>
        </w:tc>
        <w:tc>
          <w:tcPr>
            <w:tcW w:w="1187" w:type="dxa"/>
            <w:tcMar>
              <w:left w:w="70" w:type="dxa"/>
              <w:right w:w="70" w:type="dxa"/>
            </w:tcMar>
            <w:vAlign w:val="center"/>
          </w:tcPr>
          <w:p w14:paraId="0E647734">
            <w:pPr>
              <w:keepNext w:val="0"/>
              <w:spacing w:before="20" w:after="20" w:line="260" w:lineRule="exact"/>
              <w:ind w:firstLine="0" w:firstLineChars="0"/>
              <w:jc w:val="center"/>
            </w:pPr>
            <w:r>
              <w:rPr>
                <w:rFonts w:ascii="Times New Roman" w:hAnsi="Times New Roman" w:eastAsia="宋体"/>
                <w:b w:val="0"/>
                <w:sz w:val="18"/>
              </w:rPr>
              <w:t>13</w:t>
            </w:r>
          </w:p>
        </w:tc>
        <w:tc>
          <w:tcPr>
            <w:tcW w:w="1187" w:type="dxa"/>
            <w:tcMar>
              <w:left w:w="70" w:type="dxa"/>
              <w:right w:w="70" w:type="dxa"/>
            </w:tcMar>
            <w:vAlign w:val="center"/>
          </w:tcPr>
          <w:p w14:paraId="2FE5A99B">
            <w:pPr>
              <w:keepNext w:val="0"/>
              <w:spacing w:before="20" w:after="20" w:line="260" w:lineRule="exact"/>
              <w:ind w:firstLine="0" w:firstLineChars="0"/>
              <w:jc w:val="center"/>
            </w:pPr>
            <w:r>
              <w:rPr>
                <w:rFonts w:ascii="Times New Roman" w:hAnsi="Times New Roman" w:eastAsia="宋体"/>
                <w:b w:val="0"/>
                <w:sz w:val="18"/>
              </w:rPr>
              <w:t>123.14</w:t>
            </w:r>
          </w:p>
        </w:tc>
      </w:tr>
      <w:tr w14:paraId="0CBB3AE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1AFC78D2">
            <w:pPr>
              <w:keepNext w:val="0"/>
              <w:spacing w:before="20" w:after="20" w:line="260" w:lineRule="exact"/>
              <w:ind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0DAED232">
            <w:pPr>
              <w:keepNext w:val="0"/>
              <w:spacing w:before="20" w:after="20" w:line="260" w:lineRule="exact"/>
              <w:ind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7C60E36E">
            <w:pPr>
              <w:keepNext w:val="0"/>
              <w:spacing w:before="20" w:after="20" w:line="260" w:lineRule="exact"/>
              <w:ind w:firstLine="0" w:firstLineChars="0"/>
              <w:jc w:val="center"/>
            </w:pPr>
            <w:r>
              <w:rPr>
                <w:rFonts w:ascii="Times New Roman" w:hAnsi="Times New Roman" w:eastAsia="宋体"/>
                <w:b w:val="0"/>
                <w:sz w:val="18"/>
              </w:rPr>
              <w:t>4</w:t>
            </w:r>
          </w:p>
        </w:tc>
        <w:tc>
          <w:tcPr>
            <w:tcW w:w="1187" w:type="dxa"/>
            <w:tcMar>
              <w:left w:w="70" w:type="dxa"/>
              <w:right w:w="70" w:type="dxa"/>
            </w:tcMar>
            <w:vAlign w:val="center"/>
          </w:tcPr>
          <w:p w14:paraId="188F90D8">
            <w:pPr>
              <w:keepNext w:val="0"/>
              <w:spacing w:before="20" w:after="20" w:line="260" w:lineRule="exact"/>
              <w:ind w:firstLine="0" w:firstLineChars="0"/>
              <w:jc w:val="center"/>
            </w:pPr>
            <w:r>
              <w:rPr>
                <w:rFonts w:ascii="Times New Roman" w:hAnsi="Times New Roman" w:eastAsia="宋体"/>
                <w:b w:val="0"/>
                <w:sz w:val="18"/>
              </w:rPr>
              <w:t>131.25</w:t>
            </w:r>
          </w:p>
        </w:tc>
        <w:tc>
          <w:tcPr>
            <w:tcW w:w="1187" w:type="dxa"/>
            <w:tcMar>
              <w:left w:w="70" w:type="dxa"/>
              <w:right w:w="70" w:type="dxa"/>
            </w:tcMar>
            <w:vAlign w:val="center"/>
          </w:tcPr>
          <w:p w14:paraId="697301C4">
            <w:pPr>
              <w:keepNext w:val="0"/>
              <w:spacing w:before="20" w:after="20" w:line="260" w:lineRule="exact"/>
              <w:ind w:firstLine="0" w:firstLineChars="0"/>
              <w:jc w:val="center"/>
            </w:pPr>
            <w:r>
              <w:rPr>
                <w:rFonts w:ascii="Times New Roman" w:hAnsi="Times New Roman" w:eastAsia="宋体"/>
                <w:b w:val="0"/>
                <w:sz w:val="18"/>
              </w:rPr>
              <w:t>35.25</w:t>
            </w:r>
          </w:p>
        </w:tc>
        <w:tc>
          <w:tcPr>
            <w:tcW w:w="1187" w:type="dxa"/>
            <w:tcMar>
              <w:left w:w="70" w:type="dxa"/>
              <w:right w:w="70" w:type="dxa"/>
            </w:tcMar>
            <w:vAlign w:val="center"/>
          </w:tcPr>
          <w:p w14:paraId="0755EFA9">
            <w:pPr>
              <w:keepNext w:val="0"/>
              <w:spacing w:before="20" w:after="20" w:line="260" w:lineRule="exact"/>
              <w:ind w:firstLine="0" w:firstLineChars="0"/>
              <w:jc w:val="center"/>
            </w:pPr>
            <w:r>
              <w:rPr>
                <w:rFonts w:ascii="Times New Roman" w:hAnsi="Times New Roman" w:eastAsia="宋体"/>
                <w:b w:val="0"/>
                <w:sz w:val="18"/>
              </w:rPr>
              <w:t>13</w:t>
            </w:r>
          </w:p>
        </w:tc>
        <w:tc>
          <w:tcPr>
            <w:tcW w:w="1187" w:type="dxa"/>
            <w:tcMar>
              <w:left w:w="70" w:type="dxa"/>
              <w:right w:w="70" w:type="dxa"/>
            </w:tcMar>
            <w:vAlign w:val="center"/>
          </w:tcPr>
          <w:p w14:paraId="194D9B7F">
            <w:pPr>
              <w:keepNext w:val="0"/>
              <w:spacing w:before="20" w:after="20" w:line="260" w:lineRule="exact"/>
              <w:ind w:firstLine="0" w:firstLineChars="0"/>
              <w:jc w:val="center"/>
            </w:pPr>
            <w:r>
              <w:rPr>
                <w:rFonts w:ascii="Times New Roman" w:hAnsi="Times New Roman" w:eastAsia="宋体"/>
                <w:b w:val="0"/>
                <w:sz w:val="18"/>
              </w:rPr>
              <w:t>166.49</w:t>
            </w:r>
          </w:p>
        </w:tc>
      </w:tr>
      <w:tr w14:paraId="20AD643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5399EED6">
            <w:pPr>
              <w:keepNext w:val="0"/>
              <w:spacing w:before="20" w:after="20" w:line="260" w:lineRule="exact"/>
              <w:ind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4867FC4F">
            <w:pPr>
              <w:keepNext w:val="0"/>
              <w:spacing w:before="20" w:after="20" w:line="260" w:lineRule="exact"/>
              <w:ind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5F941C49">
            <w:pPr>
              <w:keepNext w:val="0"/>
              <w:spacing w:before="20" w:after="20" w:line="260" w:lineRule="exact"/>
              <w:ind w:firstLine="0" w:firstLineChars="0"/>
              <w:jc w:val="center"/>
            </w:pPr>
            <w:r>
              <w:rPr>
                <w:rFonts w:ascii="Times New Roman" w:hAnsi="Times New Roman" w:eastAsia="宋体"/>
                <w:b w:val="0"/>
                <w:sz w:val="18"/>
              </w:rPr>
              <w:t>1</w:t>
            </w:r>
          </w:p>
        </w:tc>
        <w:tc>
          <w:tcPr>
            <w:tcW w:w="1187" w:type="dxa"/>
            <w:tcMar>
              <w:left w:w="70" w:type="dxa"/>
              <w:right w:w="70" w:type="dxa"/>
            </w:tcMar>
            <w:vAlign w:val="center"/>
          </w:tcPr>
          <w:p w14:paraId="1317283D">
            <w:pPr>
              <w:keepNext w:val="0"/>
              <w:spacing w:before="20" w:after="20" w:line="260" w:lineRule="exact"/>
              <w:ind w:firstLine="0" w:firstLineChars="0"/>
              <w:jc w:val="center"/>
            </w:pPr>
            <w:r>
              <w:rPr>
                <w:rFonts w:ascii="Times New Roman" w:hAnsi="Times New Roman" w:eastAsia="宋体"/>
                <w:b w:val="0"/>
                <w:sz w:val="18"/>
              </w:rPr>
              <w:t>90.30</w:t>
            </w:r>
          </w:p>
        </w:tc>
        <w:tc>
          <w:tcPr>
            <w:tcW w:w="1187" w:type="dxa"/>
            <w:tcMar>
              <w:left w:w="70" w:type="dxa"/>
              <w:right w:w="70" w:type="dxa"/>
            </w:tcMar>
            <w:vAlign w:val="center"/>
          </w:tcPr>
          <w:p w14:paraId="0AEAC44E">
            <w:pPr>
              <w:keepNext w:val="0"/>
              <w:spacing w:before="20" w:after="20" w:line="260" w:lineRule="exact"/>
              <w:ind w:firstLine="0" w:firstLineChars="0"/>
              <w:jc w:val="center"/>
            </w:pPr>
            <w:r>
              <w:rPr>
                <w:rFonts w:ascii="Times New Roman" w:hAnsi="Times New Roman" w:eastAsia="宋体"/>
                <w:b w:val="0"/>
                <w:sz w:val="18"/>
              </w:rPr>
              <w:t>18.56</w:t>
            </w:r>
          </w:p>
        </w:tc>
        <w:tc>
          <w:tcPr>
            <w:tcW w:w="1187" w:type="dxa"/>
            <w:tcMar>
              <w:left w:w="70" w:type="dxa"/>
              <w:right w:w="70" w:type="dxa"/>
            </w:tcMar>
            <w:vAlign w:val="center"/>
          </w:tcPr>
          <w:p w14:paraId="4AA0E49F">
            <w:pPr>
              <w:keepNext w:val="0"/>
              <w:spacing w:before="20" w:after="20" w:line="260" w:lineRule="exact"/>
              <w:ind w:firstLine="0" w:firstLineChars="0"/>
              <w:jc w:val="center"/>
            </w:pPr>
            <w:r>
              <w:rPr>
                <w:rFonts w:ascii="Times New Roman" w:hAnsi="Times New Roman" w:eastAsia="宋体"/>
                <w:b w:val="0"/>
                <w:sz w:val="18"/>
              </w:rPr>
              <w:t>10</w:t>
            </w:r>
          </w:p>
        </w:tc>
        <w:tc>
          <w:tcPr>
            <w:tcW w:w="1187" w:type="dxa"/>
            <w:tcMar>
              <w:left w:w="70" w:type="dxa"/>
              <w:right w:w="70" w:type="dxa"/>
            </w:tcMar>
            <w:vAlign w:val="center"/>
          </w:tcPr>
          <w:p w14:paraId="59AF6D0B">
            <w:pPr>
              <w:keepNext w:val="0"/>
              <w:spacing w:before="20" w:after="20" w:line="260" w:lineRule="exact"/>
              <w:ind w:firstLine="0" w:firstLineChars="0"/>
              <w:jc w:val="center"/>
            </w:pPr>
            <w:r>
              <w:rPr>
                <w:rFonts w:ascii="Times New Roman" w:hAnsi="Times New Roman" w:eastAsia="宋体"/>
                <w:b w:val="0"/>
                <w:sz w:val="18"/>
              </w:rPr>
              <w:t>108.87</w:t>
            </w:r>
          </w:p>
        </w:tc>
      </w:tr>
      <w:tr w14:paraId="4575E56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173269FB">
            <w:pPr>
              <w:keepNext w:val="0"/>
              <w:spacing w:before="20" w:after="20" w:line="260" w:lineRule="exact"/>
              <w:ind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394C93FA">
            <w:pPr>
              <w:keepNext w:val="0"/>
              <w:spacing w:before="20" w:after="20" w:line="260" w:lineRule="exact"/>
              <w:ind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24838616">
            <w:pPr>
              <w:keepNext w:val="0"/>
              <w:spacing w:before="20" w:after="20" w:line="260" w:lineRule="exact"/>
              <w:ind w:firstLine="0" w:firstLineChars="0"/>
              <w:jc w:val="center"/>
            </w:pPr>
            <w:r>
              <w:rPr>
                <w:rFonts w:ascii="Times New Roman" w:hAnsi="Times New Roman" w:eastAsia="宋体"/>
                <w:b w:val="0"/>
                <w:sz w:val="18"/>
              </w:rPr>
              <w:t>2</w:t>
            </w:r>
          </w:p>
        </w:tc>
        <w:tc>
          <w:tcPr>
            <w:tcW w:w="1187" w:type="dxa"/>
            <w:tcMar>
              <w:left w:w="70" w:type="dxa"/>
              <w:right w:w="70" w:type="dxa"/>
            </w:tcMar>
            <w:vAlign w:val="center"/>
          </w:tcPr>
          <w:p w14:paraId="6EA71EF1">
            <w:pPr>
              <w:keepNext w:val="0"/>
              <w:spacing w:before="20" w:after="20" w:line="260" w:lineRule="exact"/>
              <w:ind w:firstLine="0" w:firstLineChars="0"/>
              <w:jc w:val="center"/>
            </w:pPr>
            <w:r>
              <w:rPr>
                <w:rFonts w:ascii="Times New Roman" w:hAnsi="Times New Roman" w:eastAsia="宋体"/>
                <w:b w:val="0"/>
                <w:sz w:val="18"/>
              </w:rPr>
              <w:t>99.25</w:t>
            </w:r>
          </w:p>
        </w:tc>
        <w:tc>
          <w:tcPr>
            <w:tcW w:w="1187" w:type="dxa"/>
            <w:tcMar>
              <w:left w:w="70" w:type="dxa"/>
              <w:right w:w="70" w:type="dxa"/>
            </w:tcMar>
            <w:vAlign w:val="center"/>
          </w:tcPr>
          <w:p w14:paraId="7754AD7A">
            <w:pPr>
              <w:keepNext w:val="0"/>
              <w:spacing w:before="20" w:after="20" w:line="260" w:lineRule="exact"/>
              <w:ind w:firstLine="0" w:firstLineChars="0"/>
              <w:jc w:val="center"/>
            </w:pPr>
            <w:r>
              <w:rPr>
                <w:rFonts w:ascii="Times New Roman" w:hAnsi="Times New Roman" w:eastAsia="宋体"/>
                <w:b w:val="0"/>
                <w:sz w:val="18"/>
              </w:rPr>
              <w:t>27.67</w:t>
            </w:r>
          </w:p>
        </w:tc>
        <w:tc>
          <w:tcPr>
            <w:tcW w:w="1187" w:type="dxa"/>
            <w:tcMar>
              <w:left w:w="70" w:type="dxa"/>
              <w:right w:w="70" w:type="dxa"/>
            </w:tcMar>
            <w:vAlign w:val="center"/>
          </w:tcPr>
          <w:p w14:paraId="4A93F351">
            <w:pPr>
              <w:keepNext w:val="0"/>
              <w:spacing w:before="20" w:after="20" w:line="260" w:lineRule="exact"/>
              <w:ind w:firstLine="0" w:firstLineChars="0"/>
              <w:jc w:val="center"/>
            </w:pPr>
            <w:r>
              <w:rPr>
                <w:rFonts w:ascii="Times New Roman" w:hAnsi="Times New Roman" w:eastAsia="宋体"/>
                <w:b w:val="0"/>
                <w:sz w:val="18"/>
              </w:rPr>
              <w:t>11</w:t>
            </w:r>
          </w:p>
        </w:tc>
        <w:tc>
          <w:tcPr>
            <w:tcW w:w="1187" w:type="dxa"/>
            <w:tcMar>
              <w:left w:w="70" w:type="dxa"/>
              <w:right w:w="70" w:type="dxa"/>
            </w:tcMar>
            <w:vAlign w:val="center"/>
          </w:tcPr>
          <w:p w14:paraId="1BE57BF2">
            <w:pPr>
              <w:keepNext w:val="0"/>
              <w:spacing w:before="20" w:after="20" w:line="260" w:lineRule="exact"/>
              <w:ind w:firstLine="0" w:firstLineChars="0"/>
              <w:jc w:val="center"/>
            </w:pPr>
            <w:r>
              <w:rPr>
                <w:rFonts w:ascii="Times New Roman" w:hAnsi="Times New Roman" w:eastAsia="宋体"/>
                <w:b w:val="0"/>
                <w:sz w:val="18"/>
              </w:rPr>
              <w:t>126.92</w:t>
            </w:r>
          </w:p>
        </w:tc>
      </w:tr>
      <w:tr w14:paraId="3BB4641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7EAA8004">
            <w:pPr>
              <w:keepNext w:val="0"/>
              <w:spacing w:before="20" w:after="20" w:line="260" w:lineRule="exact"/>
              <w:ind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720BBBEB">
            <w:pPr>
              <w:keepNext w:val="0"/>
              <w:spacing w:before="20" w:after="20" w:line="260" w:lineRule="exact"/>
              <w:ind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5699256F">
            <w:pPr>
              <w:keepNext w:val="0"/>
              <w:spacing w:before="20" w:after="20" w:line="260" w:lineRule="exact"/>
              <w:ind w:firstLine="0" w:firstLineChars="0"/>
              <w:jc w:val="center"/>
            </w:pPr>
            <w:r>
              <w:rPr>
                <w:rFonts w:ascii="Times New Roman" w:hAnsi="Times New Roman" w:eastAsia="宋体"/>
                <w:b w:val="0"/>
                <w:sz w:val="18"/>
              </w:rPr>
              <w:t>3</w:t>
            </w:r>
          </w:p>
        </w:tc>
        <w:tc>
          <w:tcPr>
            <w:tcW w:w="1187" w:type="dxa"/>
            <w:tcMar>
              <w:left w:w="70" w:type="dxa"/>
              <w:right w:w="70" w:type="dxa"/>
            </w:tcMar>
            <w:vAlign w:val="center"/>
          </w:tcPr>
          <w:p w14:paraId="76E82A24">
            <w:pPr>
              <w:keepNext w:val="0"/>
              <w:spacing w:before="20" w:after="20" w:line="260" w:lineRule="exact"/>
              <w:ind w:firstLine="0" w:firstLineChars="0"/>
              <w:jc w:val="center"/>
            </w:pPr>
            <w:r>
              <w:rPr>
                <w:rFonts w:ascii="Times New Roman" w:hAnsi="Times New Roman" w:eastAsia="宋体"/>
                <w:b w:val="0"/>
                <w:sz w:val="18"/>
              </w:rPr>
              <w:t>107.56</w:t>
            </w:r>
          </w:p>
        </w:tc>
        <w:tc>
          <w:tcPr>
            <w:tcW w:w="1187" w:type="dxa"/>
            <w:tcMar>
              <w:left w:w="70" w:type="dxa"/>
              <w:right w:w="70" w:type="dxa"/>
            </w:tcMar>
            <w:vAlign w:val="center"/>
          </w:tcPr>
          <w:p w14:paraId="0019D76A">
            <w:pPr>
              <w:keepNext w:val="0"/>
              <w:spacing w:before="20" w:after="20" w:line="260" w:lineRule="exact"/>
              <w:ind w:firstLine="0" w:firstLineChars="0"/>
              <w:jc w:val="center"/>
            </w:pPr>
            <w:r>
              <w:rPr>
                <w:rFonts w:ascii="Times New Roman" w:hAnsi="Times New Roman" w:eastAsia="宋体"/>
                <w:b w:val="0"/>
                <w:sz w:val="18"/>
              </w:rPr>
              <w:t>35.81</w:t>
            </w:r>
          </w:p>
        </w:tc>
        <w:tc>
          <w:tcPr>
            <w:tcW w:w="1187" w:type="dxa"/>
            <w:tcMar>
              <w:left w:w="70" w:type="dxa"/>
              <w:right w:w="70" w:type="dxa"/>
            </w:tcMar>
            <w:vAlign w:val="center"/>
          </w:tcPr>
          <w:p w14:paraId="4C7B35B0">
            <w:pPr>
              <w:keepNext w:val="0"/>
              <w:spacing w:before="20" w:after="20" w:line="260" w:lineRule="exact"/>
              <w:ind w:firstLine="0" w:firstLineChars="0"/>
              <w:jc w:val="center"/>
            </w:pPr>
            <w:r>
              <w:rPr>
                <w:rFonts w:ascii="Times New Roman" w:hAnsi="Times New Roman" w:eastAsia="宋体"/>
                <w:b w:val="0"/>
                <w:sz w:val="18"/>
              </w:rPr>
              <w:t>12</w:t>
            </w:r>
          </w:p>
        </w:tc>
        <w:tc>
          <w:tcPr>
            <w:tcW w:w="1187" w:type="dxa"/>
            <w:tcMar>
              <w:left w:w="70" w:type="dxa"/>
              <w:right w:w="70" w:type="dxa"/>
            </w:tcMar>
            <w:vAlign w:val="center"/>
          </w:tcPr>
          <w:p w14:paraId="1618A36E">
            <w:pPr>
              <w:keepNext w:val="0"/>
              <w:spacing w:before="20" w:after="20" w:line="260" w:lineRule="exact"/>
              <w:ind w:firstLine="0" w:firstLineChars="0"/>
              <w:jc w:val="center"/>
            </w:pPr>
            <w:r>
              <w:rPr>
                <w:rFonts w:ascii="Times New Roman" w:hAnsi="Times New Roman" w:eastAsia="宋体"/>
                <w:b w:val="0"/>
                <w:sz w:val="18"/>
              </w:rPr>
              <w:t>143.37</w:t>
            </w:r>
          </w:p>
        </w:tc>
      </w:tr>
      <w:tr w14:paraId="0DE40C0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695A290">
            <w:pPr>
              <w:keepNext w:val="0"/>
              <w:spacing w:before="20" w:after="20" w:line="260" w:lineRule="exact"/>
              <w:ind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0CB1E41E">
            <w:pPr>
              <w:keepNext w:val="0"/>
              <w:spacing w:before="20" w:after="20" w:line="260" w:lineRule="exact"/>
              <w:ind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5A5D6DA5">
            <w:pPr>
              <w:keepNext w:val="0"/>
              <w:spacing w:before="20" w:after="20" w:line="260" w:lineRule="exact"/>
              <w:ind w:firstLine="0" w:firstLineChars="0"/>
              <w:jc w:val="center"/>
            </w:pPr>
            <w:r>
              <w:rPr>
                <w:rFonts w:ascii="Times New Roman" w:hAnsi="Times New Roman" w:eastAsia="宋体"/>
                <w:b w:val="0"/>
                <w:sz w:val="18"/>
              </w:rPr>
              <w:t>4</w:t>
            </w:r>
          </w:p>
        </w:tc>
        <w:tc>
          <w:tcPr>
            <w:tcW w:w="1187" w:type="dxa"/>
            <w:tcMar>
              <w:left w:w="70" w:type="dxa"/>
              <w:right w:w="70" w:type="dxa"/>
            </w:tcMar>
            <w:vAlign w:val="center"/>
          </w:tcPr>
          <w:p w14:paraId="2565DC12">
            <w:pPr>
              <w:keepNext w:val="0"/>
              <w:spacing w:before="20" w:after="20" w:line="260" w:lineRule="exact"/>
              <w:ind w:firstLine="0" w:firstLineChars="0"/>
              <w:jc w:val="center"/>
            </w:pPr>
            <w:r>
              <w:rPr>
                <w:rFonts w:ascii="Times New Roman" w:hAnsi="Times New Roman" w:eastAsia="宋体"/>
                <w:b w:val="0"/>
                <w:sz w:val="18"/>
              </w:rPr>
              <w:t>128.93</w:t>
            </w:r>
          </w:p>
        </w:tc>
        <w:tc>
          <w:tcPr>
            <w:tcW w:w="1187" w:type="dxa"/>
            <w:tcMar>
              <w:left w:w="70" w:type="dxa"/>
              <w:right w:w="70" w:type="dxa"/>
            </w:tcMar>
            <w:vAlign w:val="center"/>
          </w:tcPr>
          <w:p w14:paraId="005A887B">
            <w:pPr>
              <w:keepNext w:val="0"/>
              <w:spacing w:before="20" w:after="20" w:line="260" w:lineRule="exact"/>
              <w:ind w:firstLine="0" w:firstLineChars="0"/>
              <w:jc w:val="center"/>
            </w:pPr>
            <w:r>
              <w:rPr>
                <w:rFonts w:ascii="Times New Roman" w:hAnsi="Times New Roman" w:eastAsia="宋体"/>
                <w:b w:val="0"/>
                <w:sz w:val="18"/>
              </w:rPr>
              <w:t>38.83</w:t>
            </w:r>
          </w:p>
        </w:tc>
        <w:tc>
          <w:tcPr>
            <w:tcW w:w="1187" w:type="dxa"/>
            <w:tcMar>
              <w:left w:w="70" w:type="dxa"/>
              <w:right w:w="70" w:type="dxa"/>
            </w:tcMar>
            <w:vAlign w:val="center"/>
          </w:tcPr>
          <w:p w14:paraId="6A154FC1">
            <w:pPr>
              <w:keepNext w:val="0"/>
              <w:spacing w:before="20" w:after="20" w:line="260" w:lineRule="exact"/>
              <w:ind w:firstLine="0" w:firstLineChars="0"/>
              <w:jc w:val="center"/>
            </w:pPr>
            <w:r>
              <w:rPr>
                <w:rFonts w:ascii="Times New Roman" w:hAnsi="Times New Roman" w:eastAsia="宋体"/>
                <w:b w:val="0"/>
                <w:sz w:val="18"/>
              </w:rPr>
              <w:t>12</w:t>
            </w:r>
          </w:p>
        </w:tc>
        <w:tc>
          <w:tcPr>
            <w:tcW w:w="1187" w:type="dxa"/>
            <w:tcMar>
              <w:left w:w="70" w:type="dxa"/>
              <w:right w:w="70" w:type="dxa"/>
            </w:tcMar>
            <w:vAlign w:val="center"/>
          </w:tcPr>
          <w:p w14:paraId="774D8FFF">
            <w:pPr>
              <w:keepNext w:val="0"/>
              <w:spacing w:before="20" w:after="20" w:line="260" w:lineRule="exact"/>
              <w:ind w:firstLine="0" w:firstLineChars="0"/>
              <w:jc w:val="center"/>
            </w:pPr>
            <w:r>
              <w:rPr>
                <w:rFonts w:ascii="Times New Roman" w:hAnsi="Times New Roman" w:eastAsia="宋体"/>
                <w:b w:val="0"/>
                <w:sz w:val="18"/>
              </w:rPr>
              <w:t>167.76</w:t>
            </w:r>
          </w:p>
        </w:tc>
      </w:tr>
      <w:tr w14:paraId="0FB2206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204AC4B9">
            <w:pPr>
              <w:keepNext w:val="0"/>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4210F5D3">
            <w:pPr>
              <w:keepNext w:val="0"/>
              <w:spacing w:before="20" w:after="20" w:line="260" w:lineRule="exact"/>
              <w:ind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26B10F36">
            <w:pPr>
              <w:keepNext w:val="0"/>
              <w:spacing w:before="20" w:after="20" w:line="260" w:lineRule="exact"/>
              <w:ind w:firstLine="0" w:firstLineChars="0"/>
              <w:jc w:val="center"/>
            </w:pPr>
            <w:r>
              <w:rPr>
                <w:rFonts w:ascii="Times New Roman" w:hAnsi="Times New Roman" w:eastAsia="宋体"/>
                <w:b w:val="0"/>
                <w:sz w:val="18"/>
              </w:rPr>
              <w:t>1</w:t>
            </w:r>
          </w:p>
        </w:tc>
        <w:tc>
          <w:tcPr>
            <w:tcW w:w="1187" w:type="dxa"/>
            <w:tcMar>
              <w:left w:w="70" w:type="dxa"/>
              <w:right w:w="70" w:type="dxa"/>
            </w:tcMar>
            <w:vAlign w:val="center"/>
          </w:tcPr>
          <w:p w14:paraId="76C23D2F">
            <w:pPr>
              <w:keepNext w:val="0"/>
              <w:spacing w:before="20" w:after="20" w:line="260" w:lineRule="exact"/>
              <w:ind w:firstLine="0" w:firstLineChars="0"/>
              <w:jc w:val="center"/>
            </w:pPr>
            <w:r>
              <w:rPr>
                <w:rFonts w:ascii="Times New Roman" w:hAnsi="Times New Roman" w:eastAsia="宋体"/>
                <w:b w:val="0"/>
                <w:sz w:val="18"/>
              </w:rPr>
              <w:t>347.11</w:t>
            </w:r>
          </w:p>
        </w:tc>
        <w:tc>
          <w:tcPr>
            <w:tcW w:w="1187" w:type="dxa"/>
            <w:tcMar>
              <w:left w:w="70" w:type="dxa"/>
              <w:right w:w="70" w:type="dxa"/>
            </w:tcMar>
            <w:vAlign w:val="center"/>
          </w:tcPr>
          <w:p w14:paraId="7D314CA8">
            <w:pPr>
              <w:keepNext w:val="0"/>
              <w:spacing w:before="20" w:after="20" w:line="260" w:lineRule="exact"/>
              <w:ind w:firstLine="0" w:firstLineChars="0"/>
              <w:jc w:val="center"/>
            </w:pPr>
            <w:r>
              <w:rPr>
                <w:rFonts w:ascii="Times New Roman" w:hAnsi="Times New Roman" w:eastAsia="宋体"/>
                <w:b w:val="0"/>
                <w:sz w:val="18"/>
              </w:rPr>
              <w:t>0.09</w:t>
            </w:r>
          </w:p>
        </w:tc>
        <w:tc>
          <w:tcPr>
            <w:tcW w:w="1187" w:type="dxa"/>
            <w:tcMar>
              <w:left w:w="70" w:type="dxa"/>
              <w:right w:w="70" w:type="dxa"/>
            </w:tcMar>
            <w:vAlign w:val="center"/>
          </w:tcPr>
          <w:p w14:paraId="4AA8E50D">
            <w:pPr>
              <w:keepNext w:val="0"/>
              <w:spacing w:before="20" w:after="20" w:line="260" w:lineRule="exact"/>
              <w:ind w:firstLine="0" w:firstLineChars="0"/>
              <w:jc w:val="center"/>
            </w:pPr>
            <w:r>
              <w:rPr>
                <w:rFonts w:ascii="Times New Roman" w:hAnsi="Times New Roman" w:eastAsia="宋体"/>
                <w:b w:val="0"/>
                <w:sz w:val="18"/>
              </w:rPr>
              <w:t>1</w:t>
            </w:r>
          </w:p>
        </w:tc>
        <w:tc>
          <w:tcPr>
            <w:tcW w:w="1187" w:type="dxa"/>
            <w:tcMar>
              <w:left w:w="70" w:type="dxa"/>
              <w:right w:w="70" w:type="dxa"/>
            </w:tcMar>
            <w:vAlign w:val="center"/>
          </w:tcPr>
          <w:p w14:paraId="3C738093">
            <w:pPr>
              <w:keepNext w:val="0"/>
              <w:spacing w:before="20" w:after="20" w:line="260" w:lineRule="exact"/>
              <w:ind w:firstLine="0" w:firstLineChars="0"/>
              <w:jc w:val="center"/>
            </w:pPr>
            <w:r>
              <w:rPr>
                <w:rFonts w:ascii="Times New Roman" w:hAnsi="Times New Roman" w:eastAsia="宋体"/>
                <w:b w:val="0"/>
                <w:sz w:val="18"/>
              </w:rPr>
              <w:t>347.21</w:t>
            </w:r>
          </w:p>
        </w:tc>
      </w:tr>
      <w:tr w14:paraId="3D1D1E7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61F47D30">
            <w:pPr>
              <w:keepNext w:val="0"/>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02B275B4">
            <w:pPr>
              <w:keepNext w:val="0"/>
              <w:spacing w:before="20" w:after="20" w:line="260" w:lineRule="exact"/>
              <w:ind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46C0BBFC">
            <w:pPr>
              <w:keepNext w:val="0"/>
              <w:spacing w:before="20" w:after="20" w:line="260" w:lineRule="exact"/>
              <w:ind w:firstLine="0" w:firstLineChars="0"/>
              <w:jc w:val="center"/>
            </w:pPr>
            <w:r>
              <w:rPr>
                <w:rFonts w:ascii="Times New Roman" w:hAnsi="Times New Roman" w:eastAsia="宋体"/>
                <w:b w:val="0"/>
                <w:sz w:val="18"/>
              </w:rPr>
              <w:t>2</w:t>
            </w:r>
          </w:p>
        </w:tc>
        <w:tc>
          <w:tcPr>
            <w:tcW w:w="1187" w:type="dxa"/>
            <w:tcMar>
              <w:left w:w="70" w:type="dxa"/>
              <w:right w:w="70" w:type="dxa"/>
            </w:tcMar>
            <w:vAlign w:val="center"/>
          </w:tcPr>
          <w:p w14:paraId="0D1F7ADB">
            <w:pPr>
              <w:keepNext w:val="0"/>
              <w:spacing w:before="20" w:after="20" w:line="260" w:lineRule="exact"/>
              <w:ind w:firstLine="0" w:firstLineChars="0"/>
              <w:jc w:val="center"/>
            </w:pPr>
            <w:r>
              <w:rPr>
                <w:rFonts w:ascii="Times New Roman" w:hAnsi="Times New Roman" w:eastAsia="宋体"/>
                <w:b w:val="0"/>
                <w:sz w:val="18"/>
              </w:rPr>
              <w:t>363.60</w:t>
            </w:r>
          </w:p>
        </w:tc>
        <w:tc>
          <w:tcPr>
            <w:tcW w:w="1187" w:type="dxa"/>
            <w:tcMar>
              <w:left w:w="70" w:type="dxa"/>
              <w:right w:w="70" w:type="dxa"/>
            </w:tcMar>
            <w:vAlign w:val="center"/>
          </w:tcPr>
          <w:p w14:paraId="28DDE5AE">
            <w:pPr>
              <w:keepNext w:val="0"/>
              <w:spacing w:before="20" w:after="20" w:line="260" w:lineRule="exact"/>
              <w:ind w:firstLine="0" w:firstLineChars="0"/>
              <w:jc w:val="center"/>
            </w:pPr>
            <w:r>
              <w:rPr>
                <w:rFonts w:ascii="Times New Roman" w:hAnsi="Times New Roman" w:eastAsia="宋体"/>
                <w:b w:val="0"/>
                <w:sz w:val="18"/>
              </w:rPr>
              <w:t>0.78</w:t>
            </w:r>
          </w:p>
        </w:tc>
        <w:tc>
          <w:tcPr>
            <w:tcW w:w="1187" w:type="dxa"/>
            <w:tcMar>
              <w:left w:w="70" w:type="dxa"/>
              <w:right w:w="70" w:type="dxa"/>
            </w:tcMar>
            <w:vAlign w:val="center"/>
          </w:tcPr>
          <w:p w14:paraId="2343D2BC">
            <w:pPr>
              <w:keepNext w:val="0"/>
              <w:spacing w:before="20" w:after="20" w:line="260" w:lineRule="exact"/>
              <w:ind w:firstLine="0" w:firstLineChars="0"/>
              <w:jc w:val="center"/>
            </w:pPr>
            <w:r>
              <w:rPr>
                <w:rFonts w:ascii="Times New Roman" w:hAnsi="Times New Roman" w:eastAsia="宋体"/>
                <w:b w:val="0"/>
                <w:sz w:val="18"/>
              </w:rPr>
              <w:t>1</w:t>
            </w:r>
          </w:p>
        </w:tc>
        <w:tc>
          <w:tcPr>
            <w:tcW w:w="1187" w:type="dxa"/>
            <w:tcMar>
              <w:left w:w="70" w:type="dxa"/>
              <w:right w:w="70" w:type="dxa"/>
            </w:tcMar>
            <w:vAlign w:val="center"/>
          </w:tcPr>
          <w:p w14:paraId="72C74DD5">
            <w:pPr>
              <w:keepNext w:val="0"/>
              <w:spacing w:before="20" w:after="20" w:line="260" w:lineRule="exact"/>
              <w:ind w:firstLine="0" w:firstLineChars="0"/>
              <w:jc w:val="center"/>
            </w:pPr>
            <w:r>
              <w:rPr>
                <w:rFonts w:ascii="Times New Roman" w:hAnsi="Times New Roman" w:eastAsia="宋体"/>
                <w:b w:val="0"/>
                <w:sz w:val="18"/>
              </w:rPr>
              <w:t>364.37</w:t>
            </w:r>
          </w:p>
        </w:tc>
      </w:tr>
      <w:tr w14:paraId="61F65C3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27D7FA81">
            <w:pPr>
              <w:keepNext w:val="0"/>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5CACBBAF">
            <w:pPr>
              <w:keepNext w:val="0"/>
              <w:spacing w:before="20" w:after="20" w:line="260" w:lineRule="exact"/>
              <w:ind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02FC15EE">
            <w:pPr>
              <w:keepNext w:val="0"/>
              <w:spacing w:before="20" w:after="20" w:line="260" w:lineRule="exact"/>
              <w:ind w:firstLine="0" w:firstLineChars="0"/>
              <w:jc w:val="center"/>
            </w:pPr>
            <w:r>
              <w:rPr>
                <w:rFonts w:ascii="Times New Roman" w:hAnsi="Times New Roman" w:eastAsia="宋体"/>
                <w:b w:val="0"/>
                <w:sz w:val="18"/>
              </w:rPr>
              <w:t>3</w:t>
            </w:r>
          </w:p>
        </w:tc>
        <w:tc>
          <w:tcPr>
            <w:tcW w:w="1187" w:type="dxa"/>
            <w:tcMar>
              <w:left w:w="70" w:type="dxa"/>
              <w:right w:w="70" w:type="dxa"/>
            </w:tcMar>
            <w:vAlign w:val="center"/>
          </w:tcPr>
          <w:p w14:paraId="007EAE66">
            <w:pPr>
              <w:keepNext w:val="0"/>
              <w:spacing w:before="20" w:after="20" w:line="260" w:lineRule="exact"/>
              <w:ind w:firstLine="0" w:firstLineChars="0"/>
              <w:jc w:val="center"/>
            </w:pPr>
            <w:r>
              <w:rPr>
                <w:rFonts w:ascii="Times New Roman" w:hAnsi="Times New Roman" w:eastAsia="宋体"/>
                <w:b w:val="0"/>
                <w:sz w:val="18"/>
              </w:rPr>
              <w:t>380.77</w:t>
            </w:r>
          </w:p>
        </w:tc>
        <w:tc>
          <w:tcPr>
            <w:tcW w:w="1187" w:type="dxa"/>
            <w:tcMar>
              <w:left w:w="70" w:type="dxa"/>
              <w:right w:w="70" w:type="dxa"/>
            </w:tcMar>
            <w:vAlign w:val="center"/>
          </w:tcPr>
          <w:p w14:paraId="09460B0E">
            <w:pPr>
              <w:keepNext w:val="0"/>
              <w:spacing w:before="20" w:after="20" w:line="260" w:lineRule="exact"/>
              <w:ind w:firstLine="0" w:firstLineChars="0"/>
              <w:jc w:val="center"/>
            </w:pPr>
            <w:r>
              <w:rPr>
                <w:rFonts w:ascii="Times New Roman" w:hAnsi="Times New Roman" w:eastAsia="宋体"/>
                <w:b w:val="0"/>
                <w:sz w:val="18"/>
              </w:rPr>
              <w:t>1.48</w:t>
            </w:r>
          </w:p>
        </w:tc>
        <w:tc>
          <w:tcPr>
            <w:tcW w:w="1187" w:type="dxa"/>
            <w:tcMar>
              <w:left w:w="70" w:type="dxa"/>
              <w:right w:w="70" w:type="dxa"/>
            </w:tcMar>
            <w:vAlign w:val="center"/>
          </w:tcPr>
          <w:p w14:paraId="436F7FFB">
            <w:pPr>
              <w:keepNext w:val="0"/>
              <w:spacing w:before="20" w:after="20" w:line="260" w:lineRule="exact"/>
              <w:ind w:firstLine="0" w:firstLineChars="0"/>
              <w:jc w:val="center"/>
            </w:pPr>
            <w:r>
              <w:rPr>
                <w:rFonts w:ascii="Times New Roman" w:hAnsi="Times New Roman" w:eastAsia="宋体"/>
                <w:b w:val="0"/>
                <w:sz w:val="18"/>
              </w:rPr>
              <w:t>1</w:t>
            </w:r>
          </w:p>
        </w:tc>
        <w:tc>
          <w:tcPr>
            <w:tcW w:w="1187" w:type="dxa"/>
            <w:tcMar>
              <w:left w:w="70" w:type="dxa"/>
              <w:right w:w="70" w:type="dxa"/>
            </w:tcMar>
            <w:vAlign w:val="center"/>
          </w:tcPr>
          <w:p w14:paraId="7BC28829">
            <w:pPr>
              <w:keepNext w:val="0"/>
              <w:spacing w:before="20" w:after="20" w:line="260" w:lineRule="exact"/>
              <w:ind w:firstLine="0" w:firstLineChars="0"/>
              <w:jc w:val="center"/>
            </w:pPr>
            <w:r>
              <w:rPr>
                <w:rFonts w:ascii="Times New Roman" w:hAnsi="Times New Roman" w:eastAsia="宋体"/>
                <w:b w:val="0"/>
                <w:sz w:val="18"/>
              </w:rPr>
              <w:t>382.25</w:t>
            </w:r>
          </w:p>
        </w:tc>
      </w:tr>
      <w:tr w14:paraId="2EA87E4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3E86BDD8">
            <w:pPr>
              <w:keepNext w:val="0"/>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7CB0A451">
            <w:pPr>
              <w:keepNext w:val="0"/>
              <w:spacing w:before="20" w:after="20" w:line="260" w:lineRule="exact"/>
              <w:ind w:firstLine="0" w:firstLineChars="0"/>
              <w:jc w:val="center"/>
            </w:pPr>
            <w:r>
              <w:rPr>
                <w:rFonts w:ascii="Times New Roman" w:hAnsi="Times New Roman" w:eastAsia="宋体"/>
                <w:b w:val="0"/>
                <w:sz w:val="18"/>
              </w:rPr>
              <w:t>刚性</w:t>
            </w:r>
          </w:p>
        </w:tc>
        <w:tc>
          <w:tcPr>
            <w:tcW w:w="1187" w:type="dxa"/>
            <w:tcMar>
              <w:left w:w="70" w:type="dxa"/>
              <w:right w:w="70" w:type="dxa"/>
            </w:tcMar>
            <w:vAlign w:val="center"/>
          </w:tcPr>
          <w:p w14:paraId="1DF84849">
            <w:pPr>
              <w:keepNext w:val="0"/>
              <w:spacing w:before="20" w:after="20" w:line="260" w:lineRule="exact"/>
              <w:ind w:firstLine="0" w:firstLineChars="0"/>
              <w:jc w:val="center"/>
            </w:pPr>
            <w:r>
              <w:rPr>
                <w:rFonts w:ascii="Times New Roman" w:hAnsi="Times New Roman" w:eastAsia="宋体"/>
                <w:b w:val="0"/>
                <w:sz w:val="18"/>
              </w:rPr>
              <w:t>4</w:t>
            </w:r>
          </w:p>
        </w:tc>
        <w:tc>
          <w:tcPr>
            <w:tcW w:w="1187" w:type="dxa"/>
            <w:tcMar>
              <w:left w:w="70" w:type="dxa"/>
              <w:right w:w="70" w:type="dxa"/>
            </w:tcMar>
            <w:vAlign w:val="center"/>
          </w:tcPr>
          <w:p w14:paraId="619680E7">
            <w:pPr>
              <w:keepNext w:val="0"/>
              <w:spacing w:before="20" w:after="20" w:line="260" w:lineRule="exact"/>
              <w:ind w:firstLine="0" w:firstLineChars="0"/>
              <w:jc w:val="center"/>
            </w:pPr>
            <w:r>
              <w:rPr>
                <w:rFonts w:ascii="Times New Roman" w:hAnsi="Times New Roman" w:eastAsia="宋体"/>
                <w:b w:val="0"/>
                <w:sz w:val="18"/>
              </w:rPr>
              <w:t>398.79</w:t>
            </w:r>
          </w:p>
        </w:tc>
        <w:tc>
          <w:tcPr>
            <w:tcW w:w="1187" w:type="dxa"/>
            <w:tcMar>
              <w:left w:w="70" w:type="dxa"/>
              <w:right w:w="70" w:type="dxa"/>
            </w:tcMar>
            <w:vAlign w:val="center"/>
          </w:tcPr>
          <w:p w14:paraId="6A083694">
            <w:pPr>
              <w:keepNext w:val="0"/>
              <w:spacing w:before="20" w:after="20" w:line="260" w:lineRule="exact"/>
              <w:ind w:firstLine="0" w:firstLineChars="0"/>
              <w:jc w:val="center"/>
            </w:pPr>
            <w:r>
              <w:rPr>
                <w:rFonts w:ascii="Times New Roman" w:hAnsi="Times New Roman" w:eastAsia="宋体"/>
                <w:b w:val="0"/>
                <w:sz w:val="18"/>
              </w:rPr>
              <w:t>2.19</w:t>
            </w:r>
          </w:p>
        </w:tc>
        <w:tc>
          <w:tcPr>
            <w:tcW w:w="1187" w:type="dxa"/>
            <w:tcMar>
              <w:left w:w="70" w:type="dxa"/>
              <w:right w:w="70" w:type="dxa"/>
            </w:tcMar>
            <w:vAlign w:val="center"/>
          </w:tcPr>
          <w:p w14:paraId="327AD8A4">
            <w:pPr>
              <w:keepNext w:val="0"/>
              <w:spacing w:before="20" w:after="20" w:line="260" w:lineRule="exact"/>
              <w:ind w:firstLine="0" w:firstLineChars="0"/>
              <w:jc w:val="center"/>
            </w:pPr>
            <w:r>
              <w:rPr>
                <w:rFonts w:ascii="Times New Roman" w:hAnsi="Times New Roman" w:eastAsia="宋体"/>
                <w:b w:val="0"/>
                <w:sz w:val="18"/>
              </w:rPr>
              <w:t>1</w:t>
            </w:r>
          </w:p>
        </w:tc>
        <w:tc>
          <w:tcPr>
            <w:tcW w:w="1187" w:type="dxa"/>
            <w:tcMar>
              <w:left w:w="70" w:type="dxa"/>
              <w:right w:w="70" w:type="dxa"/>
            </w:tcMar>
            <w:vAlign w:val="center"/>
          </w:tcPr>
          <w:p w14:paraId="6539974B">
            <w:pPr>
              <w:keepNext w:val="0"/>
              <w:spacing w:before="20" w:after="20" w:line="260" w:lineRule="exact"/>
              <w:ind w:firstLine="0" w:firstLineChars="0"/>
              <w:jc w:val="center"/>
            </w:pPr>
            <w:r>
              <w:rPr>
                <w:rFonts w:ascii="Times New Roman" w:hAnsi="Times New Roman" w:eastAsia="宋体"/>
                <w:b w:val="0"/>
                <w:sz w:val="18"/>
              </w:rPr>
              <w:t>400.98</w:t>
            </w:r>
          </w:p>
        </w:tc>
      </w:tr>
      <w:tr w14:paraId="2655B36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1D04B3EA">
            <w:pPr>
              <w:keepNext w:val="0"/>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7BADF3D3">
            <w:pPr>
              <w:keepNext w:val="0"/>
              <w:spacing w:before="20" w:after="20" w:line="260" w:lineRule="exact"/>
              <w:ind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7F853B2A">
            <w:pPr>
              <w:keepNext w:val="0"/>
              <w:spacing w:before="20" w:after="20" w:line="260" w:lineRule="exact"/>
              <w:ind w:firstLine="0" w:firstLineChars="0"/>
              <w:jc w:val="center"/>
            </w:pPr>
            <w:r>
              <w:rPr>
                <w:rFonts w:ascii="Times New Roman" w:hAnsi="Times New Roman" w:eastAsia="宋体"/>
                <w:b w:val="0"/>
                <w:sz w:val="18"/>
              </w:rPr>
              <w:t>1</w:t>
            </w:r>
          </w:p>
        </w:tc>
        <w:tc>
          <w:tcPr>
            <w:tcW w:w="1187" w:type="dxa"/>
            <w:tcMar>
              <w:left w:w="70" w:type="dxa"/>
              <w:right w:w="70" w:type="dxa"/>
            </w:tcMar>
            <w:vAlign w:val="center"/>
          </w:tcPr>
          <w:p w14:paraId="0745BDC0">
            <w:pPr>
              <w:keepNext w:val="0"/>
              <w:spacing w:before="20" w:after="20" w:line="260" w:lineRule="exact"/>
              <w:ind w:firstLine="0" w:firstLineChars="0"/>
              <w:jc w:val="center"/>
            </w:pPr>
            <w:r>
              <w:rPr>
                <w:rFonts w:ascii="Times New Roman" w:hAnsi="Times New Roman" w:eastAsia="宋体"/>
                <w:b w:val="0"/>
                <w:sz w:val="18"/>
              </w:rPr>
              <w:t>364.57</w:t>
            </w:r>
          </w:p>
        </w:tc>
        <w:tc>
          <w:tcPr>
            <w:tcW w:w="1187" w:type="dxa"/>
            <w:tcMar>
              <w:left w:w="70" w:type="dxa"/>
              <w:right w:w="70" w:type="dxa"/>
            </w:tcMar>
            <w:vAlign w:val="center"/>
          </w:tcPr>
          <w:p w14:paraId="49C3D2B5">
            <w:pPr>
              <w:keepNext w:val="0"/>
              <w:spacing w:before="20" w:after="20" w:line="260" w:lineRule="exact"/>
              <w:ind w:firstLine="0" w:firstLineChars="0"/>
              <w:jc w:val="center"/>
            </w:pPr>
            <w:r>
              <w:rPr>
                <w:rFonts w:ascii="Times New Roman" w:hAnsi="Times New Roman" w:eastAsia="宋体"/>
                <w:b w:val="0"/>
                <w:sz w:val="18"/>
              </w:rPr>
              <w:t>21.85</w:t>
            </w:r>
          </w:p>
        </w:tc>
        <w:tc>
          <w:tcPr>
            <w:tcW w:w="1187" w:type="dxa"/>
            <w:tcMar>
              <w:left w:w="70" w:type="dxa"/>
              <w:right w:w="70" w:type="dxa"/>
            </w:tcMar>
            <w:vAlign w:val="center"/>
          </w:tcPr>
          <w:p w14:paraId="28923396">
            <w:pPr>
              <w:keepNext w:val="0"/>
              <w:spacing w:before="20" w:after="20" w:line="260" w:lineRule="exact"/>
              <w:ind w:firstLine="0" w:firstLineChars="0"/>
              <w:jc w:val="center"/>
            </w:pPr>
            <w:r>
              <w:rPr>
                <w:rFonts w:ascii="Times New Roman" w:hAnsi="Times New Roman" w:eastAsia="宋体"/>
                <w:b w:val="0"/>
                <w:sz w:val="18"/>
              </w:rPr>
              <w:t>3</w:t>
            </w:r>
          </w:p>
        </w:tc>
        <w:tc>
          <w:tcPr>
            <w:tcW w:w="1187" w:type="dxa"/>
            <w:tcMar>
              <w:left w:w="70" w:type="dxa"/>
              <w:right w:w="70" w:type="dxa"/>
            </w:tcMar>
            <w:vAlign w:val="center"/>
          </w:tcPr>
          <w:p w14:paraId="031A2EE5">
            <w:pPr>
              <w:keepNext w:val="0"/>
              <w:spacing w:before="20" w:after="20" w:line="260" w:lineRule="exact"/>
              <w:ind w:firstLine="0" w:firstLineChars="0"/>
              <w:jc w:val="center"/>
            </w:pPr>
            <w:r>
              <w:rPr>
                <w:rFonts w:ascii="Times New Roman" w:hAnsi="Times New Roman" w:eastAsia="宋体"/>
                <w:b w:val="0"/>
                <w:sz w:val="18"/>
              </w:rPr>
              <w:t>386.42</w:t>
            </w:r>
          </w:p>
        </w:tc>
      </w:tr>
      <w:tr w14:paraId="1987DE9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07CBC8E1">
            <w:pPr>
              <w:keepNext w:val="0"/>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270F89EB">
            <w:pPr>
              <w:keepNext w:val="0"/>
              <w:spacing w:before="20" w:after="20" w:line="260" w:lineRule="exact"/>
              <w:ind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501D4820">
            <w:pPr>
              <w:keepNext w:val="0"/>
              <w:spacing w:before="20" w:after="20" w:line="260" w:lineRule="exact"/>
              <w:ind w:firstLine="0" w:firstLineChars="0"/>
              <w:jc w:val="center"/>
            </w:pPr>
            <w:r>
              <w:rPr>
                <w:rFonts w:ascii="Times New Roman" w:hAnsi="Times New Roman" w:eastAsia="宋体"/>
                <w:b w:val="0"/>
                <w:sz w:val="18"/>
              </w:rPr>
              <w:t>2</w:t>
            </w:r>
          </w:p>
        </w:tc>
        <w:tc>
          <w:tcPr>
            <w:tcW w:w="1187" w:type="dxa"/>
            <w:tcMar>
              <w:left w:w="70" w:type="dxa"/>
              <w:right w:w="70" w:type="dxa"/>
            </w:tcMar>
            <w:vAlign w:val="center"/>
          </w:tcPr>
          <w:p w14:paraId="509F850E">
            <w:pPr>
              <w:keepNext w:val="0"/>
              <w:spacing w:before="20" w:after="20" w:line="260" w:lineRule="exact"/>
              <w:ind w:firstLine="0" w:firstLineChars="0"/>
              <w:jc w:val="center"/>
            </w:pPr>
            <w:r>
              <w:rPr>
                <w:rFonts w:ascii="Times New Roman" w:hAnsi="Times New Roman" w:eastAsia="宋体"/>
                <w:b w:val="0"/>
                <w:sz w:val="18"/>
              </w:rPr>
              <w:t>375.68</w:t>
            </w:r>
          </w:p>
        </w:tc>
        <w:tc>
          <w:tcPr>
            <w:tcW w:w="1187" w:type="dxa"/>
            <w:tcMar>
              <w:left w:w="70" w:type="dxa"/>
              <w:right w:w="70" w:type="dxa"/>
            </w:tcMar>
            <w:vAlign w:val="center"/>
          </w:tcPr>
          <w:p w14:paraId="1ED5762B">
            <w:pPr>
              <w:keepNext w:val="0"/>
              <w:spacing w:before="20" w:after="20" w:line="260" w:lineRule="exact"/>
              <w:ind w:firstLine="0" w:firstLineChars="0"/>
              <w:jc w:val="center"/>
            </w:pPr>
            <w:r>
              <w:rPr>
                <w:rFonts w:ascii="Times New Roman" w:hAnsi="Times New Roman" w:eastAsia="宋体"/>
                <w:b w:val="0"/>
                <w:sz w:val="18"/>
              </w:rPr>
              <w:t>26.52</w:t>
            </w:r>
          </w:p>
        </w:tc>
        <w:tc>
          <w:tcPr>
            <w:tcW w:w="1187" w:type="dxa"/>
            <w:tcMar>
              <w:left w:w="70" w:type="dxa"/>
              <w:right w:w="70" w:type="dxa"/>
            </w:tcMar>
            <w:vAlign w:val="center"/>
          </w:tcPr>
          <w:p w14:paraId="3F97C521">
            <w:pPr>
              <w:keepNext w:val="0"/>
              <w:spacing w:before="20" w:after="20" w:line="260" w:lineRule="exact"/>
              <w:ind w:firstLine="0" w:firstLineChars="0"/>
              <w:jc w:val="center"/>
            </w:pPr>
            <w:r>
              <w:rPr>
                <w:rFonts w:ascii="Times New Roman" w:hAnsi="Times New Roman" w:eastAsia="宋体"/>
                <w:b w:val="0"/>
                <w:sz w:val="18"/>
              </w:rPr>
              <w:t>4</w:t>
            </w:r>
          </w:p>
        </w:tc>
        <w:tc>
          <w:tcPr>
            <w:tcW w:w="1187" w:type="dxa"/>
            <w:tcMar>
              <w:left w:w="70" w:type="dxa"/>
              <w:right w:w="70" w:type="dxa"/>
            </w:tcMar>
            <w:vAlign w:val="center"/>
          </w:tcPr>
          <w:p w14:paraId="403AB139">
            <w:pPr>
              <w:keepNext w:val="0"/>
              <w:spacing w:before="20" w:after="20" w:line="260" w:lineRule="exact"/>
              <w:ind w:firstLine="0" w:firstLineChars="0"/>
              <w:jc w:val="center"/>
            </w:pPr>
            <w:r>
              <w:rPr>
                <w:rFonts w:ascii="Times New Roman" w:hAnsi="Times New Roman" w:eastAsia="宋体"/>
                <w:b w:val="0"/>
                <w:sz w:val="18"/>
              </w:rPr>
              <w:t>402.19</w:t>
            </w:r>
          </w:p>
        </w:tc>
      </w:tr>
      <w:tr w14:paraId="41E6825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3BCDEB3D">
            <w:pPr>
              <w:keepNext w:val="0"/>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156BCCDE">
            <w:pPr>
              <w:keepNext w:val="0"/>
              <w:spacing w:before="20" w:after="20" w:line="260" w:lineRule="exact"/>
              <w:ind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544B387D">
            <w:pPr>
              <w:keepNext w:val="0"/>
              <w:spacing w:before="20" w:after="20" w:line="260" w:lineRule="exact"/>
              <w:ind w:firstLine="0" w:firstLineChars="0"/>
              <w:jc w:val="center"/>
            </w:pPr>
            <w:r>
              <w:rPr>
                <w:rFonts w:ascii="Times New Roman" w:hAnsi="Times New Roman" w:eastAsia="宋体"/>
                <w:b w:val="0"/>
                <w:sz w:val="18"/>
              </w:rPr>
              <w:t>3</w:t>
            </w:r>
          </w:p>
        </w:tc>
        <w:tc>
          <w:tcPr>
            <w:tcW w:w="1187" w:type="dxa"/>
            <w:tcMar>
              <w:left w:w="70" w:type="dxa"/>
              <w:right w:w="70" w:type="dxa"/>
            </w:tcMar>
            <w:vAlign w:val="center"/>
          </w:tcPr>
          <w:p w14:paraId="4FB87A52">
            <w:pPr>
              <w:keepNext w:val="0"/>
              <w:spacing w:before="20" w:after="20" w:line="260" w:lineRule="exact"/>
              <w:ind w:firstLine="0" w:firstLineChars="0"/>
              <w:jc w:val="center"/>
            </w:pPr>
            <w:r>
              <w:rPr>
                <w:rFonts w:ascii="Times New Roman" w:hAnsi="Times New Roman" w:eastAsia="宋体"/>
                <w:b w:val="0"/>
                <w:sz w:val="18"/>
              </w:rPr>
              <w:t>386.45</w:t>
            </w:r>
          </w:p>
        </w:tc>
        <w:tc>
          <w:tcPr>
            <w:tcW w:w="1187" w:type="dxa"/>
            <w:tcMar>
              <w:left w:w="70" w:type="dxa"/>
              <w:right w:w="70" w:type="dxa"/>
            </w:tcMar>
            <w:vAlign w:val="center"/>
          </w:tcPr>
          <w:p w14:paraId="31E82991">
            <w:pPr>
              <w:keepNext w:val="0"/>
              <w:spacing w:before="20" w:after="20" w:line="260" w:lineRule="exact"/>
              <w:ind w:firstLine="0" w:firstLineChars="0"/>
              <w:jc w:val="center"/>
            </w:pPr>
            <w:r>
              <w:rPr>
                <w:rFonts w:ascii="Times New Roman" w:hAnsi="Times New Roman" w:eastAsia="宋体"/>
                <w:b w:val="0"/>
                <w:sz w:val="18"/>
              </w:rPr>
              <w:t>22.54</w:t>
            </w:r>
          </w:p>
        </w:tc>
        <w:tc>
          <w:tcPr>
            <w:tcW w:w="1187" w:type="dxa"/>
            <w:tcMar>
              <w:left w:w="70" w:type="dxa"/>
              <w:right w:w="70" w:type="dxa"/>
            </w:tcMar>
            <w:vAlign w:val="center"/>
          </w:tcPr>
          <w:p w14:paraId="2B67C413">
            <w:pPr>
              <w:keepNext w:val="0"/>
              <w:spacing w:before="20" w:after="20" w:line="260" w:lineRule="exact"/>
              <w:ind w:firstLine="0" w:firstLineChars="0"/>
              <w:jc w:val="center"/>
            </w:pPr>
            <w:r>
              <w:rPr>
                <w:rFonts w:ascii="Times New Roman" w:hAnsi="Times New Roman" w:eastAsia="宋体"/>
                <w:b w:val="0"/>
                <w:sz w:val="18"/>
              </w:rPr>
              <w:t>4</w:t>
            </w:r>
          </w:p>
        </w:tc>
        <w:tc>
          <w:tcPr>
            <w:tcW w:w="1187" w:type="dxa"/>
            <w:tcMar>
              <w:left w:w="70" w:type="dxa"/>
              <w:right w:w="70" w:type="dxa"/>
            </w:tcMar>
            <w:vAlign w:val="center"/>
          </w:tcPr>
          <w:p w14:paraId="31670D0D">
            <w:pPr>
              <w:keepNext w:val="0"/>
              <w:spacing w:before="20" w:after="20" w:line="260" w:lineRule="exact"/>
              <w:ind w:firstLine="0" w:firstLineChars="0"/>
              <w:jc w:val="center"/>
            </w:pPr>
            <w:r>
              <w:rPr>
                <w:rFonts w:ascii="Times New Roman" w:hAnsi="Times New Roman" w:eastAsia="宋体"/>
                <w:b w:val="0"/>
                <w:sz w:val="18"/>
              </w:rPr>
              <w:t>409.00</w:t>
            </w:r>
          </w:p>
        </w:tc>
      </w:tr>
      <w:tr w14:paraId="3B101BF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0B3B68C0">
            <w:pPr>
              <w:keepNext w:val="0"/>
              <w:spacing w:before="20" w:after="20" w:line="260" w:lineRule="exact"/>
              <w:ind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067031F9">
            <w:pPr>
              <w:keepNext w:val="0"/>
              <w:spacing w:before="20" w:after="20" w:line="260" w:lineRule="exact"/>
              <w:ind w:firstLine="0" w:firstLineChars="0"/>
              <w:jc w:val="center"/>
            </w:pPr>
            <w:r>
              <w:rPr>
                <w:rFonts w:ascii="Times New Roman" w:hAnsi="Times New Roman" w:eastAsia="宋体"/>
                <w:b w:val="0"/>
                <w:sz w:val="18"/>
              </w:rPr>
              <w:t>弹性</w:t>
            </w:r>
          </w:p>
        </w:tc>
        <w:tc>
          <w:tcPr>
            <w:tcW w:w="1187" w:type="dxa"/>
            <w:tcMar>
              <w:left w:w="70" w:type="dxa"/>
              <w:right w:w="70" w:type="dxa"/>
            </w:tcMar>
            <w:vAlign w:val="center"/>
          </w:tcPr>
          <w:p w14:paraId="763417F6">
            <w:pPr>
              <w:keepNext w:val="0"/>
              <w:spacing w:before="20" w:after="20" w:line="260" w:lineRule="exact"/>
              <w:ind w:firstLine="0" w:firstLineChars="0"/>
              <w:jc w:val="center"/>
            </w:pPr>
            <w:r>
              <w:rPr>
                <w:rFonts w:ascii="Times New Roman" w:hAnsi="Times New Roman" w:eastAsia="宋体"/>
                <w:b w:val="0"/>
                <w:sz w:val="18"/>
              </w:rPr>
              <w:t>4</w:t>
            </w:r>
          </w:p>
        </w:tc>
        <w:tc>
          <w:tcPr>
            <w:tcW w:w="1187" w:type="dxa"/>
            <w:tcMar>
              <w:left w:w="70" w:type="dxa"/>
              <w:right w:w="70" w:type="dxa"/>
            </w:tcMar>
            <w:vAlign w:val="center"/>
          </w:tcPr>
          <w:p w14:paraId="197B9D9C">
            <w:pPr>
              <w:keepNext w:val="0"/>
              <w:spacing w:before="20" w:after="20" w:line="260" w:lineRule="exact"/>
              <w:ind w:firstLine="0" w:firstLineChars="0"/>
              <w:jc w:val="center"/>
            </w:pPr>
            <w:r>
              <w:rPr>
                <w:rFonts w:ascii="Times New Roman" w:hAnsi="Times New Roman" w:eastAsia="宋体"/>
                <w:b w:val="0"/>
                <w:sz w:val="18"/>
              </w:rPr>
              <w:t>398.98</w:t>
            </w:r>
          </w:p>
        </w:tc>
        <w:tc>
          <w:tcPr>
            <w:tcW w:w="1187" w:type="dxa"/>
            <w:tcMar>
              <w:left w:w="70" w:type="dxa"/>
              <w:right w:w="70" w:type="dxa"/>
            </w:tcMar>
            <w:vAlign w:val="center"/>
          </w:tcPr>
          <w:p w14:paraId="156B3BFB">
            <w:pPr>
              <w:keepNext w:val="0"/>
              <w:spacing w:before="20" w:after="20" w:line="260" w:lineRule="exact"/>
              <w:ind w:firstLine="0" w:firstLineChars="0"/>
              <w:jc w:val="center"/>
            </w:pPr>
            <w:r>
              <w:rPr>
                <w:rFonts w:ascii="Times New Roman" w:hAnsi="Times New Roman" w:eastAsia="宋体"/>
                <w:b w:val="0"/>
                <w:sz w:val="18"/>
              </w:rPr>
              <w:t>26.61</w:t>
            </w:r>
          </w:p>
        </w:tc>
        <w:tc>
          <w:tcPr>
            <w:tcW w:w="1187" w:type="dxa"/>
            <w:tcMar>
              <w:left w:w="70" w:type="dxa"/>
              <w:right w:w="70" w:type="dxa"/>
            </w:tcMar>
            <w:vAlign w:val="center"/>
          </w:tcPr>
          <w:p w14:paraId="655F4130">
            <w:pPr>
              <w:keepNext w:val="0"/>
              <w:spacing w:before="20" w:after="20" w:line="260" w:lineRule="exact"/>
              <w:ind w:firstLine="0" w:firstLineChars="0"/>
              <w:jc w:val="center"/>
            </w:pPr>
            <w:r>
              <w:rPr>
                <w:rFonts w:ascii="Times New Roman" w:hAnsi="Times New Roman" w:eastAsia="宋体"/>
                <w:b w:val="0"/>
                <w:sz w:val="18"/>
              </w:rPr>
              <w:t>4</w:t>
            </w:r>
          </w:p>
        </w:tc>
        <w:tc>
          <w:tcPr>
            <w:tcW w:w="1187" w:type="dxa"/>
            <w:tcMar>
              <w:left w:w="70" w:type="dxa"/>
              <w:right w:w="70" w:type="dxa"/>
            </w:tcMar>
            <w:vAlign w:val="center"/>
          </w:tcPr>
          <w:p w14:paraId="5B147ACC">
            <w:pPr>
              <w:keepNext w:val="0"/>
              <w:spacing w:before="20" w:after="20" w:line="260" w:lineRule="exact"/>
              <w:ind w:firstLine="0" w:firstLineChars="0"/>
              <w:jc w:val="center"/>
            </w:pPr>
            <w:r>
              <w:rPr>
                <w:rFonts w:ascii="Times New Roman" w:hAnsi="Times New Roman" w:eastAsia="宋体"/>
                <w:b w:val="0"/>
                <w:sz w:val="18"/>
              </w:rPr>
              <w:t>425.59</w:t>
            </w:r>
          </w:p>
        </w:tc>
      </w:tr>
    </w:tbl>
    <w:p w14:paraId="47AFC618">
      <w:pPr>
        <w:pStyle w:val="4"/>
        <w:keepNext/>
        <w:numPr>
          <w:ilvl w:val="0"/>
          <w:numId w:val="0"/>
        </w:numPr>
        <w:spacing w:before="160" w:after="120" w:line="360" w:lineRule="auto"/>
        <w:ind w:firstLine="0"/>
      </w:pPr>
      <w:bookmarkStart w:id="235" w:name="参数拓展与通用推荐矩阵"/>
      <w:bookmarkStart w:id="236" w:name="h734"/>
      <w:r>
        <w:rPr>
          <w:rFonts w:ascii="Times New Roman" w:hAnsi="Times New Roman" w:eastAsia="方正仿宋_GBK"/>
          <w:b/>
          <w:sz w:val="32"/>
        </w:rPr>
        <w:t>5.6 参数拓展与通用推荐矩阵</w:t>
      </w:r>
      <w:bookmarkEnd w:id="235"/>
      <w:bookmarkEnd w:id="236"/>
    </w:p>
    <w:p w14:paraId="402A8767">
      <w:pPr>
        <w:pStyle w:val="5"/>
        <w:keepNext/>
        <w:numPr>
          <w:ilvl w:val="0"/>
          <w:numId w:val="0"/>
        </w:numPr>
        <w:spacing w:before="160" w:after="120" w:line="360" w:lineRule="auto"/>
        <w:ind w:firstLine="0"/>
      </w:pPr>
      <w:bookmarkStart w:id="237" w:name="从案例关系到通用参数"/>
      <w:r>
        <w:rPr>
          <w:rFonts w:ascii="Times New Roman" w:hAnsi="Times New Roman" w:eastAsia="方正仿宋_GBK"/>
          <w:b/>
          <w:sz w:val="26"/>
        </w:rPr>
        <w:t>5.6.1 从案例关系到通用参数</w:t>
      </w:r>
      <w:bookmarkEnd w:id="237"/>
    </w:p>
    <w:p w14:paraId="56CACEE5">
      <w:pPr>
        <w:widowControl/>
        <w:spacing w:before="0" w:after="0" w:line="300" w:lineRule="auto"/>
        <w:ind w:firstLine="480"/>
        <w:jc w:val="both"/>
      </w:pPr>
      <w:r>
        <w:rPr>
          <w:rFonts w:ascii="Times New Roman" w:hAnsi="Times New Roman" w:eastAsia="方正仿宋_GBK"/>
          <w:b w:val="0"/>
          <w:sz w:val="24"/>
        </w:rPr>
        <w:t>案例说明容载比由主变容量和年网供最大负荷共同形成，其经济取值还受储能持续支撑、站间转供能力和工程价格影响。通用矩阵据此采用可比较的参数范围，构造A类和B/C类</w:t>
      </w:r>
      <w:ins w:id="415" w:author="白日梦想家" w:date="2026-10-02T21:46:15Z">
        <w:r>
          <w:rPr>
            <w:rFonts w:hint="eastAsia"/>
            <w:b w:val="0"/>
            <w:sz w:val="24"/>
            <w:lang w:eastAsia="zh"/>
            <w:woUserID w:val="2"/>
          </w:rPr>
          <w:t>供电</w:t>
        </w:r>
      </w:ins>
      <w:ins w:id="416" w:author="白日梦想家" w:date="2026-10-02T21:46:16Z">
        <w:r>
          <w:rPr>
            <w:rFonts w:hint="eastAsia"/>
            <w:b w:val="0"/>
            <w:sz w:val="24"/>
            <w:lang w:eastAsia="zh"/>
            <w:woUserID w:val="2"/>
          </w:rPr>
          <w:t>区域</w:t>
        </w:r>
      </w:ins>
      <w:r>
        <w:rPr>
          <w:rFonts w:ascii="Times New Roman" w:hAnsi="Times New Roman" w:eastAsia="方正仿宋_GBK"/>
          <w:b w:val="0"/>
          <w:sz w:val="24"/>
        </w:rPr>
        <w:t>两种等容量仿真站群，将具体地区的站名和规模转换为一般结构条件。</w:t>
      </w:r>
    </w:p>
    <w:p w14:paraId="57B21541">
      <w:pPr>
        <w:pStyle w:val="2"/>
        <w:widowControl/>
        <w:spacing w:before="0" w:after="0" w:line="300" w:lineRule="auto"/>
        <w:ind w:firstLine="480"/>
        <w:jc w:val="both"/>
      </w:pPr>
      <w:r>
        <w:rPr>
          <w:rFonts w:ascii="Times New Roman" w:hAnsi="Times New Roman" w:eastAsia="方正仿宋_GBK"/>
          <w:b w:val="0"/>
          <w:sz w:val="24"/>
        </w:rPr>
        <w:t>外推站群均含5座变电站，每站初始配置两台主变。A类单台50 MVA，B/C类单台40 MVA，基期年网供最大负荷分别为250和200 MW，基期容载比均为2.00。负荷分配采用较均匀与偏集中两种权重；各站独立正向峰值合计分别按区域同期峰值的1.00和1.15倍构造。案例中邳州、市区的相应比值约为1.06和1.11，为该一般量级提供参考。光伏分配采用独立权重，保留源荷空间差异。新购规格、扩建50 MVA主变、储能柜及联络能力与前述计算方法一致。</w:t>
      </w:r>
    </w:p>
    <w:p w14:paraId="24E456D9">
      <w:pPr>
        <w:pStyle w:val="2"/>
        <w:widowControl/>
        <w:spacing w:before="0" w:after="0" w:line="300" w:lineRule="auto"/>
        <w:ind w:firstLine="480"/>
        <w:jc w:val="both"/>
      </w:pPr>
      <w:r>
        <w:rPr>
          <w:rFonts w:ascii="Times New Roman" w:hAnsi="Times New Roman" w:eastAsia="方正仿宋_GBK"/>
          <w:b w:val="0"/>
          <w:sz w:val="24"/>
        </w:rPr>
        <w:t>参数变化通过站级正向、反向负荷和持续支撑系数进入约束，以全寿命费用确定对应配置。通用外推采用规划第4年的静态容量比选，归纳目标年推荐值；两地区案例另按逐年状态进行建设时序寻优。具体计算点保存在配套文件。</w:t>
      </w:r>
    </w:p>
    <w:p w14:paraId="62C993BA">
      <w:pPr>
        <w:pStyle w:val="5"/>
        <w:keepNext/>
        <w:numPr>
          <w:ilvl w:val="0"/>
          <w:numId w:val="0"/>
        </w:numPr>
        <w:spacing w:before="160" w:after="120" w:line="360" w:lineRule="auto"/>
        <w:ind w:firstLine="0"/>
      </w:pPr>
      <w:bookmarkStart w:id="238" w:name="参数范围与场景构造"/>
      <w:r>
        <w:rPr>
          <w:rFonts w:ascii="Times New Roman" w:hAnsi="Times New Roman" w:eastAsia="方正仿宋_GBK"/>
          <w:b/>
          <w:sz w:val="26"/>
        </w:rPr>
        <w:t>5.6.2 参数范围与场景构造</w:t>
      </w:r>
      <w:bookmarkEnd w:id="238"/>
    </w:p>
    <w:p w14:paraId="3447484E">
      <w:pPr>
        <w:keepNext/>
        <w:spacing w:before="120" w:after="80" w:line="300" w:lineRule="auto"/>
        <w:ind w:firstLine="0"/>
        <w:jc w:val="center"/>
      </w:pPr>
      <w:r>
        <w:rPr>
          <w:rFonts w:ascii="Times New Roman" w:hAnsi="Times New Roman" w:eastAsia="宋体"/>
          <w:b w:val="0"/>
          <w:sz w:val="21"/>
        </w:rPr>
        <w:t>表5-62 通用外推参数及站群假定</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793"/>
        <w:gridCol w:w="3259"/>
        <w:gridCol w:w="3259"/>
      </w:tblGrid>
      <w:tr w14:paraId="64718F9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793" w:type="dxa"/>
            <w:tcMar>
              <w:left w:w="70" w:type="dxa"/>
              <w:right w:w="70" w:type="dxa"/>
            </w:tcMar>
            <w:vAlign w:val="center"/>
          </w:tcPr>
          <w:p w14:paraId="697852C0">
            <w:pPr>
              <w:keepNext w:val="0"/>
              <w:spacing w:before="20" w:after="20" w:line="260" w:lineRule="exact"/>
              <w:ind w:firstLine="0" w:firstLineChars="0"/>
              <w:jc w:val="center"/>
            </w:pPr>
            <w:r>
              <w:rPr>
                <w:rFonts w:ascii="Times New Roman" w:hAnsi="Times New Roman" w:eastAsia="宋体"/>
                <w:b/>
                <w:sz w:val="18"/>
              </w:rPr>
              <w:t>参数</w:t>
            </w:r>
          </w:p>
        </w:tc>
        <w:tc>
          <w:tcPr>
            <w:tcW w:w="3259" w:type="dxa"/>
            <w:tcMar>
              <w:left w:w="70" w:type="dxa"/>
              <w:right w:w="70" w:type="dxa"/>
            </w:tcMar>
            <w:vAlign w:val="center"/>
          </w:tcPr>
          <w:p w14:paraId="20F1683E">
            <w:pPr>
              <w:keepNext w:val="0"/>
              <w:spacing w:before="20" w:after="20" w:line="260" w:lineRule="exact"/>
              <w:ind w:firstLine="0" w:firstLineChars="0"/>
              <w:jc w:val="center"/>
            </w:pPr>
            <w:r>
              <w:rPr>
                <w:rFonts w:ascii="Times New Roman" w:hAnsi="Times New Roman" w:eastAsia="宋体"/>
                <w:b/>
                <w:sz w:val="18"/>
              </w:rPr>
              <w:t>取值或范围</w:t>
            </w:r>
          </w:p>
        </w:tc>
        <w:tc>
          <w:tcPr>
            <w:tcW w:w="3259" w:type="dxa"/>
            <w:tcMar>
              <w:left w:w="70" w:type="dxa"/>
              <w:right w:w="70" w:type="dxa"/>
            </w:tcMar>
            <w:vAlign w:val="center"/>
          </w:tcPr>
          <w:p w14:paraId="0F5CB5E5">
            <w:pPr>
              <w:keepNext w:val="0"/>
              <w:spacing w:before="20" w:after="20" w:line="260" w:lineRule="exact"/>
              <w:ind w:firstLine="0" w:firstLineChars="0"/>
              <w:jc w:val="center"/>
            </w:pPr>
            <w:r>
              <w:rPr>
                <w:rFonts w:ascii="Times New Roman" w:hAnsi="Times New Roman" w:eastAsia="宋体"/>
                <w:b/>
                <w:sz w:val="18"/>
              </w:rPr>
              <w:t>设定方式</w:t>
            </w:r>
          </w:p>
        </w:tc>
      </w:tr>
      <w:tr w14:paraId="73B5167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26BEA6DC">
            <w:pPr>
              <w:keepNext w:val="0"/>
              <w:spacing w:before="20" w:after="20" w:line="260" w:lineRule="exact"/>
              <w:ind w:firstLine="0" w:firstLineChars="0"/>
              <w:jc w:val="center"/>
            </w:pPr>
            <w:r>
              <w:rPr>
                <w:rFonts w:ascii="Times New Roman" w:hAnsi="Times New Roman" w:eastAsia="宋体"/>
                <w:b w:val="0"/>
                <w:sz w:val="18"/>
              </w:rPr>
              <w:t>供电区域</w:t>
            </w:r>
          </w:p>
        </w:tc>
        <w:tc>
          <w:tcPr>
            <w:tcW w:w="3259" w:type="dxa"/>
            <w:tcMar>
              <w:left w:w="70" w:type="dxa"/>
              <w:right w:w="70" w:type="dxa"/>
            </w:tcMar>
            <w:vAlign w:val="center"/>
          </w:tcPr>
          <w:p w14:paraId="028B7686">
            <w:pPr>
              <w:keepNext w:val="0"/>
              <w:spacing w:before="20" w:after="20" w:line="260" w:lineRule="exact"/>
              <w:ind w:firstLine="0" w:firstLineChars="0"/>
              <w:jc w:val="center"/>
            </w:pPr>
            <w:r>
              <w:rPr>
                <w:rFonts w:ascii="Times New Roman" w:hAnsi="Times New Roman" w:eastAsia="宋体"/>
                <w:b w:val="0"/>
                <w:sz w:val="18"/>
              </w:rPr>
              <w:t>A类、B/C类</w:t>
            </w:r>
          </w:p>
        </w:tc>
        <w:tc>
          <w:tcPr>
            <w:tcW w:w="3259" w:type="dxa"/>
            <w:tcMar>
              <w:left w:w="70" w:type="dxa"/>
              <w:right w:w="70" w:type="dxa"/>
            </w:tcMar>
            <w:vAlign w:val="center"/>
          </w:tcPr>
          <w:p w14:paraId="7A067434">
            <w:pPr>
              <w:keepNext w:val="0"/>
              <w:spacing w:before="20" w:after="20" w:line="260" w:lineRule="exact"/>
              <w:ind w:firstLine="0" w:firstLineChars="0"/>
              <w:jc w:val="center"/>
            </w:pPr>
            <w:r>
              <w:rPr>
                <w:rFonts w:ascii="Times New Roman" w:hAnsi="Times New Roman" w:eastAsia="宋体"/>
                <w:b w:val="0"/>
                <w:sz w:val="18"/>
              </w:rPr>
              <w:t>两类一般站群</w:t>
            </w:r>
          </w:p>
        </w:tc>
      </w:tr>
      <w:tr w14:paraId="2CF0C03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056B836E">
            <w:pPr>
              <w:keepNext w:val="0"/>
              <w:spacing w:before="20" w:after="20" w:line="260" w:lineRule="exact"/>
              <w:ind w:firstLine="0" w:firstLineChars="0"/>
              <w:jc w:val="center"/>
            </w:pPr>
            <w:r>
              <w:rPr>
                <w:rFonts w:ascii="Times New Roman" w:hAnsi="Times New Roman" w:eastAsia="宋体"/>
                <w:b w:val="0"/>
                <w:sz w:val="18"/>
              </w:rPr>
              <w:t>初始主变</w:t>
            </w:r>
          </w:p>
        </w:tc>
        <w:tc>
          <w:tcPr>
            <w:tcW w:w="3259" w:type="dxa"/>
            <w:tcMar>
              <w:left w:w="70" w:type="dxa"/>
              <w:right w:w="70" w:type="dxa"/>
            </w:tcMar>
            <w:vAlign w:val="center"/>
          </w:tcPr>
          <w:p w14:paraId="18115A51">
            <w:pPr>
              <w:keepNext w:val="0"/>
              <w:spacing w:before="20" w:after="20" w:line="260" w:lineRule="exact"/>
              <w:ind w:firstLine="0" w:firstLineChars="0"/>
              <w:jc w:val="center"/>
            </w:pPr>
            <w:r>
              <w:rPr>
                <w:rFonts w:ascii="Times New Roman" w:hAnsi="Times New Roman" w:eastAsia="宋体"/>
                <w:b w:val="0"/>
                <w:sz w:val="18"/>
              </w:rPr>
              <w:t>5站；各2×50或2×40 MVA</w:t>
            </w:r>
          </w:p>
        </w:tc>
        <w:tc>
          <w:tcPr>
            <w:tcW w:w="3259" w:type="dxa"/>
            <w:tcMar>
              <w:left w:w="70" w:type="dxa"/>
              <w:right w:w="70" w:type="dxa"/>
            </w:tcMar>
            <w:vAlign w:val="center"/>
          </w:tcPr>
          <w:p w14:paraId="7A2CA3BA">
            <w:pPr>
              <w:keepNext w:val="0"/>
              <w:spacing w:before="20" w:after="20" w:line="260" w:lineRule="exact"/>
              <w:ind w:firstLine="0" w:firstLineChars="0"/>
              <w:jc w:val="center"/>
            </w:pPr>
            <w:r>
              <w:rPr>
                <w:rFonts w:ascii="Times New Roman" w:hAnsi="Times New Roman" w:eastAsia="宋体"/>
                <w:b w:val="0"/>
                <w:sz w:val="18"/>
              </w:rPr>
              <w:t>等容量基期</w:t>
            </w:r>
          </w:p>
        </w:tc>
      </w:tr>
      <w:tr w14:paraId="0ADAE24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31166925">
            <w:pPr>
              <w:keepNext w:val="0"/>
              <w:spacing w:before="20" w:after="20" w:line="260" w:lineRule="exact"/>
              <w:ind w:firstLine="0" w:firstLineChars="0"/>
              <w:jc w:val="center"/>
            </w:pPr>
            <w:r>
              <w:rPr>
                <w:rFonts w:ascii="Times New Roman" w:hAnsi="Times New Roman" w:eastAsia="宋体"/>
                <w:b w:val="0"/>
                <w:sz w:val="18"/>
              </w:rPr>
              <w:t>初始容载比</w:t>
            </w:r>
          </w:p>
        </w:tc>
        <w:tc>
          <w:tcPr>
            <w:tcW w:w="3259" w:type="dxa"/>
            <w:tcMar>
              <w:left w:w="70" w:type="dxa"/>
              <w:right w:w="70" w:type="dxa"/>
            </w:tcMar>
            <w:vAlign w:val="center"/>
          </w:tcPr>
          <w:p w14:paraId="70EDD049">
            <w:pPr>
              <w:keepNext w:val="0"/>
              <w:spacing w:before="20" w:after="20" w:line="260" w:lineRule="exact"/>
              <w:ind w:firstLine="0" w:firstLineChars="0"/>
              <w:jc w:val="center"/>
            </w:pPr>
            <w:r>
              <w:rPr>
                <w:rFonts w:ascii="Times New Roman" w:hAnsi="Times New Roman" w:eastAsia="宋体"/>
                <w:b w:val="0"/>
                <w:sz w:val="18"/>
              </w:rPr>
              <w:t>2.00</w:t>
            </w:r>
          </w:p>
        </w:tc>
        <w:tc>
          <w:tcPr>
            <w:tcW w:w="3259" w:type="dxa"/>
            <w:tcMar>
              <w:left w:w="70" w:type="dxa"/>
              <w:right w:w="70" w:type="dxa"/>
            </w:tcMar>
            <w:vAlign w:val="center"/>
          </w:tcPr>
          <w:p w14:paraId="599E05B6">
            <w:pPr>
              <w:keepNext w:val="0"/>
              <w:spacing w:before="20" w:after="20" w:line="260" w:lineRule="exact"/>
              <w:ind w:firstLine="0" w:firstLineChars="0"/>
              <w:jc w:val="center"/>
            </w:pPr>
            <w:r>
              <w:rPr>
                <w:rFonts w:ascii="Times New Roman" w:hAnsi="Times New Roman" w:eastAsia="宋体"/>
                <w:b w:val="0"/>
                <w:sz w:val="18"/>
              </w:rPr>
              <w:t>两类站群一致</w:t>
            </w:r>
          </w:p>
        </w:tc>
      </w:tr>
      <w:tr w14:paraId="3FE5E6D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7D691C78">
            <w:pPr>
              <w:keepNext w:val="0"/>
              <w:spacing w:before="20" w:after="20" w:line="260" w:lineRule="exact"/>
              <w:ind w:firstLine="0" w:firstLineChars="0"/>
              <w:jc w:val="center"/>
            </w:pPr>
            <w:r>
              <w:rPr>
                <w:rFonts w:ascii="Times New Roman" w:hAnsi="Times New Roman" w:eastAsia="宋体"/>
                <w:b w:val="0"/>
                <w:sz w:val="18"/>
              </w:rPr>
              <w:t>负荷分布</w:t>
            </w:r>
          </w:p>
        </w:tc>
        <w:tc>
          <w:tcPr>
            <w:tcW w:w="3259" w:type="dxa"/>
            <w:tcMar>
              <w:left w:w="70" w:type="dxa"/>
              <w:right w:w="70" w:type="dxa"/>
            </w:tcMar>
            <w:vAlign w:val="center"/>
          </w:tcPr>
          <w:p w14:paraId="374614E3">
            <w:pPr>
              <w:keepNext w:val="0"/>
              <w:spacing w:before="20" w:after="20" w:line="260" w:lineRule="exact"/>
              <w:ind w:firstLine="0" w:firstLineChars="0"/>
              <w:jc w:val="center"/>
            </w:pPr>
            <w:r>
              <w:rPr>
                <w:rFonts w:ascii="Times New Roman" w:hAnsi="Times New Roman" w:eastAsia="宋体"/>
                <w:b w:val="0"/>
                <w:sz w:val="18"/>
              </w:rPr>
              <w:t>0.10/0.15/0.20/0.25/0.30；0.16/0.18/0.20/0.22/0.24</w:t>
            </w:r>
          </w:p>
        </w:tc>
        <w:tc>
          <w:tcPr>
            <w:tcW w:w="3259" w:type="dxa"/>
            <w:tcMar>
              <w:left w:w="70" w:type="dxa"/>
              <w:right w:w="70" w:type="dxa"/>
            </w:tcMar>
            <w:vAlign w:val="center"/>
          </w:tcPr>
          <w:p w14:paraId="7DF6A9ED">
            <w:pPr>
              <w:keepNext w:val="0"/>
              <w:spacing w:before="20" w:after="20" w:line="260" w:lineRule="exact"/>
              <w:ind w:firstLine="0" w:firstLineChars="0"/>
              <w:jc w:val="center"/>
            </w:pPr>
            <w:r>
              <w:rPr>
                <w:rFonts w:ascii="Times New Roman" w:hAnsi="Times New Roman" w:eastAsia="宋体"/>
                <w:b w:val="0"/>
                <w:sz w:val="18"/>
              </w:rPr>
              <w:t>权重之和为1</w:t>
            </w:r>
          </w:p>
        </w:tc>
      </w:tr>
      <w:tr w14:paraId="1C0F06C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20746FDE">
            <w:pPr>
              <w:keepNext w:val="0"/>
              <w:spacing w:before="20" w:after="20" w:line="260" w:lineRule="exact"/>
              <w:ind w:firstLine="0" w:firstLineChars="0"/>
              <w:jc w:val="center"/>
            </w:pPr>
            <w:r>
              <w:rPr>
                <w:rFonts w:ascii="Times New Roman" w:hAnsi="Times New Roman" w:eastAsia="宋体"/>
                <w:b w:val="0"/>
                <w:sz w:val="18"/>
              </w:rPr>
              <w:t>站级峰值合计/区域同期峰值</w:t>
            </w:r>
          </w:p>
        </w:tc>
        <w:tc>
          <w:tcPr>
            <w:tcW w:w="3259" w:type="dxa"/>
            <w:tcMar>
              <w:left w:w="70" w:type="dxa"/>
              <w:right w:w="70" w:type="dxa"/>
            </w:tcMar>
            <w:vAlign w:val="center"/>
          </w:tcPr>
          <w:p w14:paraId="5DA36C60">
            <w:pPr>
              <w:keepNext w:val="0"/>
              <w:spacing w:before="20" w:after="20" w:line="260" w:lineRule="exact"/>
              <w:ind w:firstLine="0" w:firstLineChars="0"/>
              <w:jc w:val="center"/>
            </w:pPr>
            <w:r>
              <w:rPr>
                <w:rFonts w:ascii="Times New Roman" w:hAnsi="Times New Roman" w:eastAsia="宋体"/>
                <w:b w:val="0"/>
                <w:sz w:val="18"/>
              </w:rPr>
              <w:t>偏集中1.15；较均匀1.00</w:t>
            </w:r>
          </w:p>
        </w:tc>
        <w:tc>
          <w:tcPr>
            <w:tcW w:w="3259" w:type="dxa"/>
            <w:tcMar>
              <w:left w:w="70" w:type="dxa"/>
              <w:right w:w="70" w:type="dxa"/>
            </w:tcMar>
            <w:vAlign w:val="center"/>
          </w:tcPr>
          <w:p w14:paraId="6CE9BDC3">
            <w:pPr>
              <w:keepNext w:val="0"/>
              <w:spacing w:before="20" w:after="20" w:line="260" w:lineRule="exact"/>
              <w:ind w:firstLine="0" w:firstLineChars="0"/>
              <w:jc w:val="center"/>
            </w:pPr>
            <w:r>
              <w:rPr>
                <w:rFonts w:ascii="Times New Roman" w:hAnsi="Times New Roman" w:eastAsia="宋体"/>
                <w:b w:val="0"/>
                <w:sz w:val="18"/>
              </w:rPr>
              <w:t>案例1.06和1.11支持外推量级</w:t>
            </w:r>
          </w:p>
        </w:tc>
      </w:tr>
      <w:tr w14:paraId="4221256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32D05A20">
            <w:pPr>
              <w:keepNext w:val="0"/>
              <w:spacing w:before="20" w:after="20" w:line="260" w:lineRule="exact"/>
              <w:ind w:firstLine="0" w:firstLineChars="0"/>
              <w:jc w:val="center"/>
            </w:pPr>
            <w:r>
              <w:rPr>
                <w:rFonts w:ascii="Times New Roman" w:hAnsi="Times New Roman" w:eastAsia="宋体"/>
                <w:b w:val="0"/>
                <w:sz w:val="18"/>
              </w:rPr>
              <w:t>光伏分布</w:t>
            </w:r>
          </w:p>
        </w:tc>
        <w:tc>
          <w:tcPr>
            <w:tcW w:w="3259" w:type="dxa"/>
            <w:tcMar>
              <w:left w:w="70" w:type="dxa"/>
              <w:right w:w="70" w:type="dxa"/>
            </w:tcMar>
            <w:vAlign w:val="center"/>
          </w:tcPr>
          <w:p w14:paraId="27ED701F">
            <w:pPr>
              <w:keepNext w:val="0"/>
              <w:spacing w:before="20" w:after="20" w:line="260" w:lineRule="exact"/>
              <w:ind w:firstLine="0" w:firstLineChars="0"/>
              <w:jc w:val="center"/>
            </w:pPr>
            <w:r>
              <w:rPr>
                <w:rFonts w:ascii="Times New Roman" w:hAnsi="Times New Roman" w:eastAsia="宋体"/>
                <w:b w:val="0"/>
                <w:sz w:val="18"/>
              </w:rPr>
              <w:t>0.08/0.14/0.18/0.25/0.35</w:t>
            </w:r>
          </w:p>
        </w:tc>
        <w:tc>
          <w:tcPr>
            <w:tcW w:w="3259" w:type="dxa"/>
            <w:tcMar>
              <w:left w:w="70" w:type="dxa"/>
              <w:right w:w="70" w:type="dxa"/>
            </w:tcMar>
            <w:vAlign w:val="center"/>
          </w:tcPr>
          <w:p w14:paraId="61882328">
            <w:pPr>
              <w:keepNext w:val="0"/>
              <w:spacing w:before="20" w:after="20" w:line="260" w:lineRule="exact"/>
              <w:ind w:firstLine="0" w:firstLineChars="0"/>
              <w:jc w:val="center"/>
            </w:pPr>
            <w:r>
              <w:rPr>
                <w:rFonts w:ascii="Times New Roman" w:hAnsi="Times New Roman" w:eastAsia="宋体"/>
                <w:b w:val="0"/>
                <w:sz w:val="18"/>
              </w:rPr>
              <w:t>权重之和为1</w:t>
            </w:r>
          </w:p>
        </w:tc>
      </w:tr>
      <w:tr w14:paraId="04926E9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5F6EE256">
            <w:pPr>
              <w:keepNext w:val="0"/>
              <w:spacing w:before="20" w:after="20" w:line="260" w:lineRule="exact"/>
              <w:ind w:firstLine="0" w:firstLineChars="0"/>
              <w:jc w:val="center"/>
            </w:pPr>
            <w:r>
              <w:rPr>
                <w:rFonts w:ascii="Times New Roman" w:hAnsi="Times New Roman" w:eastAsia="宋体"/>
                <w:b w:val="0"/>
                <w:sz w:val="18"/>
              </w:rPr>
              <w:t>装机渗透率</w:t>
            </w:r>
          </w:p>
        </w:tc>
        <w:tc>
          <w:tcPr>
            <w:tcW w:w="3259" w:type="dxa"/>
            <w:tcMar>
              <w:left w:w="70" w:type="dxa"/>
              <w:right w:w="70" w:type="dxa"/>
            </w:tcMar>
            <w:vAlign w:val="center"/>
          </w:tcPr>
          <w:p w14:paraId="405B8EF8">
            <w:pPr>
              <w:keepNext w:val="0"/>
              <w:spacing w:before="20" w:after="20" w:line="260" w:lineRule="exact"/>
              <w:ind w:firstLine="0" w:firstLineChars="0"/>
              <w:jc w:val="center"/>
            </w:pPr>
            <w:r>
              <w:rPr>
                <w:rFonts w:ascii="Times New Roman" w:hAnsi="Times New Roman" w:eastAsia="宋体"/>
                <w:b w:val="0"/>
                <w:sz w:val="18"/>
              </w:rPr>
              <w:t>0、0.30、0.80、1、1.30、1.80、2、2.30、2.80、3</w:t>
            </w:r>
          </w:p>
        </w:tc>
        <w:tc>
          <w:tcPr>
            <w:tcW w:w="3259" w:type="dxa"/>
            <w:tcMar>
              <w:left w:w="70" w:type="dxa"/>
              <w:right w:w="70" w:type="dxa"/>
            </w:tcMar>
            <w:vAlign w:val="center"/>
          </w:tcPr>
          <w:p w14:paraId="2E4E7BC9">
            <w:pPr>
              <w:keepNext w:val="0"/>
              <w:spacing w:before="20" w:after="20" w:line="260" w:lineRule="exact"/>
              <w:ind w:firstLine="0" w:firstLineChars="0"/>
              <w:jc w:val="center"/>
            </w:pPr>
            <w:r>
              <w:rPr>
                <w:rFonts w:ascii="Times New Roman" w:hAnsi="Times New Roman" w:eastAsia="宋体"/>
                <w:b w:val="0"/>
                <w:sz w:val="18"/>
              </w:rPr>
              <w:t>参数假定</w:t>
            </w:r>
          </w:p>
        </w:tc>
      </w:tr>
      <w:tr w14:paraId="46A61B9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411D9523">
            <w:pPr>
              <w:keepNext w:val="0"/>
              <w:spacing w:before="20" w:after="20" w:line="260" w:lineRule="exact"/>
              <w:ind w:firstLine="0" w:firstLineChars="0"/>
              <w:jc w:val="center"/>
            </w:pPr>
            <w:r>
              <w:rPr>
                <w:rFonts w:ascii="Times New Roman" w:hAnsi="Times New Roman" w:eastAsia="宋体"/>
                <w:b w:val="0"/>
                <w:sz w:val="18"/>
              </w:rPr>
              <w:t>年负荷平均增长率</w:t>
            </w:r>
          </w:p>
        </w:tc>
        <w:tc>
          <w:tcPr>
            <w:tcW w:w="3259" w:type="dxa"/>
            <w:tcMar>
              <w:left w:w="70" w:type="dxa"/>
              <w:right w:w="70" w:type="dxa"/>
            </w:tcMar>
            <w:vAlign w:val="center"/>
          </w:tcPr>
          <w:p w14:paraId="42D0E8BB">
            <w:pPr>
              <w:keepNext w:val="0"/>
              <w:spacing w:before="20" w:after="20" w:line="260" w:lineRule="exact"/>
              <w:ind w:firstLine="0" w:firstLineChars="0"/>
              <w:jc w:val="center"/>
            </w:pPr>
            <w:r>
              <w:rPr>
                <w:rFonts w:ascii="Times New Roman" w:hAnsi="Times New Roman" w:eastAsia="宋体"/>
                <w:b w:val="0"/>
                <w:sz w:val="18"/>
              </w:rPr>
              <w:t>0、1%、2%、4%、7%、8%、10%</w:t>
            </w:r>
          </w:p>
        </w:tc>
        <w:tc>
          <w:tcPr>
            <w:tcW w:w="3259" w:type="dxa"/>
            <w:tcMar>
              <w:left w:w="70" w:type="dxa"/>
              <w:right w:w="70" w:type="dxa"/>
            </w:tcMar>
            <w:vAlign w:val="center"/>
          </w:tcPr>
          <w:p w14:paraId="0F0B2225">
            <w:pPr>
              <w:keepNext w:val="0"/>
              <w:spacing w:before="20" w:after="20" w:line="260" w:lineRule="exact"/>
              <w:ind w:firstLine="0" w:firstLineChars="0"/>
              <w:jc w:val="center"/>
            </w:pPr>
            <w:r>
              <w:rPr>
                <w:rFonts w:ascii="Times New Roman" w:hAnsi="Times New Roman" w:eastAsia="宋体"/>
                <w:b w:val="0"/>
                <w:sz w:val="18"/>
              </w:rPr>
              <w:t>参数假定</w:t>
            </w:r>
          </w:p>
        </w:tc>
      </w:tr>
      <w:tr w14:paraId="2207699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2A28F56F">
            <w:pPr>
              <w:keepNext w:val="0"/>
              <w:spacing w:before="20" w:after="20" w:line="260" w:lineRule="exact"/>
              <w:ind w:firstLine="0" w:firstLineChars="0"/>
              <w:jc w:val="center"/>
            </w:pPr>
            <w:r>
              <w:rPr>
                <w:rFonts w:ascii="Times New Roman" w:hAnsi="Times New Roman" w:eastAsia="宋体"/>
                <w:b w:val="0"/>
                <w:sz w:val="18"/>
              </w:rPr>
              <w:t>95%峰值持续时间</w:t>
            </w:r>
          </w:p>
        </w:tc>
        <w:tc>
          <w:tcPr>
            <w:tcW w:w="3259" w:type="dxa"/>
            <w:tcMar>
              <w:left w:w="70" w:type="dxa"/>
              <w:right w:w="70" w:type="dxa"/>
            </w:tcMar>
            <w:vAlign w:val="center"/>
          </w:tcPr>
          <w:p w14:paraId="22AE60FB">
            <w:pPr>
              <w:keepNext w:val="0"/>
              <w:spacing w:before="20" w:after="20" w:line="260" w:lineRule="exact"/>
              <w:ind w:firstLine="0" w:firstLineChars="0"/>
              <w:jc w:val="center"/>
            </w:pPr>
            <w:r>
              <w:rPr>
                <w:rFonts w:ascii="Times New Roman" w:hAnsi="Times New Roman" w:eastAsia="宋体"/>
                <w:b w:val="0"/>
                <w:sz w:val="18"/>
              </w:rPr>
              <w:t>1、2、3、4、6 h</w:t>
            </w:r>
          </w:p>
        </w:tc>
        <w:tc>
          <w:tcPr>
            <w:tcW w:w="3259" w:type="dxa"/>
            <w:tcMar>
              <w:left w:w="70" w:type="dxa"/>
              <w:right w:w="70" w:type="dxa"/>
            </w:tcMar>
            <w:vAlign w:val="center"/>
          </w:tcPr>
          <w:p w14:paraId="2BFDF73A">
            <w:pPr>
              <w:keepNext w:val="0"/>
              <w:spacing w:before="20" w:after="20" w:line="260" w:lineRule="exact"/>
              <w:ind w:firstLine="0" w:firstLineChars="0"/>
              <w:jc w:val="center"/>
            </w:pPr>
            <w:r>
              <w:rPr>
                <w:rFonts w:ascii="Times New Roman" w:hAnsi="Times New Roman" w:eastAsia="宋体"/>
                <w:b w:val="0"/>
                <w:sz w:val="18"/>
              </w:rPr>
              <w:t>正反向采用相同场景时长</w:t>
            </w:r>
          </w:p>
        </w:tc>
      </w:tr>
      <w:tr w14:paraId="190A172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06F33AA2">
            <w:pPr>
              <w:keepNext w:val="0"/>
              <w:spacing w:before="20" w:after="20" w:line="260" w:lineRule="exact"/>
              <w:ind w:firstLine="0" w:firstLineChars="0"/>
              <w:jc w:val="center"/>
            </w:pPr>
            <w:r>
              <w:rPr>
                <w:rFonts w:ascii="Times New Roman" w:hAnsi="Times New Roman" w:eastAsia="宋体"/>
                <w:b w:val="0"/>
                <w:sz w:val="18"/>
              </w:rPr>
              <w:t>初始站间转供率</w:t>
            </w:r>
          </w:p>
        </w:tc>
        <w:tc>
          <w:tcPr>
            <w:tcW w:w="3259" w:type="dxa"/>
            <w:tcMar>
              <w:left w:w="70" w:type="dxa"/>
              <w:right w:w="70" w:type="dxa"/>
            </w:tcMar>
            <w:vAlign w:val="center"/>
          </w:tcPr>
          <w:p w14:paraId="51455104">
            <w:pPr>
              <w:keepNext w:val="0"/>
              <w:spacing w:before="20" w:after="20" w:line="260" w:lineRule="exact"/>
              <w:ind w:firstLine="0" w:firstLineChars="0"/>
              <w:jc w:val="center"/>
            </w:pPr>
            <w:r>
              <w:rPr>
                <w:rFonts w:ascii="Times New Roman" w:hAnsi="Times New Roman" w:eastAsia="宋体"/>
                <w:b w:val="0"/>
                <w:sz w:val="18"/>
              </w:rPr>
              <w:t>A类50%；B/C类28.29%</w:t>
            </w:r>
          </w:p>
        </w:tc>
        <w:tc>
          <w:tcPr>
            <w:tcW w:w="3259" w:type="dxa"/>
            <w:tcMar>
              <w:left w:w="70" w:type="dxa"/>
              <w:right w:w="70" w:type="dxa"/>
            </w:tcMar>
            <w:vAlign w:val="center"/>
          </w:tcPr>
          <w:p w14:paraId="37866693">
            <w:pPr>
              <w:keepNext w:val="0"/>
              <w:spacing w:before="20" w:after="20" w:line="260" w:lineRule="exact"/>
              <w:ind w:firstLine="0" w:firstLineChars="0"/>
              <w:jc w:val="center"/>
            </w:pPr>
            <w:r>
              <w:rPr>
                <w:rFonts w:ascii="Times New Roman" w:hAnsi="Times New Roman" w:eastAsia="宋体"/>
                <w:b w:val="0"/>
                <w:sz w:val="18"/>
              </w:rPr>
              <w:t>案例参数外推</w:t>
            </w:r>
          </w:p>
        </w:tc>
      </w:tr>
      <w:tr w14:paraId="56483B6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234ADF4F">
            <w:pPr>
              <w:keepNext w:val="0"/>
              <w:spacing w:before="20" w:after="20" w:line="260" w:lineRule="exact"/>
              <w:ind w:firstLine="0" w:firstLineChars="0"/>
              <w:jc w:val="center"/>
            </w:pPr>
            <w:r>
              <w:rPr>
                <w:rFonts w:ascii="Times New Roman" w:hAnsi="Times New Roman" w:eastAsia="宋体"/>
                <w:b w:val="0"/>
                <w:sz w:val="18"/>
              </w:rPr>
              <w:t>线路、储能价格倍数</w:t>
            </w:r>
          </w:p>
        </w:tc>
        <w:tc>
          <w:tcPr>
            <w:tcW w:w="3259" w:type="dxa"/>
            <w:tcMar>
              <w:left w:w="70" w:type="dxa"/>
              <w:right w:w="70" w:type="dxa"/>
            </w:tcMar>
            <w:vAlign w:val="center"/>
          </w:tcPr>
          <w:p w14:paraId="14198B50">
            <w:pPr>
              <w:keepNext w:val="0"/>
              <w:spacing w:before="20" w:after="20" w:line="260" w:lineRule="exact"/>
              <w:ind w:firstLine="0" w:firstLineChars="0"/>
              <w:jc w:val="center"/>
            </w:pPr>
            <w:r>
              <w:rPr>
                <w:rFonts w:ascii="Times New Roman" w:hAnsi="Times New Roman" w:eastAsia="宋体"/>
                <w:b w:val="0"/>
                <w:sz w:val="18"/>
              </w:rPr>
              <w:t>线路0.75/1.00/1.25；储能0.50/1.00/1.25</w:t>
            </w:r>
          </w:p>
        </w:tc>
        <w:tc>
          <w:tcPr>
            <w:tcW w:w="3259" w:type="dxa"/>
            <w:tcMar>
              <w:left w:w="70" w:type="dxa"/>
              <w:right w:w="70" w:type="dxa"/>
            </w:tcMar>
            <w:vAlign w:val="center"/>
          </w:tcPr>
          <w:p w14:paraId="5EDA21F7">
            <w:pPr>
              <w:keepNext w:val="0"/>
              <w:spacing w:before="20" w:after="20" w:line="260" w:lineRule="exact"/>
              <w:ind w:firstLine="0" w:firstLineChars="0"/>
              <w:jc w:val="center"/>
            </w:pPr>
            <w:r>
              <w:rPr>
                <w:rFonts w:ascii="Times New Roman" w:hAnsi="Times New Roman" w:eastAsia="宋体"/>
                <w:b w:val="0"/>
                <w:sz w:val="18"/>
              </w:rPr>
              <w:t>九组交叉价格</w:t>
            </w:r>
          </w:p>
        </w:tc>
      </w:tr>
      <w:tr w14:paraId="710ECEC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158467FD">
            <w:pPr>
              <w:keepNext w:val="0"/>
              <w:spacing w:before="20" w:after="20" w:line="260" w:lineRule="exact"/>
              <w:ind w:firstLine="0" w:firstLineChars="0"/>
              <w:jc w:val="center"/>
            </w:pPr>
            <w:r>
              <w:rPr>
                <w:rFonts w:ascii="Times New Roman" w:hAnsi="Times New Roman" w:eastAsia="宋体"/>
                <w:b w:val="0"/>
                <w:sz w:val="18"/>
              </w:rPr>
              <w:t>光伏利用小时、用户年负荷率</w:t>
            </w:r>
          </w:p>
        </w:tc>
        <w:tc>
          <w:tcPr>
            <w:tcW w:w="3259" w:type="dxa"/>
            <w:tcMar>
              <w:left w:w="70" w:type="dxa"/>
              <w:right w:w="70" w:type="dxa"/>
            </w:tcMar>
            <w:vAlign w:val="center"/>
          </w:tcPr>
          <w:p w14:paraId="6023962F">
            <w:pPr>
              <w:keepNext w:val="0"/>
              <w:spacing w:before="20" w:after="20" w:line="260" w:lineRule="exact"/>
              <w:ind w:firstLine="0" w:firstLineChars="0"/>
              <w:jc w:val="center"/>
            </w:pPr>
            <w:r>
              <w:rPr>
                <w:rFonts w:ascii="Times New Roman" w:hAnsi="Times New Roman" w:eastAsia="宋体"/>
                <w:b w:val="0"/>
                <w:sz w:val="18"/>
              </w:rPr>
              <w:t>1200 h；0.50</w:t>
            </w:r>
          </w:p>
        </w:tc>
        <w:tc>
          <w:tcPr>
            <w:tcW w:w="3259" w:type="dxa"/>
            <w:tcMar>
              <w:left w:w="70" w:type="dxa"/>
              <w:right w:w="70" w:type="dxa"/>
            </w:tcMar>
            <w:vAlign w:val="center"/>
          </w:tcPr>
          <w:p w14:paraId="78987FEE">
            <w:pPr>
              <w:keepNext w:val="0"/>
              <w:spacing w:before="20" w:after="20" w:line="260" w:lineRule="exact"/>
              <w:ind w:firstLine="0" w:firstLineChars="0"/>
              <w:jc w:val="center"/>
            </w:pPr>
            <w:r>
              <w:rPr>
                <w:rFonts w:ascii="Times New Roman" w:hAnsi="Times New Roman" w:eastAsia="宋体"/>
                <w:b w:val="0"/>
                <w:sz w:val="18"/>
              </w:rPr>
              <w:t>电量指标换算</w:t>
            </w:r>
          </w:p>
        </w:tc>
      </w:tr>
      <w:tr w14:paraId="0EFAD8B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793" w:type="dxa"/>
            <w:tcMar>
              <w:left w:w="70" w:type="dxa"/>
              <w:right w:w="70" w:type="dxa"/>
            </w:tcMar>
            <w:vAlign w:val="center"/>
          </w:tcPr>
          <w:p w14:paraId="5CFC8F1D">
            <w:pPr>
              <w:keepNext w:val="0"/>
              <w:spacing w:before="20" w:after="20" w:line="260" w:lineRule="exact"/>
              <w:ind w:firstLine="0" w:firstLineChars="0"/>
              <w:jc w:val="center"/>
            </w:pPr>
            <w:r>
              <w:rPr>
                <w:rFonts w:ascii="Times New Roman" w:hAnsi="Times New Roman" w:eastAsia="宋体"/>
                <w:b w:val="0"/>
                <w:sz w:val="18"/>
              </w:rPr>
              <w:t>目标年、费用时点</w:t>
            </w:r>
          </w:p>
        </w:tc>
        <w:tc>
          <w:tcPr>
            <w:tcW w:w="3259" w:type="dxa"/>
            <w:tcMar>
              <w:left w:w="70" w:type="dxa"/>
              <w:right w:w="70" w:type="dxa"/>
            </w:tcMar>
            <w:vAlign w:val="center"/>
          </w:tcPr>
          <w:p w14:paraId="32298601">
            <w:pPr>
              <w:keepNext w:val="0"/>
              <w:spacing w:before="20" w:after="20" w:line="260" w:lineRule="exact"/>
              <w:ind w:firstLine="0" w:firstLineChars="0"/>
              <w:jc w:val="center"/>
            </w:pPr>
            <w:r>
              <w:rPr>
                <w:rFonts w:ascii="Times New Roman" w:hAnsi="Times New Roman" w:eastAsia="宋体"/>
                <w:b w:val="0"/>
                <w:sz w:val="18"/>
              </w:rPr>
              <w:t>第4年；按2025年投运折现</w:t>
            </w:r>
          </w:p>
        </w:tc>
        <w:tc>
          <w:tcPr>
            <w:tcW w:w="3259" w:type="dxa"/>
            <w:tcMar>
              <w:left w:w="70" w:type="dxa"/>
              <w:right w:w="70" w:type="dxa"/>
            </w:tcMar>
            <w:vAlign w:val="center"/>
          </w:tcPr>
          <w:p w14:paraId="40928642">
            <w:pPr>
              <w:keepNext w:val="0"/>
              <w:spacing w:before="20" w:after="20" w:line="260" w:lineRule="exact"/>
              <w:ind w:firstLine="0" w:firstLineChars="0"/>
              <w:jc w:val="center"/>
            </w:pPr>
            <w:r>
              <w:rPr>
                <w:rFonts w:ascii="Times New Roman" w:hAnsi="Times New Roman" w:eastAsia="宋体"/>
                <w:b w:val="0"/>
                <w:sz w:val="18"/>
              </w:rPr>
              <w:t>目标年静态规划外推</w:t>
            </w:r>
          </w:p>
        </w:tc>
      </w:tr>
    </w:tbl>
    <w:p w14:paraId="1C7E213E">
      <w:pPr>
        <w:pStyle w:val="2"/>
        <w:widowControl/>
        <w:spacing w:before="0" w:after="0" w:line="300" w:lineRule="auto"/>
        <w:ind w:firstLine="480"/>
        <w:jc w:val="both"/>
      </w:pPr>
      <w:r>
        <w:rPr>
          <w:rFonts w:ascii="Times New Roman" w:hAnsi="Times New Roman" w:eastAsia="方正仿宋_GBK"/>
          <w:b w:val="0"/>
          <w:sz w:val="24"/>
        </w:rPr>
        <w:t>分布式电源装机渗透率在0～3.00之间选取10个代表值，年负荷平均增长率在0～10%之间选取7个值，95%峰值持续时间选取1、2、3、4、6 h。初始转供率采用50%和28.29%，分别对应两类站群；负荷分布采用两种形态。线路和储能各取三档价格，按九组交叉组合计算，形成12600个技术经济情景。</w:t>
      </w:r>
    </w:p>
    <w:p w14:paraId="37B07417">
      <w:pPr>
        <w:pStyle w:val="2"/>
        <w:widowControl/>
        <w:spacing w:before="0" w:after="0" w:line="300" w:lineRule="auto"/>
        <w:ind w:firstLine="480"/>
        <w:jc w:val="both"/>
      </w:pPr>
      <w:r>
        <w:rPr>
          <w:rFonts w:ascii="Times New Roman" w:hAnsi="Times New Roman" w:eastAsia="方正仿宋_GBK"/>
          <w:b w:val="0"/>
          <w:sz w:val="24"/>
        </w:rPr>
        <w:t>设用户年负荷率0.50、光伏利用小时1200 h，分布式电源电量渗透率按装机渗透率换算，约为0.00%～82.19%。技术场景以夜间正向负荷作为年网供最大负荷，日间光伏出力系数0.75、用户负荷为正向峰值的30%，由此构造反向净负荷。</w:t>
      </w:r>
    </w:p>
    <w:tbl>
      <w:tblPr>
        <w:tblStyle w:val="25"/>
        <w:tblW w:w="83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
        <w:gridCol w:w="6838"/>
        <w:gridCol w:w="737"/>
      </w:tblGrid>
      <w:tr w14:paraId="042475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37" w:type="dxa"/>
            <w:tcMar>
              <w:left w:w="0" w:type="dxa"/>
              <w:right w:w="0" w:type="dxa"/>
            </w:tcMar>
            <w:vAlign w:val="center"/>
          </w:tcPr>
          <w:p w14:paraId="5A6E90CD">
            <w:pPr>
              <w:spacing w:before="0" w:after="0"/>
              <w:ind w:firstLine="0" w:firstLineChars="0"/>
            </w:pPr>
          </w:p>
        </w:tc>
        <w:tc>
          <w:tcPr>
            <w:tcW w:w="6838" w:type="dxa"/>
            <w:tcMar>
              <w:left w:w="0" w:type="dxa"/>
              <w:right w:w="0" w:type="dxa"/>
            </w:tcMar>
            <w:vAlign w:val="center"/>
          </w:tcPr>
          <w:p w14:paraId="5E323805">
            <w:pPr>
              <w:pStyle w:val="2"/>
              <w:keepNext/>
              <w:spacing w:before="100" w:after="100" w:line="276" w:lineRule="auto"/>
              <w:ind w:firstLine="0" w:firstLineChars="0"/>
              <w:jc w:val="center"/>
            </w:pPr>
            <m:oMathPara>
              <m:oMathParaPr>
                <m:jc m:val="center"/>
              </m:oMathParaPr>
              <m:oMath>
                <m:m>
                  <m:mPr>
                    <m:mcs>
                      <m:mc>
                        <m:mcPr>
                          <m:count m:val="1"/>
                          <m:mcJc m:val="right"/>
                        </m:mcPr>
                      </m:mc>
                      <m:mc>
                        <m:mcPr>
                          <m:count m:val="1"/>
                          <m:mcJc m:val="left"/>
                        </m:mcPr>
                      </m:mc>
                    </m:mcs>
                    <m:plcHide m:val="1"/>
                  </m:mPr>
                  <m:mr>
                    <m:e>
                      <m:sSub>
                        <m:sSubPr/>
                        <m:e>
                          <m:r>
                            <m:rPr/>
                            <m:t>C</m:t>
                          </m:r>
                        </m:e>
                        <m:sub>
                          <m:r>
                            <m:rPr>
                              <m:sty m:val="p"/>
                            </m:rPr>
                            <m:t>DG</m:t>
                          </m:r>
                        </m:sub>
                      </m:sSub>
                    </m:e>
                    <m:e>
                      <m:r>
                        <m:rPr/>
                        <m:t>=</m:t>
                      </m:r>
                      <m:sSub>
                        <m:sSubPr/>
                        <m:e>
                          <m:r>
                            <m:rPr/>
                            <m:t>η</m:t>
                          </m:r>
                        </m:e>
                        <m:sub>
                          <m:r>
                            <m:rPr/>
                            <m:t>C</m:t>
                          </m:r>
                        </m:sub>
                      </m:sSub>
                      <m:sSub>
                        <m:sSubPr/>
                        <m:e>
                          <m:r>
                            <m:rPr/>
                            <m:t>P</m:t>
                          </m:r>
                        </m:e>
                        <m:sub>
                          <m:r>
                            <m:rPr>
                              <m:sty m:val="p"/>
                            </m:rPr>
                            <m:t>user,max</m:t>
                          </m:r>
                        </m:sub>
                      </m:sSub>
                    </m:e>
                  </m:mr>
                  <m:mr>
                    <m:e>
                      <m:sSubSup>
                        <m:sSubSupPr/>
                        <m:e>
                          <m:r>
                            <m:rPr/>
                            <m:t>L</m:t>
                          </m:r>
                        </m:e>
                        <m:sub>
                          <m:r>
                            <m:rPr/>
                            <m:t>i</m:t>
                          </m:r>
                        </m:sub>
                        <m:sup>
                          <m:r>
                            <m:rPr/>
                            <m:t>−</m:t>
                          </m:r>
                        </m:sup>
                      </m:sSubSup>
                    </m:e>
                    <m:e>
                      <m:r>
                        <m:rPr/>
                        <m:t>=</m:t>
                      </m:r>
                      <m:r>
                        <m:rPr>
                          <m:nor/>
                          <m:sty m:val="p"/>
                        </m:rPr>
                        <w:rPr>
                          <w:b w:val="0"/>
                          <w:i w:val="0"/>
                        </w:rPr>
                        <m:t>max</m:t>
                      </m:r>
                      <m:r>
                        <m:rPr/>
                        <m:t>(0,0.75</m:t>
                      </m:r>
                      <m:sSub>
                        <m:sSubPr/>
                        <m:e>
                          <m:r>
                            <m:rPr/>
                            <m:t>C</m:t>
                          </m:r>
                        </m:e>
                        <m:sub>
                          <m:r>
                            <m:rPr>
                              <m:sty m:val="p"/>
                            </m:rPr>
                            <m:t>DG</m:t>
                          </m:r>
                        </m:sub>
                      </m:sSub>
                      <m:sSubSup>
                        <m:sSubSupPr/>
                        <m:e>
                          <m:r>
                            <m:rPr/>
                            <m:t>w</m:t>
                          </m:r>
                        </m:e>
                        <m:sub>
                          <m:r>
                            <m:rPr/>
                            <m:t>i</m:t>
                          </m:r>
                        </m:sub>
                        <m:sup>
                          <m:r>
                            <m:rPr/>
                            <m:t>G</m:t>
                          </m:r>
                        </m:sup>
                      </m:sSubSup>
                      <m:r>
                        <m:rPr/>
                        <m:t>−0.30</m:t>
                      </m:r>
                      <m:sSubSup>
                        <m:sSubSupPr/>
                        <m:e>
                          <m:r>
                            <m:rPr/>
                            <m:t>L</m:t>
                          </m:r>
                        </m:e>
                        <m:sub>
                          <m:r>
                            <m:rPr/>
                            <m:t>i</m:t>
                          </m:r>
                        </m:sub>
                        <m:sup>
                          <m:r>
                            <m:rPr/>
                            <m:t>+</m:t>
                          </m:r>
                        </m:sup>
                      </m:sSubSup>
                      <m:r>
                        <m:rPr/>
                        <m:t>).</m:t>
                      </m:r>
                    </m:e>
                  </m:mr>
                </m:m>
              </m:oMath>
            </m:oMathPara>
          </w:p>
        </w:tc>
        <w:tc>
          <w:tcPr>
            <w:tcW w:w="737" w:type="dxa"/>
            <w:tcMar>
              <w:left w:w="0" w:type="dxa"/>
              <w:right w:w="0" w:type="dxa"/>
            </w:tcMar>
            <w:vAlign w:val="center"/>
          </w:tcPr>
          <w:p w14:paraId="7F0DA3CD">
            <w:pPr>
              <w:spacing w:before="0" w:after="0"/>
              <w:ind w:firstLine="0" w:firstLineChars="0"/>
              <w:jc w:val="right"/>
            </w:pPr>
            <w:r>
              <w:rPr>
                <w:rFonts w:ascii="Times New Roman" w:hAnsi="Times New Roman" w:eastAsia="方正仿宋_GBK"/>
                <w:b w:val="0"/>
                <w:sz w:val="18"/>
              </w:rPr>
              <w:t>（5-15）</w:t>
            </w:r>
          </w:p>
        </w:tc>
      </w:tr>
    </w:tbl>
    <w:p w14:paraId="22DBD8CC">
      <w:pPr>
        <w:widowControl/>
        <w:spacing w:before="0" w:after="0" w:line="300" w:lineRule="auto"/>
        <w:ind w:firstLine="480"/>
        <w:jc w:val="both"/>
      </w:pPr>
      <w:r>
        <w:rPr>
          <w:rFonts w:ascii="Times New Roman" w:hAnsi="Times New Roman" w:eastAsia="方正仿宋_GBK"/>
          <w:b w:val="0"/>
          <w:sz w:val="24"/>
        </w:rPr>
        <w:t>式中，</w:t>
      </w:r>
      <m:oMath>
        <m:sSub>
          <m:sSubPr/>
          <m:e>
            <m:r>
              <m:rPr/>
              <m:t>η</m:t>
            </m:r>
          </m:e>
          <m:sub>
            <m:r>
              <m:rPr/>
              <m:t>C</m:t>
            </m:r>
          </m:sub>
        </m:sSub>
      </m:oMath>
      <w:r>
        <w:rPr>
          <w:rFonts w:ascii="Times New Roman" w:hAnsi="Times New Roman" w:eastAsia="方正仿宋_GBK"/>
          <w:b w:val="0"/>
          <w:sz w:val="24"/>
        </w:rPr>
        <w:t>为分布式电源装机渗透率，</w:t>
      </w:r>
      <m:oMath>
        <m:sSub>
          <m:sSubPr/>
          <m:e>
            <m:r>
              <m:rPr/>
              <m:t>C</m:t>
            </m:r>
          </m:e>
          <m:sub>
            <m:r>
              <m:rPr>
                <m:sty m:val="p"/>
              </m:rPr>
              <m:t>DG</m:t>
            </m:r>
          </m:sub>
        </m:sSub>
      </m:oMath>
      <w:r>
        <w:rPr>
          <w:rFonts w:ascii="Times New Roman" w:hAnsi="Times New Roman" w:eastAsia="方正仿宋_GBK"/>
          <w:b w:val="0"/>
          <w:sz w:val="24"/>
        </w:rPr>
        <w:t>为装机容量，单位MW；</w:t>
      </w:r>
      <m:oMath>
        <m:sSub>
          <m:sSubPr/>
          <m:e>
            <m:r>
              <m:rPr/>
              <m:t>P</m:t>
            </m:r>
          </m:e>
          <m:sub>
            <m:r>
              <m:rPr>
                <m:sty m:val="p"/>
              </m:rPr>
              <m:t>user,max</m:t>
            </m:r>
          </m:sub>
        </m:sSub>
      </m:oMath>
      <w:r>
        <w:rPr>
          <w:rFonts w:ascii="Times New Roman" w:hAnsi="Times New Roman" w:eastAsia="方正仿宋_GBK"/>
          <w:b w:val="0"/>
          <w:sz w:val="24"/>
        </w:rPr>
        <w:t>为用户最大负荷，在本外推场景中取年网供最大负荷；</w:t>
      </w:r>
      <m:oMath>
        <m:sSubSup>
          <m:sSubSupPr/>
          <m:e>
            <m:r>
              <m:rPr/>
              <m:t>w</m:t>
            </m:r>
          </m:e>
          <m:sub>
            <m:r>
              <m:rPr/>
              <m:t>i</m:t>
            </m:r>
          </m:sub>
          <m:sup>
            <m:r>
              <m:rPr/>
              <m:t>G</m:t>
            </m:r>
          </m:sup>
        </m:sSubSup>
      </m:oMath>
      <w:r>
        <w:rPr>
          <w:rFonts w:ascii="Times New Roman" w:hAnsi="Times New Roman" w:eastAsia="方正仿宋_GBK"/>
          <w:b w:val="0"/>
          <w:sz w:val="24"/>
        </w:rPr>
        <w:t>为站级光伏分配权重，各站权重之和为1。</w:t>
      </w:r>
      <m:oMath>
        <m:sSubSup>
          <m:sSubSupPr/>
          <m:e>
            <m:r>
              <m:rPr/>
              <m:t>L</m:t>
            </m:r>
          </m:e>
          <m:sub>
            <m:r>
              <m:rPr/>
              <m:t>i</m:t>
            </m:r>
          </m:sub>
          <m:sup>
            <m:r>
              <m:rPr/>
              <m:t>+</m:t>
            </m:r>
          </m:sup>
        </m:sSubSup>
      </m:oMath>
      <w:r>
        <w:rPr>
          <w:rFonts w:ascii="Times New Roman" w:hAnsi="Times New Roman" w:eastAsia="方正仿宋_GBK"/>
          <w:b w:val="0"/>
          <w:sz w:val="24"/>
        </w:rPr>
        <w:t>为站级最大正向净负荷，</w:t>
      </w:r>
      <m:oMath>
        <m:sSubSup>
          <m:sSubSupPr/>
          <m:e>
            <m:r>
              <m:rPr/>
              <m:t>L</m:t>
            </m:r>
          </m:e>
          <m:sub>
            <m:r>
              <m:rPr/>
              <m:t>i</m:t>
            </m:r>
          </m:sub>
          <m:sup>
            <m:r>
              <m:rPr/>
              <m:t>−</m:t>
            </m:r>
          </m:sup>
        </m:sSubSup>
      </m:oMath>
      <w:r>
        <w:rPr>
          <w:rFonts w:ascii="Times New Roman" w:hAnsi="Times New Roman" w:eastAsia="方正仿宋_GBK"/>
          <w:b w:val="0"/>
          <w:sz w:val="24"/>
        </w:rPr>
        <w:t>为构造的最大反向净负荷。0.75和0.30均为外推场景假定。</w:t>
      </w:r>
    </w:p>
    <w:tbl>
      <w:tblPr>
        <w:tblStyle w:val="25"/>
        <w:tblW w:w="83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
        <w:gridCol w:w="6838"/>
        <w:gridCol w:w="737"/>
      </w:tblGrid>
      <w:tr w14:paraId="2FE12C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37" w:type="dxa"/>
            <w:tcMar>
              <w:left w:w="0" w:type="dxa"/>
              <w:right w:w="0" w:type="dxa"/>
            </w:tcMar>
            <w:vAlign w:val="center"/>
          </w:tcPr>
          <w:p w14:paraId="1CA8172A">
            <w:pPr>
              <w:spacing w:before="0" w:after="0"/>
              <w:ind w:firstLine="0" w:firstLineChars="0"/>
            </w:pPr>
          </w:p>
        </w:tc>
        <w:tc>
          <w:tcPr>
            <w:tcW w:w="6838" w:type="dxa"/>
            <w:tcMar>
              <w:left w:w="0" w:type="dxa"/>
              <w:right w:w="0" w:type="dxa"/>
            </w:tcMar>
            <w:vAlign w:val="center"/>
          </w:tcPr>
          <w:p w14:paraId="5DE24F70">
            <w:pPr>
              <w:pStyle w:val="2"/>
              <w:keepNext/>
              <w:spacing w:before="100" w:after="100" w:line="276" w:lineRule="auto"/>
              <w:ind w:firstLine="0" w:firstLineChars="0"/>
              <w:jc w:val="center"/>
            </w:pPr>
            <m:oMathPara>
              <m:oMathParaPr>
                <m:jc m:val="center"/>
              </m:oMathParaPr>
              <m:oMath>
                <m:sSub>
                  <m:sSubPr/>
                  <m:e>
                    <m:r>
                      <m:rPr/>
                      <m:t>η</m:t>
                    </m:r>
                  </m:e>
                  <m:sub>
                    <m:r>
                      <m:rPr/>
                      <m:t>E</m:t>
                    </m:r>
                  </m:sub>
                </m:sSub>
                <m:r>
                  <m:rPr/>
                  <m:t>=</m:t>
                </m:r>
                <m:f>
                  <m:fPr/>
                  <m:num>
                    <m:sSub>
                      <m:sSubPr/>
                      <m:e>
                        <m:r>
                          <m:rPr/>
                          <m:t>C</m:t>
                        </m:r>
                      </m:e>
                      <m:sub>
                        <m:r>
                          <m:rPr>
                            <m:sty m:val="p"/>
                          </m:rPr>
                          <m:t>DG</m:t>
                        </m:r>
                      </m:sub>
                    </m:sSub>
                    <m:sSub>
                      <m:sSubPr/>
                      <m:e>
                        <m:r>
                          <m:rPr/>
                          <m:t>T</m:t>
                        </m:r>
                      </m:e>
                      <m:sub>
                        <m:r>
                          <m:rPr/>
                          <m:t>G</m:t>
                        </m:r>
                      </m:sub>
                    </m:sSub>
                  </m:num>
                  <m:den>
                    <m:sSub>
                      <m:sSubPr/>
                      <m:e>
                        <m:r>
                          <m:rPr/>
                          <m:t>P</m:t>
                        </m:r>
                      </m:e>
                      <m:sub>
                        <m:r>
                          <m:rPr>
                            <m:sty m:val="p"/>
                          </m:rPr>
                          <m:t>user,max</m:t>
                        </m:r>
                      </m:sub>
                    </m:sSub>
                    <m:r>
                      <m:rPr/>
                      <m:t> 8760 </m:t>
                    </m:r>
                    <m:sSub>
                      <m:sSubPr/>
                      <m:e>
                        <m:r>
                          <m:rPr/>
                          <m:t>f</m:t>
                        </m:r>
                      </m:e>
                      <m:sub>
                        <m:r>
                          <m:rPr>
                            <m:sty m:val="p"/>
                          </m:rPr>
                          <m:t>user</m:t>
                        </m:r>
                      </m:sub>
                    </m:sSub>
                  </m:den>
                </m:f>
                <m:r>
                  <m:rPr/>
                  <m:t>=</m:t>
                </m:r>
                <m:sSub>
                  <m:sSubPr/>
                  <m:e>
                    <m:r>
                      <m:rPr/>
                      <m:t>η</m:t>
                    </m:r>
                  </m:e>
                  <m:sub>
                    <m:r>
                      <m:rPr/>
                      <m:t>C</m:t>
                    </m:r>
                  </m:sub>
                </m:sSub>
                <m:f>
                  <m:fPr/>
                  <m:num>
                    <m:r>
                      <m:rPr/>
                      <m:t>1200</m:t>
                    </m:r>
                  </m:num>
                  <m:den>
                    <m:r>
                      <m:rPr/>
                      <m:t>8760×0.50</m:t>
                    </m:r>
                  </m:den>
                </m:f>
                <m:r>
                  <m:rPr/>
                  <m:t>.</m:t>
                </m:r>
              </m:oMath>
            </m:oMathPara>
          </w:p>
        </w:tc>
        <w:tc>
          <w:tcPr>
            <w:tcW w:w="737" w:type="dxa"/>
            <w:tcMar>
              <w:left w:w="0" w:type="dxa"/>
              <w:right w:w="0" w:type="dxa"/>
            </w:tcMar>
            <w:vAlign w:val="center"/>
          </w:tcPr>
          <w:p w14:paraId="3FBCFF35">
            <w:pPr>
              <w:spacing w:before="0" w:after="0"/>
              <w:ind w:firstLine="0" w:firstLineChars="0"/>
              <w:jc w:val="right"/>
            </w:pPr>
            <w:r>
              <w:rPr>
                <w:rFonts w:ascii="Times New Roman" w:hAnsi="Times New Roman" w:eastAsia="方正仿宋_GBK"/>
                <w:b w:val="0"/>
                <w:sz w:val="18"/>
              </w:rPr>
              <w:t>（5-16）</w:t>
            </w:r>
          </w:p>
        </w:tc>
      </w:tr>
    </w:tbl>
    <w:p w14:paraId="1ED8C466">
      <w:pPr>
        <w:widowControl/>
        <w:spacing w:before="0" w:after="0" w:line="300" w:lineRule="auto"/>
        <w:ind w:firstLine="480"/>
        <w:jc w:val="both"/>
      </w:pPr>
      <w:r>
        <w:rPr>
          <w:rFonts w:ascii="Times New Roman" w:hAnsi="Times New Roman" w:eastAsia="方正仿宋_GBK"/>
          <w:b w:val="0"/>
          <w:sz w:val="24"/>
        </w:rPr>
        <w:t>式中，</w:t>
      </w:r>
      <m:oMath>
        <m:sSub>
          <m:sSubPr/>
          <m:e>
            <m:r>
              <m:rPr/>
              <m:t>η</m:t>
            </m:r>
          </m:e>
          <m:sub>
            <m:r>
              <m:rPr/>
              <m:t>E</m:t>
            </m:r>
          </m:sub>
        </m:sSub>
      </m:oMath>
      <w:r>
        <w:rPr>
          <w:rFonts w:ascii="Times New Roman" w:hAnsi="Times New Roman" w:eastAsia="方正仿宋_GBK"/>
          <w:b w:val="0"/>
          <w:sz w:val="24"/>
        </w:rPr>
        <w:t>为分布式电源电量渗透率，</w:t>
      </w:r>
      <m:oMath>
        <m:sSub>
          <m:sSubPr/>
          <m:e>
            <m:r>
              <m:rPr/>
              <m:t>T</m:t>
            </m:r>
          </m:e>
          <m:sub>
            <m:r>
              <m:rPr/>
              <m:t>G</m:t>
            </m:r>
          </m:sub>
        </m:sSub>
      </m:oMath>
      <w:r>
        <w:rPr>
          <w:rFonts w:ascii="Times New Roman" w:hAnsi="Times New Roman" w:eastAsia="方正仿宋_GBK"/>
          <w:b w:val="0"/>
          <w:sz w:val="24"/>
        </w:rPr>
        <w:t>为光伏年利用小时，取1200 h；</w:t>
      </w:r>
      <m:oMath>
        <m:sSub>
          <m:sSubPr/>
          <m:e>
            <m:r>
              <m:rPr/>
              <m:t>f</m:t>
            </m:r>
          </m:e>
          <m:sub>
            <m:r>
              <m:rPr>
                <m:sty m:val="p"/>
              </m:rPr>
              <m:t>user</m:t>
            </m:r>
          </m:sub>
        </m:sSub>
      </m:oMath>
      <w:r>
        <w:rPr>
          <w:rFonts w:ascii="Times New Roman" w:hAnsi="Times New Roman" w:eastAsia="方正仿宋_GBK"/>
          <w:b w:val="0"/>
          <w:sz w:val="24"/>
        </w:rPr>
        <w:t>为用户年负荷率，取0.50；8760为一年小时数。电量参数在该外推中与装机参数保持同一发电及用电假定。</w:t>
      </w:r>
    </w:p>
    <w:p w14:paraId="356EF450">
      <w:pPr>
        <w:pStyle w:val="2"/>
        <w:widowControl/>
        <w:spacing w:before="0" w:after="0" w:line="300" w:lineRule="auto"/>
        <w:ind w:firstLine="480"/>
        <w:jc w:val="both"/>
      </w:pPr>
      <w:r>
        <w:rPr>
          <w:rFonts w:ascii="Times New Roman" w:hAnsi="Times New Roman" w:eastAsia="方正仿宋_GBK"/>
          <w:b w:val="0"/>
          <w:sz w:val="24"/>
        </w:rPr>
        <w:t>两个成本比按相同有效MW投资计算。主变与储能成本比按3 h参考峰段列示，实际约束仍使用该场景的持续时间。线路参考价格倍数为0.75～1.25，储能为0.50～1.25，对应主变与线路成本比约0.98～1.63、主变与储能成本比约0.04～0.12。</w:t>
      </w:r>
    </w:p>
    <w:p w14:paraId="5E893D96">
      <w:pPr>
        <w:pStyle w:val="5"/>
        <w:keepNext/>
        <w:numPr>
          <w:ilvl w:val="0"/>
          <w:numId w:val="0"/>
        </w:numPr>
        <w:spacing w:before="160" w:after="120" w:line="360" w:lineRule="auto"/>
        <w:ind w:firstLine="0"/>
      </w:pPr>
      <w:bookmarkStart w:id="239" w:name="推荐区间的形成"/>
      <w:r>
        <w:rPr>
          <w:rFonts w:ascii="Times New Roman" w:hAnsi="Times New Roman" w:eastAsia="方正仿宋_GBK"/>
          <w:b/>
          <w:sz w:val="26"/>
        </w:rPr>
        <w:t>5.6.3 推荐区间的形成</w:t>
      </w:r>
      <w:bookmarkEnd w:id="239"/>
    </w:p>
    <w:p w14:paraId="5AE5C05C">
      <w:pPr>
        <w:widowControl/>
        <w:spacing w:before="0" w:after="0" w:line="300" w:lineRule="auto"/>
        <w:ind w:firstLine="480"/>
        <w:jc w:val="both"/>
      </w:pPr>
      <w:r>
        <w:rPr>
          <w:rFonts w:ascii="Times New Roman" w:hAnsi="Times New Roman" w:eastAsia="方正仿宋_GBK"/>
          <w:b w:val="0"/>
          <w:sz w:val="24"/>
        </w:rPr>
        <w:t>每个外推组合在共同技术约束下选择设备与负荷分配，容载比沿用弹性方案大于2.00至2.60的研究范围，并满足增长档位对应下限。</w:t>
      </w:r>
    </w:p>
    <w:p w14:paraId="1A132287">
      <w:pPr>
        <w:pStyle w:val="2"/>
        <w:widowControl/>
        <w:spacing w:before="0" w:after="0" w:line="300" w:lineRule="auto"/>
        <w:ind w:firstLine="480"/>
        <w:jc w:val="both"/>
      </w:pPr>
      <w:r>
        <w:rPr>
          <w:rFonts w:ascii="Times New Roman" w:hAnsi="Times New Roman" w:eastAsia="方正仿宋_GBK"/>
          <w:b w:val="0"/>
          <w:sz w:val="24"/>
        </w:rPr>
        <w:t>推荐矩阵按装机渗透率、年负荷平均增长率、95%峰值持续时间及两个成本比分档。各档汇总相应情景的容载比范围，并按0.05向外取整形成规划建议。两地区案例目标年结果纳入相应成本和源荷档位，使推荐范围兼顾一般站群与实际异容量设备结构。</w:t>
      </w:r>
    </w:p>
    <w:p w14:paraId="60B6E1DB">
      <w:pPr>
        <w:pStyle w:val="2"/>
        <w:keepNext/>
        <w:spacing w:before="120" w:after="80" w:line="300" w:lineRule="auto"/>
        <w:ind w:firstLine="0"/>
        <w:jc w:val="center"/>
      </w:pPr>
      <w:r>
        <w:rPr>
          <w:rFonts w:ascii="Times New Roman" w:hAnsi="Times New Roman" w:eastAsia="宋体"/>
          <w:b w:val="0"/>
          <w:sz w:val="21"/>
        </w:rPr>
        <w:t>表5-63 主变与线路成本比0.90～1.10的弹性容载比推荐区间</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356F1A3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0FC97E72">
            <w:pPr>
              <w:keepNext w:val="0"/>
              <w:spacing w:before="20" w:after="20" w:line="260" w:lineRule="exact"/>
              <w:ind w:firstLine="0" w:firstLineChars="0"/>
              <w:jc w:val="center"/>
            </w:pPr>
            <w:r>
              <w:rPr>
                <w:rFonts w:ascii="Times New Roman" w:hAnsi="Times New Roman" w:eastAsia="宋体"/>
                <w:b/>
                <w:sz w:val="18"/>
              </w:rPr>
              <w:t>分布式电源装机渗透率</w:t>
            </w:r>
          </w:p>
        </w:tc>
        <w:tc>
          <w:tcPr>
            <w:tcW w:w="1385" w:type="dxa"/>
            <w:tcMar>
              <w:left w:w="70" w:type="dxa"/>
              <w:right w:w="70" w:type="dxa"/>
            </w:tcMar>
            <w:vAlign w:val="center"/>
          </w:tcPr>
          <w:p w14:paraId="6E466E88">
            <w:pPr>
              <w:keepNext w:val="0"/>
              <w:spacing w:before="20" w:after="20" w:line="260" w:lineRule="exact"/>
              <w:ind w:firstLine="0" w:firstLineChars="0"/>
              <w:jc w:val="center"/>
            </w:pPr>
            <w:r>
              <w:rPr>
                <w:rFonts w:ascii="Times New Roman" w:hAnsi="Times New Roman" w:eastAsia="宋体"/>
                <w:b/>
                <w:sz w:val="18"/>
              </w:rPr>
              <w:t>年负荷平均增长率</w:t>
            </w:r>
          </w:p>
        </w:tc>
        <w:tc>
          <w:tcPr>
            <w:tcW w:w="1385" w:type="dxa"/>
            <w:tcMar>
              <w:left w:w="70" w:type="dxa"/>
              <w:right w:w="70" w:type="dxa"/>
            </w:tcMar>
            <w:vAlign w:val="center"/>
          </w:tcPr>
          <w:p w14:paraId="343BE0B7">
            <w:pPr>
              <w:keepNext w:val="0"/>
              <w:spacing w:before="20" w:after="20" w:line="260" w:lineRule="exact"/>
              <w:ind w:firstLine="0" w:firstLineChars="0"/>
              <w:jc w:val="center"/>
            </w:pPr>
            <w:r>
              <w:rPr>
                <w:rFonts w:ascii="Times New Roman" w:hAnsi="Times New Roman" w:eastAsia="宋体"/>
                <w:b/>
                <w:sz w:val="18"/>
              </w:rPr>
              <w:t>95%峰值持续时间</w:t>
            </w:r>
          </w:p>
        </w:tc>
        <w:tc>
          <w:tcPr>
            <w:tcW w:w="1385" w:type="dxa"/>
            <w:tcMar>
              <w:left w:w="70" w:type="dxa"/>
              <w:right w:w="70" w:type="dxa"/>
            </w:tcMar>
            <w:vAlign w:val="center"/>
          </w:tcPr>
          <w:p w14:paraId="28A5B01C">
            <w:pPr>
              <w:keepNext w:val="0"/>
              <w:spacing w:before="20" w:after="20" w:line="260" w:lineRule="exact"/>
              <w:ind w:firstLine="0" w:firstLineChars="0"/>
              <w:jc w:val="center"/>
            </w:pPr>
            <w:r>
              <w:rPr>
                <w:rFonts w:ascii="Times New Roman" w:hAnsi="Times New Roman" w:eastAsia="宋体"/>
                <w:b/>
                <w:sz w:val="18"/>
              </w:rPr>
              <w:t>主变与线路成本比</w:t>
            </w:r>
          </w:p>
        </w:tc>
        <w:tc>
          <w:tcPr>
            <w:tcW w:w="1385" w:type="dxa"/>
            <w:tcMar>
              <w:left w:w="70" w:type="dxa"/>
              <w:right w:w="70" w:type="dxa"/>
            </w:tcMar>
            <w:vAlign w:val="center"/>
          </w:tcPr>
          <w:p w14:paraId="681D7F90">
            <w:pPr>
              <w:keepNext w:val="0"/>
              <w:spacing w:before="20" w:after="20" w:line="260" w:lineRule="exact"/>
              <w:ind w:firstLine="0" w:firstLineChars="0"/>
              <w:jc w:val="center"/>
            </w:pPr>
            <w:r>
              <w:rPr>
                <w:rFonts w:ascii="Times New Roman" w:hAnsi="Times New Roman" w:eastAsia="宋体"/>
                <w:b/>
                <w:sz w:val="18"/>
              </w:rPr>
              <w:t>主变与储能成本比</w:t>
            </w:r>
          </w:p>
        </w:tc>
        <w:tc>
          <w:tcPr>
            <w:tcW w:w="1385" w:type="dxa"/>
            <w:tcMar>
              <w:left w:w="70" w:type="dxa"/>
              <w:right w:w="70" w:type="dxa"/>
            </w:tcMar>
            <w:vAlign w:val="center"/>
          </w:tcPr>
          <w:p w14:paraId="4F48A047">
            <w:pPr>
              <w:keepNext w:val="0"/>
              <w:spacing w:before="20" w:after="20" w:line="260" w:lineRule="exact"/>
              <w:ind w:firstLine="0" w:firstLineChars="0"/>
              <w:jc w:val="center"/>
            </w:pPr>
            <w:commentRangeStart w:id="20"/>
            <w:r>
              <w:rPr>
                <w:rFonts w:ascii="Times New Roman" w:hAnsi="Times New Roman" w:eastAsia="宋体"/>
                <w:b/>
                <w:sz w:val="18"/>
                <w:highlight w:val="yellow"/>
                <w:rPrChange w:id="417" w:author="白日梦想家" w:date="2026-10-02T21:54:21Z">
                  <w:rPr>
                    <w:rFonts w:ascii="Times New Roman" w:hAnsi="Times New Roman" w:eastAsia="宋体"/>
                    <w:b/>
                    <w:sz w:val="18"/>
                  </w:rPr>
                </w:rPrChange>
              </w:rPr>
              <w:t>推荐弹性容载比</w:t>
            </w:r>
            <w:commentRangeEnd w:id="20"/>
            <w:r>
              <w:rPr>
                <w:highlight w:val="yellow"/>
                <w:rPrChange w:id="418" w:author="白日梦想家" w:date="2026-10-02T21:54:21Z">
                  <w:rPr>
                    <w:woUserID w:val="2"/>
                  </w:rPr>
                </w:rPrChange>
                <w:woUserID w:val="2"/>
              </w:rPr>
              <w:commentReference w:id="20"/>
            </w:r>
          </w:p>
        </w:tc>
      </w:tr>
      <w:tr w14:paraId="0CCE40D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39B6B63">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3CE6B468">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5D01069D">
            <w:pPr>
              <w:keepNext w:val="0"/>
              <w:spacing w:before="20" w:after="20" w:line="260" w:lineRule="exact"/>
              <w:ind w:firstLine="0" w:firstLineChars="0"/>
              <w:jc w:val="center"/>
            </w:pPr>
            <w:r>
              <w:rPr>
                <w:rFonts w:ascii="Times New Roman" w:hAnsi="Times New Roman" w:eastAsia="宋体"/>
                <w:b w:val="0"/>
                <w:sz w:val="18"/>
              </w:rPr>
              <w:t>1～3 h</w:t>
            </w:r>
          </w:p>
        </w:tc>
        <w:tc>
          <w:tcPr>
            <w:tcW w:w="1385" w:type="dxa"/>
            <w:tcMar>
              <w:left w:w="70" w:type="dxa"/>
              <w:right w:w="70" w:type="dxa"/>
            </w:tcMar>
            <w:vAlign w:val="center"/>
          </w:tcPr>
          <w:p w14:paraId="4B794CA1">
            <w:pPr>
              <w:keepNext w:val="0"/>
              <w:spacing w:before="20" w:after="20" w:line="260" w:lineRule="exact"/>
              <w:ind w:firstLine="0" w:firstLineChars="0"/>
              <w:jc w:val="center"/>
            </w:pPr>
            <w:r>
              <w:rPr>
                <w:rFonts w:ascii="Times New Roman" w:hAnsi="Times New Roman" w:eastAsia="宋体"/>
                <w:b w:val="0"/>
                <w:sz w:val="18"/>
              </w:rPr>
              <w:t>0.90～1.10</w:t>
            </w:r>
          </w:p>
        </w:tc>
        <w:tc>
          <w:tcPr>
            <w:tcW w:w="1385" w:type="dxa"/>
            <w:tcMar>
              <w:left w:w="70" w:type="dxa"/>
              <w:right w:w="70" w:type="dxa"/>
            </w:tcMar>
            <w:vAlign w:val="center"/>
          </w:tcPr>
          <w:p w14:paraId="7BE4CE24">
            <w:pPr>
              <w:keepNext w:val="0"/>
              <w:spacing w:before="20" w:after="20" w:line="260" w:lineRule="exact"/>
              <w:ind w:firstLine="0" w:firstLineChars="0"/>
              <w:jc w:val="center"/>
            </w:pPr>
            <w:r>
              <w:rPr>
                <w:rFonts w:ascii="Times New Roman" w:hAnsi="Times New Roman" w:eastAsia="宋体"/>
                <w:b w:val="0"/>
                <w:sz w:val="18"/>
              </w:rPr>
              <w:t>0.04～0.05</w:t>
            </w:r>
          </w:p>
        </w:tc>
        <w:tc>
          <w:tcPr>
            <w:tcW w:w="1385" w:type="dxa"/>
            <w:tcMar>
              <w:left w:w="70" w:type="dxa"/>
              <w:right w:w="70" w:type="dxa"/>
            </w:tcMar>
            <w:vAlign w:val="center"/>
          </w:tcPr>
          <w:p w14:paraId="0EBBB6E7">
            <w:pPr>
              <w:keepNext w:val="0"/>
              <w:spacing w:before="20" w:after="20" w:line="260" w:lineRule="exact"/>
              <w:ind w:firstLine="0" w:firstLineChars="0"/>
              <w:jc w:val="center"/>
            </w:pPr>
            <w:r>
              <w:rPr>
                <w:rFonts w:ascii="Times New Roman" w:hAnsi="Times New Roman" w:eastAsia="宋体"/>
                <w:b w:val="0"/>
                <w:sz w:val="18"/>
              </w:rPr>
              <w:t>2.00～2.45</w:t>
            </w:r>
          </w:p>
        </w:tc>
      </w:tr>
      <w:tr w14:paraId="1D9FA9B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797D75D">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7FF619A3">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1CFEC356">
            <w:pPr>
              <w:keepNext w:val="0"/>
              <w:spacing w:before="20" w:after="20" w:line="260" w:lineRule="exact"/>
              <w:ind w:firstLine="0" w:firstLineChars="0"/>
              <w:jc w:val="center"/>
            </w:pPr>
            <w:r>
              <w:rPr>
                <w:rFonts w:ascii="Times New Roman" w:hAnsi="Times New Roman" w:eastAsia="宋体"/>
                <w:b w:val="0"/>
                <w:sz w:val="18"/>
              </w:rPr>
              <w:t>1～3 h</w:t>
            </w:r>
          </w:p>
        </w:tc>
        <w:tc>
          <w:tcPr>
            <w:tcW w:w="1385" w:type="dxa"/>
            <w:tcMar>
              <w:left w:w="70" w:type="dxa"/>
              <w:right w:w="70" w:type="dxa"/>
            </w:tcMar>
            <w:vAlign w:val="center"/>
          </w:tcPr>
          <w:p w14:paraId="0B583AE3">
            <w:pPr>
              <w:keepNext w:val="0"/>
              <w:spacing w:before="20" w:after="20" w:line="260" w:lineRule="exact"/>
              <w:ind w:firstLine="0" w:firstLineChars="0"/>
              <w:jc w:val="center"/>
            </w:pPr>
            <w:r>
              <w:rPr>
                <w:rFonts w:ascii="Times New Roman" w:hAnsi="Times New Roman" w:eastAsia="宋体"/>
                <w:b w:val="0"/>
                <w:sz w:val="18"/>
              </w:rPr>
              <w:t>0.90～1.10</w:t>
            </w:r>
          </w:p>
        </w:tc>
        <w:tc>
          <w:tcPr>
            <w:tcW w:w="1385" w:type="dxa"/>
            <w:tcMar>
              <w:left w:w="70" w:type="dxa"/>
              <w:right w:w="70" w:type="dxa"/>
            </w:tcMar>
            <w:vAlign w:val="center"/>
          </w:tcPr>
          <w:p w14:paraId="463A6CEC">
            <w:pPr>
              <w:keepNext w:val="0"/>
              <w:spacing w:before="20" w:after="20" w:line="260" w:lineRule="exact"/>
              <w:ind w:firstLine="0" w:firstLineChars="0"/>
              <w:jc w:val="center"/>
            </w:pPr>
            <w:r>
              <w:rPr>
                <w:rFonts w:ascii="Times New Roman" w:hAnsi="Times New Roman" w:eastAsia="宋体"/>
                <w:b w:val="0"/>
                <w:sz w:val="18"/>
              </w:rPr>
              <w:t>＞0.05～0.08</w:t>
            </w:r>
          </w:p>
        </w:tc>
        <w:tc>
          <w:tcPr>
            <w:tcW w:w="1385" w:type="dxa"/>
            <w:tcMar>
              <w:left w:w="70" w:type="dxa"/>
              <w:right w:w="70" w:type="dxa"/>
            </w:tcMar>
            <w:vAlign w:val="center"/>
          </w:tcPr>
          <w:p w14:paraId="45684513">
            <w:pPr>
              <w:keepNext w:val="0"/>
              <w:spacing w:before="20" w:after="20" w:line="260" w:lineRule="exact"/>
              <w:ind w:firstLine="0" w:firstLineChars="0"/>
              <w:jc w:val="center"/>
            </w:pPr>
            <w:r>
              <w:rPr>
                <w:rFonts w:ascii="Times New Roman" w:hAnsi="Times New Roman" w:eastAsia="宋体"/>
                <w:b w:val="0"/>
                <w:sz w:val="18"/>
              </w:rPr>
              <w:t>2.00～2.45</w:t>
            </w:r>
          </w:p>
        </w:tc>
      </w:tr>
      <w:tr w14:paraId="345CF1E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7717975D">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7D37C94D">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7E556FAF">
            <w:pPr>
              <w:keepNext w:val="0"/>
              <w:spacing w:before="20" w:after="20" w:line="260" w:lineRule="exact"/>
              <w:ind w:firstLine="0" w:firstLineChars="0"/>
              <w:jc w:val="center"/>
            </w:pPr>
            <w:r>
              <w:rPr>
                <w:rFonts w:ascii="Times New Roman" w:hAnsi="Times New Roman" w:eastAsia="宋体"/>
                <w:b w:val="0"/>
                <w:sz w:val="18"/>
              </w:rPr>
              <w:t>1～3 h</w:t>
            </w:r>
          </w:p>
        </w:tc>
        <w:tc>
          <w:tcPr>
            <w:tcW w:w="1385" w:type="dxa"/>
            <w:tcMar>
              <w:left w:w="70" w:type="dxa"/>
              <w:right w:w="70" w:type="dxa"/>
            </w:tcMar>
            <w:vAlign w:val="center"/>
          </w:tcPr>
          <w:p w14:paraId="6270FD9B">
            <w:pPr>
              <w:keepNext w:val="0"/>
              <w:spacing w:before="20" w:after="20" w:line="260" w:lineRule="exact"/>
              <w:ind w:firstLine="0" w:firstLineChars="0"/>
              <w:jc w:val="center"/>
            </w:pPr>
            <w:r>
              <w:rPr>
                <w:rFonts w:ascii="Times New Roman" w:hAnsi="Times New Roman" w:eastAsia="宋体"/>
                <w:b w:val="0"/>
                <w:sz w:val="18"/>
              </w:rPr>
              <w:t>0.90～1.10</w:t>
            </w:r>
          </w:p>
        </w:tc>
        <w:tc>
          <w:tcPr>
            <w:tcW w:w="1385" w:type="dxa"/>
            <w:tcMar>
              <w:left w:w="70" w:type="dxa"/>
              <w:right w:w="70" w:type="dxa"/>
            </w:tcMar>
            <w:vAlign w:val="center"/>
          </w:tcPr>
          <w:p w14:paraId="2D13BE0F">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5C450319">
            <w:pPr>
              <w:keepNext w:val="0"/>
              <w:spacing w:before="20" w:after="20" w:line="260" w:lineRule="exact"/>
              <w:ind w:firstLine="0" w:firstLineChars="0"/>
              <w:jc w:val="center"/>
            </w:pPr>
            <w:r>
              <w:rPr>
                <w:rFonts w:ascii="Times New Roman" w:hAnsi="Times New Roman" w:eastAsia="宋体"/>
                <w:b w:val="0"/>
                <w:sz w:val="18"/>
              </w:rPr>
              <w:t>2.00～2.45</w:t>
            </w:r>
          </w:p>
        </w:tc>
      </w:tr>
      <w:tr w14:paraId="327A095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FAAB2A3">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7A5C71B5">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1B9FDEEA">
            <w:pPr>
              <w:keepNext w:val="0"/>
              <w:spacing w:before="20" w:after="20" w:line="260" w:lineRule="exact"/>
              <w:ind w:firstLine="0" w:firstLineChars="0"/>
              <w:jc w:val="center"/>
            </w:pPr>
            <w:r>
              <w:rPr>
                <w:rFonts w:ascii="Times New Roman" w:hAnsi="Times New Roman" w:eastAsia="宋体"/>
                <w:b w:val="0"/>
                <w:sz w:val="18"/>
              </w:rPr>
              <w:t>3～6 h</w:t>
            </w:r>
          </w:p>
        </w:tc>
        <w:tc>
          <w:tcPr>
            <w:tcW w:w="1385" w:type="dxa"/>
            <w:tcMar>
              <w:left w:w="70" w:type="dxa"/>
              <w:right w:w="70" w:type="dxa"/>
            </w:tcMar>
            <w:vAlign w:val="center"/>
          </w:tcPr>
          <w:p w14:paraId="65C36789">
            <w:pPr>
              <w:keepNext w:val="0"/>
              <w:spacing w:before="20" w:after="20" w:line="260" w:lineRule="exact"/>
              <w:ind w:firstLine="0" w:firstLineChars="0"/>
              <w:jc w:val="center"/>
            </w:pPr>
            <w:r>
              <w:rPr>
                <w:rFonts w:ascii="Times New Roman" w:hAnsi="Times New Roman" w:eastAsia="宋体"/>
                <w:b w:val="0"/>
                <w:sz w:val="18"/>
              </w:rPr>
              <w:t>0.90～1.10</w:t>
            </w:r>
          </w:p>
        </w:tc>
        <w:tc>
          <w:tcPr>
            <w:tcW w:w="1385" w:type="dxa"/>
            <w:tcMar>
              <w:left w:w="70" w:type="dxa"/>
              <w:right w:w="70" w:type="dxa"/>
            </w:tcMar>
            <w:vAlign w:val="center"/>
          </w:tcPr>
          <w:p w14:paraId="322C5BB1">
            <w:pPr>
              <w:keepNext w:val="0"/>
              <w:spacing w:before="20" w:after="20" w:line="260" w:lineRule="exact"/>
              <w:ind w:firstLine="0" w:firstLineChars="0"/>
              <w:jc w:val="center"/>
            </w:pPr>
            <w:r>
              <w:rPr>
                <w:rFonts w:ascii="Times New Roman" w:hAnsi="Times New Roman" w:eastAsia="宋体"/>
                <w:b w:val="0"/>
                <w:sz w:val="18"/>
              </w:rPr>
              <w:t>0.04～0.05</w:t>
            </w:r>
          </w:p>
        </w:tc>
        <w:tc>
          <w:tcPr>
            <w:tcW w:w="1385" w:type="dxa"/>
            <w:tcMar>
              <w:left w:w="70" w:type="dxa"/>
              <w:right w:w="70" w:type="dxa"/>
            </w:tcMar>
            <w:vAlign w:val="center"/>
          </w:tcPr>
          <w:p w14:paraId="3D50F903">
            <w:pPr>
              <w:keepNext w:val="0"/>
              <w:spacing w:before="20" w:after="20" w:line="260" w:lineRule="exact"/>
              <w:ind w:firstLine="0" w:firstLineChars="0"/>
              <w:jc w:val="center"/>
            </w:pPr>
            <w:r>
              <w:rPr>
                <w:rFonts w:ascii="Times New Roman" w:hAnsi="Times New Roman" w:eastAsia="宋体"/>
                <w:b w:val="0"/>
                <w:sz w:val="18"/>
              </w:rPr>
              <w:t>2.00～2.45</w:t>
            </w:r>
          </w:p>
        </w:tc>
      </w:tr>
      <w:tr w14:paraId="3811A28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18476D4">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3B31F145">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1291F2C0">
            <w:pPr>
              <w:keepNext w:val="0"/>
              <w:spacing w:before="20" w:after="20" w:line="260" w:lineRule="exact"/>
              <w:ind w:firstLine="0" w:firstLineChars="0"/>
              <w:jc w:val="center"/>
            </w:pPr>
            <w:r>
              <w:rPr>
                <w:rFonts w:ascii="Times New Roman" w:hAnsi="Times New Roman" w:eastAsia="宋体"/>
                <w:b w:val="0"/>
                <w:sz w:val="18"/>
              </w:rPr>
              <w:t>3～6 h</w:t>
            </w:r>
          </w:p>
        </w:tc>
        <w:tc>
          <w:tcPr>
            <w:tcW w:w="1385" w:type="dxa"/>
            <w:tcMar>
              <w:left w:w="70" w:type="dxa"/>
              <w:right w:w="70" w:type="dxa"/>
            </w:tcMar>
            <w:vAlign w:val="center"/>
          </w:tcPr>
          <w:p w14:paraId="154126E2">
            <w:pPr>
              <w:keepNext w:val="0"/>
              <w:spacing w:before="20" w:after="20" w:line="260" w:lineRule="exact"/>
              <w:ind w:firstLine="0" w:firstLineChars="0"/>
              <w:jc w:val="center"/>
            </w:pPr>
            <w:r>
              <w:rPr>
                <w:rFonts w:ascii="Times New Roman" w:hAnsi="Times New Roman" w:eastAsia="宋体"/>
                <w:b w:val="0"/>
                <w:sz w:val="18"/>
              </w:rPr>
              <w:t>0.90～1.10</w:t>
            </w:r>
          </w:p>
        </w:tc>
        <w:tc>
          <w:tcPr>
            <w:tcW w:w="1385" w:type="dxa"/>
            <w:tcMar>
              <w:left w:w="70" w:type="dxa"/>
              <w:right w:w="70" w:type="dxa"/>
            </w:tcMar>
            <w:vAlign w:val="center"/>
          </w:tcPr>
          <w:p w14:paraId="7F33038A">
            <w:pPr>
              <w:keepNext w:val="0"/>
              <w:spacing w:before="20" w:after="20" w:line="260" w:lineRule="exact"/>
              <w:ind w:firstLine="0" w:firstLineChars="0"/>
              <w:jc w:val="center"/>
            </w:pPr>
            <w:r>
              <w:rPr>
                <w:rFonts w:ascii="Times New Roman" w:hAnsi="Times New Roman" w:eastAsia="宋体"/>
                <w:b w:val="0"/>
                <w:sz w:val="18"/>
              </w:rPr>
              <w:t>＞0.05～0.08</w:t>
            </w:r>
          </w:p>
        </w:tc>
        <w:tc>
          <w:tcPr>
            <w:tcW w:w="1385" w:type="dxa"/>
            <w:tcMar>
              <w:left w:w="70" w:type="dxa"/>
              <w:right w:w="70" w:type="dxa"/>
            </w:tcMar>
            <w:vAlign w:val="center"/>
          </w:tcPr>
          <w:p w14:paraId="0CF59F70">
            <w:pPr>
              <w:keepNext w:val="0"/>
              <w:spacing w:before="20" w:after="20" w:line="260" w:lineRule="exact"/>
              <w:ind w:firstLine="0" w:firstLineChars="0"/>
              <w:jc w:val="center"/>
            </w:pPr>
            <w:r>
              <w:rPr>
                <w:rFonts w:ascii="Times New Roman" w:hAnsi="Times New Roman" w:eastAsia="宋体"/>
                <w:b w:val="0"/>
                <w:sz w:val="18"/>
              </w:rPr>
              <w:t>2.00～2.45</w:t>
            </w:r>
          </w:p>
        </w:tc>
      </w:tr>
      <w:tr w14:paraId="2E5A92F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75C0DCD">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6109022F">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5A398CE1">
            <w:pPr>
              <w:keepNext w:val="0"/>
              <w:spacing w:before="20" w:after="20" w:line="260" w:lineRule="exact"/>
              <w:ind w:firstLine="0" w:firstLineChars="0"/>
              <w:jc w:val="center"/>
            </w:pPr>
            <w:r>
              <w:rPr>
                <w:rFonts w:ascii="Times New Roman" w:hAnsi="Times New Roman" w:eastAsia="宋体"/>
                <w:b w:val="0"/>
                <w:sz w:val="18"/>
              </w:rPr>
              <w:t>3～6 h</w:t>
            </w:r>
          </w:p>
        </w:tc>
        <w:tc>
          <w:tcPr>
            <w:tcW w:w="1385" w:type="dxa"/>
            <w:tcMar>
              <w:left w:w="70" w:type="dxa"/>
              <w:right w:w="70" w:type="dxa"/>
            </w:tcMar>
            <w:vAlign w:val="center"/>
          </w:tcPr>
          <w:p w14:paraId="7625D43B">
            <w:pPr>
              <w:keepNext w:val="0"/>
              <w:spacing w:before="20" w:after="20" w:line="260" w:lineRule="exact"/>
              <w:ind w:firstLine="0" w:firstLineChars="0"/>
              <w:jc w:val="center"/>
            </w:pPr>
            <w:r>
              <w:rPr>
                <w:rFonts w:ascii="Times New Roman" w:hAnsi="Times New Roman" w:eastAsia="宋体"/>
                <w:b w:val="0"/>
                <w:sz w:val="18"/>
              </w:rPr>
              <w:t>0.90～1.10</w:t>
            </w:r>
          </w:p>
        </w:tc>
        <w:tc>
          <w:tcPr>
            <w:tcW w:w="1385" w:type="dxa"/>
            <w:tcMar>
              <w:left w:w="70" w:type="dxa"/>
              <w:right w:w="70" w:type="dxa"/>
            </w:tcMar>
            <w:vAlign w:val="center"/>
          </w:tcPr>
          <w:p w14:paraId="78A07C5C">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2859279E">
            <w:pPr>
              <w:keepNext w:val="0"/>
              <w:spacing w:before="20" w:after="20" w:line="260" w:lineRule="exact"/>
              <w:ind w:firstLine="0" w:firstLineChars="0"/>
              <w:jc w:val="center"/>
            </w:pPr>
            <w:r>
              <w:rPr>
                <w:rFonts w:ascii="Times New Roman" w:hAnsi="Times New Roman" w:eastAsia="宋体"/>
                <w:b w:val="0"/>
                <w:sz w:val="18"/>
              </w:rPr>
              <w:t>2.00～2.45</w:t>
            </w:r>
          </w:p>
        </w:tc>
      </w:tr>
      <w:tr w14:paraId="4E9D15D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0458F2E8">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66132547">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65B99228">
            <w:pPr>
              <w:keepNext w:val="0"/>
              <w:spacing w:before="20" w:after="20" w:line="260" w:lineRule="exact"/>
              <w:ind w:firstLine="0" w:firstLineChars="0"/>
              <w:jc w:val="center"/>
            </w:pPr>
            <w:r>
              <w:rPr>
                <w:rFonts w:ascii="Times New Roman" w:hAnsi="Times New Roman" w:eastAsia="宋体"/>
                <w:b w:val="0"/>
                <w:sz w:val="18"/>
              </w:rPr>
              <w:t>1～3 h</w:t>
            </w:r>
          </w:p>
        </w:tc>
        <w:tc>
          <w:tcPr>
            <w:tcW w:w="1385" w:type="dxa"/>
            <w:tcMar>
              <w:left w:w="70" w:type="dxa"/>
              <w:right w:w="70" w:type="dxa"/>
            </w:tcMar>
            <w:vAlign w:val="center"/>
          </w:tcPr>
          <w:p w14:paraId="656DEC2D">
            <w:pPr>
              <w:keepNext w:val="0"/>
              <w:spacing w:before="20" w:after="20" w:line="260" w:lineRule="exact"/>
              <w:ind w:firstLine="0" w:firstLineChars="0"/>
              <w:jc w:val="center"/>
            </w:pPr>
            <w:r>
              <w:rPr>
                <w:rFonts w:ascii="Times New Roman" w:hAnsi="Times New Roman" w:eastAsia="宋体"/>
                <w:b w:val="0"/>
                <w:sz w:val="18"/>
              </w:rPr>
              <w:t>0.90～1.10</w:t>
            </w:r>
          </w:p>
        </w:tc>
        <w:tc>
          <w:tcPr>
            <w:tcW w:w="1385" w:type="dxa"/>
            <w:tcMar>
              <w:left w:w="70" w:type="dxa"/>
              <w:right w:w="70" w:type="dxa"/>
            </w:tcMar>
            <w:vAlign w:val="center"/>
          </w:tcPr>
          <w:p w14:paraId="1C1D6A82">
            <w:pPr>
              <w:keepNext w:val="0"/>
              <w:spacing w:before="20" w:after="20" w:line="260" w:lineRule="exact"/>
              <w:ind w:firstLine="0" w:firstLineChars="0"/>
              <w:jc w:val="center"/>
            </w:pPr>
            <w:r>
              <w:rPr>
                <w:rFonts w:ascii="Times New Roman" w:hAnsi="Times New Roman" w:eastAsia="宋体"/>
                <w:b w:val="0"/>
                <w:sz w:val="18"/>
              </w:rPr>
              <w:t>0.04～0.05</w:t>
            </w:r>
          </w:p>
        </w:tc>
        <w:tc>
          <w:tcPr>
            <w:tcW w:w="1385" w:type="dxa"/>
            <w:tcMar>
              <w:left w:w="70" w:type="dxa"/>
              <w:right w:w="70" w:type="dxa"/>
            </w:tcMar>
            <w:vAlign w:val="center"/>
          </w:tcPr>
          <w:p w14:paraId="058E0F99">
            <w:pPr>
              <w:keepNext w:val="0"/>
              <w:spacing w:before="20" w:after="20" w:line="260" w:lineRule="exact"/>
              <w:ind w:firstLine="0" w:firstLineChars="0"/>
              <w:jc w:val="center"/>
            </w:pPr>
            <w:r>
              <w:rPr>
                <w:rFonts w:ascii="Times New Roman" w:hAnsi="Times New Roman" w:eastAsia="宋体"/>
                <w:b w:val="0"/>
                <w:sz w:val="18"/>
              </w:rPr>
              <w:t>2.00～2.25</w:t>
            </w:r>
          </w:p>
        </w:tc>
      </w:tr>
      <w:tr w14:paraId="6EA5B1B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413455D">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73D4BB62">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35F0703B">
            <w:pPr>
              <w:keepNext w:val="0"/>
              <w:spacing w:before="20" w:after="20" w:line="260" w:lineRule="exact"/>
              <w:ind w:firstLine="0" w:firstLineChars="0"/>
              <w:jc w:val="center"/>
            </w:pPr>
            <w:r>
              <w:rPr>
                <w:rFonts w:ascii="Times New Roman" w:hAnsi="Times New Roman" w:eastAsia="宋体"/>
                <w:b w:val="0"/>
                <w:sz w:val="18"/>
              </w:rPr>
              <w:t>1～3 h</w:t>
            </w:r>
          </w:p>
        </w:tc>
        <w:tc>
          <w:tcPr>
            <w:tcW w:w="1385" w:type="dxa"/>
            <w:tcMar>
              <w:left w:w="70" w:type="dxa"/>
              <w:right w:w="70" w:type="dxa"/>
            </w:tcMar>
            <w:vAlign w:val="center"/>
          </w:tcPr>
          <w:p w14:paraId="40786CF0">
            <w:pPr>
              <w:keepNext w:val="0"/>
              <w:spacing w:before="20" w:after="20" w:line="260" w:lineRule="exact"/>
              <w:ind w:firstLine="0" w:firstLineChars="0"/>
              <w:jc w:val="center"/>
            </w:pPr>
            <w:r>
              <w:rPr>
                <w:rFonts w:ascii="Times New Roman" w:hAnsi="Times New Roman" w:eastAsia="宋体"/>
                <w:b w:val="0"/>
                <w:sz w:val="18"/>
              </w:rPr>
              <w:t>0.90～1.10</w:t>
            </w:r>
          </w:p>
        </w:tc>
        <w:tc>
          <w:tcPr>
            <w:tcW w:w="1385" w:type="dxa"/>
            <w:tcMar>
              <w:left w:w="70" w:type="dxa"/>
              <w:right w:w="70" w:type="dxa"/>
            </w:tcMar>
            <w:vAlign w:val="center"/>
          </w:tcPr>
          <w:p w14:paraId="1534D4AB">
            <w:pPr>
              <w:keepNext w:val="0"/>
              <w:spacing w:before="20" w:after="20" w:line="260" w:lineRule="exact"/>
              <w:ind w:firstLine="0" w:firstLineChars="0"/>
              <w:jc w:val="center"/>
            </w:pPr>
            <w:r>
              <w:rPr>
                <w:rFonts w:ascii="Times New Roman" w:hAnsi="Times New Roman" w:eastAsia="宋体"/>
                <w:b w:val="0"/>
                <w:sz w:val="18"/>
              </w:rPr>
              <w:t>＞0.05～0.08</w:t>
            </w:r>
          </w:p>
        </w:tc>
        <w:tc>
          <w:tcPr>
            <w:tcW w:w="1385" w:type="dxa"/>
            <w:tcMar>
              <w:left w:w="70" w:type="dxa"/>
              <w:right w:w="70" w:type="dxa"/>
            </w:tcMar>
            <w:vAlign w:val="center"/>
          </w:tcPr>
          <w:p w14:paraId="21EB24B2">
            <w:pPr>
              <w:keepNext w:val="0"/>
              <w:spacing w:before="20" w:after="20" w:line="260" w:lineRule="exact"/>
              <w:ind w:firstLine="0" w:firstLineChars="0"/>
              <w:jc w:val="center"/>
            </w:pPr>
            <w:r>
              <w:rPr>
                <w:rFonts w:ascii="Times New Roman" w:hAnsi="Times New Roman" w:eastAsia="宋体"/>
                <w:b w:val="0"/>
                <w:sz w:val="18"/>
              </w:rPr>
              <w:t>2.00～2.25</w:t>
            </w:r>
          </w:p>
        </w:tc>
      </w:tr>
      <w:tr w14:paraId="4ED2004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939A018">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014081E6">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7AA39E69">
            <w:pPr>
              <w:keepNext w:val="0"/>
              <w:spacing w:before="20" w:after="20" w:line="260" w:lineRule="exact"/>
              <w:ind w:firstLine="0" w:firstLineChars="0"/>
              <w:jc w:val="center"/>
            </w:pPr>
            <w:r>
              <w:rPr>
                <w:rFonts w:ascii="Times New Roman" w:hAnsi="Times New Roman" w:eastAsia="宋体"/>
                <w:b w:val="0"/>
                <w:sz w:val="18"/>
              </w:rPr>
              <w:t>1～3 h</w:t>
            </w:r>
          </w:p>
        </w:tc>
        <w:tc>
          <w:tcPr>
            <w:tcW w:w="1385" w:type="dxa"/>
            <w:tcMar>
              <w:left w:w="70" w:type="dxa"/>
              <w:right w:w="70" w:type="dxa"/>
            </w:tcMar>
            <w:vAlign w:val="center"/>
          </w:tcPr>
          <w:p w14:paraId="57284FFE">
            <w:pPr>
              <w:keepNext w:val="0"/>
              <w:spacing w:before="20" w:after="20" w:line="260" w:lineRule="exact"/>
              <w:ind w:firstLine="0" w:firstLineChars="0"/>
              <w:jc w:val="center"/>
            </w:pPr>
            <w:r>
              <w:rPr>
                <w:rFonts w:ascii="Times New Roman" w:hAnsi="Times New Roman" w:eastAsia="宋体"/>
                <w:b w:val="0"/>
                <w:sz w:val="18"/>
              </w:rPr>
              <w:t>0.90～1.10</w:t>
            </w:r>
          </w:p>
        </w:tc>
        <w:tc>
          <w:tcPr>
            <w:tcW w:w="1385" w:type="dxa"/>
            <w:tcMar>
              <w:left w:w="70" w:type="dxa"/>
              <w:right w:w="70" w:type="dxa"/>
            </w:tcMar>
            <w:vAlign w:val="center"/>
          </w:tcPr>
          <w:p w14:paraId="45908649">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2846A5F7">
            <w:pPr>
              <w:keepNext w:val="0"/>
              <w:spacing w:before="20" w:after="20" w:line="260" w:lineRule="exact"/>
              <w:ind w:firstLine="0" w:firstLineChars="0"/>
              <w:jc w:val="center"/>
            </w:pPr>
            <w:r>
              <w:rPr>
                <w:rFonts w:ascii="Times New Roman" w:hAnsi="Times New Roman" w:eastAsia="宋体"/>
                <w:b w:val="0"/>
                <w:sz w:val="18"/>
              </w:rPr>
              <w:t>2.00～2.15</w:t>
            </w:r>
          </w:p>
        </w:tc>
      </w:tr>
      <w:tr w14:paraId="2F3F2E5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AA87D91">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01BDF83F">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53CD6468">
            <w:pPr>
              <w:keepNext w:val="0"/>
              <w:spacing w:before="20" w:after="20" w:line="260" w:lineRule="exact"/>
              <w:ind w:firstLine="0" w:firstLineChars="0"/>
              <w:jc w:val="center"/>
            </w:pPr>
            <w:r>
              <w:rPr>
                <w:rFonts w:ascii="Times New Roman" w:hAnsi="Times New Roman" w:eastAsia="宋体"/>
                <w:b w:val="0"/>
                <w:sz w:val="18"/>
              </w:rPr>
              <w:t>3～6 h</w:t>
            </w:r>
          </w:p>
        </w:tc>
        <w:tc>
          <w:tcPr>
            <w:tcW w:w="1385" w:type="dxa"/>
            <w:tcMar>
              <w:left w:w="70" w:type="dxa"/>
              <w:right w:w="70" w:type="dxa"/>
            </w:tcMar>
            <w:vAlign w:val="center"/>
          </w:tcPr>
          <w:p w14:paraId="01CBAC89">
            <w:pPr>
              <w:keepNext w:val="0"/>
              <w:spacing w:before="20" w:after="20" w:line="260" w:lineRule="exact"/>
              <w:ind w:firstLine="0" w:firstLineChars="0"/>
              <w:jc w:val="center"/>
            </w:pPr>
            <w:r>
              <w:rPr>
                <w:rFonts w:ascii="Times New Roman" w:hAnsi="Times New Roman" w:eastAsia="宋体"/>
                <w:b w:val="0"/>
                <w:sz w:val="18"/>
              </w:rPr>
              <w:t>0.90～1.10</w:t>
            </w:r>
          </w:p>
        </w:tc>
        <w:tc>
          <w:tcPr>
            <w:tcW w:w="1385" w:type="dxa"/>
            <w:tcMar>
              <w:left w:w="70" w:type="dxa"/>
              <w:right w:w="70" w:type="dxa"/>
            </w:tcMar>
            <w:vAlign w:val="center"/>
          </w:tcPr>
          <w:p w14:paraId="5EA95286">
            <w:pPr>
              <w:keepNext w:val="0"/>
              <w:spacing w:before="20" w:after="20" w:line="260" w:lineRule="exact"/>
              <w:ind w:firstLine="0" w:firstLineChars="0"/>
              <w:jc w:val="center"/>
            </w:pPr>
            <w:r>
              <w:rPr>
                <w:rFonts w:ascii="Times New Roman" w:hAnsi="Times New Roman" w:eastAsia="宋体"/>
                <w:b w:val="0"/>
                <w:sz w:val="18"/>
              </w:rPr>
              <w:t>0.04～0.05</w:t>
            </w:r>
          </w:p>
        </w:tc>
        <w:tc>
          <w:tcPr>
            <w:tcW w:w="1385" w:type="dxa"/>
            <w:tcMar>
              <w:left w:w="70" w:type="dxa"/>
              <w:right w:w="70" w:type="dxa"/>
            </w:tcMar>
            <w:vAlign w:val="center"/>
          </w:tcPr>
          <w:p w14:paraId="61460754">
            <w:pPr>
              <w:keepNext w:val="0"/>
              <w:spacing w:before="20" w:after="20" w:line="260" w:lineRule="exact"/>
              <w:ind w:firstLine="0" w:firstLineChars="0"/>
              <w:jc w:val="center"/>
            </w:pPr>
            <w:r>
              <w:rPr>
                <w:rFonts w:ascii="Times New Roman" w:hAnsi="Times New Roman" w:eastAsia="宋体"/>
                <w:b w:val="0"/>
                <w:sz w:val="18"/>
              </w:rPr>
              <w:t>2.00～2.25</w:t>
            </w:r>
          </w:p>
        </w:tc>
      </w:tr>
      <w:tr w14:paraId="0C2DA34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3F8ED45D">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5417FA67">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729D987D">
            <w:pPr>
              <w:keepNext w:val="0"/>
              <w:spacing w:before="20" w:after="20" w:line="260" w:lineRule="exact"/>
              <w:ind w:firstLine="0" w:firstLineChars="0"/>
              <w:jc w:val="center"/>
            </w:pPr>
            <w:r>
              <w:rPr>
                <w:rFonts w:ascii="Times New Roman" w:hAnsi="Times New Roman" w:eastAsia="宋体"/>
                <w:b w:val="0"/>
                <w:sz w:val="18"/>
              </w:rPr>
              <w:t>3～6 h</w:t>
            </w:r>
          </w:p>
        </w:tc>
        <w:tc>
          <w:tcPr>
            <w:tcW w:w="1385" w:type="dxa"/>
            <w:tcMar>
              <w:left w:w="70" w:type="dxa"/>
              <w:right w:w="70" w:type="dxa"/>
            </w:tcMar>
            <w:vAlign w:val="center"/>
          </w:tcPr>
          <w:p w14:paraId="3222703F">
            <w:pPr>
              <w:keepNext w:val="0"/>
              <w:spacing w:before="20" w:after="20" w:line="260" w:lineRule="exact"/>
              <w:ind w:firstLine="0" w:firstLineChars="0"/>
              <w:jc w:val="center"/>
            </w:pPr>
            <w:r>
              <w:rPr>
                <w:rFonts w:ascii="Times New Roman" w:hAnsi="Times New Roman" w:eastAsia="宋体"/>
                <w:b w:val="0"/>
                <w:sz w:val="18"/>
              </w:rPr>
              <w:t>0.90～1.10</w:t>
            </w:r>
          </w:p>
        </w:tc>
        <w:tc>
          <w:tcPr>
            <w:tcW w:w="1385" w:type="dxa"/>
            <w:tcMar>
              <w:left w:w="70" w:type="dxa"/>
              <w:right w:w="70" w:type="dxa"/>
            </w:tcMar>
            <w:vAlign w:val="center"/>
          </w:tcPr>
          <w:p w14:paraId="1C486D4E">
            <w:pPr>
              <w:keepNext w:val="0"/>
              <w:spacing w:before="20" w:after="20" w:line="260" w:lineRule="exact"/>
              <w:ind w:firstLine="0" w:firstLineChars="0"/>
              <w:jc w:val="center"/>
            </w:pPr>
            <w:r>
              <w:rPr>
                <w:rFonts w:ascii="Times New Roman" w:hAnsi="Times New Roman" w:eastAsia="宋体"/>
                <w:b w:val="0"/>
                <w:sz w:val="18"/>
              </w:rPr>
              <w:t>＞0.05～0.08</w:t>
            </w:r>
          </w:p>
        </w:tc>
        <w:tc>
          <w:tcPr>
            <w:tcW w:w="1385" w:type="dxa"/>
            <w:tcMar>
              <w:left w:w="70" w:type="dxa"/>
              <w:right w:w="70" w:type="dxa"/>
            </w:tcMar>
            <w:vAlign w:val="center"/>
          </w:tcPr>
          <w:p w14:paraId="34913C12">
            <w:pPr>
              <w:keepNext w:val="0"/>
              <w:spacing w:before="20" w:after="20" w:line="260" w:lineRule="exact"/>
              <w:ind w:firstLine="0" w:firstLineChars="0"/>
              <w:jc w:val="center"/>
            </w:pPr>
            <w:r>
              <w:rPr>
                <w:rFonts w:ascii="Times New Roman" w:hAnsi="Times New Roman" w:eastAsia="宋体"/>
                <w:b w:val="0"/>
                <w:sz w:val="18"/>
              </w:rPr>
              <w:t>2.00～2.25</w:t>
            </w:r>
          </w:p>
        </w:tc>
      </w:tr>
      <w:tr w14:paraId="4F1C305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D60AC36">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4713E3AC">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367D8D37">
            <w:pPr>
              <w:keepNext w:val="0"/>
              <w:spacing w:before="20" w:after="20" w:line="260" w:lineRule="exact"/>
              <w:ind w:firstLine="0" w:firstLineChars="0"/>
              <w:jc w:val="center"/>
            </w:pPr>
            <w:r>
              <w:rPr>
                <w:rFonts w:ascii="Times New Roman" w:hAnsi="Times New Roman" w:eastAsia="宋体"/>
                <w:b w:val="0"/>
                <w:sz w:val="18"/>
              </w:rPr>
              <w:t>3～6 h</w:t>
            </w:r>
          </w:p>
        </w:tc>
        <w:tc>
          <w:tcPr>
            <w:tcW w:w="1385" w:type="dxa"/>
            <w:tcMar>
              <w:left w:w="70" w:type="dxa"/>
              <w:right w:w="70" w:type="dxa"/>
            </w:tcMar>
            <w:vAlign w:val="center"/>
          </w:tcPr>
          <w:p w14:paraId="3E3B8D2B">
            <w:pPr>
              <w:keepNext w:val="0"/>
              <w:spacing w:before="20" w:after="20" w:line="260" w:lineRule="exact"/>
              <w:ind w:firstLine="0" w:firstLineChars="0"/>
              <w:jc w:val="center"/>
            </w:pPr>
            <w:r>
              <w:rPr>
                <w:rFonts w:ascii="Times New Roman" w:hAnsi="Times New Roman" w:eastAsia="宋体"/>
                <w:b w:val="0"/>
                <w:sz w:val="18"/>
              </w:rPr>
              <w:t>0.90～1.10</w:t>
            </w:r>
          </w:p>
        </w:tc>
        <w:tc>
          <w:tcPr>
            <w:tcW w:w="1385" w:type="dxa"/>
            <w:tcMar>
              <w:left w:w="70" w:type="dxa"/>
              <w:right w:w="70" w:type="dxa"/>
            </w:tcMar>
            <w:vAlign w:val="center"/>
          </w:tcPr>
          <w:p w14:paraId="24C41A5B">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6D73FC51">
            <w:pPr>
              <w:keepNext w:val="0"/>
              <w:spacing w:before="20" w:after="20" w:line="260" w:lineRule="exact"/>
              <w:ind w:firstLine="0" w:firstLineChars="0"/>
              <w:jc w:val="center"/>
            </w:pPr>
            <w:r>
              <w:rPr>
                <w:rFonts w:ascii="Times New Roman" w:hAnsi="Times New Roman" w:eastAsia="宋体"/>
                <w:b w:val="0"/>
                <w:sz w:val="18"/>
              </w:rPr>
              <w:t>2.00～2.25</w:t>
            </w:r>
          </w:p>
        </w:tc>
      </w:tr>
      <w:tr w14:paraId="31B6CE8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C5C5D19">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6AF6A16E">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29B1C0D6">
            <w:pPr>
              <w:keepNext w:val="0"/>
              <w:spacing w:before="20" w:after="20" w:line="260" w:lineRule="exact"/>
              <w:ind w:firstLine="0" w:firstLineChars="0"/>
              <w:jc w:val="center"/>
            </w:pPr>
            <w:r>
              <w:rPr>
                <w:rFonts w:ascii="Times New Roman" w:hAnsi="Times New Roman" w:eastAsia="宋体"/>
                <w:b w:val="0"/>
                <w:sz w:val="18"/>
              </w:rPr>
              <w:t>1～3 h</w:t>
            </w:r>
          </w:p>
        </w:tc>
        <w:tc>
          <w:tcPr>
            <w:tcW w:w="1385" w:type="dxa"/>
            <w:tcMar>
              <w:left w:w="70" w:type="dxa"/>
              <w:right w:w="70" w:type="dxa"/>
            </w:tcMar>
            <w:vAlign w:val="center"/>
          </w:tcPr>
          <w:p w14:paraId="4B6E4F9A">
            <w:pPr>
              <w:keepNext w:val="0"/>
              <w:spacing w:before="20" w:after="20" w:line="260" w:lineRule="exact"/>
              <w:ind w:firstLine="0" w:firstLineChars="0"/>
              <w:jc w:val="center"/>
            </w:pPr>
            <w:r>
              <w:rPr>
                <w:rFonts w:ascii="Times New Roman" w:hAnsi="Times New Roman" w:eastAsia="宋体"/>
                <w:b w:val="0"/>
                <w:sz w:val="18"/>
              </w:rPr>
              <w:t>0.90～1.10</w:t>
            </w:r>
          </w:p>
        </w:tc>
        <w:tc>
          <w:tcPr>
            <w:tcW w:w="1385" w:type="dxa"/>
            <w:tcMar>
              <w:left w:w="70" w:type="dxa"/>
              <w:right w:w="70" w:type="dxa"/>
            </w:tcMar>
            <w:vAlign w:val="center"/>
          </w:tcPr>
          <w:p w14:paraId="0911F6D8">
            <w:pPr>
              <w:keepNext w:val="0"/>
              <w:spacing w:before="20" w:after="20" w:line="260" w:lineRule="exact"/>
              <w:ind w:firstLine="0" w:firstLineChars="0"/>
              <w:jc w:val="center"/>
            </w:pPr>
            <w:r>
              <w:rPr>
                <w:rFonts w:ascii="Times New Roman" w:hAnsi="Times New Roman" w:eastAsia="宋体"/>
                <w:b w:val="0"/>
                <w:sz w:val="18"/>
              </w:rPr>
              <w:t>0.04～0.05</w:t>
            </w:r>
          </w:p>
        </w:tc>
        <w:tc>
          <w:tcPr>
            <w:tcW w:w="1385" w:type="dxa"/>
            <w:tcMar>
              <w:left w:w="70" w:type="dxa"/>
              <w:right w:w="70" w:type="dxa"/>
            </w:tcMar>
            <w:vAlign w:val="center"/>
          </w:tcPr>
          <w:p w14:paraId="270904A5">
            <w:pPr>
              <w:keepNext w:val="0"/>
              <w:spacing w:before="20" w:after="20" w:line="260" w:lineRule="exact"/>
              <w:ind w:firstLine="0" w:firstLineChars="0"/>
              <w:jc w:val="center"/>
            </w:pPr>
            <w:r>
              <w:rPr>
                <w:rFonts w:ascii="Times New Roman" w:hAnsi="Times New Roman" w:eastAsia="宋体"/>
                <w:b w:val="0"/>
                <w:sz w:val="18"/>
              </w:rPr>
              <w:t>2.00～2.10</w:t>
            </w:r>
          </w:p>
        </w:tc>
      </w:tr>
      <w:tr w14:paraId="2B24244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76AAC0F">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6BB98049">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33A84BCD">
            <w:pPr>
              <w:keepNext w:val="0"/>
              <w:spacing w:before="20" w:after="20" w:line="260" w:lineRule="exact"/>
              <w:ind w:firstLine="0" w:firstLineChars="0"/>
              <w:jc w:val="center"/>
            </w:pPr>
            <w:r>
              <w:rPr>
                <w:rFonts w:ascii="Times New Roman" w:hAnsi="Times New Roman" w:eastAsia="宋体"/>
                <w:b w:val="0"/>
                <w:sz w:val="18"/>
              </w:rPr>
              <w:t>1～3 h</w:t>
            </w:r>
          </w:p>
        </w:tc>
        <w:tc>
          <w:tcPr>
            <w:tcW w:w="1385" w:type="dxa"/>
            <w:tcMar>
              <w:left w:w="70" w:type="dxa"/>
              <w:right w:w="70" w:type="dxa"/>
            </w:tcMar>
            <w:vAlign w:val="center"/>
          </w:tcPr>
          <w:p w14:paraId="23CD8DB5">
            <w:pPr>
              <w:keepNext w:val="0"/>
              <w:spacing w:before="20" w:after="20" w:line="260" w:lineRule="exact"/>
              <w:ind w:firstLine="0" w:firstLineChars="0"/>
              <w:jc w:val="center"/>
            </w:pPr>
            <w:r>
              <w:rPr>
                <w:rFonts w:ascii="Times New Roman" w:hAnsi="Times New Roman" w:eastAsia="宋体"/>
                <w:b w:val="0"/>
                <w:sz w:val="18"/>
              </w:rPr>
              <w:t>0.90～1.10</w:t>
            </w:r>
          </w:p>
        </w:tc>
        <w:tc>
          <w:tcPr>
            <w:tcW w:w="1385" w:type="dxa"/>
            <w:tcMar>
              <w:left w:w="70" w:type="dxa"/>
              <w:right w:w="70" w:type="dxa"/>
            </w:tcMar>
            <w:vAlign w:val="center"/>
          </w:tcPr>
          <w:p w14:paraId="111A9AC3">
            <w:pPr>
              <w:keepNext w:val="0"/>
              <w:spacing w:before="20" w:after="20" w:line="260" w:lineRule="exact"/>
              <w:ind w:firstLine="0" w:firstLineChars="0"/>
              <w:jc w:val="center"/>
            </w:pPr>
            <w:r>
              <w:rPr>
                <w:rFonts w:ascii="Times New Roman" w:hAnsi="Times New Roman" w:eastAsia="宋体"/>
                <w:b w:val="0"/>
                <w:sz w:val="18"/>
              </w:rPr>
              <w:t>＞0.05～0.08</w:t>
            </w:r>
          </w:p>
        </w:tc>
        <w:tc>
          <w:tcPr>
            <w:tcW w:w="1385" w:type="dxa"/>
            <w:tcMar>
              <w:left w:w="70" w:type="dxa"/>
              <w:right w:w="70" w:type="dxa"/>
            </w:tcMar>
            <w:vAlign w:val="center"/>
          </w:tcPr>
          <w:p w14:paraId="536DB012">
            <w:pPr>
              <w:keepNext w:val="0"/>
              <w:spacing w:before="20" w:after="20" w:line="260" w:lineRule="exact"/>
              <w:ind w:firstLine="0" w:firstLineChars="0"/>
              <w:jc w:val="center"/>
            </w:pPr>
            <w:r>
              <w:rPr>
                <w:rFonts w:ascii="Times New Roman" w:hAnsi="Times New Roman" w:eastAsia="宋体"/>
                <w:b w:val="0"/>
                <w:sz w:val="18"/>
              </w:rPr>
              <w:t>2.00～2.10</w:t>
            </w:r>
          </w:p>
        </w:tc>
      </w:tr>
      <w:tr w14:paraId="03DB8E2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488ED64">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1E70325D">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4D93BC56">
            <w:pPr>
              <w:keepNext w:val="0"/>
              <w:spacing w:before="20" w:after="20" w:line="260" w:lineRule="exact"/>
              <w:ind w:firstLine="0" w:firstLineChars="0"/>
              <w:jc w:val="center"/>
            </w:pPr>
            <w:r>
              <w:rPr>
                <w:rFonts w:ascii="Times New Roman" w:hAnsi="Times New Roman" w:eastAsia="宋体"/>
                <w:b w:val="0"/>
                <w:sz w:val="18"/>
              </w:rPr>
              <w:t>1～3 h</w:t>
            </w:r>
          </w:p>
        </w:tc>
        <w:tc>
          <w:tcPr>
            <w:tcW w:w="1385" w:type="dxa"/>
            <w:tcMar>
              <w:left w:w="70" w:type="dxa"/>
              <w:right w:w="70" w:type="dxa"/>
            </w:tcMar>
            <w:vAlign w:val="center"/>
          </w:tcPr>
          <w:p w14:paraId="56EE4BCA">
            <w:pPr>
              <w:keepNext w:val="0"/>
              <w:spacing w:before="20" w:after="20" w:line="260" w:lineRule="exact"/>
              <w:ind w:firstLine="0" w:firstLineChars="0"/>
              <w:jc w:val="center"/>
            </w:pPr>
            <w:r>
              <w:rPr>
                <w:rFonts w:ascii="Times New Roman" w:hAnsi="Times New Roman" w:eastAsia="宋体"/>
                <w:b w:val="0"/>
                <w:sz w:val="18"/>
              </w:rPr>
              <w:t>0.90～1.10</w:t>
            </w:r>
          </w:p>
        </w:tc>
        <w:tc>
          <w:tcPr>
            <w:tcW w:w="1385" w:type="dxa"/>
            <w:tcMar>
              <w:left w:w="70" w:type="dxa"/>
              <w:right w:w="70" w:type="dxa"/>
            </w:tcMar>
            <w:vAlign w:val="center"/>
          </w:tcPr>
          <w:p w14:paraId="38C74645">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5737631E">
            <w:pPr>
              <w:keepNext w:val="0"/>
              <w:spacing w:before="20" w:after="20" w:line="260" w:lineRule="exact"/>
              <w:ind w:firstLine="0" w:firstLineChars="0"/>
              <w:jc w:val="center"/>
            </w:pPr>
            <w:r>
              <w:rPr>
                <w:rFonts w:ascii="Times New Roman" w:hAnsi="Times New Roman" w:eastAsia="宋体"/>
                <w:b w:val="0"/>
                <w:sz w:val="18"/>
              </w:rPr>
              <w:t>2.00～2.10</w:t>
            </w:r>
          </w:p>
        </w:tc>
      </w:tr>
      <w:tr w14:paraId="6FC07C8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4C369AC">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7145E9E1">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6901003E">
            <w:pPr>
              <w:keepNext w:val="0"/>
              <w:spacing w:before="20" w:after="20" w:line="260" w:lineRule="exact"/>
              <w:ind w:firstLine="0" w:firstLineChars="0"/>
              <w:jc w:val="center"/>
            </w:pPr>
            <w:r>
              <w:rPr>
                <w:rFonts w:ascii="Times New Roman" w:hAnsi="Times New Roman" w:eastAsia="宋体"/>
                <w:b w:val="0"/>
                <w:sz w:val="18"/>
              </w:rPr>
              <w:t>3～6 h</w:t>
            </w:r>
          </w:p>
        </w:tc>
        <w:tc>
          <w:tcPr>
            <w:tcW w:w="1385" w:type="dxa"/>
            <w:tcMar>
              <w:left w:w="70" w:type="dxa"/>
              <w:right w:w="70" w:type="dxa"/>
            </w:tcMar>
            <w:vAlign w:val="center"/>
          </w:tcPr>
          <w:p w14:paraId="3144E7D3">
            <w:pPr>
              <w:keepNext w:val="0"/>
              <w:spacing w:before="20" w:after="20" w:line="260" w:lineRule="exact"/>
              <w:ind w:firstLine="0" w:firstLineChars="0"/>
              <w:jc w:val="center"/>
            </w:pPr>
            <w:r>
              <w:rPr>
                <w:rFonts w:ascii="Times New Roman" w:hAnsi="Times New Roman" w:eastAsia="宋体"/>
                <w:b w:val="0"/>
                <w:sz w:val="18"/>
              </w:rPr>
              <w:t>0.90～1.10</w:t>
            </w:r>
          </w:p>
        </w:tc>
        <w:tc>
          <w:tcPr>
            <w:tcW w:w="1385" w:type="dxa"/>
            <w:tcMar>
              <w:left w:w="70" w:type="dxa"/>
              <w:right w:w="70" w:type="dxa"/>
            </w:tcMar>
            <w:vAlign w:val="center"/>
          </w:tcPr>
          <w:p w14:paraId="13731F6F">
            <w:pPr>
              <w:keepNext w:val="0"/>
              <w:spacing w:before="20" w:after="20" w:line="260" w:lineRule="exact"/>
              <w:ind w:firstLine="0" w:firstLineChars="0"/>
              <w:jc w:val="center"/>
            </w:pPr>
            <w:r>
              <w:rPr>
                <w:rFonts w:ascii="Times New Roman" w:hAnsi="Times New Roman" w:eastAsia="宋体"/>
                <w:b w:val="0"/>
                <w:sz w:val="18"/>
              </w:rPr>
              <w:t>0.04～0.05</w:t>
            </w:r>
          </w:p>
        </w:tc>
        <w:tc>
          <w:tcPr>
            <w:tcW w:w="1385" w:type="dxa"/>
            <w:tcMar>
              <w:left w:w="70" w:type="dxa"/>
              <w:right w:w="70" w:type="dxa"/>
            </w:tcMar>
            <w:vAlign w:val="center"/>
          </w:tcPr>
          <w:p w14:paraId="014CBC97">
            <w:pPr>
              <w:keepNext w:val="0"/>
              <w:spacing w:before="20" w:after="20" w:line="260" w:lineRule="exact"/>
              <w:ind w:firstLine="0" w:firstLineChars="0"/>
              <w:jc w:val="center"/>
            </w:pPr>
            <w:r>
              <w:rPr>
                <w:rFonts w:ascii="Times New Roman" w:hAnsi="Times New Roman" w:eastAsia="宋体"/>
                <w:b w:val="0"/>
                <w:sz w:val="18"/>
              </w:rPr>
              <w:t>2.00～2.10</w:t>
            </w:r>
          </w:p>
        </w:tc>
      </w:tr>
      <w:tr w14:paraId="12FE423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68C7B13">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64A8610F">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3CDF83F2">
            <w:pPr>
              <w:keepNext w:val="0"/>
              <w:spacing w:before="20" w:after="20" w:line="260" w:lineRule="exact"/>
              <w:ind w:firstLine="0" w:firstLineChars="0"/>
              <w:jc w:val="center"/>
            </w:pPr>
            <w:r>
              <w:rPr>
                <w:rFonts w:ascii="Times New Roman" w:hAnsi="Times New Roman" w:eastAsia="宋体"/>
                <w:b w:val="0"/>
                <w:sz w:val="18"/>
              </w:rPr>
              <w:t>3～6 h</w:t>
            </w:r>
          </w:p>
        </w:tc>
        <w:tc>
          <w:tcPr>
            <w:tcW w:w="1385" w:type="dxa"/>
            <w:tcMar>
              <w:left w:w="70" w:type="dxa"/>
              <w:right w:w="70" w:type="dxa"/>
            </w:tcMar>
            <w:vAlign w:val="center"/>
          </w:tcPr>
          <w:p w14:paraId="335DD629">
            <w:pPr>
              <w:keepNext w:val="0"/>
              <w:spacing w:before="20" w:after="20" w:line="260" w:lineRule="exact"/>
              <w:ind w:firstLine="0" w:firstLineChars="0"/>
              <w:jc w:val="center"/>
            </w:pPr>
            <w:r>
              <w:rPr>
                <w:rFonts w:ascii="Times New Roman" w:hAnsi="Times New Roman" w:eastAsia="宋体"/>
                <w:b w:val="0"/>
                <w:sz w:val="18"/>
              </w:rPr>
              <w:t>0.90～1.10</w:t>
            </w:r>
          </w:p>
        </w:tc>
        <w:tc>
          <w:tcPr>
            <w:tcW w:w="1385" w:type="dxa"/>
            <w:tcMar>
              <w:left w:w="70" w:type="dxa"/>
              <w:right w:w="70" w:type="dxa"/>
            </w:tcMar>
            <w:vAlign w:val="center"/>
          </w:tcPr>
          <w:p w14:paraId="48454194">
            <w:pPr>
              <w:keepNext w:val="0"/>
              <w:spacing w:before="20" w:after="20" w:line="260" w:lineRule="exact"/>
              <w:ind w:firstLine="0" w:firstLineChars="0"/>
              <w:jc w:val="center"/>
            </w:pPr>
            <w:r>
              <w:rPr>
                <w:rFonts w:ascii="Times New Roman" w:hAnsi="Times New Roman" w:eastAsia="宋体"/>
                <w:b w:val="0"/>
                <w:sz w:val="18"/>
              </w:rPr>
              <w:t>＞0.05～0.08</w:t>
            </w:r>
          </w:p>
        </w:tc>
        <w:tc>
          <w:tcPr>
            <w:tcW w:w="1385" w:type="dxa"/>
            <w:tcMar>
              <w:left w:w="70" w:type="dxa"/>
              <w:right w:w="70" w:type="dxa"/>
            </w:tcMar>
            <w:vAlign w:val="center"/>
          </w:tcPr>
          <w:p w14:paraId="3E8C17F6">
            <w:pPr>
              <w:keepNext w:val="0"/>
              <w:spacing w:before="20" w:after="20" w:line="260" w:lineRule="exact"/>
              <w:ind w:firstLine="0" w:firstLineChars="0"/>
              <w:jc w:val="center"/>
            </w:pPr>
            <w:r>
              <w:rPr>
                <w:rFonts w:ascii="Times New Roman" w:hAnsi="Times New Roman" w:eastAsia="宋体"/>
                <w:b w:val="0"/>
                <w:sz w:val="18"/>
              </w:rPr>
              <w:t>2.00～2.10</w:t>
            </w:r>
          </w:p>
        </w:tc>
      </w:tr>
      <w:tr w14:paraId="2201F86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7B19E19">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1008D537">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53A82669">
            <w:pPr>
              <w:keepNext w:val="0"/>
              <w:spacing w:before="20" w:after="20" w:line="260" w:lineRule="exact"/>
              <w:ind w:firstLine="0" w:firstLineChars="0"/>
              <w:jc w:val="center"/>
            </w:pPr>
            <w:r>
              <w:rPr>
                <w:rFonts w:ascii="Times New Roman" w:hAnsi="Times New Roman" w:eastAsia="宋体"/>
                <w:b w:val="0"/>
                <w:sz w:val="18"/>
              </w:rPr>
              <w:t>3～6 h</w:t>
            </w:r>
          </w:p>
        </w:tc>
        <w:tc>
          <w:tcPr>
            <w:tcW w:w="1385" w:type="dxa"/>
            <w:tcMar>
              <w:left w:w="70" w:type="dxa"/>
              <w:right w:w="70" w:type="dxa"/>
            </w:tcMar>
            <w:vAlign w:val="center"/>
          </w:tcPr>
          <w:p w14:paraId="6FC0D336">
            <w:pPr>
              <w:keepNext w:val="0"/>
              <w:spacing w:before="20" w:after="20" w:line="260" w:lineRule="exact"/>
              <w:ind w:firstLine="0" w:firstLineChars="0"/>
              <w:jc w:val="center"/>
            </w:pPr>
            <w:r>
              <w:rPr>
                <w:rFonts w:ascii="Times New Roman" w:hAnsi="Times New Roman" w:eastAsia="宋体"/>
                <w:b w:val="0"/>
                <w:sz w:val="18"/>
              </w:rPr>
              <w:t>0.90～1.10</w:t>
            </w:r>
          </w:p>
        </w:tc>
        <w:tc>
          <w:tcPr>
            <w:tcW w:w="1385" w:type="dxa"/>
            <w:tcMar>
              <w:left w:w="70" w:type="dxa"/>
              <w:right w:w="70" w:type="dxa"/>
            </w:tcMar>
            <w:vAlign w:val="center"/>
          </w:tcPr>
          <w:p w14:paraId="4EC5AB59">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2F81961A">
            <w:pPr>
              <w:keepNext w:val="0"/>
              <w:spacing w:before="20" w:after="20" w:line="260" w:lineRule="exact"/>
              <w:ind w:firstLine="0" w:firstLineChars="0"/>
              <w:jc w:val="center"/>
            </w:pPr>
            <w:r>
              <w:rPr>
                <w:rFonts w:ascii="Times New Roman" w:hAnsi="Times New Roman" w:eastAsia="宋体"/>
                <w:b w:val="0"/>
                <w:sz w:val="18"/>
              </w:rPr>
              <w:t>2.00～2.10</w:t>
            </w:r>
          </w:p>
        </w:tc>
      </w:tr>
      <w:tr w14:paraId="0C75413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2C76145E">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3739B262">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79E482BC">
            <w:pPr>
              <w:keepNext w:val="0"/>
              <w:spacing w:before="20" w:after="20" w:line="260" w:lineRule="exact"/>
              <w:ind w:firstLine="0" w:firstLineChars="0"/>
              <w:jc w:val="center"/>
            </w:pPr>
            <w:r>
              <w:rPr>
                <w:rFonts w:ascii="Times New Roman" w:hAnsi="Times New Roman" w:eastAsia="宋体"/>
                <w:b w:val="0"/>
                <w:sz w:val="18"/>
              </w:rPr>
              <w:t>1～3 h</w:t>
            </w:r>
          </w:p>
        </w:tc>
        <w:tc>
          <w:tcPr>
            <w:tcW w:w="1385" w:type="dxa"/>
            <w:tcMar>
              <w:left w:w="70" w:type="dxa"/>
              <w:right w:w="70" w:type="dxa"/>
            </w:tcMar>
            <w:vAlign w:val="center"/>
          </w:tcPr>
          <w:p w14:paraId="5E93AF86">
            <w:pPr>
              <w:keepNext w:val="0"/>
              <w:spacing w:before="20" w:after="20" w:line="260" w:lineRule="exact"/>
              <w:ind w:firstLine="0" w:firstLineChars="0"/>
              <w:jc w:val="center"/>
            </w:pPr>
            <w:r>
              <w:rPr>
                <w:rFonts w:ascii="Times New Roman" w:hAnsi="Times New Roman" w:eastAsia="宋体"/>
                <w:b w:val="0"/>
                <w:sz w:val="18"/>
              </w:rPr>
              <w:t>0.90～1.10</w:t>
            </w:r>
          </w:p>
        </w:tc>
        <w:tc>
          <w:tcPr>
            <w:tcW w:w="1385" w:type="dxa"/>
            <w:tcMar>
              <w:left w:w="70" w:type="dxa"/>
              <w:right w:w="70" w:type="dxa"/>
            </w:tcMar>
            <w:vAlign w:val="center"/>
          </w:tcPr>
          <w:p w14:paraId="2ADB2299">
            <w:pPr>
              <w:keepNext w:val="0"/>
              <w:spacing w:before="20" w:after="20" w:line="260" w:lineRule="exact"/>
              <w:ind w:firstLine="0" w:firstLineChars="0"/>
              <w:jc w:val="center"/>
            </w:pPr>
            <w:r>
              <w:rPr>
                <w:rFonts w:ascii="Times New Roman" w:hAnsi="Times New Roman" w:eastAsia="宋体"/>
                <w:b w:val="0"/>
                <w:sz w:val="18"/>
              </w:rPr>
              <w:t>0.04～0.05</w:t>
            </w:r>
          </w:p>
        </w:tc>
        <w:tc>
          <w:tcPr>
            <w:tcW w:w="1385" w:type="dxa"/>
            <w:tcMar>
              <w:left w:w="70" w:type="dxa"/>
              <w:right w:w="70" w:type="dxa"/>
            </w:tcMar>
            <w:vAlign w:val="center"/>
          </w:tcPr>
          <w:p w14:paraId="3F052053">
            <w:pPr>
              <w:keepNext w:val="0"/>
              <w:spacing w:before="20" w:after="20" w:line="260" w:lineRule="exact"/>
              <w:ind w:firstLine="0" w:firstLineChars="0"/>
              <w:jc w:val="center"/>
            </w:pPr>
            <w:r>
              <w:rPr>
                <w:rFonts w:ascii="Times New Roman" w:hAnsi="Times New Roman" w:eastAsia="宋体"/>
                <w:b w:val="0"/>
                <w:sz w:val="18"/>
              </w:rPr>
              <w:t>2.00～2.50</w:t>
            </w:r>
          </w:p>
        </w:tc>
      </w:tr>
      <w:tr w14:paraId="06FDC55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5508B89">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0BECC547">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7BB85C07">
            <w:pPr>
              <w:keepNext w:val="0"/>
              <w:spacing w:before="20" w:after="20" w:line="260" w:lineRule="exact"/>
              <w:ind w:firstLine="0" w:firstLineChars="0"/>
              <w:jc w:val="center"/>
            </w:pPr>
            <w:r>
              <w:rPr>
                <w:rFonts w:ascii="Times New Roman" w:hAnsi="Times New Roman" w:eastAsia="宋体"/>
                <w:b w:val="0"/>
                <w:sz w:val="18"/>
              </w:rPr>
              <w:t>1～3 h</w:t>
            </w:r>
          </w:p>
        </w:tc>
        <w:tc>
          <w:tcPr>
            <w:tcW w:w="1385" w:type="dxa"/>
            <w:tcMar>
              <w:left w:w="70" w:type="dxa"/>
              <w:right w:w="70" w:type="dxa"/>
            </w:tcMar>
            <w:vAlign w:val="center"/>
          </w:tcPr>
          <w:p w14:paraId="26B90640">
            <w:pPr>
              <w:keepNext w:val="0"/>
              <w:spacing w:before="20" w:after="20" w:line="260" w:lineRule="exact"/>
              <w:ind w:firstLine="0" w:firstLineChars="0"/>
              <w:jc w:val="center"/>
            </w:pPr>
            <w:r>
              <w:rPr>
                <w:rFonts w:ascii="Times New Roman" w:hAnsi="Times New Roman" w:eastAsia="宋体"/>
                <w:b w:val="0"/>
                <w:sz w:val="18"/>
              </w:rPr>
              <w:t>0.90～1.10</w:t>
            </w:r>
          </w:p>
        </w:tc>
        <w:tc>
          <w:tcPr>
            <w:tcW w:w="1385" w:type="dxa"/>
            <w:tcMar>
              <w:left w:w="70" w:type="dxa"/>
              <w:right w:w="70" w:type="dxa"/>
            </w:tcMar>
            <w:vAlign w:val="center"/>
          </w:tcPr>
          <w:p w14:paraId="3D779C91">
            <w:pPr>
              <w:keepNext w:val="0"/>
              <w:spacing w:before="20" w:after="20" w:line="260" w:lineRule="exact"/>
              <w:ind w:firstLine="0" w:firstLineChars="0"/>
              <w:jc w:val="center"/>
            </w:pPr>
            <w:r>
              <w:rPr>
                <w:rFonts w:ascii="Times New Roman" w:hAnsi="Times New Roman" w:eastAsia="宋体"/>
                <w:b w:val="0"/>
                <w:sz w:val="18"/>
              </w:rPr>
              <w:t>＞0.05～0.08</w:t>
            </w:r>
          </w:p>
        </w:tc>
        <w:tc>
          <w:tcPr>
            <w:tcW w:w="1385" w:type="dxa"/>
            <w:tcMar>
              <w:left w:w="70" w:type="dxa"/>
              <w:right w:w="70" w:type="dxa"/>
            </w:tcMar>
            <w:vAlign w:val="center"/>
          </w:tcPr>
          <w:p w14:paraId="5F7EF8B2">
            <w:pPr>
              <w:keepNext w:val="0"/>
              <w:spacing w:before="20" w:after="20" w:line="260" w:lineRule="exact"/>
              <w:ind w:firstLine="0" w:firstLineChars="0"/>
              <w:jc w:val="center"/>
            </w:pPr>
            <w:r>
              <w:rPr>
                <w:rFonts w:ascii="Times New Roman" w:hAnsi="Times New Roman" w:eastAsia="宋体"/>
                <w:b w:val="0"/>
                <w:sz w:val="18"/>
              </w:rPr>
              <w:t>2.00～2.45</w:t>
            </w:r>
          </w:p>
        </w:tc>
      </w:tr>
      <w:tr w14:paraId="52B170F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871B7AC">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2F71774E">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4EC78B4A">
            <w:pPr>
              <w:keepNext w:val="0"/>
              <w:spacing w:before="20" w:after="20" w:line="260" w:lineRule="exact"/>
              <w:ind w:firstLine="0" w:firstLineChars="0"/>
              <w:jc w:val="center"/>
            </w:pPr>
            <w:r>
              <w:rPr>
                <w:rFonts w:ascii="Times New Roman" w:hAnsi="Times New Roman" w:eastAsia="宋体"/>
                <w:b w:val="0"/>
                <w:sz w:val="18"/>
              </w:rPr>
              <w:t>1～3 h</w:t>
            </w:r>
          </w:p>
        </w:tc>
        <w:tc>
          <w:tcPr>
            <w:tcW w:w="1385" w:type="dxa"/>
            <w:tcMar>
              <w:left w:w="70" w:type="dxa"/>
              <w:right w:w="70" w:type="dxa"/>
            </w:tcMar>
            <w:vAlign w:val="center"/>
          </w:tcPr>
          <w:p w14:paraId="77FCB581">
            <w:pPr>
              <w:keepNext w:val="0"/>
              <w:spacing w:before="20" w:after="20" w:line="260" w:lineRule="exact"/>
              <w:ind w:firstLine="0" w:firstLineChars="0"/>
              <w:jc w:val="center"/>
            </w:pPr>
            <w:r>
              <w:rPr>
                <w:rFonts w:ascii="Times New Roman" w:hAnsi="Times New Roman" w:eastAsia="宋体"/>
                <w:b w:val="0"/>
                <w:sz w:val="18"/>
              </w:rPr>
              <w:t>0.90～1.10</w:t>
            </w:r>
          </w:p>
        </w:tc>
        <w:tc>
          <w:tcPr>
            <w:tcW w:w="1385" w:type="dxa"/>
            <w:tcMar>
              <w:left w:w="70" w:type="dxa"/>
              <w:right w:w="70" w:type="dxa"/>
            </w:tcMar>
            <w:vAlign w:val="center"/>
          </w:tcPr>
          <w:p w14:paraId="6C4034A5">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76589EFA">
            <w:pPr>
              <w:keepNext w:val="0"/>
              <w:spacing w:before="20" w:after="20" w:line="260" w:lineRule="exact"/>
              <w:ind w:firstLine="0" w:firstLineChars="0"/>
              <w:jc w:val="center"/>
            </w:pPr>
            <w:r>
              <w:rPr>
                <w:rFonts w:ascii="Times New Roman" w:hAnsi="Times New Roman" w:eastAsia="宋体"/>
                <w:b w:val="0"/>
                <w:sz w:val="18"/>
              </w:rPr>
              <w:t>2.00～2.45</w:t>
            </w:r>
          </w:p>
        </w:tc>
      </w:tr>
      <w:tr w14:paraId="137B981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084BBF3">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40455FF9">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75C69BEB">
            <w:pPr>
              <w:keepNext w:val="0"/>
              <w:spacing w:before="20" w:after="20" w:line="260" w:lineRule="exact"/>
              <w:ind w:firstLine="0" w:firstLineChars="0"/>
              <w:jc w:val="center"/>
            </w:pPr>
            <w:r>
              <w:rPr>
                <w:rFonts w:ascii="Times New Roman" w:hAnsi="Times New Roman" w:eastAsia="宋体"/>
                <w:b w:val="0"/>
                <w:sz w:val="18"/>
              </w:rPr>
              <w:t>3～6 h</w:t>
            </w:r>
          </w:p>
        </w:tc>
        <w:tc>
          <w:tcPr>
            <w:tcW w:w="1385" w:type="dxa"/>
            <w:tcMar>
              <w:left w:w="70" w:type="dxa"/>
              <w:right w:w="70" w:type="dxa"/>
            </w:tcMar>
            <w:vAlign w:val="center"/>
          </w:tcPr>
          <w:p w14:paraId="07D34D7B">
            <w:pPr>
              <w:keepNext w:val="0"/>
              <w:spacing w:before="20" w:after="20" w:line="260" w:lineRule="exact"/>
              <w:ind w:firstLine="0" w:firstLineChars="0"/>
              <w:jc w:val="center"/>
            </w:pPr>
            <w:r>
              <w:rPr>
                <w:rFonts w:ascii="Times New Roman" w:hAnsi="Times New Roman" w:eastAsia="宋体"/>
                <w:b w:val="0"/>
                <w:sz w:val="18"/>
              </w:rPr>
              <w:t>0.90～1.10</w:t>
            </w:r>
          </w:p>
        </w:tc>
        <w:tc>
          <w:tcPr>
            <w:tcW w:w="1385" w:type="dxa"/>
            <w:tcMar>
              <w:left w:w="70" w:type="dxa"/>
              <w:right w:w="70" w:type="dxa"/>
            </w:tcMar>
            <w:vAlign w:val="center"/>
          </w:tcPr>
          <w:p w14:paraId="74902D21">
            <w:pPr>
              <w:keepNext w:val="0"/>
              <w:spacing w:before="20" w:after="20" w:line="260" w:lineRule="exact"/>
              <w:ind w:firstLine="0" w:firstLineChars="0"/>
              <w:jc w:val="center"/>
            </w:pPr>
            <w:r>
              <w:rPr>
                <w:rFonts w:ascii="Times New Roman" w:hAnsi="Times New Roman" w:eastAsia="宋体"/>
                <w:b w:val="0"/>
                <w:sz w:val="18"/>
              </w:rPr>
              <w:t>0.04～0.05</w:t>
            </w:r>
          </w:p>
        </w:tc>
        <w:tc>
          <w:tcPr>
            <w:tcW w:w="1385" w:type="dxa"/>
            <w:tcMar>
              <w:left w:w="70" w:type="dxa"/>
              <w:right w:w="70" w:type="dxa"/>
            </w:tcMar>
            <w:vAlign w:val="center"/>
          </w:tcPr>
          <w:p w14:paraId="010D89F2">
            <w:pPr>
              <w:keepNext w:val="0"/>
              <w:spacing w:before="20" w:after="20" w:line="260" w:lineRule="exact"/>
              <w:ind w:firstLine="0" w:firstLineChars="0"/>
              <w:jc w:val="center"/>
            </w:pPr>
            <w:r>
              <w:rPr>
                <w:rFonts w:ascii="Times New Roman" w:hAnsi="Times New Roman" w:eastAsia="宋体"/>
                <w:b w:val="0"/>
                <w:sz w:val="18"/>
              </w:rPr>
              <w:t>2.00～2.50</w:t>
            </w:r>
          </w:p>
        </w:tc>
      </w:tr>
      <w:tr w14:paraId="797FF1A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5D600EF4">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5F4BA2C1">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7D84EF5D">
            <w:pPr>
              <w:keepNext w:val="0"/>
              <w:spacing w:before="20" w:after="20" w:line="260" w:lineRule="exact"/>
              <w:ind w:firstLine="0" w:firstLineChars="0"/>
              <w:jc w:val="center"/>
            </w:pPr>
            <w:r>
              <w:rPr>
                <w:rFonts w:ascii="Times New Roman" w:hAnsi="Times New Roman" w:eastAsia="宋体"/>
                <w:b w:val="0"/>
                <w:sz w:val="18"/>
              </w:rPr>
              <w:t>3～6 h</w:t>
            </w:r>
          </w:p>
        </w:tc>
        <w:tc>
          <w:tcPr>
            <w:tcW w:w="1385" w:type="dxa"/>
            <w:tcMar>
              <w:left w:w="70" w:type="dxa"/>
              <w:right w:w="70" w:type="dxa"/>
            </w:tcMar>
            <w:vAlign w:val="center"/>
          </w:tcPr>
          <w:p w14:paraId="437FB367">
            <w:pPr>
              <w:keepNext w:val="0"/>
              <w:spacing w:before="20" w:after="20" w:line="260" w:lineRule="exact"/>
              <w:ind w:firstLine="0" w:firstLineChars="0"/>
              <w:jc w:val="center"/>
            </w:pPr>
            <w:r>
              <w:rPr>
                <w:rFonts w:ascii="Times New Roman" w:hAnsi="Times New Roman" w:eastAsia="宋体"/>
                <w:b w:val="0"/>
                <w:sz w:val="18"/>
              </w:rPr>
              <w:t>0.90～1.10</w:t>
            </w:r>
          </w:p>
        </w:tc>
        <w:tc>
          <w:tcPr>
            <w:tcW w:w="1385" w:type="dxa"/>
            <w:tcMar>
              <w:left w:w="70" w:type="dxa"/>
              <w:right w:w="70" w:type="dxa"/>
            </w:tcMar>
            <w:vAlign w:val="center"/>
          </w:tcPr>
          <w:p w14:paraId="57E61C78">
            <w:pPr>
              <w:keepNext w:val="0"/>
              <w:spacing w:before="20" w:after="20" w:line="260" w:lineRule="exact"/>
              <w:ind w:firstLine="0" w:firstLineChars="0"/>
              <w:jc w:val="center"/>
            </w:pPr>
            <w:r>
              <w:rPr>
                <w:rFonts w:ascii="Times New Roman" w:hAnsi="Times New Roman" w:eastAsia="宋体"/>
                <w:b w:val="0"/>
                <w:sz w:val="18"/>
              </w:rPr>
              <w:t>＞0.05～0.08</w:t>
            </w:r>
          </w:p>
        </w:tc>
        <w:tc>
          <w:tcPr>
            <w:tcW w:w="1385" w:type="dxa"/>
            <w:tcMar>
              <w:left w:w="70" w:type="dxa"/>
              <w:right w:w="70" w:type="dxa"/>
            </w:tcMar>
            <w:vAlign w:val="center"/>
          </w:tcPr>
          <w:p w14:paraId="0CBAFC88">
            <w:pPr>
              <w:keepNext w:val="0"/>
              <w:spacing w:before="20" w:after="20" w:line="260" w:lineRule="exact"/>
              <w:ind w:firstLine="0" w:firstLineChars="0"/>
              <w:jc w:val="center"/>
            </w:pPr>
            <w:r>
              <w:rPr>
                <w:rFonts w:ascii="Times New Roman" w:hAnsi="Times New Roman" w:eastAsia="宋体"/>
                <w:b w:val="0"/>
                <w:sz w:val="18"/>
              </w:rPr>
              <w:t>2.00～2.50</w:t>
            </w:r>
          </w:p>
        </w:tc>
      </w:tr>
      <w:tr w14:paraId="57D67B0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A8C632F">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7FA5576D">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04DF00DE">
            <w:pPr>
              <w:keepNext w:val="0"/>
              <w:spacing w:before="20" w:after="20" w:line="260" w:lineRule="exact"/>
              <w:ind w:firstLine="0" w:firstLineChars="0"/>
              <w:jc w:val="center"/>
            </w:pPr>
            <w:r>
              <w:rPr>
                <w:rFonts w:ascii="Times New Roman" w:hAnsi="Times New Roman" w:eastAsia="宋体"/>
                <w:b w:val="0"/>
                <w:sz w:val="18"/>
              </w:rPr>
              <w:t>3～6 h</w:t>
            </w:r>
          </w:p>
        </w:tc>
        <w:tc>
          <w:tcPr>
            <w:tcW w:w="1385" w:type="dxa"/>
            <w:tcMar>
              <w:left w:w="70" w:type="dxa"/>
              <w:right w:w="70" w:type="dxa"/>
            </w:tcMar>
            <w:vAlign w:val="center"/>
          </w:tcPr>
          <w:p w14:paraId="6F991872">
            <w:pPr>
              <w:keepNext w:val="0"/>
              <w:spacing w:before="20" w:after="20" w:line="260" w:lineRule="exact"/>
              <w:ind w:firstLine="0" w:firstLineChars="0"/>
              <w:jc w:val="center"/>
            </w:pPr>
            <w:r>
              <w:rPr>
                <w:rFonts w:ascii="Times New Roman" w:hAnsi="Times New Roman" w:eastAsia="宋体"/>
                <w:b w:val="0"/>
                <w:sz w:val="18"/>
              </w:rPr>
              <w:t>0.90～1.10</w:t>
            </w:r>
          </w:p>
        </w:tc>
        <w:tc>
          <w:tcPr>
            <w:tcW w:w="1385" w:type="dxa"/>
            <w:tcMar>
              <w:left w:w="70" w:type="dxa"/>
              <w:right w:w="70" w:type="dxa"/>
            </w:tcMar>
            <w:vAlign w:val="center"/>
          </w:tcPr>
          <w:p w14:paraId="5F390041">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692DB755">
            <w:pPr>
              <w:keepNext w:val="0"/>
              <w:spacing w:before="20" w:after="20" w:line="260" w:lineRule="exact"/>
              <w:ind w:firstLine="0" w:firstLineChars="0"/>
              <w:jc w:val="center"/>
            </w:pPr>
            <w:r>
              <w:rPr>
                <w:rFonts w:ascii="Times New Roman" w:hAnsi="Times New Roman" w:eastAsia="宋体"/>
                <w:b w:val="0"/>
                <w:sz w:val="18"/>
              </w:rPr>
              <w:t>2.00～2.45</w:t>
            </w:r>
          </w:p>
        </w:tc>
      </w:tr>
      <w:tr w14:paraId="58FFDE4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FFD387A">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2E47CB38">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4EB506B5">
            <w:pPr>
              <w:keepNext w:val="0"/>
              <w:spacing w:before="20" w:after="20" w:line="260" w:lineRule="exact"/>
              <w:ind w:firstLine="0" w:firstLineChars="0"/>
              <w:jc w:val="center"/>
            </w:pPr>
            <w:r>
              <w:rPr>
                <w:rFonts w:ascii="Times New Roman" w:hAnsi="Times New Roman" w:eastAsia="宋体"/>
                <w:b w:val="0"/>
                <w:sz w:val="18"/>
              </w:rPr>
              <w:t>1～3 h</w:t>
            </w:r>
          </w:p>
        </w:tc>
        <w:tc>
          <w:tcPr>
            <w:tcW w:w="1385" w:type="dxa"/>
            <w:tcMar>
              <w:left w:w="70" w:type="dxa"/>
              <w:right w:w="70" w:type="dxa"/>
            </w:tcMar>
            <w:vAlign w:val="center"/>
          </w:tcPr>
          <w:p w14:paraId="6053E44F">
            <w:pPr>
              <w:keepNext w:val="0"/>
              <w:spacing w:before="20" w:after="20" w:line="260" w:lineRule="exact"/>
              <w:ind w:firstLine="0" w:firstLineChars="0"/>
              <w:jc w:val="center"/>
            </w:pPr>
            <w:r>
              <w:rPr>
                <w:rFonts w:ascii="Times New Roman" w:hAnsi="Times New Roman" w:eastAsia="宋体"/>
                <w:b w:val="0"/>
                <w:sz w:val="18"/>
              </w:rPr>
              <w:t>0.90～1.10</w:t>
            </w:r>
          </w:p>
        </w:tc>
        <w:tc>
          <w:tcPr>
            <w:tcW w:w="1385" w:type="dxa"/>
            <w:tcMar>
              <w:left w:w="70" w:type="dxa"/>
              <w:right w:w="70" w:type="dxa"/>
            </w:tcMar>
            <w:vAlign w:val="center"/>
          </w:tcPr>
          <w:p w14:paraId="3F77D5AA">
            <w:pPr>
              <w:keepNext w:val="0"/>
              <w:spacing w:before="20" w:after="20" w:line="260" w:lineRule="exact"/>
              <w:ind w:firstLine="0" w:firstLineChars="0"/>
              <w:jc w:val="center"/>
            </w:pPr>
            <w:r>
              <w:rPr>
                <w:rFonts w:ascii="Times New Roman" w:hAnsi="Times New Roman" w:eastAsia="宋体"/>
                <w:b w:val="0"/>
                <w:sz w:val="18"/>
              </w:rPr>
              <w:t>0.04～0.05</w:t>
            </w:r>
          </w:p>
        </w:tc>
        <w:tc>
          <w:tcPr>
            <w:tcW w:w="1385" w:type="dxa"/>
            <w:tcMar>
              <w:left w:w="70" w:type="dxa"/>
              <w:right w:w="70" w:type="dxa"/>
            </w:tcMar>
            <w:vAlign w:val="center"/>
          </w:tcPr>
          <w:p w14:paraId="660BBE1A">
            <w:pPr>
              <w:keepNext w:val="0"/>
              <w:spacing w:before="20" w:after="20" w:line="260" w:lineRule="exact"/>
              <w:ind w:firstLine="0" w:firstLineChars="0"/>
              <w:jc w:val="center"/>
            </w:pPr>
            <w:r>
              <w:rPr>
                <w:rFonts w:ascii="Times New Roman" w:hAnsi="Times New Roman" w:eastAsia="宋体"/>
                <w:b w:val="0"/>
                <w:sz w:val="18"/>
              </w:rPr>
              <w:t>2.00～2.25</w:t>
            </w:r>
          </w:p>
        </w:tc>
      </w:tr>
      <w:tr w14:paraId="0830BA6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F52738D">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16C8F4BF">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62B1C97D">
            <w:pPr>
              <w:keepNext w:val="0"/>
              <w:spacing w:before="20" w:after="20" w:line="260" w:lineRule="exact"/>
              <w:ind w:firstLine="0" w:firstLineChars="0"/>
              <w:jc w:val="center"/>
            </w:pPr>
            <w:r>
              <w:rPr>
                <w:rFonts w:ascii="Times New Roman" w:hAnsi="Times New Roman" w:eastAsia="宋体"/>
                <w:b w:val="0"/>
                <w:sz w:val="18"/>
              </w:rPr>
              <w:t>1～3 h</w:t>
            </w:r>
          </w:p>
        </w:tc>
        <w:tc>
          <w:tcPr>
            <w:tcW w:w="1385" w:type="dxa"/>
            <w:tcMar>
              <w:left w:w="70" w:type="dxa"/>
              <w:right w:w="70" w:type="dxa"/>
            </w:tcMar>
            <w:vAlign w:val="center"/>
          </w:tcPr>
          <w:p w14:paraId="25B6B55B">
            <w:pPr>
              <w:keepNext w:val="0"/>
              <w:spacing w:before="20" w:after="20" w:line="260" w:lineRule="exact"/>
              <w:ind w:firstLine="0" w:firstLineChars="0"/>
              <w:jc w:val="center"/>
            </w:pPr>
            <w:r>
              <w:rPr>
                <w:rFonts w:ascii="Times New Roman" w:hAnsi="Times New Roman" w:eastAsia="宋体"/>
                <w:b w:val="0"/>
                <w:sz w:val="18"/>
              </w:rPr>
              <w:t>0.90～1.10</w:t>
            </w:r>
          </w:p>
        </w:tc>
        <w:tc>
          <w:tcPr>
            <w:tcW w:w="1385" w:type="dxa"/>
            <w:tcMar>
              <w:left w:w="70" w:type="dxa"/>
              <w:right w:w="70" w:type="dxa"/>
            </w:tcMar>
            <w:vAlign w:val="center"/>
          </w:tcPr>
          <w:p w14:paraId="74F2CB8E">
            <w:pPr>
              <w:keepNext w:val="0"/>
              <w:spacing w:before="20" w:after="20" w:line="260" w:lineRule="exact"/>
              <w:ind w:firstLine="0" w:firstLineChars="0"/>
              <w:jc w:val="center"/>
            </w:pPr>
            <w:r>
              <w:rPr>
                <w:rFonts w:ascii="Times New Roman" w:hAnsi="Times New Roman" w:eastAsia="宋体"/>
                <w:b w:val="0"/>
                <w:sz w:val="18"/>
              </w:rPr>
              <w:t>＞0.05～0.08</w:t>
            </w:r>
          </w:p>
        </w:tc>
        <w:tc>
          <w:tcPr>
            <w:tcW w:w="1385" w:type="dxa"/>
            <w:tcMar>
              <w:left w:w="70" w:type="dxa"/>
              <w:right w:w="70" w:type="dxa"/>
            </w:tcMar>
            <w:vAlign w:val="center"/>
          </w:tcPr>
          <w:p w14:paraId="0952B326">
            <w:pPr>
              <w:keepNext w:val="0"/>
              <w:spacing w:before="20" w:after="20" w:line="260" w:lineRule="exact"/>
              <w:ind w:firstLine="0" w:firstLineChars="0"/>
              <w:jc w:val="center"/>
            </w:pPr>
            <w:r>
              <w:rPr>
                <w:rFonts w:ascii="Times New Roman" w:hAnsi="Times New Roman" w:eastAsia="宋体"/>
                <w:b w:val="0"/>
                <w:sz w:val="18"/>
              </w:rPr>
              <w:t>2.00～2.25</w:t>
            </w:r>
          </w:p>
        </w:tc>
      </w:tr>
      <w:tr w14:paraId="2CFDD5F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1C2E716">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02A254C2">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6F8A7BC0">
            <w:pPr>
              <w:keepNext w:val="0"/>
              <w:spacing w:before="20" w:after="20" w:line="260" w:lineRule="exact"/>
              <w:ind w:firstLine="0" w:firstLineChars="0"/>
              <w:jc w:val="center"/>
            </w:pPr>
            <w:r>
              <w:rPr>
                <w:rFonts w:ascii="Times New Roman" w:hAnsi="Times New Roman" w:eastAsia="宋体"/>
                <w:b w:val="0"/>
                <w:sz w:val="18"/>
              </w:rPr>
              <w:t>1～3 h</w:t>
            </w:r>
          </w:p>
        </w:tc>
        <w:tc>
          <w:tcPr>
            <w:tcW w:w="1385" w:type="dxa"/>
            <w:tcMar>
              <w:left w:w="70" w:type="dxa"/>
              <w:right w:w="70" w:type="dxa"/>
            </w:tcMar>
            <w:vAlign w:val="center"/>
          </w:tcPr>
          <w:p w14:paraId="7D1D7FA6">
            <w:pPr>
              <w:keepNext w:val="0"/>
              <w:spacing w:before="20" w:after="20" w:line="260" w:lineRule="exact"/>
              <w:ind w:firstLine="0" w:firstLineChars="0"/>
              <w:jc w:val="center"/>
            </w:pPr>
            <w:r>
              <w:rPr>
                <w:rFonts w:ascii="Times New Roman" w:hAnsi="Times New Roman" w:eastAsia="宋体"/>
                <w:b w:val="0"/>
                <w:sz w:val="18"/>
              </w:rPr>
              <w:t>0.90～1.10</w:t>
            </w:r>
          </w:p>
        </w:tc>
        <w:tc>
          <w:tcPr>
            <w:tcW w:w="1385" w:type="dxa"/>
            <w:tcMar>
              <w:left w:w="70" w:type="dxa"/>
              <w:right w:w="70" w:type="dxa"/>
            </w:tcMar>
            <w:vAlign w:val="center"/>
          </w:tcPr>
          <w:p w14:paraId="5FEB8F81">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0884DAF2">
            <w:pPr>
              <w:keepNext w:val="0"/>
              <w:spacing w:before="20" w:after="20" w:line="260" w:lineRule="exact"/>
              <w:ind w:firstLine="0" w:firstLineChars="0"/>
              <w:jc w:val="center"/>
            </w:pPr>
            <w:r>
              <w:rPr>
                <w:rFonts w:ascii="Times New Roman" w:hAnsi="Times New Roman" w:eastAsia="宋体"/>
                <w:b w:val="0"/>
                <w:sz w:val="18"/>
              </w:rPr>
              <w:t>2.00～2.15</w:t>
            </w:r>
          </w:p>
        </w:tc>
      </w:tr>
      <w:tr w14:paraId="3D51FCD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B633944">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45CADF09">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41F5B0B6">
            <w:pPr>
              <w:keepNext w:val="0"/>
              <w:spacing w:before="20" w:after="20" w:line="260" w:lineRule="exact"/>
              <w:ind w:firstLine="0" w:firstLineChars="0"/>
              <w:jc w:val="center"/>
            </w:pPr>
            <w:r>
              <w:rPr>
                <w:rFonts w:ascii="Times New Roman" w:hAnsi="Times New Roman" w:eastAsia="宋体"/>
                <w:b w:val="0"/>
                <w:sz w:val="18"/>
              </w:rPr>
              <w:t>3～6 h</w:t>
            </w:r>
          </w:p>
        </w:tc>
        <w:tc>
          <w:tcPr>
            <w:tcW w:w="1385" w:type="dxa"/>
            <w:tcMar>
              <w:left w:w="70" w:type="dxa"/>
              <w:right w:w="70" w:type="dxa"/>
            </w:tcMar>
            <w:vAlign w:val="center"/>
          </w:tcPr>
          <w:p w14:paraId="110CB5CC">
            <w:pPr>
              <w:keepNext w:val="0"/>
              <w:spacing w:before="20" w:after="20" w:line="260" w:lineRule="exact"/>
              <w:ind w:firstLine="0" w:firstLineChars="0"/>
              <w:jc w:val="center"/>
            </w:pPr>
            <w:r>
              <w:rPr>
                <w:rFonts w:ascii="Times New Roman" w:hAnsi="Times New Roman" w:eastAsia="宋体"/>
                <w:b w:val="0"/>
                <w:sz w:val="18"/>
              </w:rPr>
              <w:t>0.90～1.10</w:t>
            </w:r>
          </w:p>
        </w:tc>
        <w:tc>
          <w:tcPr>
            <w:tcW w:w="1385" w:type="dxa"/>
            <w:tcMar>
              <w:left w:w="70" w:type="dxa"/>
              <w:right w:w="70" w:type="dxa"/>
            </w:tcMar>
            <w:vAlign w:val="center"/>
          </w:tcPr>
          <w:p w14:paraId="24C7D203">
            <w:pPr>
              <w:keepNext w:val="0"/>
              <w:spacing w:before="20" w:after="20" w:line="260" w:lineRule="exact"/>
              <w:ind w:firstLine="0" w:firstLineChars="0"/>
              <w:jc w:val="center"/>
            </w:pPr>
            <w:r>
              <w:rPr>
                <w:rFonts w:ascii="Times New Roman" w:hAnsi="Times New Roman" w:eastAsia="宋体"/>
                <w:b w:val="0"/>
                <w:sz w:val="18"/>
              </w:rPr>
              <w:t>0.04～0.05</w:t>
            </w:r>
          </w:p>
        </w:tc>
        <w:tc>
          <w:tcPr>
            <w:tcW w:w="1385" w:type="dxa"/>
            <w:tcMar>
              <w:left w:w="70" w:type="dxa"/>
              <w:right w:w="70" w:type="dxa"/>
            </w:tcMar>
            <w:vAlign w:val="center"/>
          </w:tcPr>
          <w:p w14:paraId="0AE8DD1A">
            <w:pPr>
              <w:keepNext w:val="0"/>
              <w:spacing w:before="20" w:after="20" w:line="260" w:lineRule="exact"/>
              <w:ind w:firstLine="0" w:firstLineChars="0"/>
              <w:jc w:val="center"/>
            </w:pPr>
            <w:r>
              <w:rPr>
                <w:rFonts w:ascii="Times New Roman" w:hAnsi="Times New Roman" w:eastAsia="宋体"/>
                <w:b w:val="0"/>
                <w:sz w:val="18"/>
              </w:rPr>
              <w:t>2.00～2.25</w:t>
            </w:r>
          </w:p>
        </w:tc>
      </w:tr>
      <w:tr w14:paraId="40EA925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C93F31C">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17F5C004">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6C847390">
            <w:pPr>
              <w:keepNext w:val="0"/>
              <w:spacing w:before="20" w:after="20" w:line="260" w:lineRule="exact"/>
              <w:ind w:firstLine="0" w:firstLineChars="0"/>
              <w:jc w:val="center"/>
            </w:pPr>
            <w:r>
              <w:rPr>
                <w:rFonts w:ascii="Times New Roman" w:hAnsi="Times New Roman" w:eastAsia="宋体"/>
                <w:b w:val="0"/>
                <w:sz w:val="18"/>
              </w:rPr>
              <w:t>3～6 h</w:t>
            </w:r>
          </w:p>
        </w:tc>
        <w:tc>
          <w:tcPr>
            <w:tcW w:w="1385" w:type="dxa"/>
            <w:tcMar>
              <w:left w:w="70" w:type="dxa"/>
              <w:right w:w="70" w:type="dxa"/>
            </w:tcMar>
            <w:vAlign w:val="center"/>
          </w:tcPr>
          <w:p w14:paraId="23B9D0E4">
            <w:pPr>
              <w:keepNext w:val="0"/>
              <w:spacing w:before="20" w:after="20" w:line="260" w:lineRule="exact"/>
              <w:ind w:firstLine="0" w:firstLineChars="0"/>
              <w:jc w:val="center"/>
            </w:pPr>
            <w:r>
              <w:rPr>
                <w:rFonts w:ascii="Times New Roman" w:hAnsi="Times New Roman" w:eastAsia="宋体"/>
                <w:b w:val="0"/>
                <w:sz w:val="18"/>
              </w:rPr>
              <w:t>0.90～1.10</w:t>
            </w:r>
          </w:p>
        </w:tc>
        <w:tc>
          <w:tcPr>
            <w:tcW w:w="1385" w:type="dxa"/>
            <w:tcMar>
              <w:left w:w="70" w:type="dxa"/>
              <w:right w:w="70" w:type="dxa"/>
            </w:tcMar>
            <w:vAlign w:val="center"/>
          </w:tcPr>
          <w:p w14:paraId="330E5203">
            <w:pPr>
              <w:keepNext w:val="0"/>
              <w:spacing w:before="20" w:after="20" w:line="260" w:lineRule="exact"/>
              <w:ind w:firstLine="0" w:firstLineChars="0"/>
              <w:jc w:val="center"/>
            </w:pPr>
            <w:r>
              <w:rPr>
                <w:rFonts w:ascii="Times New Roman" w:hAnsi="Times New Roman" w:eastAsia="宋体"/>
                <w:b w:val="0"/>
                <w:sz w:val="18"/>
              </w:rPr>
              <w:t>＞0.05～0.08</w:t>
            </w:r>
          </w:p>
        </w:tc>
        <w:tc>
          <w:tcPr>
            <w:tcW w:w="1385" w:type="dxa"/>
            <w:tcMar>
              <w:left w:w="70" w:type="dxa"/>
              <w:right w:w="70" w:type="dxa"/>
            </w:tcMar>
            <w:vAlign w:val="center"/>
          </w:tcPr>
          <w:p w14:paraId="37DC4FE1">
            <w:pPr>
              <w:keepNext w:val="0"/>
              <w:spacing w:before="20" w:after="20" w:line="260" w:lineRule="exact"/>
              <w:ind w:firstLine="0" w:firstLineChars="0"/>
              <w:jc w:val="center"/>
            </w:pPr>
            <w:r>
              <w:rPr>
                <w:rFonts w:ascii="Times New Roman" w:hAnsi="Times New Roman" w:eastAsia="宋体"/>
                <w:b w:val="0"/>
                <w:sz w:val="18"/>
              </w:rPr>
              <w:t>2.00～2.25</w:t>
            </w:r>
          </w:p>
        </w:tc>
      </w:tr>
      <w:tr w14:paraId="7010665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AB66A7D">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3EC63FE3">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4CC56314">
            <w:pPr>
              <w:keepNext w:val="0"/>
              <w:spacing w:before="20" w:after="20" w:line="260" w:lineRule="exact"/>
              <w:ind w:firstLine="0" w:firstLineChars="0"/>
              <w:jc w:val="center"/>
            </w:pPr>
            <w:r>
              <w:rPr>
                <w:rFonts w:ascii="Times New Roman" w:hAnsi="Times New Roman" w:eastAsia="宋体"/>
                <w:b w:val="0"/>
                <w:sz w:val="18"/>
              </w:rPr>
              <w:t>3～6 h</w:t>
            </w:r>
          </w:p>
        </w:tc>
        <w:tc>
          <w:tcPr>
            <w:tcW w:w="1385" w:type="dxa"/>
            <w:tcMar>
              <w:left w:w="70" w:type="dxa"/>
              <w:right w:w="70" w:type="dxa"/>
            </w:tcMar>
            <w:vAlign w:val="center"/>
          </w:tcPr>
          <w:p w14:paraId="5F6648B3">
            <w:pPr>
              <w:keepNext w:val="0"/>
              <w:spacing w:before="20" w:after="20" w:line="260" w:lineRule="exact"/>
              <w:ind w:firstLine="0" w:firstLineChars="0"/>
              <w:jc w:val="center"/>
            </w:pPr>
            <w:r>
              <w:rPr>
                <w:rFonts w:ascii="Times New Roman" w:hAnsi="Times New Roman" w:eastAsia="宋体"/>
                <w:b w:val="0"/>
                <w:sz w:val="18"/>
              </w:rPr>
              <w:t>0.90～1.10</w:t>
            </w:r>
          </w:p>
        </w:tc>
        <w:tc>
          <w:tcPr>
            <w:tcW w:w="1385" w:type="dxa"/>
            <w:tcMar>
              <w:left w:w="70" w:type="dxa"/>
              <w:right w:w="70" w:type="dxa"/>
            </w:tcMar>
            <w:vAlign w:val="center"/>
          </w:tcPr>
          <w:p w14:paraId="2991DA2B">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457E9693">
            <w:pPr>
              <w:keepNext w:val="0"/>
              <w:spacing w:before="20" w:after="20" w:line="260" w:lineRule="exact"/>
              <w:ind w:firstLine="0" w:firstLineChars="0"/>
              <w:jc w:val="center"/>
            </w:pPr>
            <w:r>
              <w:rPr>
                <w:rFonts w:ascii="Times New Roman" w:hAnsi="Times New Roman" w:eastAsia="宋体"/>
                <w:b w:val="0"/>
                <w:sz w:val="18"/>
              </w:rPr>
              <w:t>2.00～2.25</w:t>
            </w:r>
          </w:p>
        </w:tc>
      </w:tr>
      <w:tr w14:paraId="0F00E53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9291B24">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62DC3DEA">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7A941A78">
            <w:pPr>
              <w:keepNext w:val="0"/>
              <w:spacing w:before="20" w:after="20" w:line="260" w:lineRule="exact"/>
              <w:ind w:firstLine="0" w:firstLineChars="0"/>
              <w:jc w:val="center"/>
            </w:pPr>
            <w:r>
              <w:rPr>
                <w:rFonts w:ascii="Times New Roman" w:hAnsi="Times New Roman" w:eastAsia="宋体"/>
                <w:b w:val="0"/>
                <w:sz w:val="18"/>
              </w:rPr>
              <w:t>1～3 h</w:t>
            </w:r>
          </w:p>
        </w:tc>
        <w:tc>
          <w:tcPr>
            <w:tcW w:w="1385" w:type="dxa"/>
            <w:tcMar>
              <w:left w:w="70" w:type="dxa"/>
              <w:right w:w="70" w:type="dxa"/>
            </w:tcMar>
            <w:vAlign w:val="center"/>
          </w:tcPr>
          <w:p w14:paraId="2B3FF49E">
            <w:pPr>
              <w:keepNext w:val="0"/>
              <w:spacing w:before="20" w:after="20" w:line="260" w:lineRule="exact"/>
              <w:ind w:firstLine="0" w:firstLineChars="0"/>
              <w:jc w:val="center"/>
            </w:pPr>
            <w:r>
              <w:rPr>
                <w:rFonts w:ascii="Times New Roman" w:hAnsi="Times New Roman" w:eastAsia="宋体"/>
                <w:b w:val="0"/>
                <w:sz w:val="18"/>
              </w:rPr>
              <w:t>0.90～1.10</w:t>
            </w:r>
          </w:p>
        </w:tc>
        <w:tc>
          <w:tcPr>
            <w:tcW w:w="1385" w:type="dxa"/>
            <w:tcMar>
              <w:left w:w="70" w:type="dxa"/>
              <w:right w:w="70" w:type="dxa"/>
            </w:tcMar>
            <w:vAlign w:val="center"/>
          </w:tcPr>
          <w:p w14:paraId="77B8642C">
            <w:pPr>
              <w:keepNext w:val="0"/>
              <w:spacing w:before="20" w:after="20" w:line="260" w:lineRule="exact"/>
              <w:ind w:firstLine="0" w:firstLineChars="0"/>
              <w:jc w:val="center"/>
            </w:pPr>
            <w:r>
              <w:rPr>
                <w:rFonts w:ascii="Times New Roman" w:hAnsi="Times New Roman" w:eastAsia="宋体"/>
                <w:b w:val="0"/>
                <w:sz w:val="18"/>
              </w:rPr>
              <w:t>0.04～0.05</w:t>
            </w:r>
          </w:p>
        </w:tc>
        <w:tc>
          <w:tcPr>
            <w:tcW w:w="1385" w:type="dxa"/>
            <w:tcMar>
              <w:left w:w="70" w:type="dxa"/>
              <w:right w:w="70" w:type="dxa"/>
            </w:tcMar>
            <w:vAlign w:val="center"/>
          </w:tcPr>
          <w:p w14:paraId="251BC66C">
            <w:pPr>
              <w:keepNext w:val="0"/>
              <w:spacing w:before="20" w:after="20" w:line="260" w:lineRule="exact"/>
              <w:ind w:firstLine="0" w:firstLineChars="0"/>
              <w:jc w:val="center"/>
            </w:pPr>
            <w:r>
              <w:rPr>
                <w:rFonts w:ascii="Times New Roman" w:hAnsi="Times New Roman" w:eastAsia="宋体"/>
                <w:b w:val="0"/>
                <w:sz w:val="18"/>
              </w:rPr>
              <w:t>2.00～2.15</w:t>
            </w:r>
          </w:p>
        </w:tc>
      </w:tr>
      <w:tr w14:paraId="2DF8F1D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4750DF6">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2C27371A">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452F6F9D">
            <w:pPr>
              <w:keepNext w:val="0"/>
              <w:spacing w:before="20" w:after="20" w:line="260" w:lineRule="exact"/>
              <w:ind w:firstLine="0" w:firstLineChars="0"/>
              <w:jc w:val="center"/>
            </w:pPr>
            <w:r>
              <w:rPr>
                <w:rFonts w:ascii="Times New Roman" w:hAnsi="Times New Roman" w:eastAsia="宋体"/>
                <w:b w:val="0"/>
                <w:sz w:val="18"/>
              </w:rPr>
              <w:t>1～3 h</w:t>
            </w:r>
          </w:p>
        </w:tc>
        <w:tc>
          <w:tcPr>
            <w:tcW w:w="1385" w:type="dxa"/>
            <w:tcMar>
              <w:left w:w="70" w:type="dxa"/>
              <w:right w:w="70" w:type="dxa"/>
            </w:tcMar>
            <w:vAlign w:val="center"/>
          </w:tcPr>
          <w:p w14:paraId="206D87C4">
            <w:pPr>
              <w:keepNext w:val="0"/>
              <w:spacing w:before="20" w:after="20" w:line="260" w:lineRule="exact"/>
              <w:ind w:firstLine="0" w:firstLineChars="0"/>
              <w:jc w:val="center"/>
            </w:pPr>
            <w:r>
              <w:rPr>
                <w:rFonts w:ascii="Times New Roman" w:hAnsi="Times New Roman" w:eastAsia="宋体"/>
                <w:b w:val="0"/>
                <w:sz w:val="18"/>
              </w:rPr>
              <w:t>0.90～1.10</w:t>
            </w:r>
          </w:p>
        </w:tc>
        <w:tc>
          <w:tcPr>
            <w:tcW w:w="1385" w:type="dxa"/>
            <w:tcMar>
              <w:left w:w="70" w:type="dxa"/>
              <w:right w:w="70" w:type="dxa"/>
            </w:tcMar>
            <w:vAlign w:val="center"/>
          </w:tcPr>
          <w:p w14:paraId="4494161F">
            <w:pPr>
              <w:keepNext w:val="0"/>
              <w:spacing w:before="20" w:after="20" w:line="260" w:lineRule="exact"/>
              <w:ind w:firstLine="0" w:firstLineChars="0"/>
              <w:jc w:val="center"/>
            </w:pPr>
            <w:r>
              <w:rPr>
                <w:rFonts w:ascii="Times New Roman" w:hAnsi="Times New Roman" w:eastAsia="宋体"/>
                <w:b w:val="0"/>
                <w:sz w:val="18"/>
              </w:rPr>
              <w:t>＞0.05～0.08</w:t>
            </w:r>
          </w:p>
        </w:tc>
        <w:tc>
          <w:tcPr>
            <w:tcW w:w="1385" w:type="dxa"/>
            <w:tcMar>
              <w:left w:w="70" w:type="dxa"/>
              <w:right w:w="70" w:type="dxa"/>
            </w:tcMar>
            <w:vAlign w:val="center"/>
          </w:tcPr>
          <w:p w14:paraId="5EED06E4">
            <w:pPr>
              <w:keepNext w:val="0"/>
              <w:spacing w:before="20" w:after="20" w:line="260" w:lineRule="exact"/>
              <w:ind w:firstLine="0" w:firstLineChars="0"/>
              <w:jc w:val="center"/>
            </w:pPr>
            <w:r>
              <w:rPr>
                <w:rFonts w:ascii="Times New Roman" w:hAnsi="Times New Roman" w:eastAsia="宋体"/>
                <w:b w:val="0"/>
                <w:sz w:val="18"/>
              </w:rPr>
              <w:t>2.00～2.15</w:t>
            </w:r>
          </w:p>
        </w:tc>
      </w:tr>
      <w:tr w14:paraId="3CD93B9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5EAC8DE">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2CC7F8B3">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1E253E3F">
            <w:pPr>
              <w:keepNext w:val="0"/>
              <w:spacing w:before="20" w:after="20" w:line="260" w:lineRule="exact"/>
              <w:ind w:firstLine="0" w:firstLineChars="0"/>
              <w:jc w:val="center"/>
            </w:pPr>
            <w:r>
              <w:rPr>
                <w:rFonts w:ascii="Times New Roman" w:hAnsi="Times New Roman" w:eastAsia="宋体"/>
                <w:b w:val="0"/>
                <w:sz w:val="18"/>
              </w:rPr>
              <w:t>1～3 h</w:t>
            </w:r>
          </w:p>
        </w:tc>
        <w:tc>
          <w:tcPr>
            <w:tcW w:w="1385" w:type="dxa"/>
            <w:tcMar>
              <w:left w:w="70" w:type="dxa"/>
              <w:right w:w="70" w:type="dxa"/>
            </w:tcMar>
            <w:vAlign w:val="center"/>
          </w:tcPr>
          <w:p w14:paraId="46D3F66C">
            <w:pPr>
              <w:keepNext w:val="0"/>
              <w:spacing w:before="20" w:after="20" w:line="260" w:lineRule="exact"/>
              <w:ind w:firstLine="0" w:firstLineChars="0"/>
              <w:jc w:val="center"/>
            </w:pPr>
            <w:r>
              <w:rPr>
                <w:rFonts w:ascii="Times New Roman" w:hAnsi="Times New Roman" w:eastAsia="宋体"/>
                <w:b w:val="0"/>
                <w:sz w:val="18"/>
              </w:rPr>
              <w:t>0.90～1.10</w:t>
            </w:r>
          </w:p>
        </w:tc>
        <w:tc>
          <w:tcPr>
            <w:tcW w:w="1385" w:type="dxa"/>
            <w:tcMar>
              <w:left w:w="70" w:type="dxa"/>
              <w:right w:w="70" w:type="dxa"/>
            </w:tcMar>
            <w:vAlign w:val="center"/>
          </w:tcPr>
          <w:p w14:paraId="4A51D2E3">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31785855">
            <w:pPr>
              <w:keepNext w:val="0"/>
              <w:spacing w:before="20" w:after="20" w:line="260" w:lineRule="exact"/>
              <w:ind w:firstLine="0" w:firstLineChars="0"/>
              <w:jc w:val="center"/>
            </w:pPr>
            <w:r>
              <w:rPr>
                <w:rFonts w:ascii="Times New Roman" w:hAnsi="Times New Roman" w:eastAsia="宋体"/>
                <w:b w:val="0"/>
                <w:sz w:val="18"/>
              </w:rPr>
              <w:t>2.00～2.15</w:t>
            </w:r>
          </w:p>
        </w:tc>
      </w:tr>
      <w:tr w14:paraId="25A17EF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A8B0B5E">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21D55268">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037C5D04">
            <w:pPr>
              <w:keepNext w:val="0"/>
              <w:spacing w:before="20" w:after="20" w:line="260" w:lineRule="exact"/>
              <w:ind w:firstLine="0" w:firstLineChars="0"/>
              <w:jc w:val="center"/>
            </w:pPr>
            <w:r>
              <w:rPr>
                <w:rFonts w:ascii="Times New Roman" w:hAnsi="Times New Roman" w:eastAsia="宋体"/>
                <w:b w:val="0"/>
                <w:sz w:val="18"/>
              </w:rPr>
              <w:t>3～6 h</w:t>
            </w:r>
          </w:p>
        </w:tc>
        <w:tc>
          <w:tcPr>
            <w:tcW w:w="1385" w:type="dxa"/>
            <w:tcMar>
              <w:left w:w="70" w:type="dxa"/>
              <w:right w:w="70" w:type="dxa"/>
            </w:tcMar>
            <w:vAlign w:val="center"/>
          </w:tcPr>
          <w:p w14:paraId="0D427606">
            <w:pPr>
              <w:keepNext w:val="0"/>
              <w:spacing w:before="20" w:after="20" w:line="260" w:lineRule="exact"/>
              <w:ind w:firstLine="0" w:firstLineChars="0"/>
              <w:jc w:val="center"/>
            </w:pPr>
            <w:r>
              <w:rPr>
                <w:rFonts w:ascii="Times New Roman" w:hAnsi="Times New Roman" w:eastAsia="宋体"/>
                <w:b w:val="0"/>
                <w:sz w:val="18"/>
              </w:rPr>
              <w:t>0.90～1.10</w:t>
            </w:r>
          </w:p>
        </w:tc>
        <w:tc>
          <w:tcPr>
            <w:tcW w:w="1385" w:type="dxa"/>
            <w:tcMar>
              <w:left w:w="70" w:type="dxa"/>
              <w:right w:w="70" w:type="dxa"/>
            </w:tcMar>
            <w:vAlign w:val="center"/>
          </w:tcPr>
          <w:p w14:paraId="0DE27ECD">
            <w:pPr>
              <w:keepNext w:val="0"/>
              <w:spacing w:before="20" w:after="20" w:line="260" w:lineRule="exact"/>
              <w:ind w:firstLine="0" w:firstLineChars="0"/>
              <w:jc w:val="center"/>
            </w:pPr>
            <w:r>
              <w:rPr>
                <w:rFonts w:ascii="Times New Roman" w:hAnsi="Times New Roman" w:eastAsia="宋体"/>
                <w:b w:val="0"/>
                <w:sz w:val="18"/>
              </w:rPr>
              <w:t>0.04～0.05</w:t>
            </w:r>
          </w:p>
        </w:tc>
        <w:tc>
          <w:tcPr>
            <w:tcW w:w="1385" w:type="dxa"/>
            <w:tcMar>
              <w:left w:w="70" w:type="dxa"/>
              <w:right w:w="70" w:type="dxa"/>
            </w:tcMar>
            <w:vAlign w:val="center"/>
          </w:tcPr>
          <w:p w14:paraId="221BEA1D">
            <w:pPr>
              <w:keepNext w:val="0"/>
              <w:spacing w:before="20" w:after="20" w:line="260" w:lineRule="exact"/>
              <w:ind w:firstLine="0" w:firstLineChars="0"/>
              <w:jc w:val="center"/>
            </w:pPr>
            <w:r>
              <w:rPr>
                <w:rFonts w:ascii="Times New Roman" w:hAnsi="Times New Roman" w:eastAsia="宋体"/>
                <w:b w:val="0"/>
                <w:sz w:val="18"/>
              </w:rPr>
              <w:t>2.00～2.15</w:t>
            </w:r>
          </w:p>
        </w:tc>
      </w:tr>
      <w:tr w14:paraId="65B24D4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315D6A2B">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6647B1B7">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70B12350">
            <w:pPr>
              <w:keepNext w:val="0"/>
              <w:spacing w:before="20" w:after="20" w:line="260" w:lineRule="exact"/>
              <w:ind w:firstLine="0" w:firstLineChars="0"/>
              <w:jc w:val="center"/>
            </w:pPr>
            <w:r>
              <w:rPr>
                <w:rFonts w:ascii="Times New Roman" w:hAnsi="Times New Roman" w:eastAsia="宋体"/>
                <w:b w:val="0"/>
                <w:sz w:val="18"/>
              </w:rPr>
              <w:t>3～6 h</w:t>
            </w:r>
          </w:p>
        </w:tc>
        <w:tc>
          <w:tcPr>
            <w:tcW w:w="1385" w:type="dxa"/>
            <w:tcMar>
              <w:left w:w="70" w:type="dxa"/>
              <w:right w:w="70" w:type="dxa"/>
            </w:tcMar>
            <w:vAlign w:val="center"/>
          </w:tcPr>
          <w:p w14:paraId="2D736077">
            <w:pPr>
              <w:keepNext w:val="0"/>
              <w:spacing w:before="20" w:after="20" w:line="260" w:lineRule="exact"/>
              <w:ind w:firstLine="0" w:firstLineChars="0"/>
              <w:jc w:val="center"/>
            </w:pPr>
            <w:r>
              <w:rPr>
                <w:rFonts w:ascii="Times New Roman" w:hAnsi="Times New Roman" w:eastAsia="宋体"/>
                <w:b w:val="0"/>
                <w:sz w:val="18"/>
              </w:rPr>
              <w:t>0.90～1.10</w:t>
            </w:r>
          </w:p>
        </w:tc>
        <w:tc>
          <w:tcPr>
            <w:tcW w:w="1385" w:type="dxa"/>
            <w:tcMar>
              <w:left w:w="70" w:type="dxa"/>
              <w:right w:w="70" w:type="dxa"/>
            </w:tcMar>
            <w:vAlign w:val="center"/>
          </w:tcPr>
          <w:p w14:paraId="702C64FE">
            <w:pPr>
              <w:keepNext w:val="0"/>
              <w:spacing w:before="20" w:after="20" w:line="260" w:lineRule="exact"/>
              <w:ind w:firstLine="0" w:firstLineChars="0"/>
              <w:jc w:val="center"/>
            </w:pPr>
            <w:r>
              <w:rPr>
                <w:rFonts w:ascii="Times New Roman" w:hAnsi="Times New Roman" w:eastAsia="宋体"/>
                <w:b w:val="0"/>
                <w:sz w:val="18"/>
              </w:rPr>
              <w:t>＞0.05～0.08</w:t>
            </w:r>
          </w:p>
        </w:tc>
        <w:tc>
          <w:tcPr>
            <w:tcW w:w="1385" w:type="dxa"/>
            <w:tcMar>
              <w:left w:w="70" w:type="dxa"/>
              <w:right w:w="70" w:type="dxa"/>
            </w:tcMar>
            <w:vAlign w:val="center"/>
          </w:tcPr>
          <w:p w14:paraId="7CCB1FDD">
            <w:pPr>
              <w:keepNext w:val="0"/>
              <w:spacing w:before="20" w:after="20" w:line="260" w:lineRule="exact"/>
              <w:ind w:firstLine="0" w:firstLineChars="0"/>
              <w:jc w:val="center"/>
            </w:pPr>
            <w:r>
              <w:rPr>
                <w:rFonts w:ascii="Times New Roman" w:hAnsi="Times New Roman" w:eastAsia="宋体"/>
                <w:b w:val="0"/>
                <w:sz w:val="18"/>
              </w:rPr>
              <w:t>2.00～2.15</w:t>
            </w:r>
          </w:p>
        </w:tc>
      </w:tr>
      <w:tr w14:paraId="549BA19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CFA4C5C">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0E3BA229">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429AED5F">
            <w:pPr>
              <w:keepNext w:val="0"/>
              <w:spacing w:before="20" w:after="20" w:line="260" w:lineRule="exact"/>
              <w:ind w:firstLine="0" w:firstLineChars="0"/>
              <w:jc w:val="center"/>
            </w:pPr>
            <w:r>
              <w:rPr>
                <w:rFonts w:ascii="Times New Roman" w:hAnsi="Times New Roman" w:eastAsia="宋体"/>
                <w:b w:val="0"/>
                <w:sz w:val="18"/>
              </w:rPr>
              <w:t>3～6 h</w:t>
            </w:r>
          </w:p>
        </w:tc>
        <w:tc>
          <w:tcPr>
            <w:tcW w:w="1385" w:type="dxa"/>
            <w:tcMar>
              <w:left w:w="70" w:type="dxa"/>
              <w:right w:w="70" w:type="dxa"/>
            </w:tcMar>
            <w:vAlign w:val="center"/>
          </w:tcPr>
          <w:p w14:paraId="5080D6C8">
            <w:pPr>
              <w:keepNext w:val="0"/>
              <w:spacing w:before="20" w:after="20" w:line="260" w:lineRule="exact"/>
              <w:ind w:firstLine="0" w:firstLineChars="0"/>
              <w:jc w:val="center"/>
            </w:pPr>
            <w:r>
              <w:rPr>
                <w:rFonts w:ascii="Times New Roman" w:hAnsi="Times New Roman" w:eastAsia="宋体"/>
                <w:b w:val="0"/>
                <w:sz w:val="18"/>
              </w:rPr>
              <w:t>0.90～1.10</w:t>
            </w:r>
          </w:p>
        </w:tc>
        <w:tc>
          <w:tcPr>
            <w:tcW w:w="1385" w:type="dxa"/>
            <w:tcMar>
              <w:left w:w="70" w:type="dxa"/>
              <w:right w:w="70" w:type="dxa"/>
            </w:tcMar>
            <w:vAlign w:val="center"/>
          </w:tcPr>
          <w:p w14:paraId="6344B469">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2208AFA1">
            <w:pPr>
              <w:keepNext w:val="0"/>
              <w:spacing w:before="20" w:after="20" w:line="260" w:lineRule="exact"/>
              <w:ind w:firstLine="0" w:firstLineChars="0"/>
              <w:jc w:val="center"/>
            </w:pPr>
            <w:r>
              <w:rPr>
                <w:rFonts w:ascii="Times New Roman" w:hAnsi="Times New Roman" w:eastAsia="宋体"/>
                <w:b w:val="0"/>
                <w:sz w:val="18"/>
              </w:rPr>
              <w:t>2.00～2.15</w:t>
            </w:r>
          </w:p>
        </w:tc>
      </w:tr>
      <w:tr w14:paraId="2F2914F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3215120">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598FF3F3">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38264A6A">
            <w:pPr>
              <w:keepNext w:val="0"/>
              <w:spacing w:before="20" w:after="20" w:line="260" w:lineRule="exact"/>
              <w:ind w:firstLine="0" w:firstLineChars="0"/>
              <w:jc w:val="center"/>
            </w:pPr>
            <w:r>
              <w:rPr>
                <w:rFonts w:ascii="Times New Roman" w:hAnsi="Times New Roman" w:eastAsia="宋体"/>
                <w:b w:val="0"/>
                <w:sz w:val="18"/>
              </w:rPr>
              <w:t>1～3 h</w:t>
            </w:r>
          </w:p>
        </w:tc>
        <w:tc>
          <w:tcPr>
            <w:tcW w:w="1385" w:type="dxa"/>
            <w:tcMar>
              <w:left w:w="70" w:type="dxa"/>
              <w:right w:w="70" w:type="dxa"/>
            </w:tcMar>
            <w:vAlign w:val="center"/>
          </w:tcPr>
          <w:p w14:paraId="5EFE6481">
            <w:pPr>
              <w:keepNext w:val="0"/>
              <w:spacing w:before="20" w:after="20" w:line="260" w:lineRule="exact"/>
              <w:ind w:firstLine="0" w:firstLineChars="0"/>
              <w:jc w:val="center"/>
            </w:pPr>
            <w:r>
              <w:rPr>
                <w:rFonts w:ascii="Times New Roman" w:hAnsi="Times New Roman" w:eastAsia="宋体"/>
                <w:b w:val="0"/>
                <w:sz w:val="18"/>
              </w:rPr>
              <w:t>0.90～1.10</w:t>
            </w:r>
          </w:p>
        </w:tc>
        <w:tc>
          <w:tcPr>
            <w:tcW w:w="1385" w:type="dxa"/>
            <w:tcMar>
              <w:left w:w="70" w:type="dxa"/>
              <w:right w:w="70" w:type="dxa"/>
            </w:tcMar>
            <w:vAlign w:val="center"/>
          </w:tcPr>
          <w:p w14:paraId="55589348">
            <w:pPr>
              <w:keepNext w:val="0"/>
              <w:spacing w:before="20" w:after="20" w:line="260" w:lineRule="exact"/>
              <w:ind w:firstLine="0" w:firstLineChars="0"/>
              <w:jc w:val="center"/>
            </w:pPr>
            <w:r>
              <w:rPr>
                <w:rFonts w:ascii="Times New Roman" w:hAnsi="Times New Roman" w:eastAsia="宋体"/>
                <w:b w:val="0"/>
                <w:sz w:val="18"/>
              </w:rPr>
              <w:t>0.04～0.05</w:t>
            </w:r>
          </w:p>
        </w:tc>
        <w:tc>
          <w:tcPr>
            <w:tcW w:w="1385" w:type="dxa"/>
            <w:tcMar>
              <w:left w:w="70" w:type="dxa"/>
              <w:right w:w="70" w:type="dxa"/>
            </w:tcMar>
            <w:vAlign w:val="center"/>
          </w:tcPr>
          <w:p w14:paraId="133E09F6">
            <w:pPr>
              <w:keepNext w:val="0"/>
              <w:spacing w:before="20" w:after="20" w:line="260" w:lineRule="exact"/>
              <w:ind w:firstLine="0" w:firstLineChars="0"/>
              <w:jc w:val="center"/>
            </w:pPr>
            <w:r>
              <w:rPr>
                <w:rFonts w:ascii="Times New Roman" w:hAnsi="Times New Roman" w:eastAsia="宋体"/>
                <w:b w:val="0"/>
                <w:sz w:val="18"/>
              </w:rPr>
              <w:t>2.00～2.60</w:t>
            </w:r>
          </w:p>
        </w:tc>
      </w:tr>
      <w:tr w14:paraId="499B0CE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C6077F0">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5A4C603D">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36FD5F7E">
            <w:pPr>
              <w:keepNext w:val="0"/>
              <w:spacing w:before="20" w:after="20" w:line="260" w:lineRule="exact"/>
              <w:ind w:firstLine="0" w:firstLineChars="0"/>
              <w:jc w:val="center"/>
            </w:pPr>
            <w:r>
              <w:rPr>
                <w:rFonts w:ascii="Times New Roman" w:hAnsi="Times New Roman" w:eastAsia="宋体"/>
                <w:b w:val="0"/>
                <w:sz w:val="18"/>
              </w:rPr>
              <w:t>1～3 h</w:t>
            </w:r>
          </w:p>
        </w:tc>
        <w:tc>
          <w:tcPr>
            <w:tcW w:w="1385" w:type="dxa"/>
            <w:tcMar>
              <w:left w:w="70" w:type="dxa"/>
              <w:right w:w="70" w:type="dxa"/>
            </w:tcMar>
            <w:vAlign w:val="center"/>
          </w:tcPr>
          <w:p w14:paraId="7A683632">
            <w:pPr>
              <w:keepNext w:val="0"/>
              <w:spacing w:before="20" w:after="20" w:line="260" w:lineRule="exact"/>
              <w:ind w:firstLine="0" w:firstLineChars="0"/>
              <w:jc w:val="center"/>
            </w:pPr>
            <w:r>
              <w:rPr>
                <w:rFonts w:ascii="Times New Roman" w:hAnsi="Times New Roman" w:eastAsia="宋体"/>
                <w:b w:val="0"/>
                <w:sz w:val="18"/>
              </w:rPr>
              <w:t>0.90～1.10</w:t>
            </w:r>
          </w:p>
        </w:tc>
        <w:tc>
          <w:tcPr>
            <w:tcW w:w="1385" w:type="dxa"/>
            <w:tcMar>
              <w:left w:w="70" w:type="dxa"/>
              <w:right w:w="70" w:type="dxa"/>
            </w:tcMar>
            <w:vAlign w:val="center"/>
          </w:tcPr>
          <w:p w14:paraId="1626FE08">
            <w:pPr>
              <w:keepNext w:val="0"/>
              <w:spacing w:before="20" w:after="20" w:line="260" w:lineRule="exact"/>
              <w:ind w:firstLine="0" w:firstLineChars="0"/>
              <w:jc w:val="center"/>
            </w:pPr>
            <w:r>
              <w:rPr>
                <w:rFonts w:ascii="Times New Roman" w:hAnsi="Times New Roman" w:eastAsia="宋体"/>
                <w:b w:val="0"/>
                <w:sz w:val="18"/>
              </w:rPr>
              <w:t>＞0.05～0.08</w:t>
            </w:r>
          </w:p>
        </w:tc>
        <w:tc>
          <w:tcPr>
            <w:tcW w:w="1385" w:type="dxa"/>
            <w:tcMar>
              <w:left w:w="70" w:type="dxa"/>
              <w:right w:w="70" w:type="dxa"/>
            </w:tcMar>
            <w:vAlign w:val="center"/>
          </w:tcPr>
          <w:p w14:paraId="11BFF44B">
            <w:pPr>
              <w:keepNext w:val="0"/>
              <w:spacing w:before="20" w:after="20" w:line="260" w:lineRule="exact"/>
              <w:ind w:firstLine="0" w:firstLineChars="0"/>
              <w:jc w:val="center"/>
            </w:pPr>
            <w:r>
              <w:rPr>
                <w:rFonts w:ascii="Times New Roman" w:hAnsi="Times New Roman" w:eastAsia="宋体"/>
                <w:b w:val="0"/>
                <w:sz w:val="18"/>
              </w:rPr>
              <w:t>2.00～2.60</w:t>
            </w:r>
          </w:p>
        </w:tc>
      </w:tr>
      <w:tr w14:paraId="58157DC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388006B4">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7595CBCA">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78C5E99C">
            <w:pPr>
              <w:keepNext w:val="0"/>
              <w:spacing w:before="20" w:after="20" w:line="260" w:lineRule="exact"/>
              <w:ind w:firstLine="0" w:firstLineChars="0"/>
              <w:jc w:val="center"/>
            </w:pPr>
            <w:r>
              <w:rPr>
                <w:rFonts w:ascii="Times New Roman" w:hAnsi="Times New Roman" w:eastAsia="宋体"/>
                <w:b w:val="0"/>
                <w:sz w:val="18"/>
              </w:rPr>
              <w:t>1～3 h</w:t>
            </w:r>
          </w:p>
        </w:tc>
        <w:tc>
          <w:tcPr>
            <w:tcW w:w="1385" w:type="dxa"/>
            <w:tcMar>
              <w:left w:w="70" w:type="dxa"/>
              <w:right w:w="70" w:type="dxa"/>
            </w:tcMar>
            <w:vAlign w:val="center"/>
          </w:tcPr>
          <w:p w14:paraId="315DAA4F">
            <w:pPr>
              <w:keepNext w:val="0"/>
              <w:spacing w:before="20" w:after="20" w:line="260" w:lineRule="exact"/>
              <w:ind w:firstLine="0" w:firstLineChars="0"/>
              <w:jc w:val="center"/>
            </w:pPr>
            <w:r>
              <w:rPr>
                <w:rFonts w:ascii="Times New Roman" w:hAnsi="Times New Roman" w:eastAsia="宋体"/>
                <w:b w:val="0"/>
                <w:sz w:val="18"/>
              </w:rPr>
              <w:t>0.90～1.10</w:t>
            </w:r>
          </w:p>
        </w:tc>
        <w:tc>
          <w:tcPr>
            <w:tcW w:w="1385" w:type="dxa"/>
            <w:tcMar>
              <w:left w:w="70" w:type="dxa"/>
              <w:right w:w="70" w:type="dxa"/>
            </w:tcMar>
            <w:vAlign w:val="center"/>
          </w:tcPr>
          <w:p w14:paraId="30C07F15">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0A2AC0C2">
            <w:pPr>
              <w:keepNext w:val="0"/>
              <w:spacing w:before="20" w:after="20" w:line="260" w:lineRule="exact"/>
              <w:ind w:firstLine="0" w:firstLineChars="0"/>
              <w:jc w:val="center"/>
            </w:pPr>
            <w:r>
              <w:rPr>
                <w:rFonts w:ascii="Times New Roman" w:hAnsi="Times New Roman" w:eastAsia="宋体"/>
                <w:b w:val="0"/>
                <w:sz w:val="18"/>
              </w:rPr>
              <w:t>2.00～2.60</w:t>
            </w:r>
          </w:p>
        </w:tc>
      </w:tr>
      <w:tr w14:paraId="01D0C39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F7C3B8C">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4DE9EC8C">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5FC2B464">
            <w:pPr>
              <w:keepNext w:val="0"/>
              <w:spacing w:before="20" w:after="20" w:line="260" w:lineRule="exact"/>
              <w:ind w:firstLine="0" w:firstLineChars="0"/>
              <w:jc w:val="center"/>
            </w:pPr>
            <w:r>
              <w:rPr>
                <w:rFonts w:ascii="Times New Roman" w:hAnsi="Times New Roman" w:eastAsia="宋体"/>
                <w:b w:val="0"/>
                <w:sz w:val="18"/>
              </w:rPr>
              <w:t>3～6 h</w:t>
            </w:r>
          </w:p>
        </w:tc>
        <w:tc>
          <w:tcPr>
            <w:tcW w:w="1385" w:type="dxa"/>
            <w:tcMar>
              <w:left w:w="70" w:type="dxa"/>
              <w:right w:w="70" w:type="dxa"/>
            </w:tcMar>
            <w:vAlign w:val="center"/>
          </w:tcPr>
          <w:p w14:paraId="591AE508">
            <w:pPr>
              <w:keepNext w:val="0"/>
              <w:spacing w:before="20" w:after="20" w:line="260" w:lineRule="exact"/>
              <w:ind w:firstLine="0" w:firstLineChars="0"/>
              <w:jc w:val="center"/>
            </w:pPr>
            <w:r>
              <w:rPr>
                <w:rFonts w:ascii="Times New Roman" w:hAnsi="Times New Roman" w:eastAsia="宋体"/>
                <w:b w:val="0"/>
                <w:sz w:val="18"/>
              </w:rPr>
              <w:t>0.90～1.10</w:t>
            </w:r>
          </w:p>
        </w:tc>
        <w:tc>
          <w:tcPr>
            <w:tcW w:w="1385" w:type="dxa"/>
            <w:tcMar>
              <w:left w:w="70" w:type="dxa"/>
              <w:right w:w="70" w:type="dxa"/>
            </w:tcMar>
            <w:vAlign w:val="center"/>
          </w:tcPr>
          <w:p w14:paraId="19440029">
            <w:pPr>
              <w:keepNext w:val="0"/>
              <w:spacing w:before="20" w:after="20" w:line="260" w:lineRule="exact"/>
              <w:ind w:firstLine="0" w:firstLineChars="0"/>
              <w:jc w:val="center"/>
            </w:pPr>
            <w:r>
              <w:rPr>
                <w:rFonts w:ascii="Times New Roman" w:hAnsi="Times New Roman" w:eastAsia="宋体"/>
                <w:b w:val="0"/>
                <w:sz w:val="18"/>
              </w:rPr>
              <w:t>0.04～0.05</w:t>
            </w:r>
          </w:p>
        </w:tc>
        <w:tc>
          <w:tcPr>
            <w:tcW w:w="1385" w:type="dxa"/>
            <w:tcMar>
              <w:left w:w="70" w:type="dxa"/>
              <w:right w:w="70" w:type="dxa"/>
            </w:tcMar>
            <w:vAlign w:val="center"/>
          </w:tcPr>
          <w:p w14:paraId="7D04C94F">
            <w:pPr>
              <w:keepNext w:val="0"/>
              <w:spacing w:before="20" w:after="20" w:line="260" w:lineRule="exact"/>
              <w:ind w:firstLine="0" w:firstLineChars="0"/>
              <w:jc w:val="center"/>
            </w:pPr>
            <w:r>
              <w:rPr>
                <w:rFonts w:ascii="Times New Roman" w:hAnsi="Times New Roman" w:eastAsia="宋体"/>
                <w:b w:val="0"/>
                <w:sz w:val="18"/>
              </w:rPr>
              <w:t>2.00～2.60</w:t>
            </w:r>
          </w:p>
        </w:tc>
      </w:tr>
      <w:tr w14:paraId="49E5E2A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B3E4985">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48E33E7E">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434FF3C4">
            <w:pPr>
              <w:keepNext w:val="0"/>
              <w:spacing w:before="20" w:after="20" w:line="260" w:lineRule="exact"/>
              <w:ind w:firstLine="0" w:firstLineChars="0"/>
              <w:jc w:val="center"/>
            </w:pPr>
            <w:r>
              <w:rPr>
                <w:rFonts w:ascii="Times New Roman" w:hAnsi="Times New Roman" w:eastAsia="宋体"/>
                <w:b w:val="0"/>
                <w:sz w:val="18"/>
              </w:rPr>
              <w:t>3～6 h</w:t>
            </w:r>
          </w:p>
        </w:tc>
        <w:tc>
          <w:tcPr>
            <w:tcW w:w="1385" w:type="dxa"/>
            <w:tcMar>
              <w:left w:w="70" w:type="dxa"/>
              <w:right w:w="70" w:type="dxa"/>
            </w:tcMar>
            <w:vAlign w:val="center"/>
          </w:tcPr>
          <w:p w14:paraId="32AA1AD4">
            <w:pPr>
              <w:keepNext w:val="0"/>
              <w:spacing w:before="20" w:after="20" w:line="260" w:lineRule="exact"/>
              <w:ind w:firstLine="0" w:firstLineChars="0"/>
              <w:jc w:val="center"/>
            </w:pPr>
            <w:r>
              <w:rPr>
                <w:rFonts w:ascii="Times New Roman" w:hAnsi="Times New Roman" w:eastAsia="宋体"/>
                <w:b w:val="0"/>
                <w:sz w:val="18"/>
              </w:rPr>
              <w:t>0.90～1.10</w:t>
            </w:r>
          </w:p>
        </w:tc>
        <w:tc>
          <w:tcPr>
            <w:tcW w:w="1385" w:type="dxa"/>
            <w:tcMar>
              <w:left w:w="70" w:type="dxa"/>
              <w:right w:w="70" w:type="dxa"/>
            </w:tcMar>
            <w:vAlign w:val="center"/>
          </w:tcPr>
          <w:p w14:paraId="142F6AF5">
            <w:pPr>
              <w:keepNext w:val="0"/>
              <w:spacing w:before="20" w:after="20" w:line="260" w:lineRule="exact"/>
              <w:ind w:firstLine="0" w:firstLineChars="0"/>
              <w:jc w:val="center"/>
            </w:pPr>
            <w:r>
              <w:rPr>
                <w:rFonts w:ascii="Times New Roman" w:hAnsi="Times New Roman" w:eastAsia="宋体"/>
                <w:b w:val="0"/>
                <w:sz w:val="18"/>
              </w:rPr>
              <w:t>＞0.05～0.08</w:t>
            </w:r>
          </w:p>
        </w:tc>
        <w:tc>
          <w:tcPr>
            <w:tcW w:w="1385" w:type="dxa"/>
            <w:tcMar>
              <w:left w:w="70" w:type="dxa"/>
              <w:right w:w="70" w:type="dxa"/>
            </w:tcMar>
            <w:vAlign w:val="center"/>
          </w:tcPr>
          <w:p w14:paraId="4596E5E5">
            <w:pPr>
              <w:keepNext w:val="0"/>
              <w:spacing w:before="20" w:after="20" w:line="260" w:lineRule="exact"/>
              <w:ind w:firstLine="0" w:firstLineChars="0"/>
              <w:jc w:val="center"/>
            </w:pPr>
            <w:r>
              <w:rPr>
                <w:rFonts w:ascii="Times New Roman" w:hAnsi="Times New Roman" w:eastAsia="宋体"/>
                <w:b w:val="0"/>
                <w:sz w:val="18"/>
              </w:rPr>
              <w:t>2.00～2.60</w:t>
            </w:r>
          </w:p>
        </w:tc>
      </w:tr>
      <w:tr w14:paraId="081E878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B20DD71">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1DC72CE6">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620FFF85">
            <w:pPr>
              <w:keepNext w:val="0"/>
              <w:spacing w:before="20" w:after="20" w:line="260" w:lineRule="exact"/>
              <w:ind w:firstLine="0" w:firstLineChars="0"/>
              <w:jc w:val="center"/>
            </w:pPr>
            <w:r>
              <w:rPr>
                <w:rFonts w:ascii="Times New Roman" w:hAnsi="Times New Roman" w:eastAsia="宋体"/>
                <w:b w:val="0"/>
                <w:sz w:val="18"/>
              </w:rPr>
              <w:t>3～6 h</w:t>
            </w:r>
          </w:p>
        </w:tc>
        <w:tc>
          <w:tcPr>
            <w:tcW w:w="1385" w:type="dxa"/>
            <w:tcMar>
              <w:left w:w="70" w:type="dxa"/>
              <w:right w:w="70" w:type="dxa"/>
            </w:tcMar>
            <w:vAlign w:val="center"/>
          </w:tcPr>
          <w:p w14:paraId="001BB2FC">
            <w:pPr>
              <w:keepNext w:val="0"/>
              <w:spacing w:before="20" w:after="20" w:line="260" w:lineRule="exact"/>
              <w:ind w:firstLine="0" w:firstLineChars="0"/>
              <w:jc w:val="center"/>
            </w:pPr>
            <w:r>
              <w:rPr>
                <w:rFonts w:ascii="Times New Roman" w:hAnsi="Times New Roman" w:eastAsia="宋体"/>
                <w:b w:val="0"/>
                <w:sz w:val="18"/>
              </w:rPr>
              <w:t>0.90～1.10</w:t>
            </w:r>
          </w:p>
        </w:tc>
        <w:tc>
          <w:tcPr>
            <w:tcW w:w="1385" w:type="dxa"/>
            <w:tcMar>
              <w:left w:w="70" w:type="dxa"/>
              <w:right w:w="70" w:type="dxa"/>
            </w:tcMar>
            <w:vAlign w:val="center"/>
          </w:tcPr>
          <w:p w14:paraId="02A07ED5">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64735955">
            <w:pPr>
              <w:keepNext w:val="0"/>
              <w:spacing w:before="20" w:after="20" w:line="260" w:lineRule="exact"/>
              <w:ind w:firstLine="0" w:firstLineChars="0"/>
              <w:jc w:val="center"/>
            </w:pPr>
            <w:r>
              <w:rPr>
                <w:rFonts w:ascii="Times New Roman" w:hAnsi="Times New Roman" w:eastAsia="宋体"/>
                <w:b w:val="0"/>
                <w:sz w:val="18"/>
              </w:rPr>
              <w:t>2.00～2.60</w:t>
            </w:r>
          </w:p>
        </w:tc>
      </w:tr>
      <w:tr w14:paraId="1A42AAD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310B5AD5">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0A136C9E">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534D45A6">
            <w:pPr>
              <w:keepNext w:val="0"/>
              <w:spacing w:before="20" w:after="20" w:line="260" w:lineRule="exact"/>
              <w:ind w:firstLine="0" w:firstLineChars="0"/>
              <w:jc w:val="center"/>
            </w:pPr>
            <w:r>
              <w:rPr>
                <w:rFonts w:ascii="Times New Roman" w:hAnsi="Times New Roman" w:eastAsia="宋体"/>
                <w:b w:val="0"/>
                <w:sz w:val="18"/>
              </w:rPr>
              <w:t>1～3 h</w:t>
            </w:r>
          </w:p>
        </w:tc>
        <w:tc>
          <w:tcPr>
            <w:tcW w:w="1385" w:type="dxa"/>
            <w:tcMar>
              <w:left w:w="70" w:type="dxa"/>
              <w:right w:w="70" w:type="dxa"/>
            </w:tcMar>
            <w:vAlign w:val="center"/>
          </w:tcPr>
          <w:p w14:paraId="5E7453E7">
            <w:pPr>
              <w:keepNext w:val="0"/>
              <w:spacing w:before="20" w:after="20" w:line="260" w:lineRule="exact"/>
              <w:ind w:firstLine="0" w:firstLineChars="0"/>
              <w:jc w:val="center"/>
            </w:pPr>
            <w:r>
              <w:rPr>
                <w:rFonts w:ascii="Times New Roman" w:hAnsi="Times New Roman" w:eastAsia="宋体"/>
                <w:b w:val="0"/>
                <w:sz w:val="18"/>
              </w:rPr>
              <w:t>0.90～1.10</w:t>
            </w:r>
          </w:p>
        </w:tc>
        <w:tc>
          <w:tcPr>
            <w:tcW w:w="1385" w:type="dxa"/>
            <w:tcMar>
              <w:left w:w="70" w:type="dxa"/>
              <w:right w:w="70" w:type="dxa"/>
            </w:tcMar>
            <w:vAlign w:val="center"/>
          </w:tcPr>
          <w:p w14:paraId="1835510F">
            <w:pPr>
              <w:keepNext w:val="0"/>
              <w:spacing w:before="20" w:after="20" w:line="260" w:lineRule="exact"/>
              <w:ind w:firstLine="0" w:firstLineChars="0"/>
              <w:jc w:val="center"/>
            </w:pPr>
            <w:r>
              <w:rPr>
                <w:rFonts w:ascii="Times New Roman" w:hAnsi="Times New Roman" w:eastAsia="宋体"/>
                <w:b w:val="0"/>
                <w:sz w:val="18"/>
              </w:rPr>
              <w:t>0.04～0.05</w:t>
            </w:r>
          </w:p>
        </w:tc>
        <w:tc>
          <w:tcPr>
            <w:tcW w:w="1385" w:type="dxa"/>
            <w:tcMar>
              <w:left w:w="70" w:type="dxa"/>
              <w:right w:w="70" w:type="dxa"/>
            </w:tcMar>
            <w:vAlign w:val="center"/>
          </w:tcPr>
          <w:p w14:paraId="3907E137">
            <w:pPr>
              <w:keepNext w:val="0"/>
              <w:spacing w:before="20" w:after="20" w:line="260" w:lineRule="exact"/>
              <w:ind w:firstLine="0" w:firstLineChars="0"/>
              <w:jc w:val="center"/>
            </w:pPr>
            <w:r>
              <w:rPr>
                <w:rFonts w:ascii="Times New Roman" w:hAnsi="Times New Roman" w:eastAsia="宋体"/>
                <w:b w:val="0"/>
                <w:sz w:val="18"/>
              </w:rPr>
              <w:t>2.00～2.45</w:t>
            </w:r>
          </w:p>
        </w:tc>
      </w:tr>
      <w:tr w14:paraId="1957CB9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356DE3A">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6365FA50">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4513442C">
            <w:pPr>
              <w:keepNext w:val="0"/>
              <w:spacing w:before="20" w:after="20" w:line="260" w:lineRule="exact"/>
              <w:ind w:firstLine="0" w:firstLineChars="0"/>
              <w:jc w:val="center"/>
            </w:pPr>
            <w:r>
              <w:rPr>
                <w:rFonts w:ascii="Times New Roman" w:hAnsi="Times New Roman" w:eastAsia="宋体"/>
                <w:b w:val="0"/>
                <w:sz w:val="18"/>
              </w:rPr>
              <w:t>1～3 h</w:t>
            </w:r>
          </w:p>
        </w:tc>
        <w:tc>
          <w:tcPr>
            <w:tcW w:w="1385" w:type="dxa"/>
            <w:tcMar>
              <w:left w:w="70" w:type="dxa"/>
              <w:right w:w="70" w:type="dxa"/>
            </w:tcMar>
            <w:vAlign w:val="center"/>
          </w:tcPr>
          <w:p w14:paraId="76EE0240">
            <w:pPr>
              <w:keepNext w:val="0"/>
              <w:spacing w:before="20" w:after="20" w:line="260" w:lineRule="exact"/>
              <w:ind w:firstLine="0" w:firstLineChars="0"/>
              <w:jc w:val="center"/>
            </w:pPr>
            <w:r>
              <w:rPr>
                <w:rFonts w:ascii="Times New Roman" w:hAnsi="Times New Roman" w:eastAsia="宋体"/>
                <w:b w:val="0"/>
                <w:sz w:val="18"/>
              </w:rPr>
              <w:t>0.90～1.10</w:t>
            </w:r>
          </w:p>
        </w:tc>
        <w:tc>
          <w:tcPr>
            <w:tcW w:w="1385" w:type="dxa"/>
            <w:tcMar>
              <w:left w:w="70" w:type="dxa"/>
              <w:right w:w="70" w:type="dxa"/>
            </w:tcMar>
            <w:vAlign w:val="center"/>
          </w:tcPr>
          <w:p w14:paraId="5D0E09F5">
            <w:pPr>
              <w:keepNext w:val="0"/>
              <w:spacing w:before="20" w:after="20" w:line="260" w:lineRule="exact"/>
              <w:ind w:firstLine="0" w:firstLineChars="0"/>
              <w:jc w:val="center"/>
            </w:pPr>
            <w:r>
              <w:rPr>
                <w:rFonts w:ascii="Times New Roman" w:hAnsi="Times New Roman" w:eastAsia="宋体"/>
                <w:b w:val="0"/>
                <w:sz w:val="18"/>
              </w:rPr>
              <w:t>＞0.05～0.08</w:t>
            </w:r>
          </w:p>
        </w:tc>
        <w:tc>
          <w:tcPr>
            <w:tcW w:w="1385" w:type="dxa"/>
            <w:tcMar>
              <w:left w:w="70" w:type="dxa"/>
              <w:right w:w="70" w:type="dxa"/>
            </w:tcMar>
            <w:vAlign w:val="center"/>
          </w:tcPr>
          <w:p w14:paraId="4A5D9775">
            <w:pPr>
              <w:keepNext w:val="0"/>
              <w:spacing w:before="20" w:after="20" w:line="260" w:lineRule="exact"/>
              <w:ind w:firstLine="0" w:firstLineChars="0"/>
              <w:jc w:val="center"/>
            </w:pPr>
            <w:r>
              <w:rPr>
                <w:rFonts w:ascii="Times New Roman" w:hAnsi="Times New Roman" w:eastAsia="宋体"/>
                <w:b w:val="0"/>
                <w:sz w:val="18"/>
              </w:rPr>
              <w:t>2.00～2.45</w:t>
            </w:r>
          </w:p>
        </w:tc>
      </w:tr>
      <w:tr w14:paraId="68D31FA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1CD0293">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41E08FC6">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7FC9BDF7">
            <w:pPr>
              <w:keepNext w:val="0"/>
              <w:spacing w:before="20" w:after="20" w:line="260" w:lineRule="exact"/>
              <w:ind w:firstLine="0" w:firstLineChars="0"/>
              <w:jc w:val="center"/>
            </w:pPr>
            <w:r>
              <w:rPr>
                <w:rFonts w:ascii="Times New Roman" w:hAnsi="Times New Roman" w:eastAsia="宋体"/>
                <w:b w:val="0"/>
                <w:sz w:val="18"/>
              </w:rPr>
              <w:t>1～3 h</w:t>
            </w:r>
          </w:p>
        </w:tc>
        <w:tc>
          <w:tcPr>
            <w:tcW w:w="1385" w:type="dxa"/>
            <w:tcMar>
              <w:left w:w="70" w:type="dxa"/>
              <w:right w:w="70" w:type="dxa"/>
            </w:tcMar>
            <w:vAlign w:val="center"/>
          </w:tcPr>
          <w:p w14:paraId="7D0BAFDC">
            <w:pPr>
              <w:keepNext w:val="0"/>
              <w:spacing w:before="20" w:after="20" w:line="260" w:lineRule="exact"/>
              <w:ind w:firstLine="0" w:firstLineChars="0"/>
              <w:jc w:val="center"/>
            </w:pPr>
            <w:r>
              <w:rPr>
                <w:rFonts w:ascii="Times New Roman" w:hAnsi="Times New Roman" w:eastAsia="宋体"/>
                <w:b w:val="0"/>
                <w:sz w:val="18"/>
              </w:rPr>
              <w:t>0.90～1.10</w:t>
            </w:r>
          </w:p>
        </w:tc>
        <w:tc>
          <w:tcPr>
            <w:tcW w:w="1385" w:type="dxa"/>
            <w:tcMar>
              <w:left w:w="70" w:type="dxa"/>
              <w:right w:w="70" w:type="dxa"/>
            </w:tcMar>
            <w:vAlign w:val="center"/>
          </w:tcPr>
          <w:p w14:paraId="5EB3C0C3">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62E30450">
            <w:pPr>
              <w:keepNext w:val="0"/>
              <w:spacing w:before="20" w:after="20" w:line="260" w:lineRule="exact"/>
              <w:ind w:firstLine="0" w:firstLineChars="0"/>
              <w:jc w:val="center"/>
            </w:pPr>
            <w:r>
              <w:rPr>
                <w:rFonts w:ascii="Times New Roman" w:hAnsi="Times New Roman" w:eastAsia="宋体"/>
                <w:b w:val="0"/>
                <w:sz w:val="18"/>
              </w:rPr>
              <w:t>2.00～2.45</w:t>
            </w:r>
          </w:p>
        </w:tc>
      </w:tr>
      <w:tr w14:paraId="4789DD8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6A3D416">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31A35A89">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084CE5D1">
            <w:pPr>
              <w:keepNext w:val="0"/>
              <w:spacing w:before="20" w:after="20" w:line="260" w:lineRule="exact"/>
              <w:ind w:firstLine="0" w:firstLineChars="0"/>
              <w:jc w:val="center"/>
            </w:pPr>
            <w:r>
              <w:rPr>
                <w:rFonts w:ascii="Times New Roman" w:hAnsi="Times New Roman" w:eastAsia="宋体"/>
                <w:b w:val="0"/>
                <w:sz w:val="18"/>
              </w:rPr>
              <w:t>3～6 h</w:t>
            </w:r>
          </w:p>
        </w:tc>
        <w:tc>
          <w:tcPr>
            <w:tcW w:w="1385" w:type="dxa"/>
            <w:tcMar>
              <w:left w:w="70" w:type="dxa"/>
              <w:right w:w="70" w:type="dxa"/>
            </w:tcMar>
            <w:vAlign w:val="center"/>
          </w:tcPr>
          <w:p w14:paraId="18CE3BCE">
            <w:pPr>
              <w:keepNext w:val="0"/>
              <w:spacing w:before="20" w:after="20" w:line="260" w:lineRule="exact"/>
              <w:ind w:firstLine="0" w:firstLineChars="0"/>
              <w:jc w:val="center"/>
            </w:pPr>
            <w:r>
              <w:rPr>
                <w:rFonts w:ascii="Times New Roman" w:hAnsi="Times New Roman" w:eastAsia="宋体"/>
                <w:b w:val="0"/>
                <w:sz w:val="18"/>
              </w:rPr>
              <w:t>0.90～1.10</w:t>
            </w:r>
          </w:p>
        </w:tc>
        <w:tc>
          <w:tcPr>
            <w:tcW w:w="1385" w:type="dxa"/>
            <w:tcMar>
              <w:left w:w="70" w:type="dxa"/>
              <w:right w:w="70" w:type="dxa"/>
            </w:tcMar>
            <w:vAlign w:val="center"/>
          </w:tcPr>
          <w:p w14:paraId="6AC7A993">
            <w:pPr>
              <w:keepNext w:val="0"/>
              <w:spacing w:before="20" w:after="20" w:line="260" w:lineRule="exact"/>
              <w:ind w:firstLine="0" w:firstLineChars="0"/>
              <w:jc w:val="center"/>
            </w:pPr>
            <w:r>
              <w:rPr>
                <w:rFonts w:ascii="Times New Roman" w:hAnsi="Times New Roman" w:eastAsia="宋体"/>
                <w:b w:val="0"/>
                <w:sz w:val="18"/>
              </w:rPr>
              <w:t>0.04～0.05</w:t>
            </w:r>
          </w:p>
        </w:tc>
        <w:tc>
          <w:tcPr>
            <w:tcW w:w="1385" w:type="dxa"/>
            <w:tcMar>
              <w:left w:w="70" w:type="dxa"/>
              <w:right w:w="70" w:type="dxa"/>
            </w:tcMar>
            <w:vAlign w:val="center"/>
          </w:tcPr>
          <w:p w14:paraId="6C1B02A0">
            <w:pPr>
              <w:keepNext w:val="0"/>
              <w:spacing w:before="20" w:after="20" w:line="260" w:lineRule="exact"/>
              <w:ind w:firstLine="0" w:firstLineChars="0"/>
              <w:jc w:val="center"/>
            </w:pPr>
            <w:r>
              <w:rPr>
                <w:rFonts w:ascii="Times New Roman" w:hAnsi="Times New Roman" w:eastAsia="宋体"/>
                <w:b w:val="0"/>
                <w:sz w:val="18"/>
              </w:rPr>
              <w:t>2.00～2.45</w:t>
            </w:r>
          </w:p>
        </w:tc>
      </w:tr>
      <w:tr w14:paraId="680906F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AB3714F">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521895EF">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4B838874">
            <w:pPr>
              <w:keepNext w:val="0"/>
              <w:spacing w:before="20" w:after="20" w:line="260" w:lineRule="exact"/>
              <w:ind w:firstLine="0" w:firstLineChars="0"/>
              <w:jc w:val="center"/>
            </w:pPr>
            <w:r>
              <w:rPr>
                <w:rFonts w:ascii="Times New Roman" w:hAnsi="Times New Roman" w:eastAsia="宋体"/>
                <w:b w:val="0"/>
                <w:sz w:val="18"/>
              </w:rPr>
              <w:t>3～6 h</w:t>
            </w:r>
          </w:p>
        </w:tc>
        <w:tc>
          <w:tcPr>
            <w:tcW w:w="1385" w:type="dxa"/>
            <w:tcMar>
              <w:left w:w="70" w:type="dxa"/>
              <w:right w:w="70" w:type="dxa"/>
            </w:tcMar>
            <w:vAlign w:val="center"/>
          </w:tcPr>
          <w:p w14:paraId="15788897">
            <w:pPr>
              <w:keepNext w:val="0"/>
              <w:spacing w:before="20" w:after="20" w:line="260" w:lineRule="exact"/>
              <w:ind w:firstLine="0" w:firstLineChars="0"/>
              <w:jc w:val="center"/>
            </w:pPr>
            <w:r>
              <w:rPr>
                <w:rFonts w:ascii="Times New Roman" w:hAnsi="Times New Roman" w:eastAsia="宋体"/>
                <w:b w:val="0"/>
                <w:sz w:val="18"/>
              </w:rPr>
              <w:t>0.90～1.10</w:t>
            </w:r>
          </w:p>
        </w:tc>
        <w:tc>
          <w:tcPr>
            <w:tcW w:w="1385" w:type="dxa"/>
            <w:tcMar>
              <w:left w:w="70" w:type="dxa"/>
              <w:right w:w="70" w:type="dxa"/>
            </w:tcMar>
            <w:vAlign w:val="center"/>
          </w:tcPr>
          <w:p w14:paraId="54BA5617">
            <w:pPr>
              <w:keepNext w:val="0"/>
              <w:spacing w:before="20" w:after="20" w:line="260" w:lineRule="exact"/>
              <w:ind w:firstLine="0" w:firstLineChars="0"/>
              <w:jc w:val="center"/>
            </w:pPr>
            <w:r>
              <w:rPr>
                <w:rFonts w:ascii="Times New Roman" w:hAnsi="Times New Roman" w:eastAsia="宋体"/>
                <w:b w:val="0"/>
                <w:sz w:val="18"/>
              </w:rPr>
              <w:t>＞0.05～0.08</w:t>
            </w:r>
          </w:p>
        </w:tc>
        <w:tc>
          <w:tcPr>
            <w:tcW w:w="1385" w:type="dxa"/>
            <w:tcMar>
              <w:left w:w="70" w:type="dxa"/>
              <w:right w:w="70" w:type="dxa"/>
            </w:tcMar>
            <w:vAlign w:val="center"/>
          </w:tcPr>
          <w:p w14:paraId="50645677">
            <w:pPr>
              <w:keepNext w:val="0"/>
              <w:spacing w:before="20" w:after="20" w:line="260" w:lineRule="exact"/>
              <w:ind w:firstLine="0" w:firstLineChars="0"/>
              <w:jc w:val="center"/>
            </w:pPr>
            <w:r>
              <w:rPr>
                <w:rFonts w:ascii="Times New Roman" w:hAnsi="Times New Roman" w:eastAsia="宋体"/>
                <w:b w:val="0"/>
                <w:sz w:val="18"/>
              </w:rPr>
              <w:t>2.00～2.45</w:t>
            </w:r>
          </w:p>
        </w:tc>
      </w:tr>
      <w:tr w14:paraId="1955875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A377D22">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17AC375F">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061B99A8">
            <w:pPr>
              <w:keepNext w:val="0"/>
              <w:spacing w:before="20" w:after="20" w:line="260" w:lineRule="exact"/>
              <w:ind w:firstLine="0" w:firstLineChars="0"/>
              <w:jc w:val="center"/>
            </w:pPr>
            <w:r>
              <w:rPr>
                <w:rFonts w:ascii="Times New Roman" w:hAnsi="Times New Roman" w:eastAsia="宋体"/>
                <w:b w:val="0"/>
                <w:sz w:val="18"/>
              </w:rPr>
              <w:t>3～6 h</w:t>
            </w:r>
          </w:p>
        </w:tc>
        <w:tc>
          <w:tcPr>
            <w:tcW w:w="1385" w:type="dxa"/>
            <w:tcMar>
              <w:left w:w="70" w:type="dxa"/>
              <w:right w:w="70" w:type="dxa"/>
            </w:tcMar>
            <w:vAlign w:val="center"/>
          </w:tcPr>
          <w:p w14:paraId="4A45CFC9">
            <w:pPr>
              <w:keepNext w:val="0"/>
              <w:spacing w:before="20" w:after="20" w:line="260" w:lineRule="exact"/>
              <w:ind w:firstLine="0" w:firstLineChars="0"/>
              <w:jc w:val="center"/>
            </w:pPr>
            <w:r>
              <w:rPr>
                <w:rFonts w:ascii="Times New Roman" w:hAnsi="Times New Roman" w:eastAsia="宋体"/>
                <w:b w:val="0"/>
                <w:sz w:val="18"/>
              </w:rPr>
              <w:t>0.90～1.10</w:t>
            </w:r>
          </w:p>
        </w:tc>
        <w:tc>
          <w:tcPr>
            <w:tcW w:w="1385" w:type="dxa"/>
            <w:tcMar>
              <w:left w:w="70" w:type="dxa"/>
              <w:right w:w="70" w:type="dxa"/>
            </w:tcMar>
            <w:vAlign w:val="center"/>
          </w:tcPr>
          <w:p w14:paraId="3361EDF6">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7047BCF4">
            <w:pPr>
              <w:keepNext w:val="0"/>
              <w:spacing w:before="20" w:after="20" w:line="260" w:lineRule="exact"/>
              <w:ind w:firstLine="0" w:firstLineChars="0"/>
              <w:jc w:val="center"/>
            </w:pPr>
            <w:r>
              <w:rPr>
                <w:rFonts w:ascii="Times New Roman" w:hAnsi="Times New Roman" w:eastAsia="宋体"/>
                <w:b w:val="0"/>
                <w:sz w:val="18"/>
              </w:rPr>
              <w:t>2.00～2.45</w:t>
            </w:r>
          </w:p>
        </w:tc>
      </w:tr>
      <w:tr w14:paraId="7705869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1E9BD00">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162E894B">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7760843D">
            <w:pPr>
              <w:keepNext w:val="0"/>
              <w:spacing w:before="20" w:after="20" w:line="260" w:lineRule="exact"/>
              <w:ind w:firstLine="0" w:firstLineChars="0"/>
              <w:jc w:val="center"/>
            </w:pPr>
            <w:r>
              <w:rPr>
                <w:rFonts w:ascii="Times New Roman" w:hAnsi="Times New Roman" w:eastAsia="宋体"/>
                <w:b w:val="0"/>
                <w:sz w:val="18"/>
              </w:rPr>
              <w:t>1～3 h</w:t>
            </w:r>
          </w:p>
        </w:tc>
        <w:tc>
          <w:tcPr>
            <w:tcW w:w="1385" w:type="dxa"/>
            <w:tcMar>
              <w:left w:w="70" w:type="dxa"/>
              <w:right w:w="70" w:type="dxa"/>
            </w:tcMar>
            <w:vAlign w:val="center"/>
          </w:tcPr>
          <w:p w14:paraId="79727D6C">
            <w:pPr>
              <w:keepNext w:val="0"/>
              <w:spacing w:before="20" w:after="20" w:line="260" w:lineRule="exact"/>
              <w:ind w:firstLine="0" w:firstLineChars="0"/>
              <w:jc w:val="center"/>
            </w:pPr>
            <w:r>
              <w:rPr>
                <w:rFonts w:ascii="Times New Roman" w:hAnsi="Times New Roman" w:eastAsia="宋体"/>
                <w:b w:val="0"/>
                <w:sz w:val="18"/>
              </w:rPr>
              <w:t>0.90～1.10</w:t>
            </w:r>
          </w:p>
        </w:tc>
        <w:tc>
          <w:tcPr>
            <w:tcW w:w="1385" w:type="dxa"/>
            <w:tcMar>
              <w:left w:w="70" w:type="dxa"/>
              <w:right w:w="70" w:type="dxa"/>
            </w:tcMar>
            <w:vAlign w:val="center"/>
          </w:tcPr>
          <w:p w14:paraId="5A5FBD7D">
            <w:pPr>
              <w:keepNext w:val="0"/>
              <w:spacing w:before="20" w:after="20" w:line="260" w:lineRule="exact"/>
              <w:ind w:firstLine="0" w:firstLineChars="0"/>
              <w:jc w:val="center"/>
            </w:pPr>
            <w:r>
              <w:rPr>
                <w:rFonts w:ascii="Times New Roman" w:hAnsi="Times New Roman" w:eastAsia="宋体"/>
                <w:b w:val="0"/>
                <w:sz w:val="18"/>
              </w:rPr>
              <w:t>0.04～0.05</w:t>
            </w:r>
          </w:p>
        </w:tc>
        <w:tc>
          <w:tcPr>
            <w:tcW w:w="1385" w:type="dxa"/>
            <w:tcMar>
              <w:left w:w="70" w:type="dxa"/>
              <w:right w:w="70" w:type="dxa"/>
            </w:tcMar>
            <w:vAlign w:val="center"/>
          </w:tcPr>
          <w:p w14:paraId="414AA885">
            <w:pPr>
              <w:keepNext w:val="0"/>
              <w:spacing w:before="20" w:after="20" w:line="260" w:lineRule="exact"/>
              <w:ind w:firstLine="0" w:firstLineChars="0"/>
              <w:jc w:val="center"/>
            </w:pPr>
            <w:r>
              <w:rPr>
                <w:rFonts w:ascii="Times New Roman" w:hAnsi="Times New Roman" w:eastAsia="宋体"/>
                <w:b w:val="0"/>
                <w:sz w:val="18"/>
              </w:rPr>
              <w:t>2.00～2.35</w:t>
            </w:r>
          </w:p>
        </w:tc>
      </w:tr>
      <w:tr w14:paraId="2896992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3A7FBB1">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0BB58C03">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64ABD468">
            <w:pPr>
              <w:keepNext w:val="0"/>
              <w:spacing w:before="20" w:after="20" w:line="260" w:lineRule="exact"/>
              <w:ind w:firstLine="0" w:firstLineChars="0"/>
              <w:jc w:val="center"/>
            </w:pPr>
            <w:r>
              <w:rPr>
                <w:rFonts w:ascii="Times New Roman" w:hAnsi="Times New Roman" w:eastAsia="宋体"/>
                <w:b w:val="0"/>
                <w:sz w:val="18"/>
              </w:rPr>
              <w:t>1～3 h</w:t>
            </w:r>
          </w:p>
        </w:tc>
        <w:tc>
          <w:tcPr>
            <w:tcW w:w="1385" w:type="dxa"/>
            <w:tcMar>
              <w:left w:w="70" w:type="dxa"/>
              <w:right w:w="70" w:type="dxa"/>
            </w:tcMar>
            <w:vAlign w:val="center"/>
          </w:tcPr>
          <w:p w14:paraId="173F0395">
            <w:pPr>
              <w:keepNext w:val="0"/>
              <w:spacing w:before="20" w:after="20" w:line="260" w:lineRule="exact"/>
              <w:ind w:firstLine="0" w:firstLineChars="0"/>
              <w:jc w:val="center"/>
            </w:pPr>
            <w:r>
              <w:rPr>
                <w:rFonts w:ascii="Times New Roman" w:hAnsi="Times New Roman" w:eastAsia="宋体"/>
                <w:b w:val="0"/>
                <w:sz w:val="18"/>
              </w:rPr>
              <w:t>0.90～1.10</w:t>
            </w:r>
          </w:p>
        </w:tc>
        <w:tc>
          <w:tcPr>
            <w:tcW w:w="1385" w:type="dxa"/>
            <w:tcMar>
              <w:left w:w="70" w:type="dxa"/>
              <w:right w:w="70" w:type="dxa"/>
            </w:tcMar>
            <w:vAlign w:val="center"/>
          </w:tcPr>
          <w:p w14:paraId="791F212F">
            <w:pPr>
              <w:keepNext w:val="0"/>
              <w:spacing w:before="20" w:after="20" w:line="260" w:lineRule="exact"/>
              <w:ind w:firstLine="0" w:firstLineChars="0"/>
              <w:jc w:val="center"/>
            </w:pPr>
            <w:r>
              <w:rPr>
                <w:rFonts w:ascii="Times New Roman" w:hAnsi="Times New Roman" w:eastAsia="宋体"/>
                <w:b w:val="0"/>
                <w:sz w:val="18"/>
              </w:rPr>
              <w:t>＞0.05～0.08</w:t>
            </w:r>
          </w:p>
        </w:tc>
        <w:tc>
          <w:tcPr>
            <w:tcW w:w="1385" w:type="dxa"/>
            <w:tcMar>
              <w:left w:w="70" w:type="dxa"/>
              <w:right w:w="70" w:type="dxa"/>
            </w:tcMar>
            <w:vAlign w:val="center"/>
          </w:tcPr>
          <w:p w14:paraId="0D7C8508">
            <w:pPr>
              <w:keepNext w:val="0"/>
              <w:spacing w:before="20" w:after="20" w:line="260" w:lineRule="exact"/>
              <w:ind w:firstLine="0" w:firstLineChars="0"/>
              <w:jc w:val="center"/>
            </w:pPr>
            <w:r>
              <w:rPr>
                <w:rFonts w:ascii="Times New Roman" w:hAnsi="Times New Roman" w:eastAsia="宋体"/>
                <w:b w:val="0"/>
                <w:sz w:val="18"/>
              </w:rPr>
              <w:t>2.00～2.35</w:t>
            </w:r>
          </w:p>
        </w:tc>
      </w:tr>
      <w:tr w14:paraId="0514913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02F8A688">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4AAEC979">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3348EF2B">
            <w:pPr>
              <w:keepNext w:val="0"/>
              <w:spacing w:before="20" w:after="20" w:line="260" w:lineRule="exact"/>
              <w:ind w:firstLine="0" w:firstLineChars="0"/>
              <w:jc w:val="center"/>
            </w:pPr>
            <w:r>
              <w:rPr>
                <w:rFonts w:ascii="Times New Roman" w:hAnsi="Times New Roman" w:eastAsia="宋体"/>
                <w:b w:val="0"/>
                <w:sz w:val="18"/>
              </w:rPr>
              <w:t>1～3 h</w:t>
            </w:r>
          </w:p>
        </w:tc>
        <w:tc>
          <w:tcPr>
            <w:tcW w:w="1385" w:type="dxa"/>
            <w:tcMar>
              <w:left w:w="70" w:type="dxa"/>
              <w:right w:w="70" w:type="dxa"/>
            </w:tcMar>
            <w:vAlign w:val="center"/>
          </w:tcPr>
          <w:p w14:paraId="4B1C6950">
            <w:pPr>
              <w:keepNext w:val="0"/>
              <w:spacing w:before="20" w:after="20" w:line="260" w:lineRule="exact"/>
              <w:ind w:firstLine="0" w:firstLineChars="0"/>
              <w:jc w:val="center"/>
            </w:pPr>
            <w:r>
              <w:rPr>
                <w:rFonts w:ascii="Times New Roman" w:hAnsi="Times New Roman" w:eastAsia="宋体"/>
                <w:b w:val="0"/>
                <w:sz w:val="18"/>
              </w:rPr>
              <w:t>0.90～1.10</w:t>
            </w:r>
          </w:p>
        </w:tc>
        <w:tc>
          <w:tcPr>
            <w:tcW w:w="1385" w:type="dxa"/>
            <w:tcMar>
              <w:left w:w="70" w:type="dxa"/>
              <w:right w:w="70" w:type="dxa"/>
            </w:tcMar>
            <w:vAlign w:val="center"/>
          </w:tcPr>
          <w:p w14:paraId="0936B585">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6F304ADE">
            <w:pPr>
              <w:keepNext w:val="0"/>
              <w:spacing w:before="20" w:after="20" w:line="260" w:lineRule="exact"/>
              <w:ind w:firstLine="0" w:firstLineChars="0"/>
              <w:jc w:val="center"/>
            </w:pPr>
            <w:r>
              <w:rPr>
                <w:rFonts w:ascii="Times New Roman" w:hAnsi="Times New Roman" w:eastAsia="宋体"/>
                <w:b w:val="0"/>
                <w:sz w:val="18"/>
              </w:rPr>
              <w:t>2.00～2.30</w:t>
            </w:r>
          </w:p>
        </w:tc>
      </w:tr>
      <w:tr w14:paraId="45F6036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9B6EF50">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637DFFD0">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23C1D91F">
            <w:pPr>
              <w:keepNext w:val="0"/>
              <w:spacing w:before="20" w:after="20" w:line="260" w:lineRule="exact"/>
              <w:ind w:firstLine="0" w:firstLineChars="0"/>
              <w:jc w:val="center"/>
            </w:pPr>
            <w:r>
              <w:rPr>
                <w:rFonts w:ascii="Times New Roman" w:hAnsi="Times New Roman" w:eastAsia="宋体"/>
                <w:b w:val="0"/>
                <w:sz w:val="18"/>
              </w:rPr>
              <w:t>3～6 h</w:t>
            </w:r>
          </w:p>
        </w:tc>
        <w:tc>
          <w:tcPr>
            <w:tcW w:w="1385" w:type="dxa"/>
            <w:tcMar>
              <w:left w:w="70" w:type="dxa"/>
              <w:right w:w="70" w:type="dxa"/>
            </w:tcMar>
            <w:vAlign w:val="center"/>
          </w:tcPr>
          <w:p w14:paraId="1C32F1D0">
            <w:pPr>
              <w:keepNext w:val="0"/>
              <w:spacing w:before="20" w:after="20" w:line="260" w:lineRule="exact"/>
              <w:ind w:firstLine="0" w:firstLineChars="0"/>
              <w:jc w:val="center"/>
            </w:pPr>
            <w:r>
              <w:rPr>
                <w:rFonts w:ascii="Times New Roman" w:hAnsi="Times New Roman" w:eastAsia="宋体"/>
                <w:b w:val="0"/>
                <w:sz w:val="18"/>
              </w:rPr>
              <w:t>0.90～1.10</w:t>
            </w:r>
          </w:p>
        </w:tc>
        <w:tc>
          <w:tcPr>
            <w:tcW w:w="1385" w:type="dxa"/>
            <w:tcMar>
              <w:left w:w="70" w:type="dxa"/>
              <w:right w:w="70" w:type="dxa"/>
            </w:tcMar>
            <w:vAlign w:val="center"/>
          </w:tcPr>
          <w:p w14:paraId="59EB8C35">
            <w:pPr>
              <w:keepNext w:val="0"/>
              <w:spacing w:before="20" w:after="20" w:line="260" w:lineRule="exact"/>
              <w:ind w:firstLine="0" w:firstLineChars="0"/>
              <w:jc w:val="center"/>
            </w:pPr>
            <w:r>
              <w:rPr>
                <w:rFonts w:ascii="Times New Roman" w:hAnsi="Times New Roman" w:eastAsia="宋体"/>
                <w:b w:val="0"/>
                <w:sz w:val="18"/>
              </w:rPr>
              <w:t>0.04～0.05</w:t>
            </w:r>
          </w:p>
        </w:tc>
        <w:tc>
          <w:tcPr>
            <w:tcW w:w="1385" w:type="dxa"/>
            <w:tcMar>
              <w:left w:w="70" w:type="dxa"/>
              <w:right w:w="70" w:type="dxa"/>
            </w:tcMar>
            <w:vAlign w:val="center"/>
          </w:tcPr>
          <w:p w14:paraId="6F322669">
            <w:pPr>
              <w:keepNext w:val="0"/>
              <w:spacing w:before="20" w:after="20" w:line="260" w:lineRule="exact"/>
              <w:ind w:firstLine="0" w:firstLineChars="0"/>
              <w:jc w:val="center"/>
            </w:pPr>
            <w:r>
              <w:rPr>
                <w:rFonts w:ascii="Times New Roman" w:hAnsi="Times New Roman" w:eastAsia="宋体"/>
                <w:b w:val="0"/>
                <w:sz w:val="18"/>
              </w:rPr>
              <w:t>2.00～2.35</w:t>
            </w:r>
          </w:p>
        </w:tc>
      </w:tr>
      <w:tr w14:paraId="4B12412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A9D54B2">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629B39FF">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7F3A2F4D">
            <w:pPr>
              <w:keepNext w:val="0"/>
              <w:spacing w:before="20" w:after="20" w:line="260" w:lineRule="exact"/>
              <w:ind w:firstLine="0" w:firstLineChars="0"/>
              <w:jc w:val="center"/>
            </w:pPr>
            <w:r>
              <w:rPr>
                <w:rFonts w:ascii="Times New Roman" w:hAnsi="Times New Roman" w:eastAsia="宋体"/>
                <w:b w:val="0"/>
                <w:sz w:val="18"/>
              </w:rPr>
              <w:t>3～6 h</w:t>
            </w:r>
          </w:p>
        </w:tc>
        <w:tc>
          <w:tcPr>
            <w:tcW w:w="1385" w:type="dxa"/>
            <w:tcMar>
              <w:left w:w="70" w:type="dxa"/>
              <w:right w:w="70" w:type="dxa"/>
            </w:tcMar>
            <w:vAlign w:val="center"/>
          </w:tcPr>
          <w:p w14:paraId="4451FE05">
            <w:pPr>
              <w:keepNext w:val="0"/>
              <w:spacing w:before="20" w:after="20" w:line="260" w:lineRule="exact"/>
              <w:ind w:firstLine="0" w:firstLineChars="0"/>
              <w:jc w:val="center"/>
            </w:pPr>
            <w:r>
              <w:rPr>
                <w:rFonts w:ascii="Times New Roman" w:hAnsi="Times New Roman" w:eastAsia="宋体"/>
                <w:b w:val="0"/>
                <w:sz w:val="18"/>
              </w:rPr>
              <w:t>0.90～1.10</w:t>
            </w:r>
          </w:p>
        </w:tc>
        <w:tc>
          <w:tcPr>
            <w:tcW w:w="1385" w:type="dxa"/>
            <w:tcMar>
              <w:left w:w="70" w:type="dxa"/>
              <w:right w:w="70" w:type="dxa"/>
            </w:tcMar>
            <w:vAlign w:val="center"/>
          </w:tcPr>
          <w:p w14:paraId="0F05E23F">
            <w:pPr>
              <w:keepNext w:val="0"/>
              <w:spacing w:before="20" w:after="20" w:line="260" w:lineRule="exact"/>
              <w:ind w:firstLine="0" w:firstLineChars="0"/>
              <w:jc w:val="center"/>
            </w:pPr>
            <w:r>
              <w:rPr>
                <w:rFonts w:ascii="Times New Roman" w:hAnsi="Times New Roman" w:eastAsia="宋体"/>
                <w:b w:val="0"/>
                <w:sz w:val="18"/>
              </w:rPr>
              <w:t>＞0.05～0.08</w:t>
            </w:r>
          </w:p>
        </w:tc>
        <w:tc>
          <w:tcPr>
            <w:tcW w:w="1385" w:type="dxa"/>
            <w:tcMar>
              <w:left w:w="70" w:type="dxa"/>
              <w:right w:w="70" w:type="dxa"/>
            </w:tcMar>
            <w:vAlign w:val="center"/>
          </w:tcPr>
          <w:p w14:paraId="5E08157B">
            <w:pPr>
              <w:keepNext w:val="0"/>
              <w:spacing w:before="20" w:after="20" w:line="260" w:lineRule="exact"/>
              <w:ind w:firstLine="0" w:firstLineChars="0"/>
              <w:jc w:val="center"/>
            </w:pPr>
            <w:r>
              <w:rPr>
                <w:rFonts w:ascii="Times New Roman" w:hAnsi="Times New Roman" w:eastAsia="宋体"/>
                <w:b w:val="0"/>
                <w:sz w:val="18"/>
              </w:rPr>
              <w:t>2.00～2.35</w:t>
            </w:r>
          </w:p>
        </w:tc>
      </w:tr>
      <w:tr w14:paraId="3B372B4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6A3740E">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0DB748AE">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2B2A8B3B">
            <w:pPr>
              <w:keepNext w:val="0"/>
              <w:spacing w:before="20" w:after="20" w:line="260" w:lineRule="exact"/>
              <w:ind w:firstLine="0" w:firstLineChars="0"/>
              <w:jc w:val="center"/>
            </w:pPr>
            <w:r>
              <w:rPr>
                <w:rFonts w:ascii="Times New Roman" w:hAnsi="Times New Roman" w:eastAsia="宋体"/>
                <w:b w:val="0"/>
                <w:sz w:val="18"/>
              </w:rPr>
              <w:t>3～6 h</w:t>
            </w:r>
          </w:p>
        </w:tc>
        <w:tc>
          <w:tcPr>
            <w:tcW w:w="1385" w:type="dxa"/>
            <w:tcMar>
              <w:left w:w="70" w:type="dxa"/>
              <w:right w:w="70" w:type="dxa"/>
            </w:tcMar>
            <w:vAlign w:val="center"/>
          </w:tcPr>
          <w:p w14:paraId="11D81565">
            <w:pPr>
              <w:keepNext w:val="0"/>
              <w:spacing w:before="20" w:after="20" w:line="260" w:lineRule="exact"/>
              <w:ind w:firstLine="0" w:firstLineChars="0"/>
              <w:jc w:val="center"/>
            </w:pPr>
            <w:r>
              <w:rPr>
                <w:rFonts w:ascii="Times New Roman" w:hAnsi="Times New Roman" w:eastAsia="宋体"/>
                <w:b w:val="0"/>
                <w:sz w:val="18"/>
              </w:rPr>
              <w:t>0.90～1.10</w:t>
            </w:r>
          </w:p>
        </w:tc>
        <w:tc>
          <w:tcPr>
            <w:tcW w:w="1385" w:type="dxa"/>
            <w:tcMar>
              <w:left w:w="70" w:type="dxa"/>
              <w:right w:w="70" w:type="dxa"/>
            </w:tcMar>
            <w:vAlign w:val="center"/>
          </w:tcPr>
          <w:p w14:paraId="29E91B39">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1C2FD6CC">
            <w:pPr>
              <w:keepNext w:val="0"/>
              <w:spacing w:before="20" w:after="20" w:line="260" w:lineRule="exact"/>
              <w:ind w:firstLine="0" w:firstLineChars="0"/>
              <w:jc w:val="center"/>
            </w:pPr>
            <w:r>
              <w:rPr>
                <w:rFonts w:ascii="Times New Roman" w:hAnsi="Times New Roman" w:eastAsia="宋体"/>
                <w:b w:val="0"/>
                <w:sz w:val="18"/>
              </w:rPr>
              <w:t>2.00～2.35</w:t>
            </w:r>
          </w:p>
        </w:tc>
      </w:tr>
    </w:tbl>
    <w:p w14:paraId="17337774">
      <w:pPr>
        <w:pStyle w:val="2"/>
        <w:keepNext/>
        <w:spacing w:before="120" w:after="80" w:line="300" w:lineRule="auto"/>
        <w:ind w:firstLine="0"/>
        <w:jc w:val="center"/>
      </w:pPr>
      <w:r>
        <w:rPr>
          <w:rFonts w:ascii="Times New Roman" w:hAnsi="Times New Roman" w:eastAsia="宋体"/>
          <w:b w:val="0"/>
          <w:sz w:val="21"/>
        </w:rPr>
        <w:t>表5-64 主变与线路成本比＞1.10～1.40的弹性容载比推荐区间</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75DE853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7D01F9C1">
            <w:pPr>
              <w:keepNext w:val="0"/>
              <w:spacing w:before="20" w:after="20" w:line="260" w:lineRule="exact"/>
              <w:ind w:firstLine="0" w:firstLineChars="0"/>
              <w:jc w:val="center"/>
            </w:pPr>
            <w:r>
              <w:rPr>
                <w:rFonts w:ascii="Times New Roman" w:hAnsi="Times New Roman" w:eastAsia="宋体"/>
                <w:b/>
                <w:sz w:val="18"/>
              </w:rPr>
              <w:t>分布式电源装机渗透率</w:t>
            </w:r>
          </w:p>
        </w:tc>
        <w:tc>
          <w:tcPr>
            <w:tcW w:w="1385" w:type="dxa"/>
            <w:tcMar>
              <w:left w:w="70" w:type="dxa"/>
              <w:right w:w="70" w:type="dxa"/>
            </w:tcMar>
            <w:vAlign w:val="center"/>
          </w:tcPr>
          <w:p w14:paraId="7A392817">
            <w:pPr>
              <w:keepNext w:val="0"/>
              <w:spacing w:before="20" w:after="20" w:line="260" w:lineRule="exact"/>
              <w:ind w:firstLine="0" w:firstLineChars="0"/>
              <w:jc w:val="center"/>
            </w:pPr>
            <w:r>
              <w:rPr>
                <w:rFonts w:ascii="Times New Roman" w:hAnsi="Times New Roman" w:eastAsia="宋体"/>
                <w:b/>
                <w:sz w:val="18"/>
              </w:rPr>
              <w:t>年负荷平均增长率</w:t>
            </w:r>
          </w:p>
        </w:tc>
        <w:tc>
          <w:tcPr>
            <w:tcW w:w="1385" w:type="dxa"/>
            <w:tcMar>
              <w:left w:w="70" w:type="dxa"/>
              <w:right w:w="70" w:type="dxa"/>
            </w:tcMar>
            <w:vAlign w:val="center"/>
          </w:tcPr>
          <w:p w14:paraId="6EA45AEF">
            <w:pPr>
              <w:keepNext w:val="0"/>
              <w:spacing w:before="20" w:after="20" w:line="260" w:lineRule="exact"/>
              <w:ind w:firstLine="0" w:firstLineChars="0"/>
              <w:jc w:val="center"/>
            </w:pPr>
            <w:r>
              <w:rPr>
                <w:rFonts w:ascii="Times New Roman" w:hAnsi="Times New Roman" w:eastAsia="宋体"/>
                <w:b/>
                <w:sz w:val="18"/>
              </w:rPr>
              <w:t>95%峰值持续时间</w:t>
            </w:r>
          </w:p>
        </w:tc>
        <w:tc>
          <w:tcPr>
            <w:tcW w:w="1385" w:type="dxa"/>
            <w:tcMar>
              <w:left w:w="70" w:type="dxa"/>
              <w:right w:w="70" w:type="dxa"/>
            </w:tcMar>
            <w:vAlign w:val="center"/>
          </w:tcPr>
          <w:p w14:paraId="7408910F">
            <w:pPr>
              <w:keepNext w:val="0"/>
              <w:spacing w:before="20" w:after="20" w:line="260" w:lineRule="exact"/>
              <w:ind w:firstLine="0" w:firstLineChars="0"/>
              <w:jc w:val="center"/>
            </w:pPr>
            <w:r>
              <w:rPr>
                <w:rFonts w:ascii="Times New Roman" w:hAnsi="Times New Roman" w:eastAsia="宋体"/>
                <w:b/>
                <w:sz w:val="18"/>
              </w:rPr>
              <w:t>主变与线路成本比</w:t>
            </w:r>
          </w:p>
        </w:tc>
        <w:tc>
          <w:tcPr>
            <w:tcW w:w="1385" w:type="dxa"/>
            <w:tcMar>
              <w:left w:w="70" w:type="dxa"/>
              <w:right w:w="70" w:type="dxa"/>
            </w:tcMar>
            <w:vAlign w:val="center"/>
          </w:tcPr>
          <w:p w14:paraId="3C1DF479">
            <w:pPr>
              <w:keepNext w:val="0"/>
              <w:spacing w:before="20" w:after="20" w:line="260" w:lineRule="exact"/>
              <w:ind w:firstLine="0" w:firstLineChars="0"/>
              <w:jc w:val="center"/>
            </w:pPr>
            <w:r>
              <w:rPr>
                <w:rFonts w:ascii="Times New Roman" w:hAnsi="Times New Roman" w:eastAsia="宋体"/>
                <w:b/>
                <w:sz w:val="18"/>
              </w:rPr>
              <w:t>主变与储能成本比</w:t>
            </w:r>
          </w:p>
        </w:tc>
        <w:tc>
          <w:tcPr>
            <w:tcW w:w="1385" w:type="dxa"/>
            <w:tcMar>
              <w:left w:w="70" w:type="dxa"/>
              <w:right w:w="70" w:type="dxa"/>
            </w:tcMar>
            <w:vAlign w:val="center"/>
          </w:tcPr>
          <w:p w14:paraId="62E76EEA">
            <w:pPr>
              <w:keepNext w:val="0"/>
              <w:spacing w:before="20" w:after="20" w:line="260" w:lineRule="exact"/>
              <w:ind w:firstLine="0" w:firstLineChars="0"/>
              <w:jc w:val="center"/>
            </w:pPr>
            <w:r>
              <w:rPr>
                <w:rFonts w:ascii="Times New Roman" w:hAnsi="Times New Roman" w:eastAsia="宋体"/>
                <w:b/>
                <w:sz w:val="18"/>
              </w:rPr>
              <w:t>推荐弹性容载比</w:t>
            </w:r>
          </w:p>
        </w:tc>
      </w:tr>
      <w:tr w14:paraId="0C303CF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2C13869">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43ED8954">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6EF5B3A0">
            <w:pPr>
              <w:keepNext w:val="0"/>
              <w:spacing w:before="20" w:after="20" w:line="260" w:lineRule="exact"/>
              <w:ind w:firstLine="0" w:firstLineChars="0"/>
              <w:jc w:val="center"/>
            </w:pPr>
            <w:r>
              <w:rPr>
                <w:rFonts w:ascii="Times New Roman" w:hAnsi="Times New Roman" w:eastAsia="宋体"/>
                <w:b w:val="0"/>
                <w:sz w:val="18"/>
              </w:rPr>
              <w:t>1～3 h</w:t>
            </w:r>
          </w:p>
        </w:tc>
        <w:tc>
          <w:tcPr>
            <w:tcW w:w="1385" w:type="dxa"/>
            <w:tcMar>
              <w:left w:w="70" w:type="dxa"/>
              <w:right w:w="70" w:type="dxa"/>
            </w:tcMar>
            <w:vAlign w:val="center"/>
          </w:tcPr>
          <w:p w14:paraId="124DEC2E">
            <w:pPr>
              <w:keepNext w:val="0"/>
              <w:spacing w:before="20" w:after="20" w:line="260" w:lineRule="exact"/>
              <w:ind w:firstLine="0" w:firstLineChars="0"/>
              <w:jc w:val="center"/>
            </w:pPr>
            <w:r>
              <w:rPr>
                <w:rFonts w:ascii="Times New Roman" w:hAnsi="Times New Roman" w:eastAsia="宋体"/>
                <w:b w:val="0"/>
                <w:sz w:val="18"/>
              </w:rPr>
              <w:t>＞1.10～1.40</w:t>
            </w:r>
          </w:p>
        </w:tc>
        <w:tc>
          <w:tcPr>
            <w:tcW w:w="1385" w:type="dxa"/>
            <w:tcMar>
              <w:left w:w="70" w:type="dxa"/>
              <w:right w:w="70" w:type="dxa"/>
            </w:tcMar>
            <w:vAlign w:val="center"/>
          </w:tcPr>
          <w:p w14:paraId="103A2DDC">
            <w:pPr>
              <w:keepNext w:val="0"/>
              <w:spacing w:before="20" w:after="20" w:line="260" w:lineRule="exact"/>
              <w:ind w:firstLine="0" w:firstLineChars="0"/>
              <w:jc w:val="center"/>
            </w:pPr>
            <w:r>
              <w:rPr>
                <w:rFonts w:ascii="Times New Roman" w:hAnsi="Times New Roman" w:eastAsia="宋体"/>
                <w:b w:val="0"/>
                <w:sz w:val="18"/>
              </w:rPr>
              <w:t>0.04～0.05</w:t>
            </w:r>
          </w:p>
        </w:tc>
        <w:tc>
          <w:tcPr>
            <w:tcW w:w="1385" w:type="dxa"/>
            <w:tcMar>
              <w:left w:w="70" w:type="dxa"/>
              <w:right w:w="70" w:type="dxa"/>
            </w:tcMar>
            <w:vAlign w:val="center"/>
          </w:tcPr>
          <w:p w14:paraId="6B288308">
            <w:pPr>
              <w:keepNext w:val="0"/>
              <w:spacing w:before="20" w:after="20" w:line="260" w:lineRule="exact"/>
              <w:ind w:firstLine="0" w:firstLineChars="0"/>
              <w:jc w:val="center"/>
            </w:pPr>
            <w:r>
              <w:rPr>
                <w:rFonts w:ascii="Times New Roman" w:hAnsi="Times New Roman" w:eastAsia="宋体"/>
                <w:b w:val="0"/>
                <w:sz w:val="18"/>
              </w:rPr>
              <w:t>2.00～2.45</w:t>
            </w:r>
          </w:p>
        </w:tc>
      </w:tr>
      <w:tr w14:paraId="1332B2C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7E26FFE">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6164790F">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53F4E2A7">
            <w:pPr>
              <w:keepNext w:val="0"/>
              <w:spacing w:before="20" w:after="20" w:line="260" w:lineRule="exact"/>
              <w:ind w:firstLine="0" w:firstLineChars="0"/>
              <w:jc w:val="center"/>
            </w:pPr>
            <w:r>
              <w:rPr>
                <w:rFonts w:ascii="Times New Roman" w:hAnsi="Times New Roman" w:eastAsia="宋体"/>
                <w:b w:val="0"/>
                <w:sz w:val="18"/>
              </w:rPr>
              <w:t>1～3 h</w:t>
            </w:r>
          </w:p>
        </w:tc>
        <w:tc>
          <w:tcPr>
            <w:tcW w:w="1385" w:type="dxa"/>
            <w:tcMar>
              <w:left w:w="70" w:type="dxa"/>
              <w:right w:w="70" w:type="dxa"/>
            </w:tcMar>
            <w:vAlign w:val="center"/>
          </w:tcPr>
          <w:p w14:paraId="6B7D295C">
            <w:pPr>
              <w:keepNext w:val="0"/>
              <w:spacing w:before="20" w:after="20" w:line="260" w:lineRule="exact"/>
              <w:ind w:firstLine="0" w:firstLineChars="0"/>
              <w:jc w:val="center"/>
            </w:pPr>
            <w:r>
              <w:rPr>
                <w:rFonts w:ascii="Times New Roman" w:hAnsi="Times New Roman" w:eastAsia="宋体"/>
                <w:b w:val="0"/>
                <w:sz w:val="18"/>
              </w:rPr>
              <w:t>＞1.10～1.40</w:t>
            </w:r>
          </w:p>
        </w:tc>
        <w:tc>
          <w:tcPr>
            <w:tcW w:w="1385" w:type="dxa"/>
            <w:tcMar>
              <w:left w:w="70" w:type="dxa"/>
              <w:right w:w="70" w:type="dxa"/>
            </w:tcMar>
            <w:vAlign w:val="center"/>
          </w:tcPr>
          <w:p w14:paraId="4AED7E01">
            <w:pPr>
              <w:keepNext w:val="0"/>
              <w:spacing w:before="20" w:after="20" w:line="260" w:lineRule="exact"/>
              <w:ind w:firstLine="0" w:firstLineChars="0"/>
              <w:jc w:val="center"/>
            </w:pPr>
            <w:r>
              <w:rPr>
                <w:rFonts w:ascii="Times New Roman" w:hAnsi="Times New Roman" w:eastAsia="宋体"/>
                <w:b w:val="0"/>
                <w:sz w:val="18"/>
              </w:rPr>
              <w:t>＞0.05～0.08</w:t>
            </w:r>
          </w:p>
        </w:tc>
        <w:tc>
          <w:tcPr>
            <w:tcW w:w="1385" w:type="dxa"/>
            <w:tcMar>
              <w:left w:w="70" w:type="dxa"/>
              <w:right w:w="70" w:type="dxa"/>
            </w:tcMar>
            <w:vAlign w:val="center"/>
          </w:tcPr>
          <w:p w14:paraId="747E4CD3">
            <w:pPr>
              <w:keepNext w:val="0"/>
              <w:spacing w:before="20" w:after="20" w:line="260" w:lineRule="exact"/>
              <w:ind w:firstLine="0" w:firstLineChars="0"/>
              <w:jc w:val="center"/>
            </w:pPr>
            <w:r>
              <w:rPr>
                <w:rFonts w:ascii="Times New Roman" w:hAnsi="Times New Roman" w:eastAsia="宋体"/>
                <w:b w:val="0"/>
                <w:sz w:val="18"/>
              </w:rPr>
              <w:t>2.00～2.45</w:t>
            </w:r>
          </w:p>
        </w:tc>
      </w:tr>
      <w:tr w14:paraId="4B0F8EC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25213703">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478558DB">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7D184D1D">
            <w:pPr>
              <w:keepNext w:val="0"/>
              <w:spacing w:before="20" w:after="20" w:line="260" w:lineRule="exact"/>
              <w:ind w:firstLine="0" w:firstLineChars="0"/>
              <w:jc w:val="center"/>
            </w:pPr>
            <w:r>
              <w:rPr>
                <w:rFonts w:ascii="Times New Roman" w:hAnsi="Times New Roman" w:eastAsia="宋体"/>
                <w:b w:val="0"/>
                <w:sz w:val="18"/>
              </w:rPr>
              <w:t>1～3 h</w:t>
            </w:r>
          </w:p>
        </w:tc>
        <w:tc>
          <w:tcPr>
            <w:tcW w:w="1385" w:type="dxa"/>
            <w:tcMar>
              <w:left w:w="70" w:type="dxa"/>
              <w:right w:w="70" w:type="dxa"/>
            </w:tcMar>
            <w:vAlign w:val="center"/>
          </w:tcPr>
          <w:p w14:paraId="3CAABBD9">
            <w:pPr>
              <w:keepNext w:val="0"/>
              <w:spacing w:before="20" w:after="20" w:line="260" w:lineRule="exact"/>
              <w:ind w:firstLine="0" w:firstLineChars="0"/>
              <w:jc w:val="center"/>
            </w:pPr>
            <w:r>
              <w:rPr>
                <w:rFonts w:ascii="Times New Roman" w:hAnsi="Times New Roman" w:eastAsia="宋体"/>
                <w:b w:val="0"/>
                <w:sz w:val="18"/>
              </w:rPr>
              <w:t>＞1.10～1.40</w:t>
            </w:r>
          </w:p>
        </w:tc>
        <w:tc>
          <w:tcPr>
            <w:tcW w:w="1385" w:type="dxa"/>
            <w:tcMar>
              <w:left w:w="70" w:type="dxa"/>
              <w:right w:w="70" w:type="dxa"/>
            </w:tcMar>
            <w:vAlign w:val="center"/>
          </w:tcPr>
          <w:p w14:paraId="6E9D813D">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7333FDA4">
            <w:pPr>
              <w:keepNext w:val="0"/>
              <w:spacing w:before="20" w:after="20" w:line="260" w:lineRule="exact"/>
              <w:ind w:firstLine="0" w:firstLineChars="0"/>
              <w:jc w:val="center"/>
            </w:pPr>
            <w:r>
              <w:rPr>
                <w:rFonts w:ascii="Times New Roman" w:hAnsi="Times New Roman" w:eastAsia="宋体"/>
                <w:b w:val="0"/>
                <w:sz w:val="18"/>
              </w:rPr>
              <w:t>2.00～2.45</w:t>
            </w:r>
          </w:p>
        </w:tc>
      </w:tr>
      <w:tr w14:paraId="202E936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C344136">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4CFF0B50">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4CAFB2B4">
            <w:pPr>
              <w:keepNext w:val="0"/>
              <w:spacing w:before="20" w:after="20" w:line="260" w:lineRule="exact"/>
              <w:ind w:firstLine="0" w:firstLineChars="0"/>
              <w:jc w:val="center"/>
            </w:pPr>
            <w:r>
              <w:rPr>
                <w:rFonts w:ascii="Times New Roman" w:hAnsi="Times New Roman" w:eastAsia="宋体"/>
                <w:b w:val="0"/>
                <w:sz w:val="18"/>
              </w:rPr>
              <w:t>3～6 h</w:t>
            </w:r>
          </w:p>
        </w:tc>
        <w:tc>
          <w:tcPr>
            <w:tcW w:w="1385" w:type="dxa"/>
            <w:tcMar>
              <w:left w:w="70" w:type="dxa"/>
              <w:right w:w="70" w:type="dxa"/>
            </w:tcMar>
            <w:vAlign w:val="center"/>
          </w:tcPr>
          <w:p w14:paraId="1C661588">
            <w:pPr>
              <w:keepNext w:val="0"/>
              <w:spacing w:before="20" w:after="20" w:line="260" w:lineRule="exact"/>
              <w:ind w:firstLine="0" w:firstLineChars="0"/>
              <w:jc w:val="center"/>
            </w:pPr>
            <w:r>
              <w:rPr>
                <w:rFonts w:ascii="Times New Roman" w:hAnsi="Times New Roman" w:eastAsia="宋体"/>
                <w:b w:val="0"/>
                <w:sz w:val="18"/>
              </w:rPr>
              <w:t>＞1.10～1.40</w:t>
            </w:r>
          </w:p>
        </w:tc>
        <w:tc>
          <w:tcPr>
            <w:tcW w:w="1385" w:type="dxa"/>
            <w:tcMar>
              <w:left w:w="70" w:type="dxa"/>
              <w:right w:w="70" w:type="dxa"/>
            </w:tcMar>
            <w:vAlign w:val="center"/>
          </w:tcPr>
          <w:p w14:paraId="5A2141BF">
            <w:pPr>
              <w:keepNext w:val="0"/>
              <w:spacing w:before="20" w:after="20" w:line="260" w:lineRule="exact"/>
              <w:ind w:firstLine="0" w:firstLineChars="0"/>
              <w:jc w:val="center"/>
            </w:pPr>
            <w:r>
              <w:rPr>
                <w:rFonts w:ascii="Times New Roman" w:hAnsi="Times New Roman" w:eastAsia="宋体"/>
                <w:b w:val="0"/>
                <w:sz w:val="18"/>
              </w:rPr>
              <w:t>0.04～0.05</w:t>
            </w:r>
          </w:p>
        </w:tc>
        <w:tc>
          <w:tcPr>
            <w:tcW w:w="1385" w:type="dxa"/>
            <w:tcMar>
              <w:left w:w="70" w:type="dxa"/>
              <w:right w:w="70" w:type="dxa"/>
            </w:tcMar>
            <w:vAlign w:val="center"/>
          </w:tcPr>
          <w:p w14:paraId="42503CE6">
            <w:pPr>
              <w:keepNext w:val="0"/>
              <w:spacing w:before="20" w:after="20" w:line="260" w:lineRule="exact"/>
              <w:ind w:firstLine="0" w:firstLineChars="0"/>
              <w:jc w:val="center"/>
            </w:pPr>
            <w:r>
              <w:rPr>
                <w:rFonts w:ascii="Times New Roman" w:hAnsi="Times New Roman" w:eastAsia="宋体"/>
                <w:b w:val="0"/>
                <w:sz w:val="18"/>
              </w:rPr>
              <w:t>2.00～2.45</w:t>
            </w:r>
          </w:p>
        </w:tc>
      </w:tr>
      <w:tr w14:paraId="3896BA3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CB9691F">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14EEC66C">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32CC1756">
            <w:pPr>
              <w:keepNext w:val="0"/>
              <w:spacing w:before="20" w:after="20" w:line="260" w:lineRule="exact"/>
              <w:ind w:firstLine="0" w:firstLineChars="0"/>
              <w:jc w:val="center"/>
            </w:pPr>
            <w:r>
              <w:rPr>
                <w:rFonts w:ascii="Times New Roman" w:hAnsi="Times New Roman" w:eastAsia="宋体"/>
                <w:b w:val="0"/>
                <w:sz w:val="18"/>
              </w:rPr>
              <w:t>3～6 h</w:t>
            </w:r>
          </w:p>
        </w:tc>
        <w:tc>
          <w:tcPr>
            <w:tcW w:w="1385" w:type="dxa"/>
            <w:tcMar>
              <w:left w:w="70" w:type="dxa"/>
              <w:right w:w="70" w:type="dxa"/>
            </w:tcMar>
            <w:vAlign w:val="center"/>
          </w:tcPr>
          <w:p w14:paraId="376522E7">
            <w:pPr>
              <w:keepNext w:val="0"/>
              <w:spacing w:before="20" w:after="20" w:line="260" w:lineRule="exact"/>
              <w:ind w:firstLine="0" w:firstLineChars="0"/>
              <w:jc w:val="center"/>
            </w:pPr>
            <w:r>
              <w:rPr>
                <w:rFonts w:ascii="Times New Roman" w:hAnsi="Times New Roman" w:eastAsia="宋体"/>
                <w:b w:val="0"/>
                <w:sz w:val="18"/>
              </w:rPr>
              <w:t>＞1.10～1.40</w:t>
            </w:r>
          </w:p>
        </w:tc>
        <w:tc>
          <w:tcPr>
            <w:tcW w:w="1385" w:type="dxa"/>
            <w:tcMar>
              <w:left w:w="70" w:type="dxa"/>
              <w:right w:w="70" w:type="dxa"/>
            </w:tcMar>
            <w:vAlign w:val="center"/>
          </w:tcPr>
          <w:p w14:paraId="67F613B7">
            <w:pPr>
              <w:keepNext w:val="0"/>
              <w:spacing w:before="20" w:after="20" w:line="260" w:lineRule="exact"/>
              <w:ind w:firstLine="0" w:firstLineChars="0"/>
              <w:jc w:val="center"/>
            </w:pPr>
            <w:r>
              <w:rPr>
                <w:rFonts w:ascii="Times New Roman" w:hAnsi="Times New Roman" w:eastAsia="宋体"/>
                <w:b w:val="0"/>
                <w:sz w:val="18"/>
              </w:rPr>
              <w:t>＞0.05～0.08</w:t>
            </w:r>
          </w:p>
        </w:tc>
        <w:tc>
          <w:tcPr>
            <w:tcW w:w="1385" w:type="dxa"/>
            <w:tcMar>
              <w:left w:w="70" w:type="dxa"/>
              <w:right w:w="70" w:type="dxa"/>
            </w:tcMar>
            <w:vAlign w:val="center"/>
          </w:tcPr>
          <w:p w14:paraId="6E588093">
            <w:pPr>
              <w:keepNext w:val="0"/>
              <w:spacing w:before="20" w:after="20" w:line="260" w:lineRule="exact"/>
              <w:ind w:firstLine="0" w:firstLineChars="0"/>
              <w:jc w:val="center"/>
            </w:pPr>
            <w:r>
              <w:rPr>
                <w:rFonts w:ascii="Times New Roman" w:hAnsi="Times New Roman" w:eastAsia="宋体"/>
                <w:b w:val="0"/>
                <w:sz w:val="18"/>
              </w:rPr>
              <w:t>2.00～2.45</w:t>
            </w:r>
          </w:p>
        </w:tc>
      </w:tr>
      <w:tr w14:paraId="4EBBC12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96FA0BF">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00AA00CA">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6FC49585">
            <w:pPr>
              <w:keepNext w:val="0"/>
              <w:spacing w:before="20" w:after="20" w:line="260" w:lineRule="exact"/>
              <w:ind w:firstLine="0" w:firstLineChars="0"/>
              <w:jc w:val="center"/>
            </w:pPr>
            <w:r>
              <w:rPr>
                <w:rFonts w:ascii="Times New Roman" w:hAnsi="Times New Roman" w:eastAsia="宋体"/>
                <w:b w:val="0"/>
                <w:sz w:val="18"/>
              </w:rPr>
              <w:t>3～6 h</w:t>
            </w:r>
          </w:p>
        </w:tc>
        <w:tc>
          <w:tcPr>
            <w:tcW w:w="1385" w:type="dxa"/>
            <w:tcMar>
              <w:left w:w="70" w:type="dxa"/>
              <w:right w:w="70" w:type="dxa"/>
            </w:tcMar>
            <w:vAlign w:val="center"/>
          </w:tcPr>
          <w:p w14:paraId="59C674C0">
            <w:pPr>
              <w:keepNext w:val="0"/>
              <w:spacing w:before="20" w:after="20" w:line="260" w:lineRule="exact"/>
              <w:ind w:firstLine="0" w:firstLineChars="0"/>
              <w:jc w:val="center"/>
            </w:pPr>
            <w:r>
              <w:rPr>
                <w:rFonts w:ascii="Times New Roman" w:hAnsi="Times New Roman" w:eastAsia="宋体"/>
                <w:b w:val="0"/>
                <w:sz w:val="18"/>
              </w:rPr>
              <w:t>＞1.10～1.40</w:t>
            </w:r>
          </w:p>
        </w:tc>
        <w:tc>
          <w:tcPr>
            <w:tcW w:w="1385" w:type="dxa"/>
            <w:tcMar>
              <w:left w:w="70" w:type="dxa"/>
              <w:right w:w="70" w:type="dxa"/>
            </w:tcMar>
            <w:vAlign w:val="center"/>
          </w:tcPr>
          <w:p w14:paraId="6DDD7A51">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12E496ED">
            <w:pPr>
              <w:keepNext w:val="0"/>
              <w:spacing w:before="20" w:after="20" w:line="260" w:lineRule="exact"/>
              <w:ind w:firstLine="0" w:firstLineChars="0"/>
              <w:jc w:val="center"/>
            </w:pPr>
            <w:r>
              <w:rPr>
                <w:rFonts w:ascii="Times New Roman" w:hAnsi="Times New Roman" w:eastAsia="宋体"/>
                <w:b w:val="0"/>
                <w:sz w:val="18"/>
              </w:rPr>
              <w:t>2.00～2.45</w:t>
            </w:r>
          </w:p>
        </w:tc>
      </w:tr>
      <w:tr w14:paraId="6307FE0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7E86ED41">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7FB48899">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4F348217">
            <w:pPr>
              <w:keepNext w:val="0"/>
              <w:spacing w:before="20" w:after="20" w:line="260" w:lineRule="exact"/>
              <w:ind w:firstLine="0" w:firstLineChars="0"/>
              <w:jc w:val="center"/>
            </w:pPr>
            <w:r>
              <w:rPr>
                <w:rFonts w:ascii="Times New Roman" w:hAnsi="Times New Roman" w:eastAsia="宋体"/>
                <w:b w:val="0"/>
                <w:sz w:val="18"/>
              </w:rPr>
              <w:t>1～3 h</w:t>
            </w:r>
          </w:p>
        </w:tc>
        <w:tc>
          <w:tcPr>
            <w:tcW w:w="1385" w:type="dxa"/>
            <w:tcMar>
              <w:left w:w="70" w:type="dxa"/>
              <w:right w:w="70" w:type="dxa"/>
            </w:tcMar>
            <w:vAlign w:val="center"/>
          </w:tcPr>
          <w:p w14:paraId="630E0A2E">
            <w:pPr>
              <w:keepNext w:val="0"/>
              <w:spacing w:before="20" w:after="20" w:line="260" w:lineRule="exact"/>
              <w:ind w:firstLine="0" w:firstLineChars="0"/>
              <w:jc w:val="center"/>
            </w:pPr>
            <w:r>
              <w:rPr>
                <w:rFonts w:ascii="Times New Roman" w:hAnsi="Times New Roman" w:eastAsia="宋体"/>
                <w:b w:val="0"/>
                <w:sz w:val="18"/>
              </w:rPr>
              <w:t>＞1.10～1.40</w:t>
            </w:r>
          </w:p>
        </w:tc>
        <w:tc>
          <w:tcPr>
            <w:tcW w:w="1385" w:type="dxa"/>
            <w:tcMar>
              <w:left w:w="70" w:type="dxa"/>
              <w:right w:w="70" w:type="dxa"/>
            </w:tcMar>
            <w:vAlign w:val="center"/>
          </w:tcPr>
          <w:p w14:paraId="44DB6893">
            <w:pPr>
              <w:keepNext w:val="0"/>
              <w:spacing w:before="20" w:after="20" w:line="260" w:lineRule="exact"/>
              <w:ind w:firstLine="0" w:firstLineChars="0"/>
              <w:jc w:val="center"/>
            </w:pPr>
            <w:r>
              <w:rPr>
                <w:rFonts w:ascii="Times New Roman" w:hAnsi="Times New Roman" w:eastAsia="宋体"/>
                <w:b w:val="0"/>
                <w:sz w:val="18"/>
              </w:rPr>
              <w:t>0.04～0.05</w:t>
            </w:r>
          </w:p>
        </w:tc>
        <w:tc>
          <w:tcPr>
            <w:tcW w:w="1385" w:type="dxa"/>
            <w:tcMar>
              <w:left w:w="70" w:type="dxa"/>
              <w:right w:w="70" w:type="dxa"/>
            </w:tcMar>
            <w:vAlign w:val="center"/>
          </w:tcPr>
          <w:p w14:paraId="770839DB">
            <w:pPr>
              <w:keepNext w:val="0"/>
              <w:spacing w:before="20" w:after="20" w:line="260" w:lineRule="exact"/>
              <w:ind w:firstLine="0" w:firstLineChars="0"/>
              <w:jc w:val="center"/>
            </w:pPr>
            <w:r>
              <w:rPr>
                <w:rFonts w:ascii="Times New Roman" w:hAnsi="Times New Roman" w:eastAsia="宋体"/>
                <w:b w:val="0"/>
                <w:sz w:val="18"/>
              </w:rPr>
              <w:t>2.00～2.25</w:t>
            </w:r>
          </w:p>
        </w:tc>
      </w:tr>
      <w:tr w14:paraId="4CFEDC2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3E81574">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16E0984D">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163DFC4A">
            <w:pPr>
              <w:keepNext w:val="0"/>
              <w:spacing w:before="20" w:after="20" w:line="260" w:lineRule="exact"/>
              <w:ind w:firstLine="0" w:firstLineChars="0"/>
              <w:jc w:val="center"/>
            </w:pPr>
            <w:r>
              <w:rPr>
                <w:rFonts w:ascii="Times New Roman" w:hAnsi="Times New Roman" w:eastAsia="宋体"/>
                <w:b w:val="0"/>
                <w:sz w:val="18"/>
              </w:rPr>
              <w:t>1～3 h</w:t>
            </w:r>
          </w:p>
        </w:tc>
        <w:tc>
          <w:tcPr>
            <w:tcW w:w="1385" w:type="dxa"/>
            <w:tcMar>
              <w:left w:w="70" w:type="dxa"/>
              <w:right w:w="70" w:type="dxa"/>
            </w:tcMar>
            <w:vAlign w:val="center"/>
          </w:tcPr>
          <w:p w14:paraId="4A296F40">
            <w:pPr>
              <w:keepNext w:val="0"/>
              <w:spacing w:before="20" w:after="20" w:line="260" w:lineRule="exact"/>
              <w:ind w:firstLine="0" w:firstLineChars="0"/>
              <w:jc w:val="center"/>
            </w:pPr>
            <w:r>
              <w:rPr>
                <w:rFonts w:ascii="Times New Roman" w:hAnsi="Times New Roman" w:eastAsia="宋体"/>
                <w:b w:val="0"/>
                <w:sz w:val="18"/>
              </w:rPr>
              <w:t>＞1.10～1.40</w:t>
            </w:r>
          </w:p>
        </w:tc>
        <w:tc>
          <w:tcPr>
            <w:tcW w:w="1385" w:type="dxa"/>
            <w:tcMar>
              <w:left w:w="70" w:type="dxa"/>
              <w:right w:w="70" w:type="dxa"/>
            </w:tcMar>
            <w:vAlign w:val="center"/>
          </w:tcPr>
          <w:p w14:paraId="243014AB">
            <w:pPr>
              <w:keepNext w:val="0"/>
              <w:spacing w:before="20" w:after="20" w:line="260" w:lineRule="exact"/>
              <w:ind w:firstLine="0" w:firstLineChars="0"/>
              <w:jc w:val="center"/>
            </w:pPr>
            <w:r>
              <w:rPr>
                <w:rFonts w:ascii="Times New Roman" w:hAnsi="Times New Roman" w:eastAsia="宋体"/>
                <w:b w:val="0"/>
                <w:sz w:val="18"/>
              </w:rPr>
              <w:t>＞0.05～0.08</w:t>
            </w:r>
          </w:p>
        </w:tc>
        <w:tc>
          <w:tcPr>
            <w:tcW w:w="1385" w:type="dxa"/>
            <w:tcMar>
              <w:left w:w="70" w:type="dxa"/>
              <w:right w:w="70" w:type="dxa"/>
            </w:tcMar>
            <w:vAlign w:val="center"/>
          </w:tcPr>
          <w:p w14:paraId="1C5DDAFB">
            <w:pPr>
              <w:keepNext w:val="0"/>
              <w:spacing w:before="20" w:after="20" w:line="260" w:lineRule="exact"/>
              <w:ind w:firstLine="0" w:firstLineChars="0"/>
              <w:jc w:val="center"/>
            </w:pPr>
            <w:r>
              <w:rPr>
                <w:rFonts w:ascii="Times New Roman" w:hAnsi="Times New Roman" w:eastAsia="宋体"/>
                <w:b w:val="0"/>
                <w:sz w:val="18"/>
              </w:rPr>
              <w:t>2.00～2.25</w:t>
            </w:r>
          </w:p>
        </w:tc>
      </w:tr>
      <w:tr w14:paraId="3C1A7B9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AEAE348">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55C3660B">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5458A65C">
            <w:pPr>
              <w:keepNext w:val="0"/>
              <w:spacing w:before="20" w:after="20" w:line="260" w:lineRule="exact"/>
              <w:ind w:firstLine="0" w:firstLineChars="0"/>
              <w:jc w:val="center"/>
            </w:pPr>
            <w:r>
              <w:rPr>
                <w:rFonts w:ascii="Times New Roman" w:hAnsi="Times New Roman" w:eastAsia="宋体"/>
                <w:b w:val="0"/>
                <w:sz w:val="18"/>
              </w:rPr>
              <w:t>1～3 h</w:t>
            </w:r>
          </w:p>
        </w:tc>
        <w:tc>
          <w:tcPr>
            <w:tcW w:w="1385" w:type="dxa"/>
            <w:tcMar>
              <w:left w:w="70" w:type="dxa"/>
              <w:right w:w="70" w:type="dxa"/>
            </w:tcMar>
            <w:vAlign w:val="center"/>
          </w:tcPr>
          <w:p w14:paraId="34E588B6">
            <w:pPr>
              <w:keepNext w:val="0"/>
              <w:spacing w:before="20" w:after="20" w:line="260" w:lineRule="exact"/>
              <w:ind w:firstLine="0" w:firstLineChars="0"/>
              <w:jc w:val="center"/>
            </w:pPr>
            <w:r>
              <w:rPr>
                <w:rFonts w:ascii="Times New Roman" w:hAnsi="Times New Roman" w:eastAsia="宋体"/>
                <w:b w:val="0"/>
                <w:sz w:val="18"/>
              </w:rPr>
              <w:t>＞1.10～1.40</w:t>
            </w:r>
          </w:p>
        </w:tc>
        <w:tc>
          <w:tcPr>
            <w:tcW w:w="1385" w:type="dxa"/>
            <w:tcMar>
              <w:left w:w="70" w:type="dxa"/>
              <w:right w:w="70" w:type="dxa"/>
            </w:tcMar>
            <w:vAlign w:val="center"/>
          </w:tcPr>
          <w:p w14:paraId="23A75594">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7E27E13C">
            <w:pPr>
              <w:keepNext w:val="0"/>
              <w:spacing w:before="20" w:after="20" w:line="260" w:lineRule="exact"/>
              <w:ind w:firstLine="0" w:firstLineChars="0"/>
              <w:jc w:val="center"/>
            </w:pPr>
            <w:r>
              <w:rPr>
                <w:rFonts w:ascii="Times New Roman" w:hAnsi="Times New Roman" w:eastAsia="宋体"/>
                <w:b w:val="0"/>
                <w:sz w:val="18"/>
              </w:rPr>
              <w:t>2.00～2.15</w:t>
            </w:r>
          </w:p>
        </w:tc>
      </w:tr>
      <w:tr w14:paraId="1DA769F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A64AA48">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7F7619A8">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3391993D">
            <w:pPr>
              <w:keepNext w:val="0"/>
              <w:spacing w:before="20" w:after="20" w:line="260" w:lineRule="exact"/>
              <w:ind w:firstLine="0" w:firstLineChars="0"/>
              <w:jc w:val="center"/>
            </w:pPr>
            <w:r>
              <w:rPr>
                <w:rFonts w:ascii="Times New Roman" w:hAnsi="Times New Roman" w:eastAsia="宋体"/>
                <w:b w:val="0"/>
                <w:sz w:val="18"/>
              </w:rPr>
              <w:t>3～6 h</w:t>
            </w:r>
          </w:p>
        </w:tc>
        <w:tc>
          <w:tcPr>
            <w:tcW w:w="1385" w:type="dxa"/>
            <w:tcMar>
              <w:left w:w="70" w:type="dxa"/>
              <w:right w:w="70" w:type="dxa"/>
            </w:tcMar>
            <w:vAlign w:val="center"/>
          </w:tcPr>
          <w:p w14:paraId="1E695703">
            <w:pPr>
              <w:keepNext w:val="0"/>
              <w:spacing w:before="20" w:after="20" w:line="260" w:lineRule="exact"/>
              <w:ind w:firstLine="0" w:firstLineChars="0"/>
              <w:jc w:val="center"/>
            </w:pPr>
            <w:r>
              <w:rPr>
                <w:rFonts w:ascii="Times New Roman" w:hAnsi="Times New Roman" w:eastAsia="宋体"/>
                <w:b w:val="0"/>
                <w:sz w:val="18"/>
              </w:rPr>
              <w:t>＞1.10～1.40</w:t>
            </w:r>
          </w:p>
        </w:tc>
        <w:tc>
          <w:tcPr>
            <w:tcW w:w="1385" w:type="dxa"/>
            <w:tcMar>
              <w:left w:w="70" w:type="dxa"/>
              <w:right w:w="70" w:type="dxa"/>
            </w:tcMar>
            <w:vAlign w:val="center"/>
          </w:tcPr>
          <w:p w14:paraId="0406637B">
            <w:pPr>
              <w:keepNext w:val="0"/>
              <w:spacing w:before="20" w:after="20" w:line="260" w:lineRule="exact"/>
              <w:ind w:firstLine="0" w:firstLineChars="0"/>
              <w:jc w:val="center"/>
            </w:pPr>
            <w:r>
              <w:rPr>
                <w:rFonts w:ascii="Times New Roman" w:hAnsi="Times New Roman" w:eastAsia="宋体"/>
                <w:b w:val="0"/>
                <w:sz w:val="18"/>
              </w:rPr>
              <w:t>0.04～0.05</w:t>
            </w:r>
          </w:p>
        </w:tc>
        <w:tc>
          <w:tcPr>
            <w:tcW w:w="1385" w:type="dxa"/>
            <w:tcMar>
              <w:left w:w="70" w:type="dxa"/>
              <w:right w:w="70" w:type="dxa"/>
            </w:tcMar>
            <w:vAlign w:val="center"/>
          </w:tcPr>
          <w:p w14:paraId="45832E89">
            <w:pPr>
              <w:keepNext w:val="0"/>
              <w:spacing w:before="20" w:after="20" w:line="260" w:lineRule="exact"/>
              <w:ind w:firstLine="0" w:firstLineChars="0"/>
              <w:jc w:val="center"/>
            </w:pPr>
            <w:r>
              <w:rPr>
                <w:rFonts w:ascii="Times New Roman" w:hAnsi="Times New Roman" w:eastAsia="宋体"/>
                <w:b w:val="0"/>
                <w:sz w:val="18"/>
              </w:rPr>
              <w:t>2.00～2.25</w:t>
            </w:r>
          </w:p>
        </w:tc>
      </w:tr>
      <w:tr w14:paraId="1DDE7D7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4ECD70C4">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0B7777AF">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7CF2518E">
            <w:pPr>
              <w:keepNext w:val="0"/>
              <w:spacing w:before="20" w:after="20" w:line="260" w:lineRule="exact"/>
              <w:ind w:firstLine="0" w:firstLineChars="0"/>
              <w:jc w:val="center"/>
            </w:pPr>
            <w:r>
              <w:rPr>
                <w:rFonts w:ascii="Times New Roman" w:hAnsi="Times New Roman" w:eastAsia="宋体"/>
                <w:b w:val="0"/>
                <w:sz w:val="18"/>
              </w:rPr>
              <w:t>3～6 h</w:t>
            </w:r>
          </w:p>
        </w:tc>
        <w:tc>
          <w:tcPr>
            <w:tcW w:w="1385" w:type="dxa"/>
            <w:tcMar>
              <w:left w:w="70" w:type="dxa"/>
              <w:right w:w="70" w:type="dxa"/>
            </w:tcMar>
            <w:vAlign w:val="center"/>
          </w:tcPr>
          <w:p w14:paraId="42C14C2A">
            <w:pPr>
              <w:keepNext w:val="0"/>
              <w:spacing w:before="20" w:after="20" w:line="260" w:lineRule="exact"/>
              <w:ind w:firstLine="0" w:firstLineChars="0"/>
              <w:jc w:val="center"/>
            </w:pPr>
            <w:r>
              <w:rPr>
                <w:rFonts w:ascii="Times New Roman" w:hAnsi="Times New Roman" w:eastAsia="宋体"/>
                <w:b w:val="0"/>
                <w:sz w:val="18"/>
              </w:rPr>
              <w:t>＞1.10～1.40</w:t>
            </w:r>
          </w:p>
        </w:tc>
        <w:tc>
          <w:tcPr>
            <w:tcW w:w="1385" w:type="dxa"/>
            <w:tcMar>
              <w:left w:w="70" w:type="dxa"/>
              <w:right w:w="70" w:type="dxa"/>
            </w:tcMar>
            <w:vAlign w:val="center"/>
          </w:tcPr>
          <w:p w14:paraId="2E1A7B10">
            <w:pPr>
              <w:keepNext w:val="0"/>
              <w:spacing w:before="20" w:after="20" w:line="260" w:lineRule="exact"/>
              <w:ind w:firstLine="0" w:firstLineChars="0"/>
              <w:jc w:val="center"/>
            </w:pPr>
            <w:r>
              <w:rPr>
                <w:rFonts w:ascii="Times New Roman" w:hAnsi="Times New Roman" w:eastAsia="宋体"/>
                <w:b w:val="0"/>
                <w:sz w:val="18"/>
              </w:rPr>
              <w:t>＞0.05～0.08</w:t>
            </w:r>
          </w:p>
        </w:tc>
        <w:tc>
          <w:tcPr>
            <w:tcW w:w="1385" w:type="dxa"/>
            <w:tcMar>
              <w:left w:w="70" w:type="dxa"/>
              <w:right w:w="70" w:type="dxa"/>
            </w:tcMar>
            <w:vAlign w:val="center"/>
          </w:tcPr>
          <w:p w14:paraId="4BFCD458">
            <w:pPr>
              <w:keepNext w:val="0"/>
              <w:spacing w:before="20" w:after="20" w:line="260" w:lineRule="exact"/>
              <w:ind w:firstLine="0" w:firstLineChars="0"/>
              <w:jc w:val="center"/>
            </w:pPr>
            <w:r>
              <w:rPr>
                <w:rFonts w:ascii="Times New Roman" w:hAnsi="Times New Roman" w:eastAsia="宋体"/>
                <w:b w:val="0"/>
                <w:sz w:val="18"/>
              </w:rPr>
              <w:t>2.00～2.25</w:t>
            </w:r>
          </w:p>
        </w:tc>
      </w:tr>
      <w:tr w14:paraId="09EA5A2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33A77B6">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7949BDB0">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027B8915">
            <w:pPr>
              <w:keepNext w:val="0"/>
              <w:spacing w:before="20" w:after="20" w:line="260" w:lineRule="exact"/>
              <w:ind w:firstLine="0" w:firstLineChars="0"/>
              <w:jc w:val="center"/>
            </w:pPr>
            <w:r>
              <w:rPr>
                <w:rFonts w:ascii="Times New Roman" w:hAnsi="Times New Roman" w:eastAsia="宋体"/>
                <w:b w:val="0"/>
                <w:sz w:val="18"/>
              </w:rPr>
              <w:t>3～6 h</w:t>
            </w:r>
          </w:p>
        </w:tc>
        <w:tc>
          <w:tcPr>
            <w:tcW w:w="1385" w:type="dxa"/>
            <w:tcMar>
              <w:left w:w="70" w:type="dxa"/>
              <w:right w:w="70" w:type="dxa"/>
            </w:tcMar>
            <w:vAlign w:val="center"/>
          </w:tcPr>
          <w:p w14:paraId="00612F12">
            <w:pPr>
              <w:keepNext w:val="0"/>
              <w:spacing w:before="20" w:after="20" w:line="260" w:lineRule="exact"/>
              <w:ind w:firstLine="0" w:firstLineChars="0"/>
              <w:jc w:val="center"/>
            </w:pPr>
            <w:r>
              <w:rPr>
                <w:rFonts w:ascii="Times New Roman" w:hAnsi="Times New Roman" w:eastAsia="宋体"/>
                <w:b w:val="0"/>
                <w:sz w:val="18"/>
              </w:rPr>
              <w:t>＞1.10～1.40</w:t>
            </w:r>
          </w:p>
        </w:tc>
        <w:tc>
          <w:tcPr>
            <w:tcW w:w="1385" w:type="dxa"/>
            <w:tcMar>
              <w:left w:w="70" w:type="dxa"/>
              <w:right w:w="70" w:type="dxa"/>
            </w:tcMar>
            <w:vAlign w:val="center"/>
          </w:tcPr>
          <w:p w14:paraId="7706A9D5">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3157CE6C">
            <w:pPr>
              <w:keepNext w:val="0"/>
              <w:spacing w:before="20" w:after="20" w:line="260" w:lineRule="exact"/>
              <w:ind w:firstLine="0" w:firstLineChars="0"/>
              <w:jc w:val="center"/>
            </w:pPr>
            <w:r>
              <w:rPr>
                <w:rFonts w:ascii="Times New Roman" w:hAnsi="Times New Roman" w:eastAsia="宋体"/>
                <w:b w:val="0"/>
                <w:sz w:val="18"/>
              </w:rPr>
              <w:t>2.00～2.25</w:t>
            </w:r>
          </w:p>
        </w:tc>
      </w:tr>
      <w:tr w14:paraId="740F738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E75A447">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27BCCF33">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276EAA49">
            <w:pPr>
              <w:keepNext w:val="0"/>
              <w:spacing w:before="20" w:after="20" w:line="260" w:lineRule="exact"/>
              <w:ind w:firstLine="0" w:firstLineChars="0"/>
              <w:jc w:val="center"/>
            </w:pPr>
            <w:r>
              <w:rPr>
                <w:rFonts w:ascii="Times New Roman" w:hAnsi="Times New Roman" w:eastAsia="宋体"/>
                <w:b w:val="0"/>
                <w:sz w:val="18"/>
              </w:rPr>
              <w:t>1～3 h</w:t>
            </w:r>
          </w:p>
        </w:tc>
        <w:tc>
          <w:tcPr>
            <w:tcW w:w="1385" w:type="dxa"/>
            <w:tcMar>
              <w:left w:w="70" w:type="dxa"/>
              <w:right w:w="70" w:type="dxa"/>
            </w:tcMar>
            <w:vAlign w:val="center"/>
          </w:tcPr>
          <w:p w14:paraId="4251CD1A">
            <w:pPr>
              <w:keepNext w:val="0"/>
              <w:spacing w:before="20" w:after="20" w:line="260" w:lineRule="exact"/>
              <w:ind w:firstLine="0" w:firstLineChars="0"/>
              <w:jc w:val="center"/>
            </w:pPr>
            <w:r>
              <w:rPr>
                <w:rFonts w:ascii="Times New Roman" w:hAnsi="Times New Roman" w:eastAsia="宋体"/>
                <w:b w:val="0"/>
                <w:sz w:val="18"/>
              </w:rPr>
              <w:t>＞1.10～1.40</w:t>
            </w:r>
          </w:p>
        </w:tc>
        <w:tc>
          <w:tcPr>
            <w:tcW w:w="1385" w:type="dxa"/>
            <w:tcMar>
              <w:left w:w="70" w:type="dxa"/>
              <w:right w:w="70" w:type="dxa"/>
            </w:tcMar>
            <w:vAlign w:val="center"/>
          </w:tcPr>
          <w:p w14:paraId="67818BB0">
            <w:pPr>
              <w:keepNext w:val="0"/>
              <w:spacing w:before="20" w:after="20" w:line="260" w:lineRule="exact"/>
              <w:ind w:firstLine="0" w:firstLineChars="0"/>
              <w:jc w:val="center"/>
            </w:pPr>
            <w:r>
              <w:rPr>
                <w:rFonts w:ascii="Times New Roman" w:hAnsi="Times New Roman" w:eastAsia="宋体"/>
                <w:b w:val="0"/>
                <w:sz w:val="18"/>
              </w:rPr>
              <w:t>0.04～0.05</w:t>
            </w:r>
          </w:p>
        </w:tc>
        <w:tc>
          <w:tcPr>
            <w:tcW w:w="1385" w:type="dxa"/>
            <w:tcMar>
              <w:left w:w="70" w:type="dxa"/>
              <w:right w:w="70" w:type="dxa"/>
            </w:tcMar>
            <w:vAlign w:val="center"/>
          </w:tcPr>
          <w:p w14:paraId="03D0D6D2">
            <w:pPr>
              <w:keepNext w:val="0"/>
              <w:spacing w:before="20" w:after="20" w:line="260" w:lineRule="exact"/>
              <w:ind w:firstLine="0" w:firstLineChars="0"/>
              <w:jc w:val="center"/>
            </w:pPr>
            <w:r>
              <w:rPr>
                <w:rFonts w:ascii="Times New Roman" w:hAnsi="Times New Roman" w:eastAsia="宋体"/>
                <w:b w:val="0"/>
                <w:sz w:val="18"/>
              </w:rPr>
              <w:t>2.00～2.10</w:t>
            </w:r>
          </w:p>
        </w:tc>
      </w:tr>
      <w:tr w14:paraId="5E42B01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70A8968">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7F45853C">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0DDF86B6">
            <w:pPr>
              <w:keepNext w:val="0"/>
              <w:spacing w:before="20" w:after="20" w:line="260" w:lineRule="exact"/>
              <w:ind w:firstLine="0" w:firstLineChars="0"/>
              <w:jc w:val="center"/>
            </w:pPr>
            <w:r>
              <w:rPr>
                <w:rFonts w:ascii="Times New Roman" w:hAnsi="Times New Roman" w:eastAsia="宋体"/>
                <w:b w:val="0"/>
                <w:sz w:val="18"/>
              </w:rPr>
              <w:t>1～3 h</w:t>
            </w:r>
          </w:p>
        </w:tc>
        <w:tc>
          <w:tcPr>
            <w:tcW w:w="1385" w:type="dxa"/>
            <w:tcMar>
              <w:left w:w="70" w:type="dxa"/>
              <w:right w:w="70" w:type="dxa"/>
            </w:tcMar>
            <w:vAlign w:val="center"/>
          </w:tcPr>
          <w:p w14:paraId="17FF06EE">
            <w:pPr>
              <w:keepNext w:val="0"/>
              <w:spacing w:before="20" w:after="20" w:line="260" w:lineRule="exact"/>
              <w:ind w:firstLine="0" w:firstLineChars="0"/>
              <w:jc w:val="center"/>
            </w:pPr>
            <w:r>
              <w:rPr>
                <w:rFonts w:ascii="Times New Roman" w:hAnsi="Times New Roman" w:eastAsia="宋体"/>
                <w:b w:val="0"/>
                <w:sz w:val="18"/>
              </w:rPr>
              <w:t>＞1.10～1.40</w:t>
            </w:r>
          </w:p>
        </w:tc>
        <w:tc>
          <w:tcPr>
            <w:tcW w:w="1385" w:type="dxa"/>
            <w:tcMar>
              <w:left w:w="70" w:type="dxa"/>
              <w:right w:w="70" w:type="dxa"/>
            </w:tcMar>
            <w:vAlign w:val="center"/>
          </w:tcPr>
          <w:p w14:paraId="36D4A72C">
            <w:pPr>
              <w:keepNext w:val="0"/>
              <w:spacing w:before="20" w:after="20" w:line="260" w:lineRule="exact"/>
              <w:ind w:firstLine="0" w:firstLineChars="0"/>
              <w:jc w:val="center"/>
            </w:pPr>
            <w:r>
              <w:rPr>
                <w:rFonts w:ascii="Times New Roman" w:hAnsi="Times New Roman" w:eastAsia="宋体"/>
                <w:b w:val="0"/>
                <w:sz w:val="18"/>
              </w:rPr>
              <w:t>＞0.05～0.08</w:t>
            </w:r>
          </w:p>
        </w:tc>
        <w:tc>
          <w:tcPr>
            <w:tcW w:w="1385" w:type="dxa"/>
            <w:tcMar>
              <w:left w:w="70" w:type="dxa"/>
              <w:right w:w="70" w:type="dxa"/>
            </w:tcMar>
            <w:vAlign w:val="center"/>
          </w:tcPr>
          <w:p w14:paraId="798782E3">
            <w:pPr>
              <w:keepNext w:val="0"/>
              <w:spacing w:before="20" w:after="20" w:line="260" w:lineRule="exact"/>
              <w:ind w:firstLine="0" w:firstLineChars="0"/>
              <w:jc w:val="center"/>
            </w:pPr>
            <w:r>
              <w:rPr>
                <w:rFonts w:ascii="Times New Roman" w:hAnsi="Times New Roman" w:eastAsia="宋体"/>
                <w:b w:val="0"/>
                <w:sz w:val="18"/>
              </w:rPr>
              <w:t>2.00～2.10</w:t>
            </w:r>
          </w:p>
        </w:tc>
      </w:tr>
      <w:tr w14:paraId="112A79B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5175AD7C">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56091261">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63A8E75A">
            <w:pPr>
              <w:keepNext w:val="0"/>
              <w:spacing w:before="20" w:after="20" w:line="260" w:lineRule="exact"/>
              <w:ind w:firstLine="0" w:firstLineChars="0"/>
              <w:jc w:val="center"/>
            </w:pPr>
            <w:r>
              <w:rPr>
                <w:rFonts w:ascii="Times New Roman" w:hAnsi="Times New Roman" w:eastAsia="宋体"/>
                <w:b w:val="0"/>
                <w:sz w:val="18"/>
              </w:rPr>
              <w:t>1～3 h</w:t>
            </w:r>
          </w:p>
        </w:tc>
        <w:tc>
          <w:tcPr>
            <w:tcW w:w="1385" w:type="dxa"/>
            <w:tcMar>
              <w:left w:w="70" w:type="dxa"/>
              <w:right w:w="70" w:type="dxa"/>
            </w:tcMar>
            <w:vAlign w:val="center"/>
          </w:tcPr>
          <w:p w14:paraId="352E019E">
            <w:pPr>
              <w:keepNext w:val="0"/>
              <w:spacing w:before="20" w:after="20" w:line="260" w:lineRule="exact"/>
              <w:ind w:firstLine="0" w:firstLineChars="0"/>
              <w:jc w:val="center"/>
            </w:pPr>
            <w:r>
              <w:rPr>
                <w:rFonts w:ascii="Times New Roman" w:hAnsi="Times New Roman" w:eastAsia="宋体"/>
                <w:b w:val="0"/>
                <w:sz w:val="18"/>
              </w:rPr>
              <w:t>＞1.10～1.40</w:t>
            </w:r>
          </w:p>
        </w:tc>
        <w:tc>
          <w:tcPr>
            <w:tcW w:w="1385" w:type="dxa"/>
            <w:tcMar>
              <w:left w:w="70" w:type="dxa"/>
              <w:right w:w="70" w:type="dxa"/>
            </w:tcMar>
            <w:vAlign w:val="center"/>
          </w:tcPr>
          <w:p w14:paraId="7B83D39E">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4A0DD5F6">
            <w:pPr>
              <w:keepNext w:val="0"/>
              <w:spacing w:before="20" w:after="20" w:line="260" w:lineRule="exact"/>
              <w:ind w:firstLine="0" w:firstLineChars="0"/>
              <w:jc w:val="center"/>
            </w:pPr>
            <w:r>
              <w:rPr>
                <w:rFonts w:ascii="Times New Roman" w:hAnsi="Times New Roman" w:eastAsia="宋体"/>
                <w:b w:val="0"/>
                <w:sz w:val="18"/>
              </w:rPr>
              <w:t>2.00～2.10</w:t>
            </w:r>
          </w:p>
        </w:tc>
      </w:tr>
      <w:tr w14:paraId="58EE95D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94FA537">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786F9179">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28C8947B">
            <w:pPr>
              <w:keepNext w:val="0"/>
              <w:spacing w:before="20" w:after="20" w:line="260" w:lineRule="exact"/>
              <w:ind w:firstLine="0" w:firstLineChars="0"/>
              <w:jc w:val="center"/>
            </w:pPr>
            <w:r>
              <w:rPr>
                <w:rFonts w:ascii="Times New Roman" w:hAnsi="Times New Roman" w:eastAsia="宋体"/>
                <w:b w:val="0"/>
                <w:sz w:val="18"/>
              </w:rPr>
              <w:t>3～6 h</w:t>
            </w:r>
          </w:p>
        </w:tc>
        <w:tc>
          <w:tcPr>
            <w:tcW w:w="1385" w:type="dxa"/>
            <w:tcMar>
              <w:left w:w="70" w:type="dxa"/>
              <w:right w:w="70" w:type="dxa"/>
            </w:tcMar>
            <w:vAlign w:val="center"/>
          </w:tcPr>
          <w:p w14:paraId="2E96D551">
            <w:pPr>
              <w:keepNext w:val="0"/>
              <w:spacing w:before="20" w:after="20" w:line="260" w:lineRule="exact"/>
              <w:ind w:firstLine="0" w:firstLineChars="0"/>
              <w:jc w:val="center"/>
            </w:pPr>
            <w:r>
              <w:rPr>
                <w:rFonts w:ascii="Times New Roman" w:hAnsi="Times New Roman" w:eastAsia="宋体"/>
                <w:b w:val="0"/>
                <w:sz w:val="18"/>
              </w:rPr>
              <w:t>＞1.10～1.40</w:t>
            </w:r>
          </w:p>
        </w:tc>
        <w:tc>
          <w:tcPr>
            <w:tcW w:w="1385" w:type="dxa"/>
            <w:tcMar>
              <w:left w:w="70" w:type="dxa"/>
              <w:right w:w="70" w:type="dxa"/>
            </w:tcMar>
            <w:vAlign w:val="center"/>
          </w:tcPr>
          <w:p w14:paraId="4BDFA141">
            <w:pPr>
              <w:keepNext w:val="0"/>
              <w:spacing w:before="20" w:after="20" w:line="260" w:lineRule="exact"/>
              <w:ind w:firstLine="0" w:firstLineChars="0"/>
              <w:jc w:val="center"/>
            </w:pPr>
            <w:r>
              <w:rPr>
                <w:rFonts w:ascii="Times New Roman" w:hAnsi="Times New Roman" w:eastAsia="宋体"/>
                <w:b w:val="0"/>
                <w:sz w:val="18"/>
              </w:rPr>
              <w:t>0.04～0.05</w:t>
            </w:r>
          </w:p>
        </w:tc>
        <w:tc>
          <w:tcPr>
            <w:tcW w:w="1385" w:type="dxa"/>
            <w:tcMar>
              <w:left w:w="70" w:type="dxa"/>
              <w:right w:w="70" w:type="dxa"/>
            </w:tcMar>
            <w:vAlign w:val="center"/>
          </w:tcPr>
          <w:p w14:paraId="1BEE2C92">
            <w:pPr>
              <w:keepNext w:val="0"/>
              <w:spacing w:before="20" w:after="20" w:line="260" w:lineRule="exact"/>
              <w:ind w:firstLine="0" w:firstLineChars="0"/>
              <w:jc w:val="center"/>
            </w:pPr>
            <w:r>
              <w:rPr>
                <w:rFonts w:ascii="Times New Roman" w:hAnsi="Times New Roman" w:eastAsia="宋体"/>
                <w:b w:val="0"/>
                <w:sz w:val="18"/>
              </w:rPr>
              <w:t>2.00～2.10</w:t>
            </w:r>
          </w:p>
        </w:tc>
      </w:tr>
      <w:tr w14:paraId="49D57D8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29DB49F">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488AC61E">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7936C674">
            <w:pPr>
              <w:keepNext w:val="0"/>
              <w:spacing w:before="20" w:after="20" w:line="260" w:lineRule="exact"/>
              <w:ind w:firstLine="0" w:firstLineChars="0"/>
              <w:jc w:val="center"/>
            </w:pPr>
            <w:r>
              <w:rPr>
                <w:rFonts w:ascii="Times New Roman" w:hAnsi="Times New Roman" w:eastAsia="宋体"/>
                <w:b w:val="0"/>
                <w:sz w:val="18"/>
              </w:rPr>
              <w:t>3～6 h</w:t>
            </w:r>
          </w:p>
        </w:tc>
        <w:tc>
          <w:tcPr>
            <w:tcW w:w="1385" w:type="dxa"/>
            <w:tcMar>
              <w:left w:w="70" w:type="dxa"/>
              <w:right w:w="70" w:type="dxa"/>
            </w:tcMar>
            <w:vAlign w:val="center"/>
          </w:tcPr>
          <w:p w14:paraId="73A2C171">
            <w:pPr>
              <w:keepNext w:val="0"/>
              <w:spacing w:before="20" w:after="20" w:line="260" w:lineRule="exact"/>
              <w:ind w:firstLine="0" w:firstLineChars="0"/>
              <w:jc w:val="center"/>
            </w:pPr>
            <w:r>
              <w:rPr>
                <w:rFonts w:ascii="Times New Roman" w:hAnsi="Times New Roman" w:eastAsia="宋体"/>
                <w:b w:val="0"/>
                <w:sz w:val="18"/>
              </w:rPr>
              <w:t>＞1.10～1.40</w:t>
            </w:r>
          </w:p>
        </w:tc>
        <w:tc>
          <w:tcPr>
            <w:tcW w:w="1385" w:type="dxa"/>
            <w:tcMar>
              <w:left w:w="70" w:type="dxa"/>
              <w:right w:w="70" w:type="dxa"/>
            </w:tcMar>
            <w:vAlign w:val="center"/>
          </w:tcPr>
          <w:p w14:paraId="4F6C803D">
            <w:pPr>
              <w:keepNext w:val="0"/>
              <w:spacing w:before="20" w:after="20" w:line="260" w:lineRule="exact"/>
              <w:ind w:firstLine="0" w:firstLineChars="0"/>
              <w:jc w:val="center"/>
            </w:pPr>
            <w:r>
              <w:rPr>
                <w:rFonts w:ascii="Times New Roman" w:hAnsi="Times New Roman" w:eastAsia="宋体"/>
                <w:b w:val="0"/>
                <w:sz w:val="18"/>
              </w:rPr>
              <w:t>＞0.05～0.08</w:t>
            </w:r>
          </w:p>
        </w:tc>
        <w:tc>
          <w:tcPr>
            <w:tcW w:w="1385" w:type="dxa"/>
            <w:tcMar>
              <w:left w:w="70" w:type="dxa"/>
              <w:right w:w="70" w:type="dxa"/>
            </w:tcMar>
            <w:vAlign w:val="center"/>
          </w:tcPr>
          <w:p w14:paraId="10B134B8">
            <w:pPr>
              <w:keepNext w:val="0"/>
              <w:spacing w:before="20" w:after="20" w:line="260" w:lineRule="exact"/>
              <w:ind w:firstLine="0" w:firstLineChars="0"/>
              <w:jc w:val="center"/>
            </w:pPr>
            <w:r>
              <w:rPr>
                <w:rFonts w:ascii="Times New Roman" w:hAnsi="Times New Roman" w:eastAsia="宋体"/>
                <w:b w:val="0"/>
                <w:sz w:val="18"/>
              </w:rPr>
              <w:t>2.00～2.10</w:t>
            </w:r>
          </w:p>
        </w:tc>
      </w:tr>
      <w:tr w14:paraId="0130A97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9B61D5D">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70C198AD">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667350B3">
            <w:pPr>
              <w:keepNext w:val="0"/>
              <w:spacing w:before="20" w:after="20" w:line="260" w:lineRule="exact"/>
              <w:ind w:firstLine="0" w:firstLineChars="0"/>
              <w:jc w:val="center"/>
            </w:pPr>
            <w:r>
              <w:rPr>
                <w:rFonts w:ascii="Times New Roman" w:hAnsi="Times New Roman" w:eastAsia="宋体"/>
                <w:b w:val="0"/>
                <w:sz w:val="18"/>
              </w:rPr>
              <w:t>3～6 h</w:t>
            </w:r>
          </w:p>
        </w:tc>
        <w:tc>
          <w:tcPr>
            <w:tcW w:w="1385" w:type="dxa"/>
            <w:tcMar>
              <w:left w:w="70" w:type="dxa"/>
              <w:right w:w="70" w:type="dxa"/>
            </w:tcMar>
            <w:vAlign w:val="center"/>
          </w:tcPr>
          <w:p w14:paraId="2F26C185">
            <w:pPr>
              <w:keepNext w:val="0"/>
              <w:spacing w:before="20" w:after="20" w:line="260" w:lineRule="exact"/>
              <w:ind w:firstLine="0" w:firstLineChars="0"/>
              <w:jc w:val="center"/>
            </w:pPr>
            <w:r>
              <w:rPr>
                <w:rFonts w:ascii="Times New Roman" w:hAnsi="Times New Roman" w:eastAsia="宋体"/>
                <w:b w:val="0"/>
                <w:sz w:val="18"/>
              </w:rPr>
              <w:t>＞1.10～1.40</w:t>
            </w:r>
          </w:p>
        </w:tc>
        <w:tc>
          <w:tcPr>
            <w:tcW w:w="1385" w:type="dxa"/>
            <w:tcMar>
              <w:left w:w="70" w:type="dxa"/>
              <w:right w:w="70" w:type="dxa"/>
            </w:tcMar>
            <w:vAlign w:val="center"/>
          </w:tcPr>
          <w:p w14:paraId="28C671CB">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0BF59541">
            <w:pPr>
              <w:keepNext w:val="0"/>
              <w:spacing w:before="20" w:after="20" w:line="260" w:lineRule="exact"/>
              <w:ind w:firstLine="0" w:firstLineChars="0"/>
              <w:jc w:val="center"/>
            </w:pPr>
            <w:r>
              <w:rPr>
                <w:rFonts w:ascii="Times New Roman" w:hAnsi="Times New Roman" w:eastAsia="宋体"/>
                <w:b w:val="0"/>
                <w:sz w:val="18"/>
              </w:rPr>
              <w:t>2.00～2.10</w:t>
            </w:r>
          </w:p>
        </w:tc>
      </w:tr>
      <w:tr w14:paraId="0E09D58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73944246">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2D138C16">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1BAC48E8">
            <w:pPr>
              <w:keepNext w:val="0"/>
              <w:spacing w:before="20" w:after="20" w:line="260" w:lineRule="exact"/>
              <w:ind w:firstLine="0" w:firstLineChars="0"/>
              <w:jc w:val="center"/>
            </w:pPr>
            <w:r>
              <w:rPr>
                <w:rFonts w:ascii="Times New Roman" w:hAnsi="Times New Roman" w:eastAsia="宋体"/>
                <w:b w:val="0"/>
                <w:sz w:val="18"/>
              </w:rPr>
              <w:t>1～3 h</w:t>
            </w:r>
          </w:p>
        </w:tc>
        <w:tc>
          <w:tcPr>
            <w:tcW w:w="1385" w:type="dxa"/>
            <w:tcMar>
              <w:left w:w="70" w:type="dxa"/>
              <w:right w:w="70" w:type="dxa"/>
            </w:tcMar>
            <w:vAlign w:val="center"/>
          </w:tcPr>
          <w:p w14:paraId="6652DE2E">
            <w:pPr>
              <w:keepNext w:val="0"/>
              <w:spacing w:before="20" w:after="20" w:line="260" w:lineRule="exact"/>
              <w:ind w:firstLine="0" w:firstLineChars="0"/>
              <w:jc w:val="center"/>
            </w:pPr>
            <w:r>
              <w:rPr>
                <w:rFonts w:ascii="Times New Roman" w:hAnsi="Times New Roman" w:eastAsia="宋体"/>
                <w:b w:val="0"/>
                <w:sz w:val="18"/>
              </w:rPr>
              <w:t>＞1.10～1.40</w:t>
            </w:r>
          </w:p>
        </w:tc>
        <w:tc>
          <w:tcPr>
            <w:tcW w:w="1385" w:type="dxa"/>
            <w:tcMar>
              <w:left w:w="70" w:type="dxa"/>
              <w:right w:w="70" w:type="dxa"/>
            </w:tcMar>
            <w:vAlign w:val="center"/>
          </w:tcPr>
          <w:p w14:paraId="62939D7A">
            <w:pPr>
              <w:keepNext w:val="0"/>
              <w:spacing w:before="20" w:after="20" w:line="260" w:lineRule="exact"/>
              <w:ind w:firstLine="0" w:firstLineChars="0"/>
              <w:jc w:val="center"/>
            </w:pPr>
            <w:r>
              <w:rPr>
                <w:rFonts w:ascii="Times New Roman" w:hAnsi="Times New Roman" w:eastAsia="宋体"/>
                <w:b w:val="0"/>
                <w:sz w:val="18"/>
              </w:rPr>
              <w:t>0.04～0.05</w:t>
            </w:r>
          </w:p>
        </w:tc>
        <w:tc>
          <w:tcPr>
            <w:tcW w:w="1385" w:type="dxa"/>
            <w:tcMar>
              <w:left w:w="70" w:type="dxa"/>
              <w:right w:w="70" w:type="dxa"/>
            </w:tcMar>
            <w:vAlign w:val="center"/>
          </w:tcPr>
          <w:p w14:paraId="4423C160">
            <w:pPr>
              <w:keepNext w:val="0"/>
              <w:spacing w:before="20" w:after="20" w:line="260" w:lineRule="exact"/>
              <w:ind w:firstLine="0" w:firstLineChars="0"/>
              <w:jc w:val="center"/>
            </w:pPr>
            <w:r>
              <w:rPr>
                <w:rFonts w:ascii="Times New Roman" w:hAnsi="Times New Roman" w:eastAsia="宋体"/>
                <w:b w:val="0"/>
                <w:sz w:val="18"/>
              </w:rPr>
              <w:t>2.00～2.50</w:t>
            </w:r>
          </w:p>
        </w:tc>
      </w:tr>
      <w:tr w14:paraId="782822F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1AF7B0F">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6F1651E9">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774A559E">
            <w:pPr>
              <w:keepNext w:val="0"/>
              <w:spacing w:before="20" w:after="20" w:line="260" w:lineRule="exact"/>
              <w:ind w:firstLine="0" w:firstLineChars="0"/>
              <w:jc w:val="center"/>
            </w:pPr>
            <w:r>
              <w:rPr>
                <w:rFonts w:ascii="Times New Roman" w:hAnsi="Times New Roman" w:eastAsia="宋体"/>
                <w:b w:val="0"/>
                <w:sz w:val="18"/>
              </w:rPr>
              <w:t>1～3 h</w:t>
            </w:r>
          </w:p>
        </w:tc>
        <w:tc>
          <w:tcPr>
            <w:tcW w:w="1385" w:type="dxa"/>
            <w:tcMar>
              <w:left w:w="70" w:type="dxa"/>
              <w:right w:w="70" w:type="dxa"/>
            </w:tcMar>
            <w:vAlign w:val="center"/>
          </w:tcPr>
          <w:p w14:paraId="35538857">
            <w:pPr>
              <w:keepNext w:val="0"/>
              <w:spacing w:before="20" w:after="20" w:line="260" w:lineRule="exact"/>
              <w:ind w:firstLine="0" w:firstLineChars="0"/>
              <w:jc w:val="center"/>
            </w:pPr>
            <w:r>
              <w:rPr>
                <w:rFonts w:ascii="Times New Roman" w:hAnsi="Times New Roman" w:eastAsia="宋体"/>
                <w:b w:val="0"/>
                <w:sz w:val="18"/>
              </w:rPr>
              <w:t>＞1.10～1.40</w:t>
            </w:r>
          </w:p>
        </w:tc>
        <w:tc>
          <w:tcPr>
            <w:tcW w:w="1385" w:type="dxa"/>
            <w:tcMar>
              <w:left w:w="70" w:type="dxa"/>
              <w:right w:w="70" w:type="dxa"/>
            </w:tcMar>
            <w:vAlign w:val="center"/>
          </w:tcPr>
          <w:p w14:paraId="3C7CB320">
            <w:pPr>
              <w:keepNext w:val="0"/>
              <w:spacing w:before="20" w:after="20" w:line="260" w:lineRule="exact"/>
              <w:ind w:firstLine="0" w:firstLineChars="0"/>
              <w:jc w:val="center"/>
            </w:pPr>
            <w:r>
              <w:rPr>
                <w:rFonts w:ascii="Times New Roman" w:hAnsi="Times New Roman" w:eastAsia="宋体"/>
                <w:b w:val="0"/>
                <w:sz w:val="18"/>
              </w:rPr>
              <w:t>＞0.05～0.08</w:t>
            </w:r>
          </w:p>
        </w:tc>
        <w:tc>
          <w:tcPr>
            <w:tcW w:w="1385" w:type="dxa"/>
            <w:tcMar>
              <w:left w:w="70" w:type="dxa"/>
              <w:right w:w="70" w:type="dxa"/>
            </w:tcMar>
            <w:vAlign w:val="center"/>
          </w:tcPr>
          <w:p w14:paraId="61A018D1">
            <w:pPr>
              <w:keepNext w:val="0"/>
              <w:spacing w:before="20" w:after="20" w:line="260" w:lineRule="exact"/>
              <w:ind w:firstLine="0" w:firstLineChars="0"/>
              <w:jc w:val="center"/>
            </w:pPr>
            <w:r>
              <w:rPr>
                <w:rFonts w:ascii="Times New Roman" w:hAnsi="Times New Roman" w:eastAsia="宋体"/>
                <w:b w:val="0"/>
                <w:sz w:val="18"/>
              </w:rPr>
              <w:t>2.00～2.45</w:t>
            </w:r>
          </w:p>
        </w:tc>
      </w:tr>
      <w:tr w14:paraId="19F45C4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C81C165">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145518EB">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5EB6739F">
            <w:pPr>
              <w:keepNext w:val="0"/>
              <w:spacing w:before="20" w:after="20" w:line="260" w:lineRule="exact"/>
              <w:ind w:firstLine="0" w:firstLineChars="0"/>
              <w:jc w:val="center"/>
            </w:pPr>
            <w:r>
              <w:rPr>
                <w:rFonts w:ascii="Times New Roman" w:hAnsi="Times New Roman" w:eastAsia="宋体"/>
                <w:b w:val="0"/>
                <w:sz w:val="18"/>
              </w:rPr>
              <w:t>1～3 h</w:t>
            </w:r>
          </w:p>
        </w:tc>
        <w:tc>
          <w:tcPr>
            <w:tcW w:w="1385" w:type="dxa"/>
            <w:tcMar>
              <w:left w:w="70" w:type="dxa"/>
              <w:right w:w="70" w:type="dxa"/>
            </w:tcMar>
            <w:vAlign w:val="center"/>
          </w:tcPr>
          <w:p w14:paraId="65C59EAF">
            <w:pPr>
              <w:keepNext w:val="0"/>
              <w:spacing w:before="20" w:after="20" w:line="260" w:lineRule="exact"/>
              <w:ind w:firstLine="0" w:firstLineChars="0"/>
              <w:jc w:val="center"/>
            </w:pPr>
            <w:r>
              <w:rPr>
                <w:rFonts w:ascii="Times New Roman" w:hAnsi="Times New Roman" w:eastAsia="宋体"/>
                <w:b w:val="0"/>
                <w:sz w:val="18"/>
              </w:rPr>
              <w:t>＞1.10～1.40</w:t>
            </w:r>
          </w:p>
        </w:tc>
        <w:tc>
          <w:tcPr>
            <w:tcW w:w="1385" w:type="dxa"/>
            <w:tcMar>
              <w:left w:w="70" w:type="dxa"/>
              <w:right w:w="70" w:type="dxa"/>
            </w:tcMar>
            <w:vAlign w:val="center"/>
          </w:tcPr>
          <w:p w14:paraId="66A5A8AD">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595CD5BB">
            <w:pPr>
              <w:keepNext w:val="0"/>
              <w:spacing w:before="20" w:after="20" w:line="260" w:lineRule="exact"/>
              <w:ind w:firstLine="0" w:firstLineChars="0"/>
              <w:jc w:val="center"/>
            </w:pPr>
            <w:r>
              <w:rPr>
                <w:rFonts w:ascii="Times New Roman" w:hAnsi="Times New Roman" w:eastAsia="宋体"/>
                <w:b w:val="0"/>
                <w:sz w:val="18"/>
              </w:rPr>
              <w:t>2.00～2.45</w:t>
            </w:r>
          </w:p>
        </w:tc>
      </w:tr>
      <w:tr w14:paraId="79C1B00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3BBD002">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5741DBEC">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0509B5CD">
            <w:pPr>
              <w:keepNext w:val="0"/>
              <w:spacing w:before="20" w:after="20" w:line="260" w:lineRule="exact"/>
              <w:ind w:firstLine="0" w:firstLineChars="0"/>
              <w:jc w:val="center"/>
            </w:pPr>
            <w:r>
              <w:rPr>
                <w:rFonts w:ascii="Times New Roman" w:hAnsi="Times New Roman" w:eastAsia="宋体"/>
                <w:b w:val="0"/>
                <w:sz w:val="18"/>
              </w:rPr>
              <w:t>3～6 h</w:t>
            </w:r>
          </w:p>
        </w:tc>
        <w:tc>
          <w:tcPr>
            <w:tcW w:w="1385" w:type="dxa"/>
            <w:tcMar>
              <w:left w:w="70" w:type="dxa"/>
              <w:right w:w="70" w:type="dxa"/>
            </w:tcMar>
            <w:vAlign w:val="center"/>
          </w:tcPr>
          <w:p w14:paraId="2CA70D1E">
            <w:pPr>
              <w:keepNext w:val="0"/>
              <w:spacing w:before="20" w:after="20" w:line="260" w:lineRule="exact"/>
              <w:ind w:firstLine="0" w:firstLineChars="0"/>
              <w:jc w:val="center"/>
            </w:pPr>
            <w:r>
              <w:rPr>
                <w:rFonts w:ascii="Times New Roman" w:hAnsi="Times New Roman" w:eastAsia="宋体"/>
                <w:b w:val="0"/>
                <w:sz w:val="18"/>
              </w:rPr>
              <w:t>＞1.10～1.40</w:t>
            </w:r>
          </w:p>
        </w:tc>
        <w:tc>
          <w:tcPr>
            <w:tcW w:w="1385" w:type="dxa"/>
            <w:tcMar>
              <w:left w:w="70" w:type="dxa"/>
              <w:right w:w="70" w:type="dxa"/>
            </w:tcMar>
            <w:vAlign w:val="center"/>
          </w:tcPr>
          <w:p w14:paraId="2895E2DF">
            <w:pPr>
              <w:keepNext w:val="0"/>
              <w:spacing w:before="20" w:after="20" w:line="260" w:lineRule="exact"/>
              <w:ind w:firstLine="0" w:firstLineChars="0"/>
              <w:jc w:val="center"/>
            </w:pPr>
            <w:r>
              <w:rPr>
                <w:rFonts w:ascii="Times New Roman" w:hAnsi="Times New Roman" w:eastAsia="宋体"/>
                <w:b w:val="0"/>
                <w:sz w:val="18"/>
              </w:rPr>
              <w:t>0.04～0.05</w:t>
            </w:r>
          </w:p>
        </w:tc>
        <w:tc>
          <w:tcPr>
            <w:tcW w:w="1385" w:type="dxa"/>
            <w:tcMar>
              <w:left w:w="70" w:type="dxa"/>
              <w:right w:w="70" w:type="dxa"/>
            </w:tcMar>
            <w:vAlign w:val="center"/>
          </w:tcPr>
          <w:p w14:paraId="47A3E056">
            <w:pPr>
              <w:keepNext w:val="0"/>
              <w:spacing w:before="20" w:after="20" w:line="260" w:lineRule="exact"/>
              <w:ind w:firstLine="0" w:firstLineChars="0"/>
              <w:jc w:val="center"/>
            </w:pPr>
            <w:r>
              <w:rPr>
                <w:rFonts w:ascii="Times New Roman" w:hAnsi="Times New Roman" w:eastAsia="宋体"/>
                <w:b w:val="0"/>
                <w:sz w:val="18"/>
              </w:rPr>
              <w:t>2.00～2.50</w:t>
            </w:r>
          </w:p>
        </w:tc>
      </w:tr>
      <w:tr w14:paraId="092B5CB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1F92289">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1392F051">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70E096AA">
            <w:pPr>
              <w:keepNext w:val="0"/>
              <w:spacing w:before="20" w:after="20" w:line="260" w:lineRule="exact"/>
              <w:ind w:firstLine="0" w:firstLineChars="0"/>
              <w:jc w:val="center"/>
            </w:pPr>
            <w:r>
              <w:rPr>
                <w:rFonts w:ascii="Times New Roman" w:hAnsi="Times New Roman" w:eastAsia="宋体"/>
                <w:b w:val="0"/>
                <w:sz w:val="18"/>
              </w:rPr>
              <w:t>3～6 h</w:t>
            </w:r>
          </w:p>
        </w:tc>
        <w:tc>
          <w:tcPr>
            <w:tcW w:w="1385" w:type="dxa"/>
            <w:tcMar>
              <w:left w:w="70" w:type="dxa"/>
              <w:right w:w="70" w:type="dxa"/>
            </w:tcMar>
            <w:vAlign w:val="center"/>
          </w:tcPr>
          <w:p w14:paraId="2D46F8CA">
            <w:pPr>
              <w:keepNext w:val="0"/>
              <w:spacing w:before="20" w:after="20" w:line="260" w:lineRule="exact"/>
              <w:ind w:firstLine="0" w:firstLineChars="0"/>
              <w:jc w:val="center"/>
            </w:pPr>
            <w:r>
              <w:rPr>
                <w:rFonts w:ascii="Times New Roman" w:hAnsi="Times New Roman" w:eastAsia="宋体"/>
                <w:b w:val="0"/>
                <w:sz w:val="18"/>
              </w:rPr>
              <w:t>＞1.10～1.40</w:t>
            </w:r>
          </w:p>
        </w:tc>
        <w:tc>
          <w:tcPr>
            <w:tcW w:w="1385" w:type="dxa"/>
            <w:tcMar>
              <w:left w:w="70" w:type="dxa"/>
              <w:right w:w="70" w:type="dxa"/>
            </w:tcMar>
            <w:vAlign w:val="center"/>
          </w:tcPr>
          <w:p w14:paraId="698929AF">
            <w:pPr>
              <w:keepNext w:val="0"/>
              <w:spacing w:before="20" w:after="20" w:line="260" w:lineRule="exact"/>
              <w:ind w:firstLine="0" w:firstLineChars="0"/>
              <w:jc w:val="center"/>
            </w:pPr>
            <w:r>
              <w:rPr>
                <w:rFonts w:ascii="Times New Roman" w:hAnsi="Times New Roman" w:eastAsia="宋体"/>
                <w:b w:val="0"/>
                <w:sz w:val="18"/>
              </w:rPr>
              <w:t>＞0.05～0.08</w:t>
            </w:r>
          </w:p>
        </w:tc>
        <w:tc>
          <w:tcPr>
            <w:tcW w:w="1385" w:type="dxa"/>
            <w:tcMar>
              <w:left w:w="70" w:type="dxa"/>
              <w:right w:w="70" w:type="dxa"/>
            </w:tcMar>
            <w:vAlign w:val="center"/>
          </w:tcPr>
          <w:p w14:paraId="114E39A3">
            <w:pPr>
              <w:keepNext w:val="0"/>
              <w:spacing w:before="20" w:after="20" w:line="260" w:lineRule="exact"/>
              <w:ind w:firstLine="0" w:firstLineChars="0"/>
              <w:jc w:val="center"/>
            </w:pPr>
            <w:r>
              <w:rPr>
                <w:rFonts w:ascii="Times New Roman" w:hAnsi="Times New Roman" w:eastAsia="宋体"/>
                <w:b w:val="0"/>
                <w:sz w:val="18"/>
              </w:rPr>
              <w:t>2.00～2.50</w:t>
            </w:r>
          </w:p>
        </w:tc>
      </w:tr>
      <w:tr w14:paraId="43C3839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1B47E71">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2D500B22">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556116CF">
            <w:pPr>
              <w:keepNext w:val="0"/>
              <w:spacing w:before="20" w:after="20" w:line="260" w:lineRule="exact"/>
              <w:ind w:firstLine="0" w:firstLineChars="0"/>
              <w:jc w:val="center"/>
            </w:pPr>
            <w:r>
              <w:rPr>
                <w:rFonts w:ascii="Times New Roman" w:hAnsi="Times New Roman" w:eastAsia="宋体"/>
                <w:b w:val="0"/>
                <w:sz w:val="18"/>
              </w:rPr>
              <w:t>3～6 h</w:t>
            </w:r>
          </w:p>
        </w:tc>
        <w:tc>
          <w:tcPr>
            <w:tcW w:w="1385" w:type="dxa"/>
            <w:tcMar>
              <w:left w:w="70" w:type="dxa"/>
              <w:right w:w="70" w:type="dxa"/>
            </w:tcMar>
            <w:vAlign w:val="center"/>
          </w:tcPr>
          <w:p w14:paraId="189C45CA">
            <w:pPr>
              <w:keepNext w:val="0"/>
              <w:spacing w:before="20" w:after="20" w:line="260" w:lineRule="exact"/>
              <w:ind w:firstLine="0" w:firstLineChars="0"/>
              <w:jc w:val="center"/>
            </w:pPr>
            <w:r>
              <w:rPr>
                <w:rFonts w:ascii="Times New Roman" w:hAnsi="Times New Roman" w:eastAsia="宋体"/>
                <w:b w:val="0"/>
                <w:sz w:val="18"/>
              </w:rPr>
              <w:t>＞1.10～1.40</w:t>
            </w:r>
          </w:p>
        </w:tc>
        <w:tc>
          <w:tcPr>
            <w:tcW w:w="1385" w:type="dxa"/>
            <w:tcMar>
              <w:left w:w="70" w:type="dxa"/>
              <w:right w:w="70" w:type="dxa"/>
            </w:tcMar>
            <w:vAlign w:val="center"/>
          </w:tcPr>
          <w:p w14:paraId="0AE70FB3">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2CCBCF11">
            <w:pPr>
              <w:keepNext w:val="0"/>
              <w:spacing w:before="20" w:after="20" w:line="260" w:lineRule="exact"/>
              <w:ind w:firstLine="0" w:firstLineChars="0"/>
              <w:jc w:val="center"/>
            </w:pPr>
            <w:r>
              <w:rPr>
                <w:rFonts w:ascii="Times New Roman" w:hAnsi="Times New Roman" w:eastAsia="宋体"/>
                <w:b w:val="0"/>
                <w:sz w:val="18"/>
              </w:rPr>
              <w:t>2.00～2.45</w:t>
            </w:r>
          </w:p>
        </w:tc>
      </w:tr>
      <w:tr w14:paraId="3ED7838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99F0FA7">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58260118">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726BBFAA">
            <w:pPr>
              <w:keepNext w:val="0"/>
              <w:spacing w:before="20" w:after="20" w:line="260" w:lineRule="exact"/>
              <w:ind w:firstLine="0" w:firstLineChars="0"/>
              <w:jc w:val="center"/>
            </w:pPr>
            <w:r>
              <w:rPr>
                <w:rFonts w:ascii="Times New Roman" w:hAnsi="Times New Roman" w:eastAsia="宋体"/>
                <w:b w:val="0"/>
                <w:sz w:val="18"/>
              </w:rPr>
              <w:t>1～3 h</w:t>
            </w:r>
          </w:p>
        </w:tc>
        <w:tc>
          <w:tcPr>
            <w:tcW w:w="1385" w:type="dxa"/>
            <w:tcMar>
              <w:left w:w="70" w:type="dxa"/>
              <w:right w:w="70" w:type="dxa"/>
            </w:tcMar>
            <w:vAlign w:val="center"/>
          </w:tcPr>
          <w:p w14:paraId="68EE0DD4">
            <w:pPr>
              <w:keepNext w:val="0"/>
              <w:spacing w:before="20" w:after="20" w:line="260" w:lineRule="exact"/>
              <w:ind w:firstLine="0" w:firstLineChars="0"/>
              <w:jc w:val="center"/>
            </w:pPr>
            <w:r>
              <w:rPr>
                <w:rFonts w:ascii="Times New Roman" w:hAnsi="Times New Roman" w:eastAsia="宋体"/>
                <w:b w:val="0"/>
                <w:sz w:val="18"/>
              </w:rPr>
              <w:t>＞1.10～1.40</w:t>
            </w:r>
          </w:p>
        </w:tc>
        <w:tc>
          <w:tcPr>
            <w:tcW w:w="1385" w:type="dxa"/>
            <w:tcMar>
              <w:left w:w="70" w:type="dxa"/>
              <w:right w:w="70" w:type="dxa"/>
            </w:tcMar>
            <w:vAlign w:val="center"/>
          </w:tcPr>
          <w:p w14:paraId="5C327EC9">
            <w:pPr>
              <w:keepNext w:val="0"/>
              <w:spacing w:before="20" w:after="20" w:line="260" w:lineRule="exact"/>
              <w:ind w:firstLine="0" w:firstLineChars="0"/>
              <w:jc w:val="center"/>
            </w:pPr>
            <w:r>
              <w:rPr>
                <w:rFonts w:ascii="Times New Roman" w:hAnsi="Times New Roman" w:eastAsia="宋体"/>
                <w:b w:val="0"/>
                <w:sz w:val="18"/>
              </w:rPr>
              <w:t>0.04～0.05</w:t>
            </w:r>
          </w:p>
        </w:tc>
        <w:tc>
          <w:tcPr>
            <w:tcW w:w="1385" w:type="dxa"/>
            <w:tcMar>
              <w:left w:w="70" w:type="dxa"/>
              <w:right w:w="70" w:type="dxa"/>
            </w:tcMar>
            <w:vAlign w:val="center"/>
          </w:tcPr>
          <w:p w14:paraId="03ED3561">
            <w:pPr>
              <w:keepNext w:val="0"/>
              <w:spacing w:before="20" w:after="20" w:line="260" w:lineRule="exact"/>
              <w:ind w:firstLine="0" w:firstLineChars="0"/>
              <w:jc w:val="center"/>
            </w:pPr>
            <w:r>
              <w:rPr>
                <w:rFonts w:ascii="Times New Roman" w:hAnsi="Times New Roman" w:eastAsia="宋体"/>
                <w:b w:val="0"/>
                <w:sz w:val="18"/>
              </w:rPr>
              <w:t>2.00～2.25</w:t>
            </w:r>
          </w:p>
        </w:tc>
      </w:tr>
      <w:tr w14:paraId="016AF34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020B228">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1D6FCF80">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779E98F3">
            <w:pPr>
              <w:keepNext w:val="0"/>
              <w:spacing w:before="20" w:after="20" w:line="260" w:lineRule="exact"/>
              <w:ind w:firstLine="0" w:firstLineChars="0"/>
              <w:jc w:val="center"/>
            </w:pPr>
            <w:r>
              <w:rPr>
                <w:rFonts w:ascii="Times New Roman" w:hAnsi="Times New Roman" w:eastAsia="宋体"/>
                <w:b w:val="0"/>
                <w:sz w:val="18"/>
              </w:rPr>
              <w:t>1～3 h</w:t>
            </w:r>
          </w:p>
        </w:tc>
        <w:tc>
          <w:tcPr>
            <w:tcW w:w="1385" w:type="dxa"/>
            <w:tcMar>
              <w:left w:w="70" w:type="dxa"/>
              <w:right w:w="70" w:type="dxa"/>
            </w:tcMar>
            <w:vAlign w:val="center"/>
          </w:tcPr>
          <w:p w14:paraId="1E16DAA6">
            <w:pPr>
              <w:keepNext w:val="0"/>
              <w:spacing w:before="20" w:after="20" w:line="260" w:lineRule="exact"/>
              <w:ind w:firstLine="0" w:firstLineChars="0"/>
              <w:jc w:val="center"/>
            </w:pPr>
            <w:r>
              <w:rPr>
                <w:rFonts w:ascii="Times New Roman" w:hAnsi="Times New Roman" w:eastAsia="宋体"/>
                <w:b w:val="0"/>
                <w:sz w:val="18"/>
              </w:rPr>
              <w:t>＞1.10～1.40</w:t>
            </w:r>
          </w:p>
        </w:tc>
        <w:tc>
          <w:tcPr>
            <w:tcW w:w="1385" w:type="dxa"/>
            <w:tcMar>
              <w:left w:w="70" w:type="dxa"/>
              <w:right w:w="70" w:type="dxa"/>
            </w:tcMar>
            <w:vAlign w:val="center"/>
          </w:tcPr>
          <w:p w14:paraId="59811245">
            <w:pPr>
              <w:keepNext w:val="0"/>
              <w:spacing w:before="20" w:after="20" w:line="260" w:lineRule="exact"/>
              <w:ind w:firstLine="0" w:firstLineChars="0"/>
              <w:jc w:val="center"/>
            </w:pPr>
            <w:r>
              <w:rPr>
                <w:rFonts w:ascii="Times New Roman" w:hAnsi="Times New Roman" w:eastAsia="宋体"/>
                <w:b w:val="0"/>
                <w:sz w:val="18"/>
              </w:rPr>
              <w:t>＞0.05～0.08</w:t>
            </w:r>
          </w:p>
        </w:tc>
        <w:tc>
          <w:tcPr>
            <w:tcW w:w="1385" w:type="dxa"/>
            <w:tcMar>
              <w:left w:w="70" w:type="dxa"/>
              <w:right w:w="70" w:type="dxa"/>
            </w:tcMar>
            <w:vAlign w:val="center"/>
          </w:tcPr>
          <w:p w14:paraId="181E510C">
            <w:pPr>
              <w:keepNext w:val="0"/>
              <w:spacing w:before="20" w:after="20" w:line="260" w:lineRule="exact"/>
              <w:ind w:firstLine="0" w:firstLineChars="0"/>
              <w:jc w:val="center"/>
            </w:pPr>
            <w:r>
              <w:rPr>
                <w:rFonts w:ascii="Times New Roman" w:hAnsi="Times New Roman" w:eastAsia="宋体"/>
                <w:b w:val="0"/>
                <w:sz w:val="18"/>
              </w:rPr>
              <w:t>2.00～2.25</w:t>
            </w:r>
          </w:p>
        </w:tc>
      </w:tr>
      <w:tr w14:paraId="02A112E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41B0FF4B">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1BAE21F3">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3243A263">
            <w:pPr>
              <w:keepNext w:val="0"/>
              <w:spacing w:before="20" w:after="20" w:line="260" w:lineRule="exact"/>
              <w:ind w:firstLine="0" w:firstLineChars="0"/>
              <w:jc w:val="center"/>
            </w:pPr>
            <w:r>
              <w:rPr>
                <w:rFonts w:ascii="Times New Roman" w:hAnsi="Times New Roman" w:eastAsia="宋体"/>
                <w:b w:val="0"/>
                <w:sz w:val="18"/>
              </w:rPr>
              <w:t>1～3 h</w:t>
            </w:r>
          </w:p>
        </w:tc>
        <w:tc>
          <w:tcPr>
            <w:tcW w:w="1385" w:type="dxa"/>
            <w:tcMar>
              <w:left w:w="70" w:type="dxa"/>
              <w:right w:w="70" w:type="dxa"/>
            </w:tcMar>
            <w:vAlign w:val="center"/>
          </w:tcPr>
          <w:p w14:paraId="10081452">
            <w:pPr>
              <w:keepNext w:val="0"/>
              <w:spacing w:before="20" w:after="20" w:line="260" w:lineRule="exact"/>
              <w:ind w:firstLine="0" w:firstLineChars="0"/>
              <w:jc w:val="center"/>
            </w:pPr>
            <w:r>
              <w:rPr>
                <w:rFonts w:ascii="Times New Roman" w:hAnsi="Times New Roman" w:eastAsia="宋体"/>
                <w:b w:val="0"/>
                <w:sz w:val="18"/>
              </w:rPr>
              <w:t>＞1.10～1.40</w:t>
            </w:r>
          </w:p>
        </w:tc>
        <w:tc>
          <w:tcPr>
            <w:tcW w:w="1385" w:type="dxa"/>
            <w:tcMar>
              <w:left w:w="70" w:type="dxa"/>
              <w:right w:w="70" w:type="dxa"/>
            </w:tcMar>
            <w:vAlign w:val="center"/>
          </w:tcPr>
          <w:p w14:paraId="2E3C8794">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659D6699">
            <w:pPr>
              <w:keepNext w:val="0"/>
              <w:spacing w:before="20" w:after="20" w:line="260" w:lineRule="exact"/>
              <w:ind w:firstLine="0" w:firstLineChars="0"/>
              <w:jc w:val="center"/>
            </w:pPr>
            <w:r>
              <w:rPr>
                <w:rFonts w:ascii="Times New Roman" w:hAnsi="Times New Roman" w:eastAsia="宋体"/>
                <w:b w:val="0"/>
                <w:sz w:val="18"/>
              </w:rPr>
              <w:t>2.00～2.15</w:t>
            </w:r>
          </w:p>
        </w:tc>
      </w:tr>
      <w:tr w14:paraId="418EAC1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8E6D8F6">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2C556618">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7B0486D3">
            <w:pPr>
              <w:keepNext w:val="0"/>
              <w:spacing w:before="20" w:after="20" w:line="260" w:lineRule="exact"/>
              <w:ind w:firstLine="0" w:firstLineChars="0"/>
              <w:jc w:val="center"/>
            </w:pPr>
            <w:r>
              <w:rPr>
                <w:rFonts w:ascii="Times New Roman" w:hAnsi="Times New Roman" w:eastAsia="宋体"/>
                <w:b w:val="0"/>
                <w:sz w:val="18"/>
              </w:rPr>
              <w:t>3～6 h</w:t>
            </w:r>
          </w:p>
        </w:tc>
        <w:tc>
          <w:tcPr>
            <w:tcW w:w="1385" w:type="dxa"/>
            <w:tcMar>
              <w:left w:w="70" w:type="dxa"/>
              <w:right w:w="70" w:type="dxa"/>
            </w:tcMar>
            <w:vAlign w:val="center"/>
          </w:tcPr>
          <w:p w14:paraId="437441D9">
            <w:pPr>
              <w:keepNext w:val="0"/>
              <w:spacing w:before="20" w:after="20" w:line="260" w:lineRule="exact"/>
              <w:ind w:firstLine="0" w:firstLineChars="0"/>
              <w:jc w:val="center"/>
            </w:pPr>
            <w:r>
              <w:rPr>
                <w:rFonts w:ascii="Times New Roman" w:hAnsi="Times New Roman" w:eastAsia="宋体"/>
                <w:b w:val="0"/>
                <w:sz w:val="18"/>
              </w:rPr>
              <w:t>＞1.10～1.40</w:t>
            </w:r>
          </w:p>
        </w:tc>
        <w:tc>
          <w:tcPr>
            <w:tcW w:w="1385" w:type="dxa"/>
            <w:tcMar>
              <w:left w:w="70" w:type="dxa"/>
              <w:right w:w="70" w:type="dxa"/>
            </w:tcMar>
            <w:vAlign w:val="center"/>
          </w:tcPr>
          <w:p w14:paraId="526863D0">
            <w:pPr>
              <w:keepNext w:val="0"/>
              <w:spacing w:before="20" w:after="20" w:line="260" w:lineRule="exact"/>
              <w:ind w:firstLine="0" w:firstLineChars="0"/>
              <w:jc w:val="center"/>
            </w:pPr>
            <w:r>
              <w:rPr>
                <w:rFonts w:ascii="Times New Roman" w:hAnsi="Times New Roman" w:eastAsia="宋体"/>
                <w:b w:val="0"/>
                <w:sz w:val="18"/>
              </w:rPr>
              <w:t>0.04～0.05</w:t>
            </w:r>
          </w:p>
        </w:tc>
        <w:tc>
          <w:tcPr>
            <w:tcW w:w="1385" w:type="dxa"/>
            <w:tcMar>
              <w:left w:w="70" w:type="dxa"/>
              <w:right w:w="70" w:type="dxa"/>
            </w:tcMar>
            <w:vAlign w:val="center"/>
          </w:tcPr>
          <w:p w14:paraId="130AE4C1">
            <w:pPr>
              <w:keepNext w:val="0"/>
              <w:spacing w:before="20" w:after="20" w:line="260" w:lineRule="exact"/>
              <w:ind w:firstLine="0" w:firstLineChars="0"/>
              <w:jc w:val="center"/>
            </w:pPr>
            <w:r>
              <w:rPr>
                <w:rFonts w:ascii="Times New Roman" w:hAnsi="Times New Roman" w:eastAsia="宋体"/>
                <w:b w:val="0"/>
                <w:sz w:val="18"/>
              </w:rPr>
              <w:t>2.00～2.25</w:t>
            </w:r>
          </w:p>
        </w:tc>
      </w:tr>
      <w:tr w14:paraId="0C12F78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3B549B7">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5BFB0416">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5C4B3EBB">
            <w:pPr>
              <w:keepNext w:val="0"/>
              <w:spacing w:before="20" w:after="20" w:line="260" w:lineRule="exact"/>
              <w:ind w:firstLine="0" w:firstLineChars="0"/>
              <w:jc w:val="center"/>
            </w:pPr>
            <w:r>
              <w:rPr>
                <w:rFonts w:ascii="Times New Roman" w:hAnsi="Times New Roman" w:eastAsia="宋体"/>
                <w:b w:val="0"/>
                <w:sz w:val="18"/>
              </w:rPr>
              <w:t>3～6 h</w:t>
            </w:r>
          </w:p>
        </w:tc>
        <w:tc>
          <w:tcPr>
            <w:tcW w:w="1385" w:type="dxa"/>
            <w:tcMar>
              <w:left w:w="70" w:type="dxa"/>
              <w:right w:w="70" w:type="dxa"/>
            </w:tcMar>
            <w:vAlign w:val="center"/>
          </w:tcPr>
          <w:p w14:paraId="6DE2B6B2">
            <w:pPr>
              <w:keepNext w:val="0"/>
              <w:spacing w:before="20" w:after="20" w:line="260" w:lineRule="exact"/>
              <w:ind w:firstLine="0" w:firstLineChars="0"/>
              <w:jc w:val="center"/>
            </w:pPr>
            <w:r>
              <w:rPr>
                <w:rFonts w:ascii="Times New Roman" w:hAnsi="Times New Roman" w:eastAsia="宋体"/>
                <w:b w:val="0"/>
                <w:sz w:val="18"/>
              </w:rPr>
              <w:t>＞1.10～1.40</w:t>
            </w:r>
          </w:p>
        </w:tc>
        <w:tc>
          <w:tcPr>
            <w:tcW w:w="1385" w:type="dxa"/>
            <w:tcMar>
              <w:left w:w="70" w:type="dxa"/>
              <w:right w:w="70" w:type="dxa"/>
            </w:tcMar>
            <w:vAlign w:val="center"/>
          </w:tcPr>
          <w:p w14:paraId="422796AB">
            <w:pPr>
              <w:keepNext w:val="0"/>
              <w:spacing w:before="20" w:after="20" w:line="260" w:lineRule="exact"/>
              <w:ind w:firstLine="0" w:firstLineChars="0"/>
              <w:jc w:val="center"/>
            </w:pPr>
            <w:r>
              <w:rPr>
                <w:rFonts w:ascii="Times New Roman" w:hAnsi="Times New Roman" w:eastAsia="宋体"/>
                <w:b w:val="0"/>
                <w:sz w:val="18"/>
              </w:rPr>
              <w:t>＞0.05～0.08</w:t>
            </w:r>
          </w:p>
        </w:tc>
        <w:tc>
          <w:tcPr>
            <w:tcW w:w="1385" w:type="dxa"/>
            <w:tcMar>
              <w:left w:w="70" w:type="dxa"/>
              <w:right w:w="70" w:type="dxa"/>
            </w:tcMar>
            <w:vAlign w:val="center"/>
          </w:tcPr>
          <w:p w14:paraId="66ADEFFE">
            <w:pPr>
              <w:keepNext w:val="0"/>
              <w:spacing w:before="20" w:after="20" w:line="260" w:lineRule="exact"/>
              <w:ind w:firstLine="0" w:firstLineChars="0"/>
              <w:jc w:val="center"/>
            </w:pPr>
            <w:r>
              <w:rPr>
                <w:rFonts w:ascii="Times New Roman" w:hAnsi="Times New Roman" w:eastAsia="宋体"/>
                <w:b w:val="0"/>
                <w:sz w:val="18"/>
              </w:rPr>
              <w:t>2.00～2.25</w:t>
            </w:r>
          </w:p>
        </w:tc>
      </w:tr>
      <w:tr w14:paraId="124EA96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A511EC6">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4808777B">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1FE73605">
            <w:pPr>
              <w:keepNext w:val="0"/>
              <w:spacing w:before="20" w:after="20" w:line="260" w:lineRule="exact"/>
              <w:ind w:firstLine="0" w:firstLineChars="0"/>
              <w:jc w:val="center"/>
            </w:pPr>
            <w:r>
              <w:rPr>
                <w:rFonts w:ascii="Times New Roman" w:hAnsi="Times New Roman" w:eastAsia="宋体"/>
                <w:b w:val="0"/>
                <w:sz w:val="18"/>
              </w:rPr>
              <w:t>3～6 h</w:t>
            </w:r>
          </w:p>
        </w:tc>
        <w:tc>
          <w:tcPr>
            <w:tcW w:w="1385" w:type="dxa"/>
            <w:tcMar>
              <w:left w:w="70" w:type="dxa"/>
              <w:right w:w="70" w:type="dxa"/>
            </w:tcMar>
            <w:vAlign w:val="center"/>
          </w:tcPr>
          <w:p w14:paraId="0D660819">
            <w:pPr>
              <w:keepNext w:val="0"/>
              <w:spacing w:before="20" w:after="20" w:line="260" w:lineRule="exact"/>
              <w:ind w:firstLine="0" w:firstLineChars="0"/>
              <w:jc w:val="center"/>
            </w:pPr>
            <w:r>
              <w:rPr>
                <w:rFonts w:ascii="Times New Roman" w:hAnsi="Times New Roman" w:eastAsia="宋体"/>
                <w:b w:val="0"/>
                <w:sz w:val="18"/>
              </w:rPr>
              <w:t>＞1.10～1.40</w:t>
            </w:r>
          </w:p>
        </w:tc>
        <w:tc>
          <w:tcPr>
            <w:tcW w:w="1385" w:type="dxa"/>
            <w:tcMar>
              <w:left w:w="70" w:type="dxa"/>
              <w:right w:w="70" w:type="dxa"/>
            </w:tcMar>
            <w:vAlign w:val="center"/>
          </w:tcPr>
          <w:p w14:paraId="745FBB52">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6610B854">
            <w:pPr>
              <w:keepNext w:val="0"/>
              <w:spacing w:before="20" w:after="20" w:line="260" w:lineRule="exact"/>
              <w:ind w:firstLine="0" w:firstLineChars="0"/>
              <w:jc w:val="center"/>
            </w:pPr>
            <w:r>
              <w:rPr>
                <w:rFonts w:ascii="Times New Roman" w:hAnsi="Times New Roman" w:eastAsia="宋体"/>
                <w:b w:val="0"/>
                <w:sz w:val="18"/>
              </w:rPr>
              <w:t>2.00～2.25</w:t>
            </w:r>
          </w:p>
        </w:tc>
      </w:tr>
      <w:tr w14:paraId="79BDD69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4F026F38">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06C3EB0E">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68F74786">
            <w:pPr>
              <w:keepNext w:val="0"/>
              <w:spacing w:before="20" w:after="20" w:line="260" w:lineRule="exact"/>
              <w:ind w:firstLine="0" w:firstLineChars="0"/>
              <w:jc w:val="center"/>
            </w:pPr>
            <w:r>
              <w:rPr>
                <w:rFonts w:ascii="Times New Roman" w:hAnsi="Times New Roman" w:eastAsia="宋体"/>
                <w:b w:val="0"/>
                <w:sz w:val="18"/>
              </w:rPr>
              <w:t>1～3 h</w:t>
            </w:r>
          </w:p>
        </w:tc>
        <w:tc>
          <w:tcPr>
            <w:tcW w:w="1385" w:type="dxa"/>
            <w:tcMar>
              <w:left w:w="70" w:type="dxa"/>
              <w:right w:w="70" w:type="dxa"/>
            </w:tcMar>
            <w:vAlign w:val="center"/>
          </w:tcPr>
          <w:p w14:paraId="0FB6AAAD">
            <w:pPr>
              <w:keepNext w:val="0"/>
              <w:spacing w:before="20" w:after="20" w:line="260" w:lineRule="exact"/>
              <w:ind w:firstLine="0" w:firstLineChars="0"/>
              <w:jc w:val="center"/>
            </w:pPr>
            <w:r>
              <w:rPr>
                <w:rFonts w:ascii="Times New Roman" w:hAnsi="Times New Roman" w:eastAsia="宋体"/>
                <w:b w:val="0"/>
                <w:sz w:val="18"/>
              </w:rPr>
              <w:t>＞1.10～1.40</w:t>
            </w:r>
          </w:p>
        </w:tc>
        <w:tc>
          <w:tcPr>
            <w:tcW w:w="1385" w:type="dxa"/>
            <w:tcMar>
              <w:left w:w="70" w:type="dxa"/>
              <w:right w:w="70" w:type="dxa"/>
            </w:tcMar>
            <w:vAlign w:val="center"/>
          </w:tcPr>
          <w:p w14:paraId="6DB262B4">
            <w:pPr>
              <w:keepNext w:val="0"/>
              <w:spacing w:before="20" w:after="20" w:line="260" w:lineRule="exact"/>
              <w:ind w:firstLine="0" w:firstLineChars="0"/>
              <w:jc w:val="center"/>
            </w:pPr>
            <w:r>
              <w:rPr>
                <w:rFonts w:ascii="Times New Roman" w:hAnsi="Times New Roman" w:eastAsia="宋体"/>
                <w:b w:val="0"/>
                <w:sz w:val="18"/>
              </w:rPr>
              <w:t>0.04～0.05</w:t>
            </w:r>
          </w:p>
        </w:tc>
        <w:tc>
          <w:tcPr>
            <w:tcW w:w="1385" w:type="dxa"/>
            <w:tcMar>
              <w:left w:w="70" w:type="dxa"/>
              <w:right w:w="70" w:type="dxa"/>
            </w:tcMar>
            <w:vAlign w:val="center"/>
          </w:tcPr>
          <w:p w14:paraId="09BEF057">
            <w:pPr>
              <w:keepNext w:val="0"/>
              <w:spacing w:before="20" w:after="20" w:line="260" w:lineRule="exact"/>
              <w:ind w:firstLine="0" w:firstLineChars="0"/>
              <w:jc w:val="center"/>
            </w:pPr>
            <w:r>
              <w:rPr>
                <w:rFonts w:ascii="Times New Roman" w:hAnsi="Times New Roman" w:eastAsia="宋体"/>
                <w:b w:val="0"/>
                <w:sz w:val="18"/>
              </w:rPr>
              <w:t>2.00～2.15</w:t>
            </w:r>
          </w:p>
        </w:tc>
      </w:tr>
      <w:tr w14:paraId="22A4A96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70AC88B">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3AC70696">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0042FDA3">
            <w:pPr>
              <w:keepNext w:val="0"/>
              <w:spacing w:before="20" w:after="20" w:line="260" w:lineRule="exact"/>
              <w:ind w:firstLine="0" w:firstLineChars="0"/>
              <w:jc w:val="center"/>
            </w:pPr>
            <w:r>
              <w:rPr>
                <w:rFonts w:ascii="Times New Roman" w:hAnsi="Times New Roman" w:eastAsia="宋体"/>
                <w:b w:val="0"/>
                <w:sz w:val="18"/>
              </w:rPr>
              <w:t>1～3 h</w:t>
            </w:r>
          </w:p>
        </w:tc>
        <w:tc>
          <w:tcPr>
            <w:tcW w:w="1385" w:type="dxa"/>
            <w:tcMar>
              <w:left w:w="70" w:type="dxa"/>
              <w:right w:w="70" w:type="dxa"/>
            </w:tcMar>
            <w:vAlign w:val="center"/>
          </w:tcPr>
          <w:p w14:paraId="3D29B49B">
            <w:pPr>
              <w:keepNext w:val="0"/>
              <w:spacing w:before="20" w:after="20" w:line="260" w:lineRule="exact"/>
              <w:ind w:firstLine="0" w:firstLineChars="0"/>
              <w:jc w:val="center"/>
            </w:pPr>
            <w:r>
              <w:rPr>
                <w:rFonts w:ascii="Times New Roman" w:hAnsi="Times New Roman" w:eastAsia="宋体"/>
                <w:b w:val="0"/>
                <w:sz w:val="18"/>
              </w:rPr>
              <w:t>＞1.10～1.40</w:t>
            </w:r>
          </w:p>
        </w:tc>
        <w:tc>
          <w:tcPr>
            <w:tcW w:w="1385" w:type="dxa"/>
            <w:tcMar>
              <w:left w:w="70" w:type="dxa"/>
              <w:right w:w="70" w:type="dxa"/>
            </w:tcMar>
            <w:vAlign w:val="center"/>
          </w:tcPr>
          <w:p w14:paraId="5E8778BB">
            <w:pPr>
              <w:keepNext w:val="0"/>
              <w:spacing w:before="20" w:after="20" w:line="260" w:lineRule="exact"/>
              <w:ind w:firstLine="0" w:firstLineChars="0"/>
              <w:jc w:val="center"/>
            </w:pPr>
            <w:r>
              <w:rPr>
                <w:rFonts w:ascii="Times New Roman" w:hAnsi="Times New Roman" w:eastAsia="宋体"/>
                <w:b w:val="0"/>
                <w:sz w:val="18"/>
              </w:rPr>
              <w:t>＞0.05～0.08</w:t>
            </w:r>
          </w:p>
        </w:tc>
        <w:tc>
          <w:tcPr>
            <w:tcW w:w="1385" w:type="dxa"/>
            <w:tcMar>
              <w:left w:w="70" w:type="dxa"/>
              <w:right w:w="70" w:type="dxa"/>
            </w:tcMar>
            <w:vAlign w:val="center"/>
          </w:tcPr>
          <w:p w14:paraId="471FC3A2">
            <w:pPr>
              <w:keepNext w:val="0"/>
              <w:spacing w:before="20" w:after="20" w:line="260" w:lineRule="exact"/>
              <w:ind w:firstLine="0" w:firstLineChars="0"/>
              <w:jc w:val="center"/>
            </w:pPr>
            <w:r>
              <w:rPr>
                <w:rFonts w:ascii="Times New Roman" w:hAnsi="Times New Roman" w:eastAsia="宋体"/>
                <w:b w:val="0"/>
                <w:sz w:val="18"/>
              </w:rPr>
              <w:t>2.00～2.15</w:t>
            </w:r>
          </w:p>
        </w:tc>
      </w:tr>
      <w:tr w14:paraId="35692EA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7AC7A6C">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18D9F123">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560FF74A">
            <w:pPr>
              <w:keepNext w:val="0"/>
              <w:spacing w:before="20" w:after="20" w:line="260" w:lineRule="exact"/>
              <w:ind w:firstLine="0" w:firstLineChars="0"/>
              <w:jc w:val="center"/>
            </w:pPr>
            <w:r>
              <w:rPr>
                <w:rFonts w:ascii="Times New Roman" w:hAnsi="Times New Roman" w:eastAsia="宋体"/>
                <w:b w:val="0"/>
                <w:sz w:val="18"/>
              </w:rPr>
              <w:t>1～3 h</w:t>
            </w:r>
          </w:p>
        </w:tc>
        <w:tc>
          <w:tcPr>
            <w:tcW w:w="1385" w:type="dxa"/>
            <w:tcMar>
              <w:left w:w="70" w:type="dxa"/>
              <w:right w:w="70" w:type="dxa"/>
            </w:tcMar>
            <w:vAlign w:val="center"/>
          </w:tcPr>
          <w:p w14:paraId="23F29CA9">
            <w:pPr>
              <w:keepNext w:val="0"/>
              <w:spacing w:before="20" w:after="20" w:line="260" w:lineRule="exact"/>
              <w:ind w:firstLine="0" w:firstLineChars="0"/>
              <w:jc w:val="center"/>
            </w:pPr>
            <w:r>
              <w:rPr>
                <w:rFonts w:ascii="Times New Roman" w:hAnsi="Times New Roman" w:eastAsia="宋体"/>
                <w:b w:val="0"/>
                <w:sz w:val="18"/>
              </w:rPr>
              <w:t>＞1.10～1.40</w:t>
            </w:r>
          </w:p>
        </w:tc>
        <w:tc>
          <w:tcPr>
            <w:tcW w:w="1385" w:type="dxa"/>
            <w:tcMar>
              <w:left w:w="70" w:type="dxa"/>
              <w:right w:w="70" w:type="dxa"/>
            </w:tcMar>
            <w:vAlign w:val="center"/>
          </w:tcPr>
          <w:p w14:paraId="4541A364">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44DB8944">
            <w:pPr>
              <w:keepNext w:val="0"/>
              <w:spacing w:before="20" w:after="20" w:line="260" w:lineRule="exact"/>
              <w:ind w:firstLine="0" w:firstLineChars="0"/>
              <w:jc w:val="center"/>
            </w:pPr>
            <w:r>
              <w:rPr>
                <w:rFonts w:ascii="Times New Roman" w:hAnsi="Times New Roman" w:eastAsia="宋体"/>
                <w:b w:val="0"/>
                <w:sz w:val="18"/>
              </w:rPr>
              <w:t>2.00～2.15</w:t>
            </w:r>
          </w:p>
        </w:tc>
      </w:tr>
      <w:tr w14:paraId="34E732B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8F48FEB">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7727BB0F">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20DDC08B">
            <w:pPr>
              <w:keepNext w:val="0"/>
              <w:spacing w:before="20" w:after="20" w:line="260" w:lineRule="exact"/>
              <w:ind w:firstLine="0" w:firstLineChars="0"/>
              <w:jc w:val="center"/>
            </w:pPr>
            <w:r>
              <w:rPr>
                <w:rFonts w:ascii="Times New Roman" w:hAnsi="Times New Roman" w:eastAsia="宋体"/>
                <w:b w:val="0"/>
                <w:sz w:val="18"/>
              </w:rPr>
              <w:t>3～6 h</w:t>
            </w:r>
          </w:p>
        </w:tc>
        <w:tc>
          <w:tcPr>
            <w:tcW w:w="1385" w:type="dxa"/>
            <w:tcMar>
              <w:left w:w="70" w:type="dxa"/>
              <w:right w:w="70" w:type="dxa"/>
            </w:tcMar>
            <w:vAlign w:val="center"/>
          </w:tcPr>
          <w:p w14:paraId="67F1D2E4">
            <w:pPr>
              <w:keepNext w:val="0"/>
              <w:spacing w:before="20" w:after="20" w:line="260" w:lineRule="exact"/>
              <w:ind w:firstLine="0" w:firstLineChars="0"/>
              <w:jc w:val="center"/>
            </w:pPr>
            <w:r>
              <w:rPr>
                <w:rFonts w:ascii="Times New Roman" w:hAnsi="Times New Roman" w:eastAsia="宋体"/>
                <w:b w:val="0"/>
                <w:sz w:val="18"/>
              </w:rPr>
              <w:t>＞1.10～1.40</w:t>
            </w:r>
          </w:p>
        </w:tc>
        <w:tc>
          <w:tcPr>
            <w:tcW w:w="1385" w:type="dxa"/>
            <w:tcMar>
              <w:left w:w="70" w:type="dxa"/>
              <w:right w:w="70" w:type="dxa"/>
            </w:tcMar>
            <w:vAlign w:val="center"/>
          </w:tcPr>
          <w:p w14:paraId="79B70D04">
            <w:pPr>
              <w:keepNext w:val="0"/>
              <w:spacing w:before="20" w:after="20" w:line="260" w:lineRule="exact"/>
              <w:ind w:firstLine="0" w:firstLineChars="0"/>
              <w:jc w:val="center"/>
            </w:pPr>
            <w:r>
              <w:rPr>
                <w:rFonts w:ascii="Times New Roman" w:hAnsi="Times New Roman" w:eastAsia="宋体"/>
                <w:b w:val="0"/>
                <w:sz w:val="18"/>
              </w:rPr>
              <w:t>0.04～0.05</w:t>
            </w:r>
          </w:p>
        </w:tc>
        <w:tc>
          <w:tcPr>
            <w:tcW w:w="1385" w:type="dxa"/>
            <w:tcMar>
              <w:left w:w="70" w:type="dxa"/>
              <w:right w:w="70" w:type="dxa"/>
            </w:tcMar>
            <w:vAlign w:val="center"/>
          </w:tcPr>
          <w:p w14:paraId="5E10DD5E">
            <w:pPr>
              <w:keepNext w:val="0"/>
              <w:spacing w:before="20" w:after="20" w:line="260" w:lineRule="exact"/>
              <w:ind w:firstLine="0" w:firstLineChars="0"/>
              <w:jc w:val="center"/>
            </w:pPr>
            <w:r>
              <w:rPr>
                <w:rFonts w:ascii="Times New Roman" w:hAnsi="Times New Roman" w:eastAsia="宋体"/>
                <w:b w:val="0"/>
                <w:sz w:val="18"/>
              </w:rPr>
              <w:t>2.00～2.15</w:t>
            </w:r>
          </w:p>
        </w:tc>
      </w:tr>
      <w:tr w14:paraId="47B6256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1111DF4B">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74455EB6">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5E279EF3">
            <w:pPr>
              <w:keepNext w:val="0"/>
              <w:spacing w:before="20" w:after="20" w:line="260" w:lineRule="exact"/>
              <w:ind w:firstLine="0" w:firstLineChars="0"/>
              <w:jc w:val="center"/>
            </w:pPr>
            <w:r>
              <w:rPr>
                <w:rFonts w:ascii="Times New Roman" w:hAnsi="Times New Roman" w:eastAsia="宋体"/>
                <w:b w:val="0"/>
                <w:sz w:val="18"/>
              </w:rPr>
              <w:t>3～6 h</w:t>
            </w:r>
          </w:p>
        </w:tc>
        <w:tc>
          <w:tcPr>
            <w:tcW w:w="1385" w:type="dxa"/>
            <w:tcMar>
              <w:left w:w="70" w:type="dxa"/>
              <w:right w:w="70" w:type="dxa"/>
            </w:tcMar>
            <w:vAlign w:val="center"/>
          </w:tcPr>
          <w:p w14:paraId="47BBF77B">
            <w:pPr>
              <w:keepNext w:val="0"/>
              <w:spacing w:before="20" w:after="20" w:line="260" w:lineRule="exact"/>
              <w:ind w:firstLine="0" w:firstLineChars="0"/>
              <w:jc w:val="center"/>
            </w:pPr>
            <w:r>
              <w:rPr>
                <w:rFonts w:ascii="Times New Roman" w:hAnsi="Times New Roman" w:eastAsia="宋体"/>
                <w:b w:val="0"/>
                <w:sz w:val="18"/>
              </w:rPr>
              <w:t>＞1.10～1.40</w:t>
            </w:r>
          </w:p>
        </w:tc>
        <w:tc>
          <w:tcPr>
            <w:tcW w:w="1385" w:type="dxa"/>
            <w:tcMar>
              <w:left w:w="70" w:type="dxa"/>
              <w:right w:w="70" w:type="dxa"/>
            </w:tcMar>
            <w:vAlign w:val="center"/>
          </w:tcPr>
          <w:p w14:paraId="6AD0FD4E">
            <w:pPr>
              <w:keepNext w:val="0"/>
              <w:spacing w:before="20" w:after="20" w:line="260" w:lineRule="exact"/>
              <w:ind w:firstLine="0" w:firstLineChars="0"/>
              <w:jc w:val="center"/>
            </w:pPr>
            <w:r>
              <w:rPr>
                <w:rFonts w:ascii="Times New Roman" w:hAnsi="Times New Roman" w:eastAsia="宋体"/>
                <w:b w:val="0"/>
                <w:sz w:val="18"/>
              </w:rPr>
              <w:t>＞0.05～0.08</w:t>
            </w:r>
          </w:p>
        </w:tc>
        <w:tc>
          <w:tcPr>
            <w:tcW w:w="1385" w:type="dxa"/>
            <w:tcMar>
              <w:left w:w="70" w:type="dxa"/>
              <w:right w:w="70" w:type="dxa"/>
            </w:tcMar>
            <w:vAlign w:val="center"/>
          </w:tcPr>
          <w:p w14:paraId="38516766">
            <w:pPr>
              <w:keepNext w:val="0"/>
              <w:spacing w:before="20" w:after="20" w:line="260" w:lineRule="exact"/>
              <w:ind w:firstLine="0" w:firstLineChars="0"/>
              <w:jc w:val="center"/>
            </w:pPr>
            <w:r>
              <w:rPr>
                <w:rFonts w:ascii="Times New Roman" w:hAnsi="Times New Roman" w:eastAsia="宋体"/>
                <w:b w:val="0"/>
                <w:sz w:val="18"/>
              </w:rPr>
              <w:t>2.00～2.25</w:t>
            </w:r>
          </w:p>
        </w:tc>
      </w:tr>
      <w:tr w14:paraId="075776B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1D7C87B">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72BD6712">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619B7D41">
            <w:pPr>
              <w:keepNext w:val="0"/>
              <w:spacing w:before="20" w:after="20" w:line="260" w:lineRule="exact"/>
              <w:ind w:firstLine="0" w:firstLineChars="0"/>
              <w:jc w:val="center"/>
            </w:pPr>
            <w:r>
              <w:rPr>
                <w:rFonts w:ascii="Times New Roman" w:hAnsi="Times New Roman" w:eastAsia="宋体"/>
                <w:b w:val="0"/>
                <w:sz w:val="18"/>
              </w:rPr>
              <w:t>3～6 h</w:t>
            </w:r>
          </w:p>
        </w:tc>
        <w:tc>
          <w:tcPr>
            <w:tcW w:w="1385" w:type="dxa"/>
            <w:tcMar>
              <w:left w:w="70" w:type="dxa"/>
              <w:right w:w="70" w:type="dxa"/>
            </w:tcMar>
            <w:vAlign w:val="center"/>
          </w:tcPr>
          <w:p w14:paraId="24822EAF">
            <w:pPr>
              <w:keepNext w:val="0"/>
              <w:spacing w:before="20" w:after="20" w:line="260" w:lineRule="exact"/>
              <w:ind w:firstLine="0" w:firstLineChars="0"/>
              <w:jc w:val="center"/>
            </w:pPr>
            <w:r>
              <w:rPr>
                <w:rFonts w:ascii="Times New Roman" w:hAnsi="Times New Roman" w:eastAsia="宋体"/>
                <w:b w:val="0"/>
                <w:sz w:val="18"/>
              </w:rPr>
              <w:t>＞1.10～1.40</w:t>
            </w:r>
          </w:p>
        </w:tc>
        <w:tc>
          <w:tcPr>
            <w:tcW w:w="1385" w:type="dxa"/>
            <w:tcMar>
              <w:left w:w="70" w:type="dxa"/>
              <w:right w:w="70" w:type="dxa"/>
            </w:tcMar>
            <w:vAlign w:val="center"/>
          </w:tcPr>
          <w:p w14:paraId="3FA1D77A">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1DE16559">
            <w:pPr>
              <w:keepNext w:val="0"/>
              <w:spacing w:before="20" w:after="20" w:line="260" w:lineRule="exact"/>
              <w:ind w:firstLine="0" w:firstLineChars="0"/>
              <w:jc w:val="center"/>
            </w:pPr>
            <w:r>
              <w:rPr>
                <w:rFonts w:ascii="Times New Roman" w:hAnsi="Times New Roman" w:eastAsia="宋体"/>
                <w:b w:val="0"/>
                <w:sz w:val="18"/>
              </w:rPr>
              <w:t>2.00～2.15</w:t>
            </w:r>
          </w:p>
        </w:tc>
      </w:tr>
      <w:tr w14:paraId="5B0C612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4FE4AB5">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694D3582">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18DD1886">
            <w:pPr>
              <w:keepNext w:val="0"/>
              <w:spacing w:before="20" w:after="20" w:line="260" w:lineRule="exact"/>
              <w:ind w:firstLine="0" w:firstLineChars="0"/>
              <w:jc w:val="center"/>
            </w:pPr>
            <w:r>
              <w:rPr>
                <w:rFonts w:ascii="Times New Roman" w:hAnsi="Times New Roman" w:eastAsia="宋体"/>
                <w:b w:val="0"/>
                <w:sz w:val="18"/>
              </w:rPr>
              <w:t>1～3 h</w:t>
            </w:r>
          </w:p>
        </w:tc>
        <w:tc>
          <w:tcPr>
            <w:tcW w:w="1385" w:type="dxa"/>
            <w:tcMar>
              <w:left w:w="70" w:type="dxa"/>
              <w:right w:w="70" w:type="dxa"/>
            </w:tcMar>
            <w:vAlign w:val="center"/>
          </w:tcPr>
          <w:p w14:paraId="79CEAC05">
            <w:pPr>
              <w:keepNext w:val="0"/>
              <w:spacing w:before="20" w:after="20" w:line="260" w:lineRule="exact"/>
              <w:ind w:firstLine="0" w:firstLineChars="0"/>
              <w:jc w:val="center"/>
            </w:pPr>
            <w:r>
              <w:rPr>
                <w:rFonts w:ascii="Times New Roman" w:hAnsi="Times New Roman" w:eastAsia="宋体"/>
                <w:b w:val="0"/>
                <w:sz w:val="18"/>
              </w:rPr>
              <w:t>＞1.10～1.40</w:t>
            </w:r>
          </w:p>
        </w:tc>
        <w:tc>
          <w:tcPr>
            <w:tcW w:w="1385" w:type="dxa"/>
            <w:tcMar>
              <w:left w:w="70" w:type="dxa"/>
              <w:right w:w="70" w:type="dxa"/>
            </w:tcMar>
            <w:vAlign w:val="center"/>
          </w:tcPr>
          <w:p w14:paraId="4D40FF37">
            <w:pPr>
              <w:keepNext w:val="0"/>
              <w:spacing w:before="20" w:after="20" w:line="260" w:lineRule="exact"/>
              <w:ind w:firstLine="0" w:firstLineChars="0"/>
              <w:jc w:val="center"/>
            </w:pPr>
            <w:r>
              <w:rPr>
                <w:rFonts w:ascii="Times New Roman" w:hAnsi="Times New Roman" w:eastAsia="宋体"/>
                <w:b w:val="0"/>
                <w:sz w:val="18"/>
              </w:rPr>
              <w:t>0.04～0.05</w:t>
            </w:r>
          </w:p>
        </w:tc>
        <w:tc>
          <w:tcPr>
            <w:tcW w:w="1385" w:type="dxa"/>
            <w:tcMar>
              <w:left w:w="70" w:type="dxa"/>
              <w:right w:w="70" w:type="dxa"/>
            </w:tcMar>
            <w:vAlign w:val="center"/>
          </w:tcPr>
          <w:p w14:paraId="6D5ECBC4">
            <w:pPr>
              <w:keepNext w:val="0"/>
              <w:spacing w:before="20" w:after="20" w:line="260" w:lineRule="exact"/>
              <w:ind w:firstLine="0" w:firstLineChars="0"/>
              <w:jc w:val="center"/>
            </w:pPr>
            <w:r>
              <w:rPr>
                <w:rFonts w:ascii="Times New Roman" w:hAnsi="Times New Roman" w:eastAsia="宋体"/>
                <w:b w:val="0"/>
                <w:sz w:val="18"/>
              </w:rPr>
              <w:t>2.00～2.60</w:t>
            </w:r>
          </w:p>
        </w:tc>
      </w:tr>
      <w:tr w14:paraId="4D91B3D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2266B4B">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70CE41C5">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4FC76183">
            <w:pPr>
              <w:keepNext w:val="0"/>
              <w:spacing w:before="20" w:after="20" w:line="260" w:lineRule="exact"/>
              <w:ind w:firstLine="0" w:firstLineChars="0"/>
              <w:jc w:val="center"/>
            </w:pPr>
            <w:r>
              <w:rPr>
                <w:rFonts w:ascii="Times New Roman" w:hAnsi="Times New Roman" w:eastAsia="宋体"/>
                <w:b w:val="0"/>
                <w:sz w:val="18"/>
              </w:rPr>
              <w:t>1～3 h</w:t>
            </w:r>
          </w:p>
        </w:tc>
        <w:tc>
          <w:tcPr>
            <w:tcW w:w="1385" w:type="dxa"/>
            <w:tcMar>
              <w:left w:w="70" w:type="dxa"/>
              <w:right w:w="70" w:type="dxa"/>
            </w:tcMar>
            <w:vAlign w:val="center"/>
          </w:tcPr>
          <w:p w14:paraId="6EE80ABB">
            <w:pPr>
              <w:keepNext w:val="0"/>
              <w:spacing w:before="20" w:after="20" w:line="260" w:lineRule="exact"/>
              <w:ind w:firstLine="0" w:firstLineChars="0"/>
              <w:jc w:val="center"/>
            </w:pPr>
            <w:r>
              <w:rPr>
                <w:rFonts w:ascii="Times New Roman" w:hAnsi="Times New Roman" w:eastAsia="宋体"/>
                <w:b w:val="0"/>
                <w:sz w:val="18"/>
              </w:rPr>
              <w:t>＞1.10～1.40</w:t>
            </w:r>
          </w:p>
        </w:tc>
        <w:tc>
          <w:tcPr>
            <w:tcW w:w="1385" w:type="dxa"/>
            <w:tcMar>
              <w:left w:w="70" w:type="dxa"/>
              <w:right w:w="70" w:type="dxa"/>
            </w:tcMar>
            <w:vAlign w:val="center"/>
          </w:tcPr>
          <w:p w14:paraId="6C01F540">
            <w:pPr>
              <w:keepNext w:val="0"/>
              <w:spacing w:before="20" w:after="20" w:line="260" w:lineRule="exact"/>
              <w:ind w:firstLine="0" w:firstLineChars="0"/>
              <w:jc w:val="center"/>
            </w:pPr>
            <w:r>
              <w:rPr>
                <w:rFonts w:ascii="Times New Roman" w:hAnsi="Times New Roman" w:eastAsia="宋体"/>
                <w:b w:val="0"/>
                <w:sz w:val="18"/>
              </w:rPr>
              <w:t>＞0.05～0.08</w:t>
            </w:r>
          </w:p>
        </w:tc>
        <w:tc>
          <w:tcPr>
            <w:tcW w:w="1385" w:type="dxa"/>
            <w:tcMar>
              <w:left w:w="70" w:type="dxa"/>
              <w:right w:w="70" w:type="dxa"/>
            </w:tcMar>
            <w:vAlign w:val="center"/>
          </w:tcPr>
          <w:p w14:paraId="581E8C55">
            <w:pPr>
              <w:keepNext w:val="0"/>
              <w:spacing w:before="20" w:after="20" w:line="260" w:lineRule="exact"/>
              <w:ind w:firstLine="0" w:firstLineChars="0"/>
              <w:jc w:val="center"/>
            </w:pPr>
            <w:r>
              <w:rPr>
                <w:rFonts w:ascii="Times New Roman" w:hAnsi="Times New Roman" w:eastAsia="宋体"/>
                <w:b w:val="0"/>
                <w:sz w:val="18"/>
              </w:rPr>
              <w:t>2.00～2.60</w:t>
            </w:r>
          </w:p>
        </w:tc>
      </w:tr>
      <w:tr w14:paraId="500D9EE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702FDC83">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42396414">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39CF33B6">
            <w:pPr>
              <w:keepNext w:val="0"/>
              <w:spacing w:before="20" w:after="20" w:line="260" w:lineRule="exact"/>
              <w:ind w:firstLine="0" w:firstLineChars="0"/>
              <w:jc w:val="center"/>
            </w:pPr>
            <w:r>
              <w:rPr>
                <w:rFonts w:ascii="Times New Roman" w:hAnsi="Times New Roman" w:eastAsia="宋体"/>
                <w:b w:val="0"/>
                <w:sz w:val="18"/>
              </w:rPr>
              <w:t>1～3 h</w:t>
            </w:r>
          </w:p>
        </w:tc>
        <w:tc>
          <w:tcPr>
            <w:tcW w:w="1385" w:type="dxa"/>
            <w:tcMar>
              <w:left w:w="70" w:type="dxa"/>
              <w:right w:w="70" w:type="dxa"/>
            </w:tcMar>
            <w:vAlign w:val="center"/>
          </w:tcPr>
          <w:p w14:paraId="6A90ADA5">
            <w:pPr>
              <w:keepNext w:val="0"/>
              <w:spacing w:before="20" w:after="20" w:line="260" w:lineRule="exact"/>
              <w:ind w:firstLine="0" w:firstLineChars="0"/>
              <w:jc w:val="center"/>
            </w:pPr>
            <w:r>
              <w:rPr>
                <w:rFonts w:ascii="Times New Roman" w:hAnsi="Times New Roman" w:eastAsia="宋体"/>
                <w:b w:val="0"/>
                <w:sz w:val="18"/>
              </w:rPr>
              <w:t>＞1.10～1.40</w:t>
            </w:r>
          </w:p>
        </w:tc>
        <w:tc>
          <w:tcPr>
            <w:tcW w:w="1385" w:type="dxa"/>
            <w:tcMar>
              <w:left w:w="70" w:type="dxa"/>
              <w:right w:w="70" w:type="dxa"/>
            </w:tcMar>
            <w:vAlign w:val="center"/>
          </w:tcPr>
          <w:p w14:paraId="761EB299">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7DA5B7E6">
            <w:pPr>
              <w:keepNext w:val="0"/>
              <w:spacing w:before="20" w:after="20" w:line="260" w:lineRule="exact"/>
              <w:ind w:firstLine="0" w:firstLineChars="0"/>
              <w:jc w:val="center"/>
            </w:pPr>
            <w:r>
              <w:rPr>
                <w:rFonts w:ascii="Times New Roman" w:hAnsi="Times New Roman" w:eastAsia="宋体"/>
                <w:b w:val="0"/>
                <w:sz w:val="18"/>
              </w:rPr>
              <w:t>2.00～2.60</w:t>
            </w:r>
          </w:p>
        </w:tc>
      </w:tr>
      <w:tr w14:paraId="0F516AE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0F744B7">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3785941A">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06132486">
            <w:pPr>
              <w:keepNext w:val="0"/>
              <w:spacing w:before="20" w:after="20" w:line="260" w:lineRule="exact"/>
              <w:ind w:firstLine="0" w:firstLineChars="0"/>
              <w:jc w:val="center"/>
            </w:pPr>
            <w:r>
              <w:rPr>
                <w:rFonts w:ascii="Times New Roman" w:hAnsi="Times New Roman" w:eastAsia="宋体"/>
                <w:b w:val="0"/>
                <w:sz w:val="18"/>
              </w:rPr>
              <w:t>3～6 h</w:t>
            </w:r>
          </w:p>
        </w:tc>
        <w:tc>
          <w:tcPr>
            <w:tcW w:w="1385" w:type="dxa"/>
            <w:tcMar>
              <w:left w:w="70" w:type="dxa"/>
              <w:right w:w="70" w:type="dxa"/>
            </w:tcMar>
            <w:vAlign w:val="center"/>
          </w:tcPr>
          <w:p w14:paraId="1543D0FF">
            <w:pPr>
              <w:keepNext w:val="0"/>
              <w:spacing w:before="20" w:after="20" w:line="260" w:lineRule="exact"/>
              <w:ind w:firstLine="0" w:firstLineChars="0"/>
              <w:jc w:val="center"/>
            </w:pPr>
            <w:r>
              <w:rPr>
                <w:rFonts w:ascii="Times New Roman" w:hAnsi="Times New Roman" w:eastAsia="宋体"/>
                <w:b w:val="0"/>
                <w:sz w:val="18"/>
              </w:rPr>
              <w:t>＞1.10～1.40</w:t>
            </w:r>
          </w:p>
        </w:tc>
        <w:tc>
          <w:tcPr>
            <w:tcW w:w="1385" w:type="dxa"/>
            <w:tcMar>
              <w:left w:w="70" w:type="dxa"/>
              <w:right w:w="70" w:type="dxa"/>
            </w:tcMar>
            <w:vAlign w:val="center"/>
          </w:tcPr>
          <w:p w14:paraId="41AAE931">
            <w:pPr>
              <w:keepNext w:val="0"/>
              <w:spacing w:before="20" w:after="20" w:line="260" w:lineRule="exact"/>
              <w:ind w:firstLine="0" w:firstLineChars="0"/>
              <w:jc w:val="center"/>
            </w:pPr>
            <w:r>
              <w:rPr>
                <w:rFonts w:ascii="Times New Roman" w:hAnsi="Times New Roman" w:eastAsia="宋体"/>
                <w:b w:val="0"/>
                <w:sz w:val="18"/>
              </w:rPr>
              <w:t>0.04～0.05</w:t>
            </w:r>
          </w:p>
        </w:tc>
        <w:tc>
          <w:tcPr>
            <w:tcW w:w="1385" w:type="dxa"/>
            <w:tcMar>
              <w:left w:w="70" w:type="dxa"/>
              <w:right w:w="70" w:type="dxa"/>
            </w:tcMar>
            <w:vAlign w:val="center"/>
          </w:tcPr>
          <w:p w14:paraId="78E15EFE">
            <w:pPr>
              <w:keepNext w:val="0"/>
              <w:spacing w:before="20" w:after="20" w:line="260" w:lineRule="exact"/>
              <w:ind w:firstLine="0" w:firstLineChars="0"/>
              <w:jc w:val="center"/>
            </w:pPr>
            <w:r>
              <w:rPr>
                <w:rFonts w:ascii="Times New Roman" w:hAnsi="Times New Roman" w:eastAsia="宋体"/>
                <w:b w:val="0"/>
                <w:sz w:val="18"/>
              </w:rPr>
              <w:t>2.00～2.60</w:t>
            </w:r>
          </w:p>
        </w:tc>
      </w:tr>
      <w:tr w14:paraId="51B0D6D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0ABE35E">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2170D6FF">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6E5362E5">
            <w:pPr>
              <w:keepNext w:val="0"/>
              <w:spacing w:before="20" w:after="20" w:line="260" w:lineRule="exact"/>
              <w:ind w:firstLine="0" w:firstLineChars="0"/>
              <w:jc w:val="center"/>
            </w:pPr>
            <w:r>
              <w:rPr>
                <w:rFonts w:ascii="Times New Roman" w:hAnsi="Times New Roman" w:eastAsia="宋体"/>
                <w:b w:val="0"/>
                <w:sz w:val="18"/>
              </w:rPr>
              <w:t>3～6 h</w:t>
            </w:r>
          </w:p>
        </w:tc>
        <w:tc>
          <w:tcPr>
            <w:tcW w:w="1385" w:type="dxa"/>
            <w:tcMar>
              <w:left w:w="70" w:type="dxa"/>
              <w:right w:w="70" w:type="dxa"/>
            </w:tcMar>
            <w:vAlign w:val="center"/>
          </w:tcPr>
          <w:p w14:paraId="4857C5A2">
            <w:pPr>
              <w:keepNext w:val="0"/>
              <w:spacing w:before="20" w:after="20" w:line="260" w:lineRule="exact"/>
              <w:ind w:firstLine="0" w:firstLineChars="0"/>
              <w:jc w:val="center"/>
            </w:pPr>
            <w:r>
              <w:rPr>
                <w:rFonts w:ascii="Times New Roman" w:hAnsi="Times New Roman" w:eastAsia="宋体"/>
                <w:b w:val="0"/>
                <w:sz w:val="18"/>
              </w:rPr>
              <w:t>＞1.10～1.40</w:t>
            </w:r>
          </w:p>
        </w:tc>
        <w:tc>
          <w:tcPr>
            <w:tcW w:w="1385" w:type="dxa"/>
            <w:tcMar>
              <w:left w:w="70" w:type="dxa"/>
              <w:right w:w="70" w:type="dxa"/>
            </w:tcMar>
            <w:vAlign w:val="center"/>
          </w:tcPr>
          <w:p w14:paraId="416C0CA9">
            <w:pPr>
              <w:keepNext w:val="0"/>
              <w:spacing w:before="20" w:after="20" w:line="260" w:lineRule="exact"/>
              <w:ind w:firstLine="0" w:firstLineChars="0"/>
              <w:jc w:val="center"/>
            </w:pPr>
            <w:r>
              <w:rPr>
                <w:rFonts w:ascii="Times New Roman" w:hAnsi="Times New Roman" w:eastAsia="宋体"/>
                <w:b w:val="0"/>
                <w:sz w:val="18"/>
              </w:rPr>
              <w:t>＞0.05～0.08</w:t>
            </w:r>
          </w:p>
        </w:tc>
        <w:tc>
          <w:tcPr>
            <w:tcW w:w="1385" w:type="dxa"/>
            <w:tcMar>
              <w:left w:w="70" w:type="dxa"/>
              <w:right w:w="70" w:type="dxa"/>
            </w:tcMar>
            <w:vAlign w:val="center"/>
          </w:tcPr>
          <w:p w14:paraId="2145288E">
            <w:pPr>
              <w:keepNext w:val="0"/>
              <w:spacing w:before="20" w:after="20" w:line="260" w:lineRule="exact"/>
              <w:ind w:firstLine="0" w:firstLineChars="0"/>
              <w:jc w:val="center"/>
            </w:pPr>
            <w:r>
              <w:rPr>
                <w:rFonts w:ascii="Times New Roman" w:hAnsi="Times New Roman" w:eastAsia="宋体"/>
                <w:b w:val="0"/>
                <w:sz w:val="18"/>
              </w:rPr>
              <w:t>2.00～2.60</w:t>
            </w:r>
          </w:p>
        </w:tc>
      </w:tr>
      <w:tr w14:paraId="472C86D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01589D2">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708EFDF2">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2723FB71">
            <w:pPr>
              <w:keepNext w:val="0"/>
              <w:spacing w:before="20" w:after="20" w:line="260" w:lineRule="exact"/>
              <w:ind w:firstLine="0" w:firstLineChars="0"/>
              <w:jc w:val="center"/>
            </w:pPr>
            <w:r>
              <w:rPr>
                <w:rFonts w:ascii="Times New Roman" w:hAnsi="Times New Roman" w:eastAsia="宋体"/>
                <w:b w:val="0"/>
                <w:sz w:val="18"/>
              </w:rPr>
              <w:t>3～6 h</w:t>
            </w:r>
          </w:p>
        </w:tc>
        <w:tc>
          <w:tcPr>
            <w:tcW w:w="1385" w:type="dxa"/>
            <w:tcMar>
              <w:left w:w="70" w:type="dxa"/>
              <w:right w:w="70" w:type="dxa"/>
            </w:tcMar>
            <w:vAlign w:val="center"/>
          </w:tcPr>
          <w:p w14:paraId="725EDD95">
            <w:pPr>
              <w:keepNext w:val="0"/>
              <w:spacing w:before="20" w:after="20" w:line="260" w:lineRule="exact"/>
              <w:ind w:firstLine="0" w:firstLineChars="0"/>
              <w:jc w:val="center"/>
            </w:pPr>
            <w:r>
              <w:rPr>
                <w:rFonts w:ascii="Times New Roman" w:hAnsi="Times New Roman" w:eastAsia="宋体"/>
                <w:b w:val="0"/>
                <w:sz w:val="18"/>
              </w:rPr>
              <w:t>＞1.10～1.40</w:t>
            </w:r>
          </w:p>
        </w:tc>
        <w:tc>
          <w:tcPr>
            <w:tcW w:w="1385" w:type="dxa"/>
            <w:tcMar>
              <w:left w:w="70" w:type="dxa"/>
              <w:right w:w="70" w:type="dxa"/>
            </w:tcMar>
            <w:vAlign w:val="center"/>
          </w:tcPr>
          <w:p w14:paraId="7B9CC4B1">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554B8E5D">
            <w:pPr>
              <w:keepNext w:val="0"/>
              <w:spacing w:before="20" w:after="20" w:line="260" w:lineRule="exact"/>
              <w:ind w:firstLine="0" w:firstLineChars="0"/>
              <w:jc w:val="center"/>
            </w:pPr>
            <w:r>
              <w:rPr>
                <w:rFonts w:ascii="Times New Roman" w:hAnsi="Times New Roman" w:eastAsia="宋体"/>
                <w:b w:val="0"/>
                <w:sz w:val="18"/>
              </w:rPr>
              <w:t>2.00～2.60</w:t>
            </w:r>
          </w:p>
        </w:tc>
      </w:tr>
      <w:tr w14:paraId="1D60A67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03D00E3C">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1D51A459">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6FAADEAC">
            <w:pPr>
              <w:keepNext w:val="0"/>
              <w:spacing w:before="20" w:after="20" w:line="260" w:lineRule="exact"/>
              <w:ind w:firstLine="0" w:firstLineChars="0"/>
              <w:jc w:val="center"/>
            </w:pPr>
            <w:r>
              <w:rPr>
                <w:rFonts w:ascii="Times New Roman" w:hAnsi="Times New Roman" w:eastAsia="宋体"/>
                <w:b w:val="0"/>
                <w:sz w:val="18"/>
              </w:rPr>
              <w:t>1～3 h</w:t>
            </w:r>
          </w:p>
        </w:tc>
        <w:tc>
          <w:tcPr>
            <w:tcW w:w="1385" w:type="dxa"/>
            <w:tcMar>
              <w:left w:w="70" w:type="dxa"/>
              <w:right w:w="70" w:type="dxa"/>
            </w:tcMar>
            <w:vAlign w:val="center"/>
          </w:tcPr>
          <w:p w14:paraId="04CF10F3">
            <w:pPr>
              <w:keepNext w:val="0"/>
              <w:spacing w:before="20" w:after="20" w:line="260" w:lineRule="exact"/>
              <w:ind w:firstLine="0" w:firstLineChars="0"/>
              <w:jc w:val="center"/>
            </w:pPr>
            <w:r>
              <w:rPr>
                <w:rFonts w:ascii="Times New Roman" w:hAnsi="Times New Roman" w:eastAsia="宋体"/>
                <w:b w:val="0"/>
                <w:sz w:val="18"/>
              </w:rPr>
              <w:t>＞1.10～1.40</w:t>
            </w:r>
          </w:p>
        </w:tc>
        <w:tc>
          <w:tcPr>
            <w:tcW w:w="1385" w:type="dxa"/>
            <w:tcMar>
              <w:left w:w="70" w:type="dxa"/>
              <w:right w:w="70" w:type="dxa"/>
            </w:tcMar>
            <w:vAlign w:val="center"/>
          </w:tcPr>
          <w:p w14:paraId="11629AC0">
            <w:pPr>
              <w:keepNext w:val="0"/>
              <w:spacing w:before="20" w:after="20" w:line="260" w:lineRule="exact"/>
              <w:ind w:firstLine="0" w:firstLineChars="0"/>
              <w:jc w:val="center"/>
            </w:pPr>
            <w:r>
              <w:rPr>
                <w:rFonts w:ascii="Times New Roman" w:hAnsi="Times New Roman" w:eastAsia="宋体"/>
                <w:b w:val="0"/>
                <w:sz w:val="18"/>
              </w:rPr>
              <w:t>0.04～0.05</w:t>
            </w:r>
          </w:p>
        </w:tc>
        <w:tc>
          <w:tcPr>
            <w:tcW w:w="1385" w:type="dxa"/>
            <w:tcMar>
              <w:left w:w="70" w:type="dxa"/>
              <w:right w:w="70" w:type="dxa"/>
            </w:tcMar>
            <w:vAlign w:val="center"/>
          </w:tcPr>
          <w:p w14:paraId="3DC786E7">
            <w:pPr>
              <w:keepNext w:val="0"/>
              <w:spacing w:before="20" w:after="20" w:line="260" w:lineRule="exact"/>
              <w:ind w:firstLine="0" w:firstLineChars="0"/>
              <w:jc w:val="center"/>
            </w:pPr>
            <w:r>
              <w:rPr>
                <w:rFonts w:ascii="Times New Roman" w:hAnsi="Times New Roman" w:eastAsia="宋体"/>
                <w:b w:val="0"/>
                <w:sz w:val="18"/>
              </w:rPr>
              <w:t>2.00～2.45</w:t>
            </w:r>
          </w:p>
        </w:tc>
      </w:tr>
      <w:tr w14:paraId="1C3A9E9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05D8700">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3FB17801">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5EFA3154">
            <w:pPr>
              <w:keepNext w:val="0"/>
              <w:spacing w:before="20" w:after="20" w:line="260" w:lineRule="exact"/>
              <w:ind w:firstLine="0" w:firstLineChars="0"/>
              <w:jc w:val="center"/>
            </w:pPr>
            <w:r>
              <w:rPr>
                <w:rFonts w:ascii="Times New Roman" w:hAnsi="Times New Roman" w:eastAsia="宋体"/>
                <w:b w:val="0"/>
                <w:sz w:val="18"/>
              </w:rPr>
              <w:t>1～3 h</w:t>
            </w:r>
          </w:p>
        </w:tc>
        <w:tc>
          <w:tcPr>
            <w:tcW w:w="1385" w:type="dxa"/>
            <w:tcMar>
              <w:left w:w="70" w:type="dxa"/>
              <w:right w:w="70" w:type="dxa"/>
            </w:tcMar>
            <w:vAlign w:val="center"/>
          </w:tcPr>
          <w:p w14:paraId="55CF5667">
            <w:pPr>
              <w:keepNext w:val="0"/>
              <w:spacing w:before="20" w:after="20" w:line="260" w:lineRule="exact"/>
              <w:ind w:firstLine="0" w:firstLineChars="0"/>
              <w:jc w:val="center"/>
            </w:pPr>
            <w:r>
              <w:rPr>
                <w:rFonts w:ascii="Times New Roman" w:hAnsi="Times New Roman" w:eastAsia="宋体"/>
                <w:b w:val="0"/>
                <w:sz w:val="18"/>
              </w:rPr>
              <w:t>＞1.10～1.40</w:t>
            </w:r>
          </w:p>
        </w:tc>
        <w:tc>
          <w:tcPr>
            <w:tcW w:w="1385" w:type="dxa"/>
            <w:tcMar>
              <w:left w:w="70" w:type="dxa"/>
              <w:right w:w="70" w:type="dxa"/>
            </w:tcMar>
            <w:vAlign w:val="center"/>
          </w:tcPr>
          <w:p w14:paraId="65A43E36">
            <w:pPr>
              <w:keepNext w:val="0"/>
              <w:spacing w:before="20" w:after="20" w:line="260" w:lineRule="exact"/>
              <w:ind w:firstLine="0" w:firstLineChars="0"/>
              <w:jc w:val="center"/>
            </w:pPr>
            <w:r>
              <w:rPr>
                <w:rFonts w:ascii="Times New Roman" w:hAnsi="Times New Roman" w:eastAsia="宋体"/>
                <w:b w:val="0"/>
                <w:sz w:val="18"/>
              </w:rPr>
              <w:t>＞0.05～0.08</w:t>
            </w:r>
          </w:p>
        </w:tc>
        <w:tc>
          <w:tcPr>
            <w:tcW w:w="1385" w:type="dxa"/>
            <w:tcMar>
              <w:left w:w="70" w:type="dxa"/>
              <w:right w:w="70" w:type="dxa"/>
            </w:tcMar>
            <w:vAlign w:val="center"/>
          </w:tcPr>
          <w:p w14:paraId="31DF06F5">
            <w:pPr>
              <w:keepNext w:val="0"/>
              <w:spacing w:before="20" w:after="20" w:line="260" w:lineRule="exact"/>
              <w:ind w:firstLine="0" w:firstLineChars="0"/>
              <w:jc w:val="center"/>
            </w:pPr>
            <w:r>
              <w:rPr>
                <w:rFonts w:ascii="Times New Roman" w:hAnsi="Times New Roman" w:eastAsia="宋体"/>
                <w:b w:val="0"/>
                <w:sz w:val="18"/>
              </w:rPr>
              <w:t>2.00～2.45</w:t>
            </w:r>
          </w:p>
        </w:tc>
      </w:tr>
      <w:tr w14:paraId="0A59816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E087BE6">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1F40C14E">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1DD5A20E">
            <w:pPr>
              <w:keepNext w:val="0"/>
              <w:spacing w:before="20" w:after="20" w:line="260" w:lineRule="exact"/>
              <w:ind w:firstLine="0" w:firstLineChars="0"/>
              <w:jc w:val="center"/>
            </w:pPr>
            <w:r>
              <w:rPr>
                <w:rFonts w:ascii="Times New Roman" w:hAnsi="Times New Roman" w:eastAsia="宋体"/>
                <w:b w:val="0"/>
                <w:sz w:val="18"/>
              </w:rPr>
              <w:t>1～3 h</w:t>
            </w:r>
          </w:p>
        </w:tc>
        <w:tc>
          <w:tcPr>
            <w:tcW w:w="1385" w:type="dxa"/>
            <w:tcMar>
              <w:left w:w="70" w:type="dxa"/>
              <w:right w:w="70" w:type="dxa"/>
            </w:tcMar>
            <w:vAlign w:val="center"/>
          </w:tcPr>
          <w:p w14:paraId="1D14B57B">
            <w:pPr>
              <w:keepNext w:val="0"/>
              <w:spacing w:before="20" w:after="20" w:line="260" w:lineRule="exact"/>
              <w:ind w:firstLine="0" w:firstLineChars="0"/>
              <w:jc w:val="center"/>
            </w:pPr>
            <w:r>
              <w:rPr>
                <w:rFonts w:ascii="Times New Roman" w:hAnsi="Times New Roman" w:eastAsia="宋体"/>
                <w:b w:val="0"/>
                <w:sz w:val="18"/>
              </w:rPr>
              <w:t>＞1.10～1.40</w:t>
            </w:r>
          </w:p>
        </w:tc>
        <w:tc>
          <w:tcPr>
            <w:tcW w:w="1385" w:type="dxa"/>
            <w:tcMar>
              <w:left w:w="70" w:type="dxa"/>
              <w:right w:w="70" w:type="dxa"/>
            </w:tcMar>
            <w:vAlign w:val="center"/>
          </w:tcPr>
          <w:p w14:paraId="6C4529E0">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520C09D1">
            <w:pPr>
              <w:keepNext w:val="0"/>
              <w:spacing w:before="20" w:after="20" w:line="260" w:lineRule="exact"/>
              <w:ind w:firstLine="0" w:firstLineChars="0"/>
              <w:jc w:val="center"/>
            </w:pPr>
            <w:r>
              <w:rPr>
                <w:rFonts w:ascii="Times New Roman" w:hAnsi="Times New Roman" w:eastAsia="宋体"/>
                <w:b w:val="0"/>
                <w:sz w:val="18"/>
              </w:rPr>
              <w:t>2.00～2.45</w:t>
            </w:r>
          </w:p>
        </w:tc>
      </w:tr>
      <w:tr w14:paraId="43A5B1B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D5E699B">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51B52A8A">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11A9CA3C">
            <w:pPr>
              <w:keepNext w:val="0"/>
              <w:spacing w:before="20" w:after="20" w:line="260" w:lineRule="exact"/>
              <w:ind w:firstLine="0" w:firstLineChars="0"/>
              <w:jc w:val="center"/>
            </w:pPr>
            <w:r>
              <w:rPr>
                <w:rFonts w:ascii="Times New Roman" w:hAnsi="Times New Roman" w:eastAsia="宋体"/>
                <w:b w:val="0"/>
                <w:sz w:val="18"/>
              </w:rPr>
              <w:t>3～6 h</w:t>
            </w:r>
          </w:p>
        </w:tc>
        <w:tc>
          <w:tcPr>
            <w:tcW w:w="1385" w:type="dxa"/>
            <w:tcMar>
              <w:left w:w="70" w:type="dxa"/>
              <w:right w:w="70" w:type="dxa"/>
            </w:tcMar>
            <w:vAlign w:val="center"/>
          </w:tcPr>
          <w:p w14:paraId="11B5AE90">
            <w:pPr>
              <w:keepNext w:val="0"/>
              <w:spacing w:before="20" w:after="20" w:line="260" w:lineRule="exact"/>
              <w:ind w:firstLine="0" w:firstLineChars="0"/>
              <w:jc w:val="center"/>
            </w:pPr>
            <w:r>
              <w:rPr>
                <w:rFonts w:ascii="Times New Roman" w:hAnsi="Times New Roman" w:eastAsia="宋体"/>
                <w:b w:val="0"/>
                <w:sz w:val="18"/>
              </w:rPr>
              <w:t>＞1.10～1.40</w:t>
            </w:r>
          </w:p>
        </w:tc>
        <w:tc>
          <w:tcPr>
            <w:tcW w:w="1385" w:type="dxa"/>
            <w:tcMar>
              <w:left w:w="70" w:type="dxa"/>
              <w:right w:w="70" w:type="dxa"/>
            </w:tcMar>
            <w:vAlign w:val="center"/>
          </w:tcPr>
          <w:p w14:paraId="39807866">
            <w:pPr>
              <w:keepNext w:val="0"/>
              <w:spacing w:before="20" w:after="20" w:line="260" w:lineRule="exact"/>
              <w:ind w:firstLine="0" w:firstLineChars="0"/>
              <w:jc w:val="center"/>
            </w:pPr>
            <w:r>
              <w:rPr>
                <w:rFonts w:ascii="Times New Roman" w:hAnsi="Times New Roman" w:eastAsia="宋体"/>
                <w:b w:val="0"/>
                <w:sz w:val="18"/>
              </w:rPr>
              <w:t>0.04～0.05</w:t>
            </w:r>
          </w:p>
        </w:tc>
        <w:tc>
          <w:tcPr>
            <w:tcW w:w="1385" w:type="dxa"/>
            <w:tcMar>
              <w:left w:w="70" w:type="dxa"/>
              <w:right w:w="70" w:type="dxa"/>
            </w:tcMar>
            <w:vAlign w:val="center"/>
          </w:tcPr>
          <w:p w14:paraId="798FF15F">
            <w:pPr>
              <w:keepNext w:val="0"/>
              <w:spacing w:before="20" w:after="20" w:line="260" w:lineRule="exact"/>
              <w:ind w:firstLine="0" w:firstLineChars="0"/>
              <w:jc w:val="center"/>
            </w:pPr>
            <w:r>
              <w:rPr>
                <w:rFonts w:ascii="Times New Roman" w:hAnsi="Times New Roman" w:eastAsia="宋体"/>
                <w:b w:val="0"/>
                <w:sz w:val="18"/>
              </w:rPr>
              <w:t>2.00～2.45</w:t>
            </w:r>
          </w:p>
        </w:tc>
      </w:tr>
      <w:tr w14:paraId="5828ED0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100E0A29">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0D58F6AA">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668180AD">
            <w:pPr>
              <w:keepNext w:val="0"/>
              <w:spacing w:before="20" w:after="20" w:line="260" w:lineRule="exact"/>
              <w:ind w:firstLine="0" w:firstLineChars="0"/>
              <w:jc w:val="center"/>
            </w:pPr>
            <w:r>
              <w:rPr>
                <w:rFonts w:ascii="Times New Roman" w:hAnsi="Times New Roman" w:eastAsia="宋体"/>
                <w:b w:val="0"/>
                <w:sz w:val="18"/>
              </w:rPr>
              <w:t>3～6 h</w:t>
            </w:r>
          </w:p>
        </w:tc>
        <w:tc>
          <w:tcPr>
            <w:tcW w:w="1385" w:type="dxa"/>
            <w:tcMar>
              <w:left w:w="70" w:type="dxa"/>
              <w:right w:w="70" w:type="dxa"/>
            </w:tcMar>
            <w:vAlign w:val="center"/>
          </w:tcPr>
          <w:p w14:paraId="76C5B40A">
            <w:pPr>
              <w:keepNext w:val="0"/>
              <w:spacing w:before="20" w:after="20" w:line="260" w:lineRule="exact"/>
              <w:ind w:firstLine="0" w:firstLineChars="0"/>
              <w:jc w:val="center"/>
            </w:pPr>
            <w:r>
              <w:rPr>
                <w:rFonts w:ascii="Times New Roman" w:hAnsi="Times New Roman" w:eastAsia="宋体"/>
                <w:b w:val="0"/>
                <w:sz w:val="18"/>
              </w:rPr>
              <w:t>＞1.10～1.40</w:t>
            </w:r>
          </w:p>
        </w:tc>
        <w:tc>
          <w:tcPr>
            <w:tcW w:w="1385" w:type="dxa"/>
            <w:tcMar>
              <w:left w:w="70" w:type="dxa"/>
              <w:right w:w="70" w:type="dxa"/>
            </w:tcMar>
            <w:vAlign w:val="center"/>
          </w:tcPr>
          <w:p w14:paraId="39964042">
            <w:pPr>
              <w:keepNext w:val="0"/>
              <w:spacing w:before="20" w:after="20" w:line="260" w:lineRule="exact"/>
              <w:ind w:firstLine="0" w:firstLineChars="0"/>
              <w:jc w:val="center"/>
            </w:pPr>
            <w:r>
              <w:rPr>
                <w:rFonts w:ascii="Times New Roman" w:hAnsi="Times New Roman" w:eastAsia="宋体"/>
                <w:b w:val="0"/>
                <w:sz w:val="18"/>
              </w:rPr>
              <w:t>＞0.05～0.08</w:t>
            </w:r>
          </w:p>
        </w:tc>
        <w:tc>
          <w:tcPr>
            <w:tcW w:w="1385" w:type="dxa"/>
            <w:tcMar>
              <w:left w:w="70" w:type="dxa"/>
              <w:right w:w="70" w:type="dxa"/>
            </w:tcMar>
            <w:vAlign w:val="center"/>
          </w:tcPr>
          <w:p w14:paraId="59688F81">
            <w:pPr>
              <w:keepNext w:val="0"/>
              <w:spacing w:before="20" w:after="20" w:line="260" w:lineRule="exact"/>
              <w:ind w:firstLine="0" w:firstLineChars="0"/>
              <w:jc w:val="center"/>
            </w:pPr>
            <w:r>
              <w:rPr>
                <w:rFonts w:ascii="Times New Roman" w:hAnsi="Times New Roman" w:eastAsia="宋体"/>
                <w:b w:val="0"/>
                <w:sz w:val="18"/>
              </w:rPr>
              <w:t>2.00～2.45</w:t>
            </w:r>
          </w:p>
        </w:tc>
      </w:tr>
      <w:tr w14:paraId="60EE3B6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EC460B7">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73F51D06">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69F890AC">
            <w:pPr>
              <w:keepNext w:val="0"/>
              <w:spacing w:before="20" w:after="20" w:line="260" w:lineRule="exact"/>
              <w:ind w:firstLine="0" w:firstLineChars="0"/>
              <w:jc w:val="center"/>
            </w:pPr>
            <w:r>
              <w:rPr>
                <w:rFonts w:ascii="Times New Roman" w:hAnsi="Times New Roman" w:eastAsia="宋体"/>
                <w:b w:val="0"/>
                <w:sz w:val="18"/>
              </w:rPr>
              <w:t>3～6 h</w:t>
            </w:r>
          </w:p>
        </w:tc>
        <w:tc>
          <w:tcPr>
            <w:tcW w:w="1385" w:type="dxa"/>
            <w:tcMar>
              <w:left w:w="70" w:type="dxa"/>
              <w:right w:w="70" w:type="dxa"/>
            </w:tcMar>
            <w:vAlign w:val="center"/>
          </w:tcPr>
          <w:p w14:paraId="494E02C9">
            <w:pPr>
              <w:keepNext w:val="0"/>
              <w:spacing w:before="20" w:after="20" w:line="260" w:lineRule="exact"/>
              <w:ind w:firstLine="0" w:firstLineChars="0"/>
              <w:jc w:val="center"/>
            </w:pPr>
            <w:r>
              <w:rPr>
                <w:rFonts w:ascii="Times New Roman" w:hAnsi="Times New Roman" w:eastAsia="宋体"/>
                <w:b w:val="0"/>
                <w:sz w:val="18"/>
              </w:rPr>
              <w:t>＞1.10～1.40</w:t>
            </w:r>
          </w:p>
        </w:tc>
        <w:tc>
          <w:tcPr>
            <w:tcW w:w="1385" w:type="dxa"/>
            <w:tcMar>
              <w:left w:w="70" w:type="dxa"/>
              <w:right w:w="70" w:type="dxa"/>
            </w:tcMar>
            <w:vAlign w:val="center"/>
          </w:tcPr>
          <w:p w14:paraId="7378E65C">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0713284F">
            <w:pPr>
              <w:keepNext w:val="0"/>
              <w:spacing w:before="20" w:after="20" w:line="260" w:lineRule="exact"/>
              <w:ind w:firstLine="0" w:firstLineChars="0"/>
              <w:jc w:val="center"/>
            </w:pPr>
            <w:r>
              <w:rPr>
                <w:rFonts w:ascii="Times New Roman" w:hAnsi="Times New Roman" w:eastAsia="宋体"/>
                <w:b w:val="0"/>
                <w:sz w:val="18"/>
              </w:rPr>
              <w:t>2.00～2.45</w:t>
            </w:r>
          </w:p>
        </w:tc>
      </w:tr>
      <w:tr w14:paraId="43428AD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038A359">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6D847C0A">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7D6B1558">
            <w:pPr>
              <w:keepNext w:val="0"/>
              <w:spacing w:before="20" w:after="20" w:line="260" w:lineRule="exact"/>
              <w:ind w:firstLine="0" w:firstLineChars="0"/>
              <w:jc w:val="center"/>
            </w:pPr>
            <w:r>
              <w:rPr>
                <w:rFonts w:ascii="Times New Roman" w:hAnsi="Times New Roman" w:eastAsia="宋体"/>
                <w:b w:val="0"/>
                <w:sz w:val="18"/>
              </w:rPr>
              <w:t>1～3 h</w:t>
            </w:r>
          </w:p>
        </w:tc>
        <w:tc>
          <w:tcPr>
            <w:tcW w:w="1385" w:type="dxa"/>
            <w:tcMar>
              <w:left w:w="70" w:type="dxa"/>
              <w:right w:w="70" w:type="dxa"/>
            </w:tcMar>
            <w:vAlign w:val="center"/>
          </w:tcPr>
          <w:p w14:paraId="67F89437">
            <w:pPr>
              <w:keepNext w:val="0"/>
              <w:spacing w:before="20" w:after="20" w:line="260" w:lineRule="exact"/>
              <w:ind w:firstLine="0" w:firstLineChars="0"/>
              <w:jc w:val="center"/>
            </w:pPr>
            <w:r>
              <w:rPr>
                <w:rFonts w:ascii="Times New Roman" w:hAnsi="Times New Roman" w:eastAsia="宋体"/>
                <w:b w:val="0"/>
                <w:sz w:val="18"/>
              </w:rPr>
              <w:t>＞1.10～1.40</w:t>
            </w:r>
          </w:p>
        </w:tc>
        <w:tc>
          <w:tcPr>
            <w:tcW w:w="1385" w:type="dxa"/>
            <w:tcMar>
              <w:left w:w="70" w:type="dxa"/>
              <w:right w:w="70" w:type="dxa"/>
            </w:tcMar>
            <w:vAlign w:val="center"/>
          </w:tcPr>
          <w:p w14:paraId="73B68661">
            <w:pPr>
              <w:keepNext w:val="0"/>
              <w:spacing w:before="20" w:after="20" w:line="260" w:lineRule="exact"/>
              <w:ind w:firstLine="0" w:firstLineChars="0"/>
              <w:jc w:val="center"/>
            </w:pPr>
            <w:r>
              <w:rPr>
                <w:rFonts w:ascii="Times New Roman" w:hAnsi="Times New Roman" w:eastAsia="宋体"/>
                <w:b w:val="0"/>
                <w:sz w:val="18"/>
              </w:rPr>
              <w:t>0.04～0.05</w:t>
            </w:r>
          </w:p>
        </w:tc>
        <w:tc>
          <w:tcPr>
            <w:tcW w:w="1385" w:type="dxa"/>
            <w:tcMar>
              <w:left w:w="70" w:type="dxa"/>
              <w:right w:w="70" w:type="dxa"/>
            </w:tcMar>
            <w:vAlign w:val="center"/>
          </w:tcPr>
          <w:p w14:paraId="3DBA9212">
            <w:pPr>
              <w:keepNext w:val="0"/>
              <w:spacing w:before="20" w:after="20" w:line="260" w:lineRule="exact"/>
              <w:ind w:firstLine="0" w:firstLineChars="0"/>
              <w:jc w:val="center"/>
            </w:pPr>
            <w:r>
              <w:rPr>
                <w:rFonts w:ascii="Times New Roman" w:hAnsi="Times New Roman" w:eastAsia="宋体"/>
                <w:b w:val="0"/>
                <w:sz w:val="18"/>
              </w:rPr>
              <w:t>2.00～2.35</w:t>
            </w:r>
          </w:p>
        </w:tc>
      </w:tr>
      <w:tr w14:paraId="007DC2B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9DE962D">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3A4B8E75">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33E8C145">
            <w:pPr>
              <w:keepNext w:val="0"/>
              <w:spacing w:before="20" w:after="20" w:line="260" w:lineRule="exact"/>
              <w:ind w:firstLine="0" w:firstLineChars="0"/>
              <w:jc w:val="center"/>
            </w:pPr>
            <w:r>
              <w:rPr>
                <w:rFonts w:ascii="Times New Roman" w:hAnsi="Times New Roman" w:eastAsia="宋体"/>
                <w:b w:val="0"/>
                <w:sz w:val="18"/>
              </w:rPr>
              <w:t>1～3 h</w:t>
            </w:r>
          </w:p>
        </w:tc>
        <w:tc>
          <w:tcPr>
            <w:tcW w:w="1385" w:type="dxa"/>
            <w:tcMar>
              <w:left w:w="70" w:type="dxa"/>
              <w:right w:w="70" w:type="dxa"/>
            </w:tcMar>
            <w:vAlign w:val="center"/>
          </w:tcPr>
          <w:p w14:paraId="48D7BA91">
            <w:pPr>
              <w:keepNext w:val="0"/>
              <w:spacing w:before="20" w:after="20" w:line="260" w:lineRule="exact"/>
              <w:ind w:firstLine="0" w:firstLineChars="0"/>
              <w:jc w:val="center"/>
            </w:pPr>
            <w:r>
              <w:rPr>
                <w:rFonts w:ascii="Times New Roman" w:hAnsi="Times New Roman" w:eastAsia="宋体"/>
                <w:b w:val="0"/>
                <w:sz w:val="18"/>
              </w:rPr>
              <w:t>＞1.10～1.40</w:t>
            </w:r>
          </w:p>
        </w:tc>
        <w:tc>
          <w:tcPr>
            <w:tcW w:w="1385" w:type="dxa"/>
            <w:tcMar>
              <w:left w:w="70" w:type="dxa"/>
              <w:right w:w="70" w:type="dxa"/>
            </w:tcMar>
            <w:vAlign w:val="center"/>
          </w:tcPr>
          <w:p w14:paraId="456F5360">
            <w:pPr>
              <w:keepNext w:val="0"/>
              <w:spacing w:before="20" w:after="20" w:line="260" w:lineRule="exact"/>
              <w:ind w:firstLine="0" w:firstLineChars="0"/>
              <w:jc w:val="center"/>
            </w:pPr>
            <w:r>
              <w:rPr>
                <w:rFonts w:ascii="Times New Roman" w:hAnsi="Times New Roman" w:eastAsia="宋体"/>
                <w:b w:val="0"/>
                <w:sz w:val="18"/>
              </w:rPr>
              <w:t>＞0.05～0.08</w:t>
            </w:r>
          </w:p>
        </w:tc>
        <w:tc>
          <w:tcPr>
            <w:tcW w:w="1385" w:type="dxa"/>
            <w:tcMar>
              <w:left w:w="70" w:type="dxa"/>
              <w:right w:w="70" w:type="dxa"/>
            </w:tcMar>
            <w:vAlign w:val="center"/>
          </w:tcPr>
          <w:p w14:paraId="483E1967">
            <w:pPr>
              <w:keepNext w:val="0"/>
              <w:spacing w:before="20" w:after="20" w:line="260" w:lineRule="exact"/>
              <w:ind w:firstLine="0" w:firstLineChars="0"/>
              <w:jc w:val="center"/>
            </w:pPr>
            <w:r>
              <w:rPr>
                <w:rFonts w:ascii="Times New Roman" w:hAnsi="Times New Roman" w:eastAsia="宋体"/>
                <w:b w:val="0"/>
                <w:sz w:val="18"/>
              </w:rPr>
              <w:t>2.00～2.35</w:t>
            </w:r>
          </w:p>
        </w:tc>
      </w:tr>
      <w:tr w14:paraId="18D8D37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319ACCDF">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707D5112">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7202BAD4">
            <w:pPr>
              <w:keepNext w:val="0"/>
              <w:spacing w:before="20" w:after="20" w:line="260" w:lineRule="exact"/>
              <w:ind w:firstLine="0" w:firstLineChars="0"/>
              <w:jc w:val="center"/>
            </w:pPr>
            <w:r>
              <w:rPr>
                <w:rFonts w:ascii="Times New Roman" w:hAnsi="Times New Roman" w:eastAsia="宋体"/>
                <w:b w:val="0"/>
                <w:sz w:val="18"/>
              </w:rPr>
              <w:t>1～3 h</w:t>
            </w:r>
          </w:p>
        </w:tc>
        <w:tc>
          <w:tcPr>
            <w:tcW w:w="1385" w:type="dxa"/>
            <w:tcMar>
              <w:left w:w="70" w:type="dxa"/>
              <w:right w:w="70" w:type="dxa"/>
            </w:tcMar>
            <w:vAlign w:val="center"/>
          </w:tcPr>
          <w:p w14:paraId="6A27577D">
            <w:pPr>
              <w:keepNext w:val="0"/>
              <w:spacing w:before="20" w:after="20" w:line="260" w:lineRule="exact"/>
              <w:ind w:firstLine="0" w:firstLineChars="0"/>
              <w:jc w:val="center"/>
            </w:pPr>
            <w:r>
              <w:rPr>
                <w:rFonts w:ascii="Times New Roman" w:hAnsi="Times New Roman" w:eastAsia="宋体"/>
                <w:b w:val="0"/>
                <w:sz w:val="18"/>
              </w:rPr>
              <w:t>＞1.10～1.40</w:t>
            </w:r>
          </w:p>
        </w:tc>
        <w:tc>
          <w:tcPr>
            <w:tcW w:w="1385" w:type="dxa"/>
            <w:tcMar>
              <w:left w:w="70" w:type="dxa"/>
              <w:right w:w="70" w:type="dxa"/>
            </w:tcMar>
            <w:vAlign w:val="center"/>
          </w:tcPr>
          <w:p w14:paraId="29A406A9">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22EA934D">
            <w:pPr>
              <w:keepNext w:val="0"/>
              <w:spacing w:before="20" w:after="20" w:line="260" w:lineRule="exact"/>
              <w:ind w:firstLine="0" w:firstLineChars="0"/>
              <w:jc w:val="center"/>
            </w:pPr>
            <w:r>
              <w:rPr>
                <w:rFonts w:ascii="Times New Roman" w:hAnsi="Times New Roman" w:eastAsia="宋体"/>
                <w:b w:val="0"/>
                <w:sz w:val="18"/>
              </w:rPr>
              <w:t>2.00～2.30</w:t>
            </w:r>
          </w:p>
        </w:tc>
      </w:tr>
      <w:tr w14:paraId="0ABF56C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F99C5EB">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6978E5F6">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45DE6D64">
            <w:pPr>
              <w:keepNext w:val="0"/>
              <w:spacing w:before="20" w:after="20" w:line="260" w:lineRule="exact"/>
              <w:ind w:firstLine="0" w:firstLineChars="0"/>
              <w:jc w:val="center"/>
            </w:pPr>
            <w:r>
              <w:rPr>
                <w:rFonts w:ascii="Times New Roman" w:hAnsi="Times New Roman" w:eastAsia="宋体"/>
                <w:b w:val="0"/>
                <w:sz w:val="18"/>
              </w:rPr>
              <w:t>3～6 h</w:t>
            </w:r>
          </w:p>
        </w:tc>
        <w:tc>
          <w:tcPr>
            <w:tcW w:w="1385" w:type="dxa"/>
            <w:tcMar>
              <w:left w:w="70" w:type="dxa"/>
              <w:right w:w="70" w:type="dxa"/>
            </w:tcMar>
            <w:vAlign w:val="center"/>
          </w:tcPr>
          <w:p w14:paraId="4F9EEC3A">
            <w:pPr>
              <w:keepNext w:val="0"/>
              <w:spacing w:before="20" w:after="20" w:line="260" w:lineRule="exact"/>
              <w:ind w:firstLine="0" w:firstLineChars="0"/>
              <w:jc w:val="center"/>
            </w:pPr>
            <w:r>
              <w:rPr>
                <w:rFonts w:ascii="Times New Roman" w:hAnsi="Times New Roman" w:eastAsia="宋体"/>
                <w:b w:val="0"/>
                <w:sz w:val="18"/>
              </w:rPr>
              <w:t>＞1.10～1.40</w:t>
            </w:r>
          </w:p>
        </w:tc>
        <w:tc>
          <w:tcPr>
            <w:tcW w:w="1385" w:type="dxa"/>
            <w:tcMar>
              <w:left w:w="70" w:type="dxa"/>
              <w:right w:w="70" w:type="dxa"/>
            </w:tcMar>
            <w:vAlign w:val="center"/>
          </w:tcPr>
          <w:p w14:paraId="410ED5B6">
            <w:pPr>
              <w:keepNext w:val="0"/>
              <w:spacing w:before="20" w:after="20" w:line="260" w:lineRule="exact"/>
              <w:ind w:firstLine="0" w:firstLineChars="0"/>
              <w:jc w:val="center"/>
            </w:pPr>
            <w:r>
              <w:rPr>
                <w:rFonts w:ascii="Times New Roman" w:hAnsi="Times New Roman" w:eastAsia="宋体"/>
                <w:b w:val="0"/>
                <w:sz w:val="18"/>
              </w:rPr>
              <w:t>0.04～0.05</w:t>
            </w:r>
          </w:p>
        </w:tc>
        <w:tc>
          <w:tcPr>
            <w:tcW w:w="1385" w:type="dxa"/>
            <w:tcMar>
              <w:left w:w="70" w:type="dxa"/>
              <w:right w:w="70" w:type="dxa"/>
            </w:tcMar>
            <w:vAlign w:val="center"/>
          </w:tcPr>
          <w:p w14:paraId="00F2CB48">
            <w:pPr>
              <w:keepNext w:val="0"/>
              <w:spacing w:before="20" w:after="20" w:line="260" w:lineRule="exact"/>
              <w:ind w:firstLine="0" w:firstLineChars="0"/>
              <w:jc w:val="center"/>
            </w:pPr>
            <w:r>
              <w:rPr>
                <w:rFonts w:ascii="Times New Roman" w:hAnsi="Times New Roman" w:eastAsia="宋体"/>
                <w:b w:val="0"/>
                <w:sz w:val="18"/>
              </w:rPr>
              <w:t>2.00～2.35</w:t>
            </w:r>
          </w:p>
        </w:tc>
      </w:tr>
      <w:tr w14:paraId="367E6D0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34EB9E4">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57BC16A0">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4FE6CBD4">
            <w:pPr>
              <w:keepNext w:val="0"/>
              <w:spacing w:before="20" w:after="20" w:line="260" w:lineRule="exact"/>
              <w:ind w:firstLine="0" w:firstLineChars="0"/>
              <w:jc w:val="center"/>
            </w:pPr>
            <w:r>
              <w:rPr>
                <w:rFonts w:ascii="Times New Roman" w:hAnsi="Times New Roman" w:eastAsia="宋体"/>
                <w:b w:val="0"/>
                <w:sz w:val="18"/>
              </w:rPr>
              <w:t>3～6 h</w:t>
            </w:r>
          </w:p>
        </w:tc>
        <w:tc>
          <w:tcPr>
            <w:tcW w:w="1385" w:type="dxa"/>
            <w:tcMar>
              <w:left w:w="70" w:type="dxa"/>
              <w:right w:w="70" w:type="dxa"/>
            </w:tcMar>
            <w:vAlign w:val="center"/>
          </w:tcPr>
          <w:p w14:paraId="4A280D25">
            <w:pPr>
              <w:keepNext w:val="0"/>
              <w:spacing w:before="20" w:after="20" w:line="260" w:lineRule="exact"/>
              <w:ind w:firstLine="0" w:firstLineChars="0"/>
              <w:jc w:val="center"/>
            </w:pPr>
            <w:r>
              <w:rPr>
                <w:rFonts w:ascii="Times New Roman" w:hAnsi="Times New Roman" w:eastAsia="宋体"/>
                <w:b w:val="0"/>
                <w:sz w:val="18"/>
              </w:rPr>
              <w:t>＞1.10～1.40</w:t>
            </w:r>
          </w:p>
        </w:tc>
        <w:tc>
          <w:tcPr>
            <w:tcW w:w="1385" w:type="dxa"/>
            <w:tcMar>
              <w:left w:w="70" w:type="dxa"/>
              <w:right w:w="70" w:type="dxa"/>
            </w:tcMar>
            <w:vAlign w:val="center"/>
          </w:tcPr>
          <w:p w14:paraId="0F8A676B">
            <w:pPr>
              <w:keepNext w:val="0"/>
              <w:spacing w:before="20" w:after="20" w:line="260" w:lineRule="exact"/>
              <w:ind w:firstLine="0" w:firstLineChars="0"/>
              <w:jc w:val="center"/>
            </w:pPr>
            <w:r>
              <w:rPr>
                <w:rFonts w:ascii="Times New Roman" w:hAnsi="Times New Roman" w:eastAsia="宋体"/>
                <w:b w:val="0"/>
                <w:sz w:val="18"/>
              </w:rPr>
              <w:t>＞0.05～0.08</w:t>
            </w:r>
          </w:p>
        </w:tc>
        <w:tc>
          <w:tcPr>
            <w:tcW w:w="1385" w:type="dxa"/>
            <w:tcMar>
              <w:left w:w="70" w:type="dxa"/>
              <w:right w:w="70" w:type="dxa"/>
            </w:tcMar>
            <w:vAlign w:val="center"/>
          </w:tcPr>
          <w:p w14:paraId="773E9174">
            <w:pPr>
              <w:keepNext w:val="0"/>
              <w:spacing w:before="20" w:after="20" w:line="260" w:lineRule="exact"/>
              <w:ind w:firstLine="0" w:firstLineChars="0"/>
              <w:jc w:val="center"/>
            </w:pPr>
            <w:r>
              <w:rPr>
                <w:rFonts w:ascii="Times New Roman" w:hAnsi="Times New Roman" w:eastAsia="宋体"/>
                <w:b w:val="0"/>
                <w:sz w:val="18"/>
              </w:rPr>
              <w:t>2.00～2.35</w:t>
            </w:r>
          </w:p>
        </w:tc>
      </w:tr>
      <w:tr w14:paraId="703B612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AF7280B">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13F019E6">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5AAC644D">
            <w:pPr>
              <w:keepNext w:val="0"/>
              <w:spacing w:before="20" w:after="20" w:line="260" w:lineRule="exact"/>
              <w:ind w:firstLine="0" w:firstLineChars="0"/>
              <w:jc w:val="center"/>
            </w:pPr>
            <w:r>
              <w:rPr>
                <w:rFonts w:ascii="Times New Roman" w:hAnsi="Times New Roman" w:eastAsia="宋体"/>
                <w:b w:val="0"/>
                <w:sz w:val="18"/>
              </w:rPr>
              <w:t>3～6 h</w:t>
            </w:r>
          </w:p>
        </w:tc>
        <w:tc>
          <w:tcPr>
            <w:tcW w:w="1385" w:type="dxa"/>
            <w:tcMar>
              <w:left w:w="70" w:type="dxa"/>
              <w:right w:w="70" w:type="dxa"/>
            </w:tcMar>
            <w:vAlign w:val="center"/>
          </w:tcPr>
          <w:p w14:paraId="6167BDB4">
            <w:pPr>
              <w:keepNext w:val="0"/>
              <w:spacing w:before="20" w:after="20" w:line="260" w:lineRule="exact"/>
              <w:ind w:firstLine="0" w:firstLineChars="0"/>
              <w:jc w:val="center"/>
            </w:pPr>
            <w:r>
              <w:rPr>
                <w:rFonts w:ascii="Times New Roman" w:hAnsi="Times New Roman" w:eastAsia="宋体"/>
                <w:b w:val="0"/>
                <w:sz w:val="18"/>
              </w:rPr>
              <w:t>＞1.10～1.40</w:t>
            </w:r>
          </w:p>
        </w:tc>
        <w:tc>
          <w:tcPr>
            <w:tcW w:w="1385" w:type="dxa"/>
            <w:tcMar>
              <w:left w:w="70" w:type="dxa"/>
              <w:right w:w="70" w:type="dxa"/>
            </w:tcMar>
            <w:vAlign w:val="center"/>
          </w:tcPr>
          <w:p w14:paraId="5D25749A">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74CFB54B">
            <w:pPr>
              <w:keepNext w:val="0"/>
              <w:spacing w:before="20" w:after="20" w:line="260" w:lineRule="exact"/>
              <w:ind w:firstLine="0" w:firstLineChars="0"/>
              <w:jc w:val="center"/>
            </w:pPr>
            <w:r>
              <w:rPr>
                <w:rFonts w:ascii="Times New Roman" w:hAnsi="Times New Roman" w:eastAsia="宋体"/>
                <w:b w:val="0"/>
                <w:sz w:val="18"/>
              </w:rPr>
              <w:t>2.00～2.35</w:t>
            </w:r>
          </w:p>
        </w:tc>
      </w:tr>
    </w:tbl>
    <w:p w14:paraId="4F680B42">
      <w:pPr>
        <w:pStyle w:val="2"/>
        <w:keepNext/>
        <w:spacing w:before="120" w:after="80" w:line="300" w:lineRule="auto"/>
        <w:ind w:firstLine="0"/>
        <w:jc w:val="center"/>
      </w:pPr>
      <w:r>
        <w:rPr>
          <w:rFonts w:ascii="Times New Roman" w:hAnsi="Times New Roman" w:eastAsia="宋体"/>
          <w:b w:val="0"/>
          <w:sz w:val="21"/>
        </w:rPr>
        <w:t>表5-65 主变与线路成本比＞1.40～1.70的弹性容载比推荐区间</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5A6ACC9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7E9CCED4">
            <w:pPr>
              <w:keepNext w:val="0"/>
              <w:spacing w:before="20" w:after="20" w:line="260" w:lineRule="exact"/>
              <w:ind w:firstLine="0" w:firstLineChars="0"/>
              <w:jc w:val="center"/>
            </w:pPr>
            <w:r>
              <w:rPr>
                <w:rFonts w:ascii="Times New Roman" w:hAnsi="Times New Roman" w:eastAsia="宋体"/>
                <w:b/>
                <w:sz w:val="18"/>
              </w:rPr>
              <w:t>分布式电源装机渗透率</w:t>
            </w:r>
          </w:p>
        </w:tc>
        <w:tc>
          <w:tcPr>
            <w:tcW w:w="1385" w:type="dxa"/>
            <w:tcMar>
              <w:left w:w="70" w:type="dxa"/>
              <w:right w:w="70" w:type="dxa"/>
            </w:tcMar>
            <w:vAlign w:val="center"/>
          </w:tcPr>
          <w:p w14:paraId="7B468834">
            <w:pPr>
              <w:keepNext w:val="0"/>
              <w:spacing w:before="20" w:after="20" w:line="260" w:lineRule="exact"/>
              <w:ind w:firstLine="0" w:firstLineChars="0"/>
              <w:jc w:val="center"/>
            </w:pPr>
            <w:r>
              <w:rPr>
                <w:rFonts w:ascii="Times New Roman" w:hAnsi="Times New Roman" w:eastAsia="宋体"/>
                <w:b/>
                <w:sz w:val="18"/>
              </w:rPr>
              <w:t>年负荷平均增长率</w:t>
            </w:r>
          </w:p>
        </w:tc>
        <w:tc>
          <w:tcPr>
            <w:tcW w:w="1385" w:type="dxa"/>
            <w:tcMar>
              <w:left w:w="70" w:type="dxa"/>
              <w:right w:w="70" w:type="dxa"/>
            </w:tcMar>
            <w:vAlign w:val="center"/>
          </w:tcPr>
          <w:p w14:paraId="7DE87F7C">
            <w:pPr>
              <w:keepNext w:val="0"/>
              <w:spacing w:before="20" w:after="20" w:line="260" w:lineRule="exact"/>
              <w:ind w:firstLine="0" w:firstLineChars="0"/>
              <w:jc w:val="center"/>
            </w:pPr>
            <w:r>
              <w:rPr>
                <w:rFonts w:ascii="Times New Roman" w:hAnsi="Times New Roman" w:eastAsia="宋体"/>
                <w:b/>
                <w:sz w:val="18"/>
              </w:rPr>
              <w:t>95%峰值持续时间</w:t>
            </w:r>
          </w:p>
        </w:tc>
        <w:tc>
          <w:tcPr>
            <w:tcW w:w="1385" w:type="dxa"/>
            <w:tcMar>
              <w:left w:w="70" w:type="dxa"/>
              <w:right w:w="70" w:type="dxa"/>
            </w:tcMar>
            <w:vAlign w:val="center"/>
          </w:tcPr>
          <w:p w14:paraId="332A20B3">
            <w:pPr>
              <w:keepNext w:val="0"/>
              <w:spacing w:before="20" w:after="20" w:line="260" w:lineRule="exact"/>
              <w:ind w:firstLine="0" w:firstLineChars="0"/>
              <w:jc w:val="center"/>
            </w:pPr>
            <w:r>
              <w:rPr>
                <w:rFonts w:ascii="Times New Roman" w:hAnsi="Times New Roman" w:eastAsia="宋体"/>
                <w:b/>
                <w:sz w:val="18"/>
              </w:rPr>
              <w:t>主变与线路成本比</w:t>
            </w:r>
          </w:p>
        </w:tc>
        <w:tc>
          <w:tcPr>
            <w:tcW w:w="1385" w:type="dxa"/>
            <w:tcMar>
              <w:left w:w="70" w:type="dxa"/>
              <w:right w:w="70" w:type="dxa"/>
            </w:tcMar>
            <w:vAlign w:val="center"/>
          </w:tcPr>
          <w:p w14:paraId="71F68BD5">
            <w:pPr>
              <w:keepNext w:val="0"/>
              <w:spacing w:before="20" w:after="20" w:line="260" w:lineRule="exact"/>
              <w:ind w:firstLine="0" w:firstLineChars="0"/>
              <w:jc w:val="center"/>
            </w:pPr>
            <w:r>
              <w:rPr>
                <w:rFonts w:ascii="Times New Roman" w:hAnsi="Times New Roman" w:eastAsia="宋体"/>
                <w:b/>
                <w:sz w:val="18"/>
              </w:rPr>
              <w:t>主变与储能成本比</w:t>
            </w:r>
          </w:p>
        </w:tc>
        <w:tc>
          <w:tcPr>
            <w:tcW w:w="1385" w:type="dxa"/>
            <w:tcMar>
              <w:left w:w="70" w:type="dxa"/>
              <w:right w:w="70" w:type="dxa"/>
            </w:tcMar>
            <w:vAlign w:val="center"/>
          </w:tcPr>
          <w:p w14:paraId="288A8D00">
            <w:pPr>
              <w:keepNext w:val="0"/>
              <w:spacing w:before="20" w:after="20" w:line="260" w:lineRule="exact"/>
              <w:ind w:firstLine="0" w:firstLineChars="0"/>
              <w:jc w:val="center"/>
            </w:pPr>
            <w:r>
              <w:rPr>
                <w:rFonts w:ascii="Times New Roman" w:hAnsi="Times New Roman" w:eastAsia="宋体"/>
                <w:b/>
                <w:sz w:val="18"/>
              </w:rPr>
              <w:t>推荐弹性容载比</w:t>
            </w:r>
          </w:p>
        </w:tc>
      </w:tr>
      <w:tr w14:paraId="3F6ED50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22FB850">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1B3B0FD7">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3BE38AC8">
            <w:pPr>
              <w:keepNext w:val="0"/>
              <w:spacing w:before="20" w:after="20" w:line="260" w:lineRule="exact"/>
              <w:ind w:firstLine="0" w:firstLineChars="0"/>
              <w:jc w:val="center"/>
            </w:pPr>
            <w:r>
              <w:rPr>
                <w:rFonts w:ascii="Times New Roman" w:hAnsi="Times New Roman" w:eastAsia="宋体"/>
                <w:b w:val="0"/>
                <w:sz w:val="18"/>
              </w:rPr>
              <w:t>1～3 h</w:t>
            </w:r>
          </w:p>
        </w:tc>
        <w:tc>
          <w:tcPr>
            <w:tcW w:w="1385" w:type="dxa"/>
            <w:tcMar>
              <w:left w:w="70" w:type="dxa"/>
              <w:right w:w="70" w:type="dxa"/>
            </w:tcMar>
            <w:vAlign w:val="center"/>
          </w:tcPr>
          <w:p w14:paraId="61E5BACE">
            <w:pPr>
              <w:keepNext w:val="0"/>
              <w:spacing w:before="20" w:after="20" w:line="260" w:lineRule="exact"/>
              <w:ind w:firstLine="0" w:firstLineChars="0"/>
              <w:jc w:val="center"/>
            </w:pPr>
            <w:r>
              <w:rPr>
                <w:rFonts w:ascii="Times New Roman" w:hAnsi="Times New Roman" w:eastAsia="宋体"/>
                <w:b w:val="0"/>
                <w:sz w:val="18"/>
              </w:rPr>
              <w:t>＞1.40～1.70</w:t>
            </w:r>
          </w:p>
        </w:tc>
        <w:tc>
          <w:tcPr>
            <w:tcW w:w="1385" w:type="dxa"/>
            <w:tcMar>
              <w:left w:w="70" w:type="dxa"/>
              <w:right w:w="70" w:type="dxa"/>
            </w:tcMar>
            <w:vAlign w:val="center"/>
          </w:tcPr>
          <w:p w14:paraId="770DD0C6">
            <w:pPr>
              <w:keepNext w:val="0"/>
              <w:spacing w:before="20" w:after="20" w:line="260" w:lineRule="exact"/>
              <w:ind w:firstLine="0" w:firstLineChars="0"/>
              <w:jc w:val="center"/>
            </w:pPr>
            <w:r>
              <w:rPr>
                <w:rFonts w:ascii="Times New Roman" w:hAnsi="Times New Roman" w:eastAsia="宋体"/>
                <w:b w:val="0"/>
                <w:sz w:val="18"/>
              </w:rPr>
              <w:t>0.04～0.05</w:t>
            </w:r>
          </w:p>
        </w:tc>
        <w:tc>
          <w:tcPr>
            <w:tcW w:w="1385" w:type="dxa"/>
            <w:tcMar>
              <w:left w:w="70" w:type="dxa"/>
              <w:right w:w="70" w:type="dxa"/>
            </w:tcMar>
            <w:vAlign w:val="center"/>
          </w:tcPr>
          <w:p w14:paraId="2EEBCE67">
            <w:pPr>
              <w:keepNext w:val="0"/>
              <w:spacing w:before="20" w:after="20" w:line="260" w:lineRule="exact"/>
              <w:ind w:firstLine="0" w:firstLineChars="0"/>
              <w:jc w:val="center"/>
            </w:pPr>
            <w:r>
              <w:rPr>
                <w:rFonts w:ascii="Times New Roman" w:hAnsi="Times New Roman" w:eastAsia="宋体"/>
                <w:b w:val="0"/>
                <w:sz w:val="18"/>
              </w:rPr>
              <w:t>2.00～2.45</w:t>
            </w:r>
          </w:p>
        </w:tc>
      </w:tr>
      <w:tr w14:paraId="063B90F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1416FE0">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79E387AB">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6CC30043">
            <w:pPr>
              <w:keepNext w:val="0"/>
              <w:spacing w:before="20" w:after="20" w:line="260" w:lineRule="exact"/>
              <w:ind w:firstLine="0" w:firstLineChars="0"/>
              <w:jc w:val="center"/>
            </w:pPr>
            <w:r>
              <w:rPr>
                <w:rFonts w:ascii="Times New Roman" w:hAnsi="Times New Roman" w:eastAsia="宋体"/>
                <w:b w:val="0"/>
                <w:sz w:val="18"/>
              </w:rPr>
              <w:t>1～3 h</w:t>
            </w:r>
          </w:p>
        </w:tc>
        <w:tc>
          <w:tcPr>
            <w:tcW w:w="1385" w:type="dxa"/>
            <w:tcMar>
              <w:left w:w="70" w:type="dxa"/>
              <w:right w:w="70" w:type="dxa"/>
            </w:tcMar>
            <w:vAlign w:val="center"/>
          </w:tcPr>
          <w:p w14:paraId="2938FE11">
            <w:pPr>
              <w:keepNext w:val="0"/>
              <w:spacing w:before="20" w:after="20" w:line="260" w:lineRule="exact"/>
              <w:ind w:firstLine="0" w:firstLineChars="0"/>
              <w:jc w:val="center"/>
            </w:pPr>
            <w:r>
              <w:rPr>
                <w:rFonts w:ascii="Times New Roman" w:hAnsi="Times New Roman" w:eastAsia="宋体"/>
                <w:b w:val="0"/>
                <w:sz w:val="18"/>
              </w:rPr>
              <w:t>＞1.40～1.70</w:t>
            </w:r>
          </w:p>
        </w:tc>
        <w:tc>
          <w:tcPr>
            <w:tcW w:w="1385" w:type="dxa"/>
            <w:tcMar>
              <w:left w:w="70" w:type="dxa"/>
              <w:right w:w="70" w:type="dxa"/>
            </w:tcMar>
            <w:vAlign w:val="center"/>
          </w:tcPr>
          <w:p w14:paraId="778BC55B">
            <w:pPr>
              <w:keepNext w:val="0"/>
              <w:spacing w:before="20" w:after="20" w:line="260" w:lineRule="exact"/>
              <w:ind w:firstLine="0" w:firstLineChars="0"/>
              <w:jc w:val="center"/>
            </w:pPr>
            <w:r>
              <w:rPr>
                <w:rFonts w:ascii="Times New Roman" w:hAnsi="Times New Roman" w:eastAsia="宋体"/>
                <w:b w:val="0"/>
                <w:sz w:val="18"/>
              </w:rPr>
              <w:t>＞0.05～0.08</w:t>
            </w:r>
          </w:p>
        </w:tc>
        <w:tc>
          <w:tcPr>
            <w:tcW w:w="1385" w:type="dxa"/>
            <w:tcMar>
              <w:left w:w="70" w:type="dxa"/>
              <w:right w:w="70" w:type="dxa"/>
            </w:tcMar>
            <w:vAlign w:val="center"/>
          </w:tcPr>
          <w:p w14:paraId="4EE39FB9">
            <w:pPr>
              <w:keepNext w:val="0"/>
              <w:spacing w:before="20" w:after="20" w:line="260" w:lineRule="exact"/>
              <w:ind w:firstLine="0" w:firstLineChars="0"/>
              <w:jc w:val="center"/>
            </w:pPr>
            <w:r>
              <w:rPr>
                <w:rFonts w:ascii="Times New Roman" w:hAnsi="Times New Roman" w:eastAsia="宋体"/>
                <w:b w:val="0"/>
                <w:sz w:val="18"/>
              </w:rPr>
              <w:t>2.00～2.45</w:t>
            </w:r>
          </w:p>
        </w:tc>
      </w:tr>
      <w:tr w14:paraId="3768068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30769B8C">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2316A0D1">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5AE0B6EB">
            <w:pPr>
              <w:keepNext w:val="0"/>
              <w:spacing w:before="20" w:after="20" w:line="260" w:lineRule="exact"/>
              <w:ind w:firstLine="0" w:firstLineChars="0"/>
              <w:jc w:val="center"/>
            </w:pPr>
            <w:r>
              <w:rPr>
                <w:rFonts w:ascii="Times New Roman" w:hAnsi="Times New Roman" w:eastAsia="宋体"/>
                <w:b w:val="0"/>
                <w:sz w:val="18"/>
              </w:rPr>
              <w:t>1～3 h</w:t>
            </w:r>
          </w:p>
        </w:tc>
        <w:tc>
          <w:tcPr>
            <w:tcW w:w="1385" w:type="dxa"/>
            <w:tcMar>
              <w:left w:w="70" w:type="dxa"/>
              <w:right w:w="70" w:type="dxa"/>
            </w:tcMar>
            <w:vAlign w:val="center"/>
          </w:tcPr>
          <w:p w14:paraId="03624A05">
            <w:pPr>
              <w:keepNext w:val="0"/>
              <w:spacing w:before="20" w:after="20" w:line="260" w:lineRule="exact"/>
              <w:ind w:firstLine="0" w:firstLineChars="0"/>
              <w:jc w:val="center"/>
            </w:pPr>
            <w:r>
              <w:rPr>
                <w:rFonts w:ascii="Times New Roman" w:hAnsi="Times New Roman" w:eastAsia="宋体"/>
                <w:b w:val="0"/>
                <w:sz w:val="18"/>
              </w:rPr>
              <w:t>＞1.40～1.70</w:t>
            </w:r>
          </w:p>
        </w:tc>
        <w:tc>
          <w:tcPr>
            <w:tcW w:w="1385" w:type="dxa"/>
            <w:tcMar>
              <w:left w:w="70" w:type="dxa"/>
              <w:right w:w="70" w:type="dxa"/>
            </w:tcMar>
            <w:vAlign w:val="center"/>
          </w:tcPr>
          <w:p w14:paraId="74F83A83">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7C947153">
            <w:pPr>
              <w:keepNext w:val="0"/>
              <w:spacing w:before="20" w:after="20" w:line="260" w:lineRule="exact"/>
              <w:ind w:firstLine="0" w:firstLineChars="0"/>
              <w:jc w:val="center"/>
            </w:pPr>
            <w:r>
              <w:rPr>
                <w:rFonts w:ascii="Times New Roman" w:hAnsi="Times New Roman" w:eastAsia="宋体"/>
                <w:b w:val="0"/>
                <w:sz w:val="18"/>
              </w:rPr>
              <w:t>2.00～2.45</w:t>
            </w:r>
          </w:p>
        </w:tc>
      </w:tr>
      <w:tr w14:paraId="53F1A38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3AEF9F6">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22B93800">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07237596">
            <w:pPr>
              <w:keepNext w:val="0"/>
              <w:spacing w:before="20" w:after="20" w:line="260" w:lineRule="exact"/>
              <w:ind w:firstLine="0" w:firstLineChars="0"/>
              <w:jc w:val="center"/>
            </w:pPr>
            <w:r>
              <w:rPr>
                <w:rFonts w:ascii="Times New Roman" w:hAnsi="Times New Roman" w:eastAsia="宋体"/>
                <w:b w:val="0"/>
                <w:sz w:val="18"/>
              </w:rPr>
              <w:t>3～6 h</w:t>
            </w:r>
          </w:p>
        </w:tc>
        <w:tc>
          <w:tcPr>
            <w:tcW w:w="1385" w:type="dxa"/>
            <w:tcMar>
              <w:left w:w="70" w:type="dxa"/>
              <w:right w:w="70" w:type="dxa"/>
            </w:tcMar>
            <w:vAlign w:val="center"/>
          </w:tcPr>
          <w:p w14:paraId="314C9D14">
            <w:pPr>
              <w:keepNext w:val="0"/>
              <w:spacing w:before="20" w:after="20" w:line="260" w:lineRule="exact"/>
              <w:ind w:firstLine="0" w:firstLineChars="0"/>
              <w:jc w:val="center"/>
            </w:pPr>
            <w:r>
              <w:rPr>
                <w:rFonts w:ascii="Times New Roman" w:hAnsi="Times New Roman" w:eastAsia="宋体"/>
                <w:b w:val="0"/>
                <w:sz w:val="18"/>
              </w:rPr>
              <w:t>＞1.40～1.70</w:t>
            </w:r>
          </w:p>
        </w:tc>
        <w:tc>
          <w:tcPr>
            <w:tcW w:w="1385" w:type="dxa"/>
            <w:tcMar>
              <w:left w:w="70" w:type="dxa"/>
              <w:right w:w="70" w:type="dxa"/>
            </w:tcMar>
            <w:vAlign w:val="center"/>
          </w:tcPr>
          <w:p w14:paraId="01EC0C67">
            <w:pPr>
              <w:keepNext w:val="0"/>
              <w:spacing w:before="20" w:after="20" w:line="260" w:lineRule="exact"/>
              <w:ind w:firstLine="0" w:firstLineChars="0"/>
              <w:jc w:val="center"/>
            </w:pPr>
            <w:r>
              <w:rPr>
                <w:rFonts w:ascii="Times New Roman" w:hAnsi="Times New Roman" w:eastAsia="宋体"/>
                <w:b w:val="0"/>
                <w:sz w:val="18"/>
              </w:rPr>
              <w:t>0.04～0.05</w:t>
            </w:r>
          </w:p>
        </w:tc>
        <w:tc>
          <w:tcPr>
            <w:tcW w:w="1385" w:type="dxa"/>
            <w:tcMar>
              <w:left w:w="70" w:type="dxa"/>
              <w:right w:w="70" w:type="dxa"/>
            </w:tcMar>
            <w:vAlign w:val="center"/>
          </w:tcPr>
          <w:p w14:paraId="74ED5198">
            <w:pPr>
              <w:keepNext w:val="0"/>
              <w:spacing w:before="20" w:after="20" w:line="260" w:lineRule="exact"/>
              <w:ind w:firstLine="0" w:firstLineChars="0"/>
              <w:jc w:val="center"/>
            </w:pPr>
            <w:r>
              <w:rPr>
                <w:rFonts w:ascii="Times New Roman" w:hAnsi="Times New Roman" w:eastAsia="宋体"/>
                <w:b w:val="0"/>
                <w:sz w:val="18"/>
              </w:rPr>
              <w:t>2.00～2.45</w:t>
            </w:r>
          </w:p>
        </w:tc>
      </w:tr>
      <w:tr w14:paraId="04733ED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3E3EC64">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0933D726">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0F000228">
            <w:pPr>
              <w:keepNext w:val="0"/>
              <w:spacing w:before="20" w:after="20" w:line="260" w:lineRule="exact"/>
              <w:ind w:firstLine="0" w:firstLineChars="0"/>
              <w:jc w:val="center"/>
            </w:pPr>
            <w:r>
              <w:rPr>
                <w:rFonts w:ascii="Times New Roman" w:hAnsi="Times New Roman" w:eastAsia="宋体"/>
                <w:b w:val="0"/>
                <w:sz w:val="18"/>
              </w:rPr>
              <w:t>3～6 h</w:t>
            </w:r>
          </w:p>
        </w:tc>
        <w:tc>
          <w:tcPr>
            <w:tcW w:w="1385" w:type="dxa"/>
            <w:tcMar>
              <w:left w:w="70" w:type="dxa"/>
              <w:right w:w="70" w:type="dxa"/>
            </w:tcMar>
            <w:vAlign w:val="center"/>
          </w:tcPr>
          <w:p w14:paraId="49F6EF91">
            <w:pPr>
              <w:keepNext w:val="0"/>
              <w:spacing w:before="20" w:after="20" w:line="260" w:lineRule="exact"/>
              <w:ind w:firstLine="0" w:firstLineChars="0"/>
              <w:jc w:val="center"/>
            </w:pPr>
            <w:r>
              <w:rPr>
                <w:rFonts w:ascii="Times New Roman" w:hAnsi="Times New Roman" w:eastAsia="宋体"/>
                <w:b w:val="0"/>
                <w:sz w:val="18"/>
              </w:rPr>
              <w:t>＞1.40～1.70</w:t>
            </w:r>
          </w:p>
        </w:tc>
        <w:tc>
          <w:tcPr>
            <w:tcW w:w="1385" w:type="dxa"/>
            <w:tcMar>
              <w:left w:w="70" w:type="dxa"/>
              <w:right w:w="70" w:type="dxa"/>
            </w:tcMar>
            <w:vAlign w:val="center"/>
          </w:tcPr>
          <w:p w14:paraId="5BD11B82">
            <w:pPr>
              <w:keepNext w:val="0"/>
              <w:spacing w:before="20" w:after="20" w:line="260" w:lineRule="exact"/>
              <w:ind w:firstLine="0" w:firstLineChars="0"/>
              <w:jc w:val="center"/>
            </w:pPr>
            <w:r>
              <w:rPr>
                <w:rFonts w:ascii="Times New Roman" w:hAnsi="Times New Roman" w:eastAsia="宋体"/>
                <w:b w:val="0"/>
                <w:sz w:val="18"/>
              </w:rPr>
              <w:t>＞0.05～0.08</w:t>
            </w:r>
          </w:p>
        </w:tc>
        <w:tc>
          <w:tcPr>
            <w:tcW w:w="1385" w:type="dxa"/>
            <w:tcMar>
              <w:left w:w="70" w:type="dxa"/>
              <w:right w:w="70" w:type="dxa"/>
            </w:tcMar>
            <w:vAlign w:val="center"/>
          </w:tcPr>
          <w:p w14:paraId="692BE30B">
            <w:pPr>
              <w:keepNext w:val="0"/>
              <w:spacing w:before="20" w:after="20" w:line="260" w:lineRule="exact"/>
              <w:ind w:firstLine="0" w:firstLineChars="0"/>
              <w:jc w:val="center"/>
            </w:pPr>
            <w:r>
              <w:rPr>
                <w:rFonts w:ascii="Times New Roman" w:hAnsi="Times New Roman" w:eastAsia="宋体"/>
                <w:b w:val="0"/>
                <w:sz w:val="18"/>
              </w:rPr>
              <w:t>2.00～2.45</w:t>
            </w:r>
          </w:p>
        </w:tc>
      </w:tr>
      <w:tr w14:paraId="1263A8C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3CBEAB8">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25FEF0FA">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23D18F2B">
            <w:pPr>
              <w:keepNext w:val="0"/>
              <w:spacing w:before="20" w:after="20" w:line="260" w:lineRule="exact"/>
              <w:ind w:firstLine="0" w:firstLineChars="0"/>
              <w:jc w:val="center"/>
            </w:pPr>
            <w:r>
              <w:rPr>
                <w:rFonts w:ascii="Times New Roman" w:hAnsi="Times New Roman" w:eastAsia="宋体"/>
                <w:b w:val="0"/>
                <w:sz w:val="18"/>
              </w:rPr>
              <w:t>3～6 h</w:t>
            </w:r>
          </w:p>
        </w:tc>
        <w:tc>
          <w:tcPr>
            <w:tcW w:w="1385" w:type="dxa"/>
            <w:tcMar>
              <w:left w:w="70" w:type="dxa"/>
              <w:right w:w="70" w:type="dxa"/>
            </w:tcMar>
            <w:vAlign w:val="center"/>
          </w:tcPr>
          <w:p w14:paraId="0B26B481">
            <w:pPr>
              <w:keepNext w:val="0"/>
              <w:spacing w:before="20" w:after="20" w:line="260" w:lineRule="exact"/>
              <w:ind w:firstLine="0" w:firstLineChars="0"/>
              <w:jc w:val="center"/>
            </w:pPr>
            <w:r>
              <w:rPr>
                <w:rFonts w:ascii="Times New Roman" w:hAnsi="Times New Roman" w:eastAsia="宋体"/>
                <w:b w:val="0"/>
                <w:sz w:val="18"/>
              </w:rPr>
              <w:t>＞1.40～1.70</w:t>
            </w:r>
          </w:p>
        </w:tc>
        <w:tc>
          <w:tcPr>
            <w:tcW w:w="1385" w:type="dxa"/>
            <w:tcMar>
              <w:left w:w="70" w:type="dxa"/>
              <w:right w:w="70" w:type="dxa"/>
            </w:tcMar>
            <w:vAlign w:val="center"/>
          </w:tcPr>
          <w:p w14:paraId="3627F973">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6392BB5A">
            <w:pPr>
              <w:keepNext w:val="0"/>
              <w:spacing w:before="20" w:after="20" w:line="260" w:lineRule="exact"/>
              <w:ind w:firstLine="0" w:firstLineChars="0"/>
              <w:jc w:val="center"/>
            </w:pPr>
            <w:r>
              <w:rPr>
                <w:rFonts w:ascii="Times New Roman" w:hAnsi="Times New Roman" w:eastAsia="宋体"/>
                <w:b w:val="0"/>
                <w:sz w:val="18"/>
              </w:rPr>
              <w:t>2.00～2.45</w:t>
            </w:r>
          </w:p>
        </w:tc>
      </w:tr>
      <w:tr w14:paraId="369CC0B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75061FEA">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7C9C18EE">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30C9BCD8">
            <w:pPr>
              <w:keepNext w:val="0"/>
              <w:spacing w:before="20" w:after="20" w:line="260" w:lineRule="exact"/>
              <w:ind w:firstLine="0" w:firstLineChars="0"/>
              <w:jc w:val="center"/>
            </w:pPr>
            <w:r>
              <w:rPr>
                <w:rFonts w:ascii="Times New Roman" w:hAnsi="Times New Roman" w:eastAsia="宋体"/>
                <w:b w:val="0"/>
                <w:sz w:val="18"/>
              </w:rPr>
              <w:t>1～3 h</w:t>
            </w:r>
          </w:p>
        </w:tc>
        <w:tc>
          <w:tcPr>
            <w:tcW w:w="1385" w:type="dxa"/>
            <w:tcMar>
              <w:left w:w="70" w:type="dxa"/>
              <w:right w:w="70" w:type="dxa"/>
            </w:tcMar>
            <w:vAlign w:val="center"/>
          </w:tcPr>
          <w:p w14:paraId="2A627DE2">
            <w:pPr>
              <w:keepNext w:val="0"/>
              <w:spacing w:before="20" w:after="20" w:line="260" w:lineRule="exact"/>
              <w:ind w:firstLine="0" w:firstLineChars="0"/>
              <w:jc w:val="center"/>
            </w:pPr>
            <w:r>
              <w:rPr>
                <w:rFonts w:ascii="Times New Roman" w:hAnsi="Times New Roman" w:eastAsia="宋体"/>
                <w:b w:val="0"/>
                <w:sz w:val="18"/>
              </w:rPr>
              <w:t>＞1.40～1.70</w:t>
            </w:r>
          </w:p>
        </w:tc>
        <w:tc>
          <w:tcPr>
            <w:tcW w:w="1385" w:type="dxa"/>
            <w:tcMar>
              <w:left w:w="70" w:type="dxa"/>
              <w:right w:w="70" w:type="dxa"/>
            </w:tcMar>
            <w:vAlign w:val="center"/>
          </w:tcPr>
          <w:p w14:paraId="3FADFF08">
            <w:pPr>
              <w:keepNext w:val="0"/>
              <w:spacing w:before="20" w:after="20" w:line="260" w:lineRule="exact"/>
              <w:ind w:firstLine="0" w:firstLineChars="0"/>
              <w:jc w:val="center"/>
            </w:pPr>
            <w:r>
              <w:rPr>
                <w:rFonts w:ascii="Times New Roman" w:hAnsi="Times New Roman" w:eastAsia="宋体"/>
                <w:b w:val="0"/>
                <w:sz w:val="18"/>
              </w:rPr>
              <w:t>0.04～0.05</w:t>
            </w:r>
          </w:p>
        </w:tc>
        <w:tc>
          <w:tcPr>
            <w:tcW w:w="1385" w:type="dxa"/>
            <w:tcMar>
              <w:left w:w="70" w:type="dxa"/>
              <w:right w:w="70" w:type="dxa"/>
            </w:tcMar>
            <w:vAlign w:val="center"/>
          </w:tcPr>
          <w:p w14:paraId="05079EC2">
            <w:pPr>
              <w:keepNext w:val="0"/>
              <w:spacing w:before="20" w:after="20" w:line="260" w:lineRule="exact"/>
              <w:ind w:firstLine="0" w:firstLineChars="0"/>
              <w:jc w:val="center"/>
            </w:pPr>
            <w:r>
              <w:rPr>
                <w:rFonts w:ascii="Times New Roman" w:hAnsi="Times New Roman" w:eastAsia="宋体"/>
                <w:b w:val="0"/>
                <w:sz w:val="18"/>
              </w:rPr>
              <w:t>2.00～2.25</w:t>
            </w:r>
          </w:p>
        </w:tc>
      </w:tr>
      <w:tr w14:paraId="2BAD527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02C5302">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41F77C4D">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387B2C6A">
            <w:pPr>
              <w:keepNext w:val="0"/>
              <w:spacing w:before="20" w:after="20" w:line="260" w:lineRule="exact"/>
              <w:ind w:firstLine="0" w:firstLineChars="0"/>
              <w:jc w:val="center"/>
            </w:pPr>
            <w:r>
              <w:rPr>
                <w:rFonts w:ascii="Times New Roman" w:hAnsi="Times New Roman" w:eastAsia="宋体"/>
                <w:b w:val="0"/>
                <w:sz w:val="18"/>
              </w:rPr>
              <w:t>1～3 h</w:t>
            </w:r>
          </w:p>
        </w:tc>
        <w:tc>
          <w:tcPr>
            <w:tcW w:w="1385" w:type="dxa"/>
            <w:tcMar>
              <w:left w:w="70" w:type="dxa"/>
              <w:right w:w="70" w:type="dxa"/>
            </w:tcMar>
            <w:vAlign w:val="center"/>
          </w:tcPr>
          <w:p w14:paraId="2D93281D">
            <w:pPr>
              <w:keepNext w:val="0"/>
              <w:spacing w:before="20" w:after="20" w:line="260" w:lineRule="exact"/>
              <w:ind w:firstLine="0" w:firstLineChars="0"/>
              <w:jc w:val="center"/>
            </w:pPr>
            <w:r>
              <w:rPr>
                <w:rFonts w:ascii="Times New Roman" w:hAnsi="Times New Roman" w:eastAsia="宋体"/>
                <w:b w:val="0"/>
                <w:sz w:val="18"/>
              </w:rPr>
              <w:t>＞1.40～1.70</w:t>
            </w:r>
          </w:p>
        </w:tc>
        <w:tc>
          <w:tcPr>
            <w:tcW w:w="1385" w:type="dxa"/>
            <w:tcMar>
              <w:left w:w="70" w:type="dxa"/>
              <w:right w:w="70" w:type="dxa"/>
            </w:tcMar>
            <w:vAlign w:val="center"/>
          </w:tcPr>
          <w:p w14:paraId="3B660F06">
            <w:pPr>
              <w:keepNext w:val="0"/>
              <w:spacing w:before="20" w:after="20" w:line="260" w:lineRule="exact"/>
              <w:ind w:firstLine="0" w:firstLineChars="0"/>
              <w:jc w:val="center"/>
            </w:pPr>
            <w:r>
              <w:rPr>
                <w:rFonts w:ascii="Times New Roman" w:hAnsi="Times New Roman" w:eastAsia="宋体"/>
                <w:b w:val="0"/>
                <w:sz w:val="18"/>
              </w:rPr>
              <w:t>＞0.05～0.08</w:t>
            </w:r>
          </w:p>
        </w:tc>
        <w:tc>
          <w:tcPr>
            <w:tcW w:w="1385" w:type="dxa"/>
            <w:tcMar>
              <w:left w:w="70" w:type="dxa"/>
              <w:right w:w="70" w:type="dxa"/>
            </w:tcMar>
            <w:vAlign w:val="center"/>
          </w:tcPr>
          <w:p w14:paraId="6B6513F3">
            <w:pPr>
              <w:keepNext w:val="0"/>
              <w:spacing w:before="20" w:after="20" w:line="260" w:lineRule="exact"/>
              <w:ind w:firstLine="0" w:firstLineChars="0"/>
              <w:jc w:val="center"/>
            </w:pPr>
            <w:r>
              <w:rPr>
                <w:rFonts w:ascii="Times New Roman" w:hAnsi="Times New Roman" w:eastAsia="宋体"/>
                <w:b w:val="0"/>
                <w:sz w:val="18"/>
              </w:rPr>
              <w:t>2.00～2.25</w:t>
            </w:r>
          </w:p>
        </w:tc>
      </w:tr>
      <w:tr w14:paraId="617436A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197B66A">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03EC6A84">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5379FB1D">
            <w:pPr>
              <w:keepNext w:val="0"/>
              <w:spacing w:before="20" w:after="20" w:line="260" w:lineRule="exact"/>
              <w:ind w:firstLine="0" w:firstLineChars="0"/>
              <w:jc w:val="center"/>
            </w:pPr>
            <w:r>
              <w:rPr>
                <w:rFonts w:ascii="Times New Roman" w:hAnsi="Times New Roman" w:eastAsia="宋体"/>
                <w:b w:val="0"/>
                <w:sz w:val="18"/>
              </w:rPr>
              <w:t>1～3 h</w:t>
            </w:r>
          </w:p>
        </w:tc>
        <w:tc>
          <w:tcPr>
            <w:tcW w:w="1385" w:type="dxa"/>
            <w:tcMar>
              <w:left w:w="70" w:type="dxa"/>
              <w:right w:w="70" w:type="dxa"/>
            </w:tcMar>
            <w:vAlign w:val="center"/>
          </w:tcPr>
          <w:p w14:paraId="2361BFA9">
            <w:pPr>
              <w:keepNext w:val="0"/>
              <w:spacing w:before="20" w:after="20" w:line="260" w:lineRule="exact"/>
              <w:ind w:firstLine="0" w:firstLineChars="0"/>
              <w:jc w:val="center"/>
            </w:pPr>
            <w:r>
              <w:rPr>
                <w:rFonts w:ascii="Times New Roman" w:hAnsi="Times New Roman" w:eastAsia="宋体"/>
                <w:b w:val="0"/>
                <w:sz w:val="18"/>
              </w:rPr>
              <w:t>＞1.40～1.70</w:t>
            </w:r>
          </w:p>
        </w:tc>
        <w:tc>
          <w:tcPr>
            <w:tcW w:w="1385" w:type="dxa"/>
            <w:tcMar>
              <w:left w:w="70" w:type="dxa"/>
              <w:right w:w="70" w:type="dxa"/>
            </w:tcMar>
            <w:vAlign w:val="center"/>
          </w:tcPr>
          <w:p w14:paraId="18568F08">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4656D6F5">
            <w:pPr>
              <w:keepNext w:val="0"/>
              <w:spacing w:before="20" w:after="20" w:line="260" w:lineRule="exact"/>
              <w:ind w:firstLine="0" w:firstLineChars="0"/>
              <w:jc w:val="center"/>
            </w:pPr>
            <w:r>
              <w:rPr>
                <w:rFonts w:ascii="Times New Roman" w:hAnsi="Times New Roman" w:eastAsia="宋体"/>
                <w:b w:val="0"/>
                <w:sz w:val="18"/>
              </w:rPr>
              <w:t>2.00～2.15</w:t>
            </w:r>
          </w:p>
        </w:tc>
      </w:tr>
      <w:tr w14:paraId="2701AE1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E2B9A8F">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7799856C">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7A97F599">
            <w:pPr>
              <w:keepNext w:val="0"/>
              <w:spacing w:before="20" w:after="20" w:line="260" w:lineRule="exact"/>
              <w:ind w:firstLine="0" w:firstLineChars="0"/>
              <w:jc w:val="center"/>
            </w:pPr>
            <w:r>
              <w:rPr>
                <w:rFonts w:ascii="Times New Roman" w:hAnsi="Times New Roman" w:eastAsia="宋体"/>
                <w:b w:val="0"/>
                <w:sz w:val="18"/>
              </w:rPr>
              <w:t>3～6 h</w:t>
            </w:r>
          </w:p>
        </w:tc>
        <w:tc>
          <w:tcPr>
            <w:tcW w:w="1385" w:type="dxa"/>
            <w:tcMar>
              <w:left w:w="70" w:type="dxa"/>
              <w:right w:w="70" w:type="dxa"/>
            </w:tcMar>
            <w:vAlign w:val="center"/>
          </w:tcPr>
          <w:p w14:paraId="1ED71703">
            <w:pPr>
              <w:keepNext w:val="0"/>
              <w:spacing w:before="20" w:after="20" w:line="260" w:lineRule="exact"/>
              <w:ind w:firstLine="0" w:firstLineChars="0"/>
              <w:jc w:val="center"/>
            </w:pPr>
            <w:r>
              <w:rPr>
                <w:rFonts w:ascii="Times New Roman" w:hAnsi="Times New Roman" w:eastAsia="宋体"/>
                <w:b w:val="0"/>
                <w:sz w:val="18"/>
              </w:rPr>
              <w:t>＞1.40～1.70</w:t>
            </w:r>
          </w:p>
        </w:tc>
        <w:tc>
          <w:tcPr>
            <w:tcW w:w="1385" w:type="dxa"/>
            <w:tcMar>
              <w:left w:w="70" w:type="dxa"/>
              <w:right w:w="70" w:type="dxa"/>
            </w:tcMar>
            <w:vAlign w:val="center"/>
          </w:tcPr>
          <w:p w14:paraId="1F4D4A5C">
            <w:pPr>
              <w:keepNext w:val="0"/>
              <w:spacing w:before="20" w:after="20" w:line="260" w:lineRule="exact"/>
              <w:ind w:firstLine="0" w:firstLineChars="0"/>
              <w:jc w:val="center"/>
            </w:pPr>
            <w:r>
              <w:rPr>
                <w:rFonts w:ascii="Times New Roman" w:hAnsi="Times New Roman" w:eastAsia="宋体"/>
                <w:b w:val="0"/>
                <w:sz w:val="18"/>
              </w:rPr>
              <w:t>0.04～0.05</w:t>
            </w:r>
          </w:p>
        </w:tc>
        <w:tc>
          <w:tcPr>
            <w:tcW w:w="1385" w:type="dxa"/>
            <w:tcMar>
              <w:left w:w="70" w:type="dxa"/>
              <w:right w:w="70" w:type="dxa"/>
            </w:tcMar>
            <w:vAlign w:val="center"/>
          </w:tcPr>
          <w:p w14:paraId="7B1FE611">
            <w:pPr>
              <w:keepNext w:val="0"/>
              <w:spacing w:before="20" w:after="20" w:line="260" w:lineRule="exact"/>
              <w:ind w:firstLine="0" w:firstLineChars="0"/>
              <w:jc w:val="center"/>
            </w:pPr>
            <w:r>
              <w:rPr>
                <w:rFonts w:ascii="Times New Roman" w:hAnsi="Times New Roman" w:eastAsia="宋体"/>
                <w:b w:val="0"/>
                <w:sz w:val="18"/>
              </w:rPr>
              <w:t>2.00～2.25</w:t>
            </w:r>
          </w:p>
        </w:tc>
      </w:tr>
      <w:tr w14:paraId="7E446FB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6AB7EF5">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1FD5FFEE">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6D46AF57">
            <w:pPr>
              <w:keepNext w:val="0"/>
              <w:spacing w:before="20" w:after="20" w:line="260" w:lineRule="exact"/>
              <w:ind w:firstLine="0" w:firstLineChars="0"/>
              <w:jc w:val="center"/>
            </w:pPr>
            <w:r>
              <w:rPr>
                <w:rFonts w:ascii="Times New Roman" w:hAnsi="Times New Roman" w:eastAsia="宋体"/>
                <w:b w:val="0"/>
                <w:sz w:val="18"/>
              </w:rPr>
              <w:t>3～6 h</w:t>
            </w:r>
          </w:p>
        </w:tc>
        <w:tc>
          <w:tcPr>
            <w:tcW w:w="1385" w:type="dxa"/>
            <w:tcMar>
              <w:left w:w="70" w:type="dxa"/>
              <w:right w:w="70" w:type="dxa"/>
            </w:tcMar>
            <w:vAlign w:val="center"/>
          </w:tcPr>
          <w:p w14:paraId="6A357E85">
            <w:pPr>
              <w:keepNext w:val="0"/>
              <w:spacing w:before="20" w:after="20" w:line="260" w:lineRule="exact"/>
              <w:ind w:firstLine="0" w:firstLineChars="0"/>
              <w:jc w:val="center"/>
            </w:pPr>
            <w:r>
              <w:rPr>
                <w:rFonts w:ascii="Times New Roman" w:hAnsi="Times New Roman" w:eastAsia="宋体"/>
                <w:b w:val="0"/>
                <w:sz w:val="18"/>
              </w:rPr>
              <w:t>＞1.40～1.70</w:t>
            </w:r>
          </w:p>
        </w:tc>
        <w:tc>
          <w:tcPr>
            <w:tcW w:w="1385" w:type="dxa"/>
            <w:tcMar>
              <w:left w:w="70" w:type="dxa"/>
              <w:right w:w="70" w:type="dxa"/>
            </w:tcMar>
            <w:vAlign w:val="center"/>
          </w:tcPr>
          <w:p w14:paraId="7CA6CD60">
            <w:pPr>
              <w:keepNext w:val="0"/>
              <w:spacing w:before="20" w:after="20" w:line="260" w:lineRule="exact"/>
              <w:ind w:firstLine="0" w:firstLineChars="0"/>
              <w:jc w:val="center"/>
            </w:pPr>
            <w:r>
              <w:rPr>
                <w:rFonts w:ascii="Times New Roman" w:hAnsi="Times New Roman" w:eastAsia="宋体"/>
                <w:b w:val="0"/>
                <w:sz w:val="18"/>
              </w:rPr>
              <w:t>＞0.05～0.08</w:t>
            </w:r>
          </w:p>
        </w:tc>
        <w:tc>
          <w:tcPr>
            <w:tcW w:w="1385" w:type="dxa"/>
            <w:tcMar>
              <w:left w:w="70" w:type="dxa"/>
              <w:right w:w="70" w:type="dxa"/>
            </w:tcMar>
            <w:vAlign w:val="center"/>
          </w:tcPr>
          <w:p w14:paraId="4C8D9013">
            <w:pPr>
              <w:keepNext w:val="0"/>
              <w:spacing w:before="20" w:after="20" w:line="260" w:lineRule="exact"/>
              <w:ind w:firstLine="0" w:firstLineChars="0"/>
              <w:jc w:val="center"/>
            </w:pPr>
            <w:r>
              <w:rPr>
                <w:rFonts w:ascii="Times New Roman" w:hAnsi="Times New Roman" w:eastAsia="宋体"/>
                <w:b w:val="0"/>
                <w:sz w:val="18"/>
              </w:rPr>
              <w:t>2.00～2.25</w:t>
            </w:r>
          </w:p>
        </w:tc>
      </w:tr>
      <w:tr w14:paraId="357DFE1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00ADF07">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000205E9">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23051B8F">
            <w:pPr>
              <w:keepNext w:val="0"/>
              <w:spacing w:before="20" w:after="20" w:line="260" w:lineRule="exact"/>
              <w:ind w:firstLine="0" w:firstLineChars="0"/>
              <w:jc w:val="center"/>
            </w:pPr>
            <w:r>
              <w:rPr>
                <w:rFonts w:ascii="Times New Roman" w:hAnsi="Times New Roman" w:eastAsia="宋体"/>
                <w:b w:val="0"/>
                <w:sz w:val="18"/>
              </w:rPr>
              <w:t>3～6 h</w:t>
            </w:r>
          </w:p>
        </w:tc>
        <w:tc>
          <w:tcPr>
            <w:tcW w:w="1385" w:type="dxa"/>
            <w:tcMar>
              <w:left w:w="70" w:type="dxa"/>
              <w:right w:w="70" w:type="dxa"/>
            </w:tcMar>
            <w:vAlign w:val="center"/>
          </w:tcPr>
          <w:p w14:paraId="72500F4F">
            <w:pPr>
              <w:keepNext w:val="0"/>
              <w:spacing w:before="20" w:after="20" w:line="260" w:lineRule="exact"/>
              <w:ind w:firstLine="0" w:firstLineChars="0"/>
              <w:jc w:val="center"/>
            </w:pPr>
            <w:r>
              <w:rPr>
                <w:rFonts w:ascii="Times New Roman" w:hAnsi="Times New Roman" w:eastAsia="宋体"/>
                <w:b w:val="0"/>
                <w:sz w:val="18"/>
              </w:rPr>
              <w:t>＞1.40～1.70</w:t>
            </w:r>
          </w:p>
        </w:tc>
        <w:tc>
          <w:tcPr>
            <w:tcW w:w="1385" w:type="dxa"/>
            <w:tcMar>
              <w:left w:w="70" w:type="dxa"/>
              <w:right w:w="70" w:type="dxa"/>
            </w:tcMar>
            <w:vAlign w:val="center"/>
          </w:tcPr>
          <w:p w14:paraId="5E5353DD">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746A76C3">
            <w:pPr>
              <w:keepNext w:val="0"/>
              <w:spacing w:before="20" w:after="20" w:line="260" w:lineRule="exact"/>
              <w:ind w:firstLine="0" w:firstLineChars="0"/>
              <w:jc w:val="center"/>
            </w:pPr>
            <w:r>
              <w:rPr>
                <w:rFonts w:ascii="Times New Roman" w:hAnsi="Times New Roman" w:eastAsia="宋体"/>
                <w:b w:val="0"/>
                <w:sz w:val="18"/>
              </w:rPr>
              <w:t>2.00～2.25</w:t>
            </w:r>
          </w:p>
        </w:tc>
      </w:tr>
      <w:tr w14:paraId="3021EF8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97C7844">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6F0F890E">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513CFF3A">
            <w:pPr>
              <w:keepNext w:val="0"/>
              <w:spacing w:before="20" w:after="20" w:line="260" w:lineRule="exact"/>
              <w:ind w:firstLine="0" w:firstLineChars="0"/>
              <w:jc w:val="center"/>
            </w:pPr>
            <w:r>
              <w:rPr>
                <w:rFonts w:ascii="Times New Roman" w:hAnsi="Times New Roman" w:eastAsia="宋体"/>
                <w:b w:val="0"/>
                <w:sz w:val="18"/>
              </w:rPr>
              <w:t>1～3 h</w:t>
            </w:r>
          </w:p>
        </w:tc>
        <w:tc>
          <w:tcPr>
            <w:tcW w:w="1385" w:type="dxa"/>
            <w:tcMar>
              <w:left w:w="70" w:type="dxa"/>
              <w:right w:w="70" w:type="dxa"/>
            </w:tcMar>
            <w:vAlign w:val="center"/>
          </w:tcPr>
          <w:p w14:paraId="56D86612">
            <w:pPr>
              <w:keepNext w:val="0"/>
              <w:spacing w:before="20" w:after="20" w:line="260" w:lineRule="exact"/>
              <w:ind w:firstLine="0" w:firstLineChars="0"/>
              <w:jc w:val="center"/>
            </w:pPr>
            <w:r>
              <w:rPr>
                <w:rFonts w:ascii="Times New Roman" w:hAnsi="Times New Roman" w:eastAsia="宋体"/>
                <w:b w:val="0"/>
                <w:sz w:val="18"/>
              </w:rPr>
              <w:t>＞1.40～1.70</w:t>
            </w:r>
          </w:p>
        </w:tc>
        <w:tc>
          <w:tcPr>
            <w:tcW w:w="1385" w:type="dxa"/>
            <w:tcMar>
              <w:left w:w="70" w:type="dxa"/>
              <w:right w:w="70" w:type="dxa"/>
            </w:tcMar>
            <w:vAlign w:val="center"/>
          </w:tcPr>
          <w:p w14:paraId="39392011">
            <w:pPr>
              <w:keepNext w:val="0"/>
              <w:spacing w:before="20" w:after="20" w:line="260" w:lineRule="exact"/>
              <w:ind w:firstLine="0" w:firstLineChars="0"/>
              <w:jc w:val="center"/>
            </w:pPr>
            <w:r>
              <w:rPr>
                <w:rFonts w:ascii="Times New Roman" w:hAnsi="Times New Roman" w:eastAsia="宋体"/>
                <w:b w:val="0"/>
                <w:sz w:val="18"/>
              </w:rPr>
              <w:t>0.04～0.05</w:t>
            </w:r>
          </w:p>
        </w:tc>
        <w:tc>
          <w:tcPr>
            <w:tcW w:w="1385" w:type="dxa"/>
            <w:tcMar>
              <w:left w:w="70" w:type="dxa"/>
              <w:right w:w="70" w:type="dxa"/>
            </w:tcMar>
            <w:vAlign w:val="center"/>
          </w:tcPr>
          <w:p w14:paraId="7E1DA6D0">
            <w:pPr>
              <w:keepNext w:val="0"/>
              <w:spacing w:before="20" w:after="20" w:line="260" w:lineRule="exact"/>
              <w:ind w:firstLine="0" w:firstLineChars="0"/>
              <w:jc w:val="center"/>
            </w:pPr>
            <w:r>
              <w:rPr>
                <w:rFonts w:ascii="Times New Roman" w:hAnsi="Times New Roman" w:eastAsia="宋体"/>
                <w:b w:val="0"/>
                <w:sz w:val="18"/>
              </w:rPr>
              <w:t>2.00～2.10</w:t>
            </w:r>
          </w:p>
        </w:tc>
      </w:tr>
      <w:tr w14:paraId="45F84A8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1963144">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78121467">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4EBC4FB4">
            <w:pPr>
              <w:keepNext w:val="0"/>
              <w:spacing w:before="20" w:after="20" w:line="260" w:lineRule="exact"/>
              <w:ind w:firstLine="0" w:firstLineChars="0"/>
              <w:jc w:val="center"/>
            </w:pPr>
            <w:r>
              <w:rPr>
                <w:rFonts w:ascii="Times New Roman" w:hAnsi="Times New Roman" w:eastAsia="宋体"/>
                <w:b w:val="0"/>
                <w:sz w:val="18"/>
              </w:rPr>
              <w:t>1～3 h</w:t>
            </w:r>
          </w:p>
        </w:tc>
        <w:tc>
          <w:tcPr>
            <w:tcW w:w="1385" w:type="dxa"/>
            <w:tcMar>
              <w:left w:w="70" w:type="dxa"/>
              <w:right w:w="70" w:type="dxa"/>
            </w:tcMar>
            <w:vAlign w:val="center"/>
          </w:tcPr>
          <w:p w14:paraId="5E9171B8">
            <w:pPr>
              <w:keepNext w:val="0"/>
              <w:spacing w:before="20" w:after="20" w:line="260" w:lineRule="exact"/>
              <w:ind w:firstLine="0" w:firstLineChars="0"/>
              <w:jc w:val="center"/>
            </w:pPr>
            <w:r>
              <w:rPr>
                <w:rFonts w:ascii="Times New Roman" w:hAnsi="Times New Roman" w:eastAsia="宋体"/>
                <w:b w:val="0"/>
                <w:sz w:val="18"/>
              </w:rPr>
              <w:t>＞1.40～1.70</w:t>
            </w:r>
          </w:p>
        </w:tc>
        <w:tc>
          <w:tcPr>
            <w:tcW w:w="1385" w:type="dxa"/>
            <w:tcMar>
              <w:left w:w="70" w:type="dxa"/>
              <w:right w:w="70" w:type="dxa"/>
            </w:tcMar>
            <w:vAlign w:val="center"/>
          </w:tcPr>
          <w:p w14:paraId="5E42E8E1">
            <w:pPr>
              <w:keepNext w:val="0"/>
              <w:spacing w:before="20" w:after="20" w:line="260" w:lineRule="exact"/>
              <w:ind w:firstLine="0" w:firstLineChars="0"/>
              <w:jc w:val="center"/>
            </w:pPr>
            <w:r>
              <w:rPr>
                <w:rFonts w:ascii="Times New Roman" w:hAnsi="Times New Roman" w:eastAsia="宋体"/>
                <w:b w:val="0"/>
                <w:sz w:val="18"/>
              </w:rPr>
              <w:t>＞0.05～0.08</w:t>
            </w:r>
          </w:p>
        </w:tc>
        <w:tc>
          <w:tcPr>
            <w:tcW w:w="1385" w:type="dxa"/>
            <w:tcMar>
              <w:left w:w="70" w:type="dxa"/>
              <w:right w:w="70" w:type="dxa"/>
            </w:tcMar>
            <w:vAlign w:val="center"/>
          </w:tcPr>
          <w:p w14:paraId="241114E7">
            <w:pPr>
              <w:keepNext w:val="0"/>
              <w:spacing w:before="20" w:after="20" w:line="260" w:lineRule="exact"/>
              <w:ind w:firstLine="0" w:firstLineChars="0"/>
              <w:jc w:val="center"/>
            </w:pPr>
            <w:r>
              <w:rPr>
                <w:rFonts w:ascii="Times New Roman" w:hAnsi="Times New Roman" w:eastAsia="宋体"/>
                <w:b w:val="0"/>
                <w:sz w:val="18"/>
              </w:rPr>
              <w:t>2.00～2.10</w:t>
            </w:r>
          </w:p>
        </w:tc>
      </w:tr>
      <w:tr w14:paraId="70DE8B6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15EEEE69">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114E1B4C">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044085BB">
            <w:pPr>
              <w:keepNext w:val="0"/>
              <w:spacing w:before="20" w:after="20" w:line="260" w:lineRule="exact"/>
              <w:ind w:firstLine="0" w:firstLineChars="0"/>
              <w:jc w:val="center"/>
            </w:pPr>
            <w:r>
              <w:rPr>
                <w:rFonts w:ascii="Times New Roman" w:hAnsi="Times New Roman" w:eastAsia="宋体"/>
                <w:b w:val="0"/>
                <w:sz w:val="18"/>
              </w:rPr>
              <w:t>1～3 h</w:t>
            </w:r>
          </w:p>
        </w:tc>
        <w:tc>
          <w:tcPr>
            <w:tcW w:w="1385" w:type="dxa"/>
            <w:tcMar>
              <w:left w:w="70" w:type="dxa"/>
              <w:right w:w="70" w:type="dxa"/>
            </w:tcMar>
            <w:vAlign w:val="center"/>
          </w:tcPr>
          <w:p w14:paraId="5E57E7E9">
            <w:pPr>
              <w:keepNext w:val="0"/>
              <w:spacing w:before="20" w:after="20" w:line="260" w:lineRule="exact"/>
              <w:ind w:firstLine="0" w:firstLineChars="0"/>
              <w:jc w:val="center"/>
            </w:pPr>
            <w:r>
              <w:rPr>
                <w:rFonts w:ascii="Times New Roman" w:hAnsi="Times New Roman" w:eastAsia="宋体"/>
                <w:b w:val="0"/>
                <w:sz w:val="18"/>
              </w:rPr>
              <w:t>＞1.40～1.70</w:t>
            </w:r>
          </w:p>
        </w:tc>
        <w:tc>
          <w:tcPr>
            <w:tcW w:w="1385" w:type="dxa"/>
            <w:tcMar>
              <w:left w:w="70" w:type="dxa"/>
              <w:right w:w="70" w:type="dxa"/>
            </w:tcMar>
            <w:vAlign w:val="center"/>
          </w:tcPr>
          <w:p w14:paraId="55ADDAD1">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5CF461A1">
            <w:pPr>
              <w:keepNext w:val="0"/>
              <w:spacing w:before="20" w:after="20" w:line="260" w:lineRule="exact"/>
              <w:ind w:firstLine="0" w:firstLineChars="0"/>
              <w:jc w:val="center"/>
            </w:pPr>
            <w:r>
              <w:rPr>
                <w:rFonts w:ascii="Times New Roman" w:hAnsi="Times New Roman" w:eastAsia="宋体"/>
                <w:b w:val="0"/>
                <w:sz w:val="18"/>
              </w:rPr>
              <w:t>2.00～2.10</w:t>
            </w:r>
          </w:p>
        </w:tc>
      </w:tr>
      <w:tr w14:paraId="0B4C844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915F352">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01D1D247">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67B9FCCC">
            <w:pPr>
              <w:keepNext w:val="0"/>
              <w:spacing w:before="20" w:after="20" w:line="260" w:lineRule="exact"/>
              <w:ind w:firstLine="0" w:firstLineChars="0"/>
              <w:jc w:val="center"/>
            </w:pPr>
            <w:r>
              <w:rPr>
                <w:rFonts w:ascii="Times New Roman" w:hAnsi="Times New Roman" w:eastAsia="宋体"/>
                <w:b w:val="0"/>
                <w:sz w:val="18"/>
              </w:rPr>
              <w:t>3～6 h</w:t>
            </w:r>
          </w:p>
        </w:tc>
        <w:tc>
          <w:tcPr>
            <w:tcW w:w="1385" w:type="dxa"/>
            <w:tcMar>
              <w:left w:w="70" w:type="dxa"/>
              <w:right w:w="70" w:type="dxa"/>
            </w:tcMar>
            <w:vAlign w:val="center"/>
          </w:tcPr>
          <w:p w14:paraId="4DA3D307">
            <w:pPr>
              <w:keepNext w:val="0"/>
              <w:spacing w:before="20" w:after="20" w:line="260" w:lineRule="exact"/>
              <w:ind w:firstLine="0" w:firstLineChars="0"/>
              <w:jc w:val="center"/>
            </w:pPr>
            <w:r>
              <w:rPr>
                <w:rFonts w:ascii="Times New Roman" w:hAnsi="Times New Roman" w:eastAsia="宋体"/>
                <w:b w:val="0"/>
                <w:sz w:val="18"/>
              </w:rPr>
              <w:t>＞1.40～1.70</w:t>
            </w:r>
          </w:p>
        </w:tc>
        <w:tc>
          <w:tcPr>
            <w:tcW w:w="1385" w:type="dxa"/>
            <w:tcMar>
              <w:left w:w="70" w:type="dxa"/>
              <w:right w:w="70" w:type="dxa"/>
            </w:tcMar>
            <w:vAlign w:val="center"/>
          </w:tcPr>
          <w:p w14:paraId="6267DF60">
            <w:pPr>
              <w:keepNext w:val="0"/>
              <w:spacing w:before="20" w:after="20" w:line="260" w:lineRule="exact"/>
              <w:ind w:firstLine="0" w:firstLineChars="0"/>
              <w:jc w:val="center"/>
            </w:pPr>
            <w:r>
              <w:rPr>
                <w:rFonts w:ascii="Times New Roman" w:hAnsi="Times New Roman" w:eastAsia="宋体"/>
                <w:b w:val="0"/>
                <w:sz w:val="18"/>
              </w:rPr>
              <w:t>0.04～0.05</w:t>
            </w:r>
          </w:p>
        </w:tc>
        <w:tc>
          <w:tcPr>
            <w:tcW w:w="1385" w:type="dxa"/>
            <w:tcMar>
              <w:left w:w="70" w:type="dxa"/>
              <w:right w:w="70" w:type="dxa"/>
            </w:tcMar>
            <w:vAlign w:val="center"/>
          </w:tcPr>
          <w:p w14:paraId="220A35D4">
            <w:pPr>
              <w:keepNext w:val="0"/>
              <w:spacing w:before="20" w:after="20" w:line="260" w:lineRule="exact"/>
              <w:ind w:firstLine="0" w:firstLineChars="0"/>
              <w:jc w:val="center"/>
            </w:pPr>
            <w:r>
              <w:rPr>
                <w:rFonts w:ascii="Times New Roman" w:hAnsi="Times New Roman" w:eastAsia="宋体"/>
                <w:b w:val="0"/>
                <w:sz w:val="18"/>
              </w:rPr>
              <w:t>2.00～2.10</w:t>
            </w:r>
          </w:p>
        </w:tc>
      </w:tr>
      <w:tr w14:paraId="2BF9913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6A3448D">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4C100A41">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285C0D81">
            <w:pPr>
              <w:keepNext w:val="0"/>
              <w:spacing w:before="20" w:after="20" w:line="260" w:lineRule="exact"/>
              <w:ind w:firstLine="0" w:firstLineChars="0"/>
              <w:jc w:val="center"/>
            </w:pPr>
            <w:r>
              <w:rPr>
                <w:rFonts w:ascii="Times New Roman" w:hAnsi="Times New Roman" w:eastAsia="宋体"/>
                <w:b w:val="0"/>
                <w:sz w:val="18"/>
              </w:rPr>
              <w:t>3～6 h</w:t>
            </w:r>
          </w:p>
        </w:tc>
        <w:tc>
          <w:tcPr>
            <w:tcW w:w="1385" w:type="dxa"/>
            <w:tcMar>
              <w:left w:w="70" w:type="dxa"/>
              <w:right w:w="70" w:type="dxa"/>
            </w:tcMar>
            <w:vAlign w:val="center"/>
          </w:tcPr>
          <w:p w14:paraId="004A0221">
            <w:pPr>
              <w:keepNext w:val="0"/>
              <w:spacing w:before="20" w:after="20" w:line="260" w:lineRule="exact"/>
              <w:ind w:firstLine="0" w:firstLineChars="0"/>
              <w:jc w:val="center"/>
            </w:pPr>
            <w:r>
              <w:rPr>
                <w:rFonts w:ascii="Times New Roman" w:hAnsi="Times New Roman" w:eastAsia="宋体"/>
                <w:b w:val="0"/>
                <w:sz w:val="18"/>
              </w:rPr>
              <w:t>＞1.40～1.70</w:t>
            </w:r>
          </w:p>
        </w:tc>
        <w:tc>
          <w:tcPr>
            <w:tcW w:w="1385" w:type="dxa"/>
            <w:tcMar>
              <w:left w:w="70" w:type="dxa"/>
              <w:right w:w="70" w:type="dxa"/>
            </w:tcMar>
            <w:vAlign w:val="center"/>
          </w:tcPr>
          <w:p w14:paraId="0BFEEF94">
            <w:pPr>
              <w:keepNext w:val="0"/>
              <w:spacing w:before="20" w:after="20" w:line="260" w:lineRule="exact"/>
              <w:ind w:firstLine="0" w:firstLineChars="0"/>
              <w:jc w:val="center"/>
            </w:pPr>
            <w:r>
              <w:rPr>
                <w:rFonts w:ascii="Times New Roman" w:hAnsi="Times New Roman" w:eastAsia="宋体"/>
                <w:b w:val="0"/>
                <w:sz w:val="18"/>
              </w:rPr>
              <w:t>＞0.05～0.08</w:t>
            </w:r>
          </w:p>
        </w:tc>
        <w:tc>
          <w:tcPr>
            <w:tcW w:w="1385" w:type="dxa"/>
            <w:tcMar>
              <w:left w:w="70" w:type="dxa"/>
              <w:right w:w="70" w:type="dxa"/>
            </w:tcMar>
            <w:vAlign w:val="center"/>
          </w:tcPr>
          <w:p w14:paraId="327F5D6E">
            <w:pPr>
              <w:keepNext w:val="0"/>
              <w:spacing w:before="20" w:after="20" w:line="260" w:lineRule="exact"/>
              <w:ind w:firstLine="0" w:firstLineChars="0"/>
              <w:jc w:val="center"/>
            </w:pPr>
            <w:r>
              <w:rPr>
                <w:rFonts w:ascii="Times New Roman" w:hAnsi="Times New Roman" w:eastAsia="宋体"/>
                <w:b w:val="0"/>
                <w:sz w:val="18"/>
              </w:rPr>
              <w:t>2.00～2.10</w:t>
            </w:r>
          </w:p>
        </w:tc>
      </w:tr>
      <w:tr w14:paraId="2EA1FBE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9B68A6D">
            <w:pPr>
              <w:keepNext w:val="0"/>
              <w:spacing w:before="20" w:after="20" w:line="260" w:lineRule="exact"/>
              <w:ind w:firstLine="0" w:firstLineChars="0"/>
              <w:jc w:val="center"/>
            </w:pPr>
            <w:r>
              <w:rPr>
                <w:rFonts w:ascii="Times New Roman" w:hAnsi="Times New Roman" w:eastAsia="宋体"/>
                <w:b w:val="0"/>
                <w:sz w:val="18"/>
              </w:rPr>
              <w:t>0.00～1.00</w:t>
            </w:r>
          </w:p>
        </w:tc>
        <w:tc>
          <w:tcPr>
            <w:tcW w:w="1385" w:type="dxa"/>
            <w:tcMar>
              <w:left w:w="70" w:type="dxa"/>
              <w:right w:w="70" w:type="dxa"/>
            </w:tcMar>
            <w:vAlign w:val="center"/>
          </w:tcPr>
          <w:p w14:paraId="2580D8F9">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4189019C">
            <w:pPr>
              <w:keepNext w:val="0"/>
              <w:spacing w:before="20" w:after="20" w:line="260" w:lineRule="exact"/>
              <w:ind w:firstLine="0" w:firstLineChars="0"/>
              <w:jc w:val="center"/>
            </w:pPr>
            <w:r>
              <w:rPr>
                <w:rFonts w:ascii="Times New Roman" w:hAnsi="Times New Roman" w:eastAsia="宋体"/>
                <w:b w:val="0"/>
                <w:sz w:val="18"/>
              </w:rPr>
              <w:t>3～6 h</w:t>
            </w:r>
          </w:p>
        </w:tc>
        <w:tc>
          <w:tcPr>
            <w:tcW w:w="1385" w:type="dxa"/>
            <w:tcMar>
              <w:left w:w="70" w:type="dxa"/>
              <w:right w:w="70" w:type="dxa"/>
            </w:tcMar>
            <w:vAlign w:val="center"/>
          </w:tcPr>
          <w:p w14:paraId="209A854C">
            <w:pPr>
              <w:keepNext w:val="0"/>
              <w:spacing w:before="20" w:after="20" w:line="260" w:lineRule="exact"/>
              <w:ind w:firstLine="0" w:firstLineChars="0"/>
              <w:jc w:val="center"/>
            </w:pPr>
            <w:r>
              <w:rPr>
                <w:rFonts w:ascii="Times New Roman" w:hAnsi="Times New Roman" w:eastAsia="宋体"/>
                <w:b w:val="0"/>
                <w:sz w:val="18"/>
              </w:rPr>
              <w:t>＞1.40～1.70</w:t>
            </w:r>
          </w:p>
        </w:tc>
        <w:tc>
          <w:tcPr>
            <w:tcW w:w="1385" w:type="dxa"/>
            <w:tcMar>
              <w:left w:w="70" w:type="dxa"/>
              <w:right w:w="70" w:type="dxa"/>
            </w:tcMar>
            <w:vAlign w:val="center"/>
          </w:tcPr>
          <w:p w14:paraId="1449990B">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20241347">
            <w:pPr>
              <w:keepNext w:val="0"/>
              <w:spacing w:before="20" w:after="20" w:line="260" w:lineRule="exact"/>
              <w:ind w:firstLine="0" w:firstLineChars="0"/>
              <w:jc w:val="center"/>
            </w:pPr>
            <w:r>
              <w:rPr>
                <w:rFonts w:ascii="Times New Roman" w:hAnsi="Times New Roman" w:eastAsia="宋体"/>
                <w:b w:val="0"/>
                <w:sz w:val="18"/>
              </w:rPr>
              <w:t>2.00～2.10</w:t>
            </w:r>
          </w:p>
        </w:tc>
      </w:tr>
      <w:tr w14:paraId="74EA7A2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3EA9FB9F">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3A0C1AC5">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75C70F2C">
            <w:pPr>
              <w:keepNext w:val="0"/>
              <w:spacing w:before="20" w:after="20" w:line="260" w:lineRule="exact"/>
              <w:ind w:firstLine="0" w:firstLineChars="0"/>
              <w:jc w:val="center"/>
            </w:pPr>
            <w:r>
              <w:rPr>
                <w:rFonts w:ascii="Times New Roman" w:hAnsi="Times New Roman" w:eastAsia="宋体"/>
                <w:b w:val="0"/>
                <w:sz w:val="18"/>
              </w:rPr>
              <w:t>1～3 h</w:t>
            </w:r>
          </w:p>
        </w:tc>
        <w:tc>
          <w:tcPr>
            <w:tcW w:w="1385" w:type="dxa"/>
            <w:tcMar>
              <w:left w:w="70" w:type="dxa"/>
              <w:right w:w="70" w:type="dxa"/>
            </w:tcMar>
            <w:vAlign w:val="center"/>
          </w:tcPr>
          <w:p w14:paraId="0F54AD93">
            <w:pPr>
              <w:keepNext w:val="0"/>
              <w:spacing w:before="20" w:after="20" w:line="260" w:lineRule="exact"/>
              <w:ind w:firstLine="0" w:firstLineChars="0"/>
              <w:jc w:val="center"/>
            </w:pPr>
            <w:r>
              <w:rPr>
                <w:rFonts w:ascii="Times New Roman" w:hAnsi="Times New Roman" w:eastAsia="宋体"/>
                <w:b w:val="0"/>
                <w:sz w:val="18"/>
              </w:rPr>
              <w:t>＞1.40～1.70</w:t>
            </w:r>
          </w:p>
        </w:tc>
        <w:tc>
          <w:tcPr>
            <w:tcW w:w="1385" w:type="dxa"/>
            <w:tcMar>
              <w:left w:w="70" w:type="dxa"/>
              <w:right w:w="70" w:type="dxa"/>
            </w:tcMar>
            <w:vAlign w:val="center"/>
          </w:tcPr>
          <w:p w14:paraId="29B5A3DB">
            <w:pPr>
              <w:keepNext w:val="0"/>
              <w:spacing w:before="20" w:after="20" w:line="260" w:lineRule="exact"/>
              <w:ind w:firstLine="0" w:firstLineChars="0"/>
              <w:jc w:val="center"/>
            </w:pPr>
            <w:r>
              <w:rPr>
                <w:rFonts w:ascii="Times New Roman" w:hAnsi="Times New Roman" w:eastAsia="宋体"/>
                <w:b w:val="0"/>
                <w:sz w:val="18"/>
              </w:rPr>
              <w:t>0.04～0.05</w:t>
            </w:r>
          </w:p>
        </w:tc>
        <w:tc>
          <w:tcPr>
            <w:tcW w:w="1385" w:type="dxa"/>
            <w:tcMar>
              <w:left w:w="70" w:type="dxa"/>
              <w:right w:w="70" w:type="dxa"/>
            </w:tcMar>
            <w:vAlign w:val="center"/>
          </w:tcPr>
          <w:p w14:paraId="25D3ED03">
            <w:pPr>
              <w:keepNext w:val="0"/>
              <w:spacing w:before="20" w:after="20" w:line="260" w:lineRule="exact"/>
              <w:ind w:firstLine="0" w:firstLineChars="0"/>
              <w:jc w:val="center"/>
            </w:pPr>
            <w:r>
              <w:rPr>
                <w:rFonts w:ascii="Times New Roman" w:hAnsi="Times New Roman" w:eastAsia="宋体"/>
                <w:b w:val="0"/>
                <w:sz w:val="18"/>
              </w:rPr>
              <w:t>2.00～2.50</w:t>
            </w:r>
          </w:p>
        </w:tc>
      </w:tr>
      <w:tr w14:paraId="03C1A7D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9039D01">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69F6253A">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1E3AEDC3">
            <w:pPr>
              <w:keepNext w:val="0"/>
              <w:spacing w:before="20" w:after="20" w:line="260" w:lineRule="exact"/>
              <w:ind w:firstLine="0" w:firstLineChars="0"/>
              <w:jc w:val="center"/>
            </w:pPr>
            <w:r>
              <w:rPr>
                <w:rFonts w:ascii="Times New Roman" w:hAnsi="Times New Roman" w:eastAsia="宋体"/>
                <w:b w:val="0"/>
                <w:sz w:val="18"/>
              </w:rPr>
              <w:t>1～3 h</w:t>
            </w:r>
          </w:p>
        </w:tc>
        <w:tc>
          <w:tcPr>
            <w:tcW w:w="1385" w:type="dxa"/>
            <w:tcMar>
              <w:left w:w="70" w:type="dxa"/>
              <w:right w:w="70" w:type="dxa"/>
            </w:tcMar>
            <w:vAlign w:val="center"/>
          </w:tcPr>
          <w:p w14:paraId="3DC3BF17">
            <w:pPr>
              <w:keepNext w:val="0"/>
              <w:spacing w:before="20" w:after="20" w:line="260" w:lineRule="exact"/>
              <w:ind w:firstLine="0" w:firstLineChars="0"/>
              <w:jc w:val="center"/>
            </w:pPr>
            <w:r>
              <w:rPr>
                <w:rFonts w:ascii="Times New Roman" w:hAnsi="Times New Roman" w:eastAsia="宋体"/>
                <w:b w:val="0"/>
                <w:sz w:val="18"/>
              </w:rPr>
              <w:t>＞1.40～1.70</w:t>
            </w:r>
          </w:p>
        </w:tc>
        <w:tc>
          <w:tcPr>
            <w:tcW w:w="1385" w:type="dxa"/>
            <w:tcMar>
              <w:left w:w="70" w:type="dxa"/>
              <w:right w:w="70" w:type="dxa"/>
            </w:tcMar>
            <w:vAlign w:val="center"/>
          </w:tcPr>
          <w:p w14:paraId="4CBD87AC">
            <w:pPr>
              <w:keepNext w:val="0"/>
              <w:spacing w:before="20" w:after="20" w:line="260" w:lineRule="exact"/>
              <w:ind w:firstLine="0" w:firstLineChars="0"/>
              <w:jc w:val="center"/>
            </w:pPr>
            <w:r>
              <w:rPr>
                <w:rFonts w:ascii="Times New Roman" w:hAnsi="Times New Roman" w:eastAsia="宋体"/>
                <w:b w:val="0"/>
                <w:sz w:val="18"/>
              </w:rPr>
              <w:t>＞0.05～0.08</w:t>
            </w:r>
          </w:p>
        </w:tc>
        <w:tc>
          <w:tcPr>
            <w:tcW w:w="1385" w:type="dxa"/>
            <w:tcMar>
              <w:left w:w="70" w:type="dxa"/>
              <w:right w:w="70" w:type="dxa"/>
            </w:tcMar>
            <w:vAlign w:val="center"/>
          </w:tcPr>
          <w:p w14:paraId="1D2208E1">
            <w:pPr>
              <w:keepNext w:val="0"/>
              <w:spacing w:before="20" w:after="20" w:line="260" w:lineRule="exact"/>
              <w:ind w:firstLine="0" w:firstLineChars="0"/>
              <w:jc w:val="center"/>
            </w:pPr>
            <w:r>
              <w:rPr>
                <w:rFonts w:ascii="Times New Roman" w:hAnsi="Times New Roman" w:eastAsia="宋体"/>
                <w:b w:val="0"/>
                <w:sz w:val="18"/>
              </w:rPr>
              <w:t>2.00～2.45</w:t>
            </w:r>
          </w:p>
        </w:tc>
      </w:tr>
      <w:tr w14:paraId="1A1A81D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73A9439">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0274C7D6">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745D73A9">
            <w:pPr>
              <w:keepNext w:val="0"/>
              <w:spacing w:before="20" w:after="20" w:line="260" w:lineRule="exact"/>
              <w:ind w:firstLine="0" w:firstLineChars="0"/>
              <w:jc w:val="center"/>
            </w:pPr>
            <w:r>
              <w:rPr>
                <w:rFonts w:ascii="Times New Roman" w:hAnsi="Times New Roman" w:eastAsia="宋体"/>
                <w:b w:val="0"/>
                <w:sz w:val="18"/>
              </w:rPr>
              <w:t>1～3 h</w:t>
            </w:r>
          </w:p>
        </w:tc>
        <w:tc>
          <w:tcPr>
            <w:tcW w:w="1385" w:type="dxa"/>
            <w:tcMar>
              <w:left w:w="70" w:type="dxa"/>
              <w:right w:w="70" w:type="dxa"/>
            </w:tcMar>
            <w:vAlign w:val="center"/>
          </w:tcPr>
          <w:p w14:paraId="29355ABB">
            <w:pPr>
              <w:keepNext w:val="0"/>
              <w:spacing w:before="20" w:after="20" w:line="260" w:lineRule="exact"/>
              <w:ind w:firstLine="0" w:firstLineChars="0"/>
              <w:jc w:val="center"/>
            </w:pPr>
            <w:r>
              <w:rPr>
                <w:rFonts w:ascii="Times New Roman" w:hAnsi="Times New Roman" w:eastAsia="宋体"/>
                <w:b w:val="0"/>
                <w:sz w:val="18"/>
              </w:rPr>
              <w:t>＞1.40～1.70</w:t>
            </w:r>
          </w:p>
        </w:tc>
        <w:tc>
          <w:tcPr>
            <w:tcW w:w="1385" w:type="dxa"/>
            <w:tcMar>
              <w:left w:w="70" w:type="dxa"/>
              <w:right w:w="70" w:type="dxa"/>
            </w:tcMar>
            <w:vAlign w:val="center"/>
          </w:tcPr>
          <w:p w14:paraId="136C8593">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254DB185">
            <w:pPr>
              <w:keepNext w:val="0"/>
              <w:spacing w:before="20" w:after="20" w:line="260" w:lineRule="exact"/>
              <w:ind w:firstLine="0" w:firstLineChars="0"/>
              <w:jc w:val="center"/>
            </w:pPr>
            <w:r>
              <w:rPr>
                <w:rFonts w:ascii="Times New Roman" w:hAnsi="Times New Roman" w:eastAsia="宋体"/>
                <w:b w:val="0"/>
                <w:sz w:val="18"/>
              </w:rPr>
              <w:t>2.00～2.45</w:t>
            </w:r>
          </w:p>
        </w:tc>
      </w:tr>
      <w:tr w14:paraId="37614CF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7A7F9EA">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292F6725">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457CBFC8">
            <w:pPr>
              <w:keepNext w:val="0"/>
              <w:spacing w:before="20" w:after="20" w:line="260" w:lineRule="exact"/>
              <w:ind w:firstLine="0" w:firstLineChars="0"/>
              <w:jc w:val="center"/>
            </w:pPr>
            <w:r>
              <w:rPr>
                <w:rFonts w:ascii="Times New Roman" w:hAnsi="Times New Roman" w:eastAsia="宋体"/>
                <w:b w:val="0"/>
                <w:sz w:val="18"/>
              </w:rPr>
              <w:t>3～6 h</w:t>
            </w:r>
          </w:p>
        </w:tc>
        <w:tc>
          <w:tcPr>
            <w:tcW w:w="1385" w:type="dxa"/>
            <w:tcMar>
              <w:left w:w="70" w:type="dxa"/>
              <w:right w:w="70" w:type="dxa"/>
            </w:tcMar>
            <w:vAlign w:val="center"/>
          </w:tcPr>
          <w:p w14:paraId="42D81AA5">
            <w:pPr>
              <w:keepNext w:val="0"/>
              <w:spacing w:before="20" w:after="20" w:line="260" w:lineRule="exact"/>
              <w:ind w:firstLine="0" w:firstLineChars="0"/>
              <w:jc w:val="center"/>
            </w:pPr>
            <w:r>
              <w:rPr>
                <w:rFonts w:ascii="Times New Roman" w:hAnsi="Times New Roman" w:eastAsia="宋体"/>
                <w:b w:val="0"/>
                <w:sz w:val="18"/>
              </w:rPr>
              <w:t>＞1.40～1.70</w:t>
            </w:r>
          </w:p>
        </w:tc>
        <w:tc>
          <w:tcPr>
            <w:tcW w:w="1385" w:type="dxa"/>
            <w:tcMar>
              <w:left w:w="70" w:type="dxa"/>
              <w:right w:w="70" w:type="dxa"/>
            </w:tcMar>
            <w:vAlign w:val="center"/>
          </w:tcPr>
          <w:p w14:paraId="5AC17026">
            <w:pPr>
              <w:keepNext w:val="0"/>
              <w:spacing w:before="20" w:after="20" w:line="260" w:lineRule="exact"/>
              <w:ind w:firstLine="0" w:firstLineChars="0"/>
              <w:jc w:val="center"/>
            </w:pPr>
            <w:r>
              <w:rPr>
                <w:rFonts w:ascii="Times New Roman" w:hAnsi="Times New Roman" w:eastAsia="宋体"/>
                <w:b w:val="0"/>
                <w:sz w:val="18"/>
              </w:rPr>
              <w:t>0.04～0.05</w:t>
            </w:r>
          </w:p>
        </w:tc>
        <w:tc>
          <w:tcPr>
            <w:tcW w:w="1385" w:type="dxa"/>
            <w:tcMar>
              <w:left w:w="70" w:type="dxa"/>
              <w:right w:w="70" w:type="dxa"/>
            </w:tcMar>
            <w:vAlign w:val="center"/>
          </w:tcPr>
          <w:p w14:paraId="158D1E93">
            <w:pPr>
              <w:keepNext w:val="0"/>
              <w:spacing w:before="20" w:after="20" w:line="260" w:lineRule="exact"/>
              <w:ind w:firstLine="0" w:firstLineChars="0"/>
              <w:jc w:val="center"/>
            </w:pPr>
            <w:r>
              <w:rPr>
                <w:rFonts w:ascii="Times New Roman" w:hAnsi="Times New Roman" w:eastAsia="宋体"/>
                <w:b w:val="0"/>
                <w:sz w:val="18"/>
              </w:rPr>
              <w:t>2.00～2.50</w:t>
            </w:r>
          </w:p>
        </w:tc>
      </w:tr>
      <w:tr w14:paraId="0829334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5C3A8780">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60785D19">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692A4975">
            <w:pPr>
              <w:keepNext w:val="0"/>
              <w:spacing w:before="20" w:after="20" w:line="260" w:lineRule="exact"/>
              <w:ind w:firstLine="0" w:firstLineChars="0"/>
              <w:jc w:val="center"/>
            </w:pPr>
            <w:r>
              <w:rPr>
                <w:rFonts w:ascii="Times New Roman" w:hAnsi="Times New Roman" w:eastAsia="宋体"/>
                <w:b w:val="0"/>
                <w:sz w:val="18"/>
              </w:rPr>
              <w:t>3～6 h</w:t>
            </w:r>
          </w:p>
        </w:tc>
        <w:tc>
          <w:tcPr>
            <w:tcW w:w="1385" w:type="dxa"/>
            <w:tcMar>
              <w:left w:w="70" w:type="dxa"/>
              <w:right w:w="70" w:type="dxa"/>
            </w:tcMar>
            <w:vAlign w:val="center"/>
          </w:tcPr>
          <w:p w14:paraId="69928206">
            <w:pPr>
              <w:keepNext w:val="0"/>
              <w:spacing w:before="20" w:after="20" w:line="260" w:lineRule="exact"/>
              <w:ind w:firstLine="0" w:firstLineChars="0"/>
              <w:jc w:val="center"/>
            </w:pPr>
            <w:r>
              <w:rPr>
                <w:rFonts w:ascii="Times New Roman" w:hAnsi="Times New Roman" w:eastAsia="宋体"/>
                <w:b w:val="0"/>
                <w:sz w:val="18"/>
              </w:rPr>
              <w:t>＞1.40～1.70</w:t>
            </w:r>
          </w:p>
        </w:tc>
        <w:tc>
          <w:tcPr>
            <w:tcW w:w="1385" w:type="dxa"/>
            <w:tcMar>
              <w:left w:w="70" w:type="dxa"/>
              <w:right w:w="70" w:type="dxa"/>
            </w:tcMar>
            <w:vAlign w:val="center"/>
          </w:tcPr>
          <w:p w14:paraId="0BC2F389">
            <w:pPr>
              <w:keepNext w:val="0"/>
              <w:spacing w:before="20" w:after="20" w:line="260" w:lineRule="exact"/>
              <w:ind w:firstLine="0" w:firstLineChars="0"/>
              <w:jc w:val="center"/>
            </w:pPr>
            <w:r>
              <w:rPr>
                <w:rFonts w:ascii="Times New Roman" w:hAnsi="Times New Roman" w:eastAsia="宋体"/>
                <w:b w:val="0"/>
                <w:sz w:val="18"/>
              </w:rPr>
              <w:t>＞0.05～0.08</w:t>
            </w:r>
          </w:p>
        </w:tc>
        <w:tc>
          <w:tcPr>
            <w:tcW w:w="1385" w:type="dxa"/>
            <w:tcMar>
              <w:left w:w="70" w:type="dxa"/>
              <w:right w:w="70" w:type="dxa"/>
            </w:tcMar>
            <w:vAlign w:val="center"/>
          </w:tcPr>
          <w:p w14:paraId="575A3B14">
            <w:pPr>
              <w:keepNext w:val="0"/>
              <w:spacing w:before="20" w:after="20" w:line="260" w:lineRule="exact"/>
              <w:ind w:firstLine="0" w:firstLineChars="0"/>
              <w:jc w:val="center"/>
            </w:pPr>
            <w:r>
              <w:rPr>
                <w:rFonts w:ascii="Times New Roman" w:hAnsi="Times New Roman" w:eastAsia="宋体"/>
                <w:b w:val="0"/>
                <w:sz w:val="18"/>
              </w:rPr>
              <w:t>2.00～2.50</w:t>
            </w:r>
          </w:p>
        </w:tc>
      </w:tr>
      <w:tr w14:paraId="13C60FB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FAF0B50">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2CEF0639">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34F60CE6">
            <w:pPr>
              <w:keepNext w:val="0"/>
              <w:spacing w:before="20" w:after="20" w:line="260" w:lineRule="exact"/>
              <w:ind w:firstLine="0" w:firstLineChars="0"/>
              <w:jc w:val="center"/>
            </w:pPr>
            <w:r>
              <w:rPr>
                <w:rFonts w:ascii="Times New Roman" w:hAnsi="Times New Roman" w:eastAsia="宋体"/>
                <w:b w:val="0"/>
                <w:sz w:val="18"/>
              </w:rPr>
              <w:t>3～6 h</w:t>
            </w:r>
          </w:p>
        </w:tc>
        <w:tc>
          <w:tcPr>
            <w:tcW w:w="1385" w:type="dxa"/>
            <w:tcMar>
              <w:left w:w="70" w:type="dxa"/>
              <w:right w:w="70" w:type="dxa"/>
            </w:tcMar>
            <w:vAlign w:val="center"/>
          </w:tcPr>
          <w:p w14:paraId="3541F302">
            <w:pPr>
              <w:keepNext w:val="0"/>
              <w:spacing w:before="20" w:after="20" w:line="260" w:lineRule="exact"/>
              <w:ind w:firstLine="0" w:firstLineChars="0"/>
              <w:jc w:val="center"/>
            </w:pPr>
            <w:r>
              <w:rPr>
                <w:rFonts w:ascii="Times New Roman" w:hAnsi="Times New Roman" w:eastAsia="宋体"/>
                <w:b w:val="0"/>
                <w:sz w:val="18"/>
              </w:rPr>
              <w:t>＞1.40～1.70</w:t>
            </w:r>
          </w:p>
        </w:tc>
        <w:tc>
          <w:tcPr>
            <w:tcW w:w="1385" w:type="dxa"/>
            <w:tcMar>
              <w:left w:w="70" w:type="dxa"/>
              <w:right w:w="70" w:type="dxa"/>
            </w:tcMar>
            <w:vAlign w:val="center"/>
          </w:tcPr>
          <w:p w14:paraId="1BA4F0DA">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0120F3E9">
            <w:pPr>
              <w:keepNext w:val="0"/>
              <w:spacing w:before="20" w:after="20" w:line="260" w:lineRule="exact"/>
              <w:ind w:firstLine="0" w:firstLineChars="0"/>
              <w:jc w:val="center"/>
            </w:pPr>
            <w:r>
              <w:rPr>
                <w:rFonts w:ascii="Times New Roman" w:hAnsi="Times New Roman" w:eastAsia="宋体"/>
                <w:b w:val="0"/>
                <w:sz w:val="18"/>
              </w:rPr>
              <w:t>2.00～2.45</w:t>
            </w:r>
          </w:p>
        </w:tc>
      </w:tr>
      <w:tr w14:paraId="6B883D8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337651E">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33005AB0">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59F9E37A">
            <w:pPr>
              <w:keepNext w:val="0"/>
              <w:spacing w:before="20" w:after="20" w:line="260" w:lineRule="exact"/>
              <w:ind w:firstLine="0" w:firstLineChars="0"/>
              <w:jc w:val="center"/>
            </w:pPr>
            <w:r>
              <w:rPr>
                <w:rFonts w:ascii="Times New Roman" w:hAnsi="Times New Roman" w:eastAsia="宋体"/>
                <w:b w:val="0"/>
                <w:sz w:val="18"/>
              </w:rPr>
              <w:t>1～3 h</w:t>
            </w:r>
          </w:p>
        </w:tc>
        <w:tc>
          <w:tcPr>
            <w:tcW w:w="1385" w:type="dxa"/>
            <w:tcMar>
              <w:left w:w="70" w:type="dxa"/>
              <w:right w:w="70" w:type="dxa"/>
            </w:tcMar>
            <w:vAlign w:val="center"/>
          </w:tcPr>
          <w:p w14:paraId="149B1385">
            <w:pPr>
              <w:keepNext w:val="0"/>
              <w:spacing w:before="20" w:after="20" w:line="260" w:lineRule="exact"/>
              <w:ind w:firstLine="0" w:firstLineChars="0"/>
              <w:jc w:val="center"/>
            </w:pPr>
            <w:r>
              <w:rPr>
                <w:rFonts w:ascii="Times New Roman" w:hAnsi="Times New Roman" w:eastAsia="宋体"/>
                <w:b w:val="0"/>
                <w:sz w:val="18"/>
              </w:rPr>
              <w:t>＞1.40～1.70</w:t>
            </w:r>
          </w:p>
        </w:tc>
        <w:tc>
          <w:tcPr>
            <w:tcW w:w="1385" w:type="dxa"/>
            <w:tcMar>
              <w:left w:w="70" w:type="dxa"/>
              <w:right w:w="70" w:type="dxa"/>
            </w:tcMar>
            <w:vAlign w:val="center"/>
          </w:tcPr>
          <w:p w14:paraId="57357D63">
            <w:pPr>
              <w:keepNext w:val="0"/>
              <w:spacing w:before="20" w:after="20" w:line="260" w:lineRule="exact"/>
              <w:ind w:firstLine="0" w:firstLineChars="0"/>
              <w:jc w:val="center"/>
            </w:pPr>
            <w:r>
              <w:rPr>
                <w:rFonts w:ascii="Times New Roman" w:hAnsi="Times New Roman" w:eastAsia="宋体"/>
                <w:b w:val="0"/>
                <w:sz w:val="18"/>
              </w:rPr>
              <w:t>0.04～0.05</w:t>
            </w:r>
          </w:p>
        </w:tc>
        <w:tc>
          <w:tcPr>
            <w:tcW w:w="1385" w:type="dxa"/>
            <w:tcMar>
              <w:left w:w="70" w:type="dxa"/>
              <w:right w:w="70" w:type="dxa"/>
            </w:tcMar>
            <w:vAlign w:val="center"/>
          </w:tcPr>
          <w:p w14:paraId="372E724F">
            <w:pPr>
              <w:keepNext w:val="0"/>
              <w:spacing w:before="20" w:after="20" w:line="260" w:lineRule="exact"/>
              <w:ind w:firstLine="0" w:firstLineChars="0"/>
              <w:jc w:val="center"/>
            </w:pPr>
            <w:r>
              <w:rPr>
                <w:rFonts w:ascii="Times New Roman" w:hAnsi="Times New Roman" w:eastAsia="宋体"/>
                <w:b w:val="0"/>
                <w:sz w:val="18"/>
              </w:rPr>
              <w:t>2.00～2.25</w:t>
            </w:r>
          </w:p>
        </w:tc>
      </w:tr>
      <w:tr w14:paraId="66015DD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E4352A8">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3DEC74E6">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0F8933A3">
            <w:pPr>
              <w:keepNext w:val="0"/>
              <w:spacing w:before="20" w:after="20" w:line="260" w:lineRule="exact"/>
              <w:ind w:firstLine="0" w:firstLineChars="0"/>
              <w:jc w:val="center"/>
            </w:pPr>
            <w:r>
              <w:rPr>
                <w:rFonts w:ascii="Times New Roman" w:hAnsi="Times New Roman" w:eastAsia="宋体"/>
                <w:b w:val="0"/>
                <w:sz w:val="18"/>
              </w:rPr>
              <w:t>1～3 h</w:t>
            </w:r>
          </w:p>
        </w:tc>
        <w:tc>
          <w:tcPr>
            <w:tcW w:w="1385" w:type="dxa"/>
            <w:tcMar>
              <w:left w:w="70" w:type="dxa"/>
              <w:right w:w="70" w:type="dxa"/>
            </w:tcMar>
            <w:vAlign w:val="center"/>
          </w:tcPr>
          <w:p w14:paraId="4CEBB650">
            <w:pPr>
              <w:keepNext w:val="0"/>
              <w:spacing w:before="20" w:after="20" w:line="260" w:lineRule="exact"/>
              <w:ind w:firstLine="0" w:firstLineChars="0"/>
              <w:jc w:val="center"/>
            </w:pPr>
            <w:r>
              <w:rPr>
                <w:rFonts w:ascii="Times New Roman" w:hAnsi="Times New Roman" w:eastAsia="宋体"/>
                <w:b w:val="0"/>
                <w:sz w:val="18"/>
              </w:rPr>
              <w:t>＞1.40～1.70</w:t>
            </w:r>
          </w:p>
        </w:tc>
        <w:tc>
          <w:tcPr>
            <w:tcW w:w="1385" w:type="dxa"/>
            <w:tcMar>
              <w:left w:w="70" w:type="dxa"/>
              <w:right w:w="70" w:type="dxa"/>
            </w:tcMar>
            <w:vAlign w:val="center"/>
          </w:tcPr>
          <w:p w14:paraId="6F90147E">
            <w:pPr>
              <w:keepNext w:val="0"/>
              <w:spacing w:before="20" w:after="20" w:line="260" w:lineRule="exact"/>
              <w:ind w:firstLine="0" w:firstLineChars="0"/>
              <w:jc w:val="center"/>
            </w:pPr>
            <w:r>
              <w:rPr>
                <w:rFonts w:ascii="Times New Roman" w:hAnsi="Times New Roman" w:eastAsia="宋体"/>
                <w:b w:val="0"/>
                <w:sz w:val="18"/>
              </w:rPr>
              <w:t>＞0.05～0.08</w:t>
            </w:r>
          </w:p>
        </w:tc>
        <w:tc>
          <w:tcPr>
            <w:tcW w:w="1385" w:type="dxa"/>
            <w:tcMar>
              <w:left w:w="70" w:type="dxa"/>
              <w:right w:w="70" w:type="dxa"/>
            </w:tcMar>
            <w:vAlign w:val="center"/>
          </w:tcPr>
          <w:p w14:paraId="5F7C585F">
            <w:pPr>
              <w:keepNext w:val="0"/>
              <w:spacing w:before="20" w:after="20" w:line="260" w:lineRule="exact"/>
              <w:ind w:firstLine="0" w:firstLineChars="0"/>
              <w:jc w:val="center"/>
            </w:pPr>
            <w:r>
              <w:rPr>
                <w:rFonts w:ascii="Times New Roman" w:hAnsi="Times New Roman" w:eastAsia="宋体"/>
                <w:b w:val="0"/>
                <w:sz w:val="18"/>
              </w:rPr>
              <w:t>2.00～2.25</w:t>
            </w:r>
          </w:p>
        </w:tc>
      </w:tr>
      <w:tr w14:paraId="595D8FF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7FA92C2F">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11590E5C">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31C5DD37">
            <w:pPr>
              <w:keepNext w:val="0"/>
              <w:spacing w:before="20" w:after="20" w:line="260" w:lineRule="exact"/>
              <w:ind w:firstLine="0" w:firstLineChars="0"/>
              <w:jc w:val="center"/>
            </w:pPr>
            <w:r>
              <w:rPr>
                <w:rFonts w:ascii="Times New Roman" w:hAnsi="Times New Roman" w:eastAsia="宋体"/>
                <w:b w:val="0"/>
                <w:sz w:val="18"/>
              </w:rPr>
              <w:t>1～3 h</w:t>
            </w:r>
          </w:p>
        </w:tc>
        <w:tc>
          <w:tcPr>
            <w:tcW w:w="1385" w:type="dxa"/>
            <w:tcMar>
              <w:left w:w="70" w:type="dxa"/>
              <w:right w:w="70" w:type="dxa"/>
            </w:tcMar>
            <w:vAlign w:val="center"/>
          </w:tcPr>
          <w:p w14:paraId="6C4C3FAE">
            <w:pPr>
              <w:keepNext w:val="0"/>
              <w:spacing w:before="20" w:after="20" w:line="260" w:lineRule="exact"/>
              <w:ind w:firstLine="0" w:firstLineChars="0"/>
              <w:jc w:val="center"/>
            </w:pPr>
            <w:r>
              <w:rPr>
                <w:rFonts w:ascii="Times New Roman" w:hAnsi="Times New Roman" w:eastAsia="宋体"/>
                <w:b w:val="0"/>
                <w:sz w:val="18"/>
              </w:rPr>
              <w:t>＞1.40～1.70</w:t>
            </w:r>
          </w:p>
        </w:tc>
        <w:tc>
          <w:tcPr>
            <w:tcW w:w="1385" w:type="dxa"/>
            <w:tcMar>
              <w:left w:w="70" w:type="dxa"/>
              <w:right w:w="70" w:type="dxa"/>
            </w:tcMar>
            <w:vAlign w:val="center"/>
          </w:tcPr>
          <w:p w14:paraId="185CE125">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13E1387B">
            <w:pPr>
              <w:keepNext w:val="0"/>
              <w:spacing w:before="20" w:after="20" w:line="260" w:lineRule="exact"/>
              <w:ind w:firstLine="0" w:firstLineChars="0"/>
              <w:jc w:val="center"/>
            </w:pPr>
            <w:r>
              <w:rPr>
                <w:rFonts w:ascii="Times New Roman" w:hAnsi="Times New Roman" w:eastAsia="宋体"/>
                <w:b w:val="0"/>
                <w:sz w:val="18"/>
              </w:rPr>
              <w:t>2.00～2.15</w:t>
            </w:r>
          </w:p>
        </w:tc>
      </w:tr>
      <w:tr w14:paraId="1D5AD13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401F5C4">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60A3D7D5">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72C38FB6">
            <w:pPr>
              <w:keepNext w:val="0"/>
              <w:spacing w:before="20" w:after="20" w:line="260" w:lineRule="exact"/>
              <w:ind w:firstLine="0" w:firstLineChars="0"/>
              <w:jc w:val="center"/>
            </w:pPr>
            <w:r>
              <w:rPr>
                <w:rFonts w:ascii="Times New Roman" w:hAnsi="Times New Roman" w:eastAsia="宋体"/>
                <w:b w:val="0"/>
                <w:sz w:val="18"/>
              </w:rPr>
              <w:t>3～6 h</w:t>
            </w:r>
          </w:p>
        </w:tc>
        <w:tc>
          <w:tcPr>
            <w:tcW w:w="1385" w:type="dxa"/>
            <w:tcMar>
              <w:left w:w="70" w:type="dxa"/>
              <w:right w:w="70" w:type="dxa"/>
            </w:tcMar>
            <w:vAlign w:val="center"/>
          </w:tcPr>
          <w:p w14:paraId="577AD040">
            <w:pPr>
              <w:keepNext w:val="0"/>
              <w:spacing w:before="20" w:after="20" w:line="260" w:lineRule="exact"/>
              <w:ind w:firstLine="0" w:firstLineChars="0"/>
              <w:jc w:val="center"/>
            </w:pPr>
            <w:r>
              <w:rPr>
                <w:rFonts w:ascii="Times New Roman" w:hAnsi="Times New Roman" w:eastAsia="宋体"/>
                <w:b w:val="0"/>
                <w:sz w:val="18"/>
              </w:rPr>
              <w:t>＞1.40～1.70</w:t>
            </w:r>
          </w:p>
        </w:tc>
        <w:tc>
          <w:tcPr>
            <w:tcW w:w="1385" w:type="dxa"/>
            <w:tcMar>
              <w:left w:w="70" w:type="dxa"/>
              <w:right w:w="70" w:type="dxa"/>
            </w:tcMar>
            <w:vAlign w:val="center"/>
          </w:tcPr>
          <w:p w14:paraId="2A20C43D">
            <w:pPr>
              <w:keepNext w:val="0"/>
              <w:spacing w:before="20" w:after="20" w:line="260" w:lineRule="exact"/>
              <w:ind w:firstLine="0" w:firstLineChars="0"/>
              <w:jc w:val="center"/>
            </w:pPr>
            <w:r>
              <w:rPr>
                <w:rFonts w:ascii="Times New Roman" w:hAnsi="Times New Roman" w:eastAsia="宋体"/>
                <w:b w:val="0"/>
                <w:sz w:val="18"/>
              </w:rPr>
              <w:t>0.04～0.05</w:t>
            </w:r>
          </w:p>
        </w:tc>
        <w:tc>
          <w:tcPr>
            <w:tcW w:w="1385" w:type="dxa"/>
            <w:tcMar>
              <w:left w:w="70" w:type="dxa"/>
              <w:right w:w="70" w:type="dxa"/>
            </w:tcMar>
            <w:vAlign w:val="center"/>
          </w:tcPr>
          <w:p w14:paraId="4A88118E">
            <w:pPr>
              <w:keepNext w:val="0"/>
              <w:spacing w:before="20" w:after="20" w:line="260" w:lineRule="exact"/>
              <w:ind w:firstLine="0" w:firstLineChars="0"/>
              <w:jc w:val="center"/>
            </w:pPr>
            <w:r>
              <w:rPr>
                <w:rFonts w:ascii="Times New Roman" w:hAnsi="Times New Roman" w:eastAsia="宋体"/>
                <w:b w:val="0"/>
                <w:sz w:val="18"/>
              </w:rPr>
              <w:t>2.00～2.25</w:t>
            </w:r>
          </w:p>
        </w:tc>
      </w:tr>
      <w:tr w14:paraId="2D60DB5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148D967">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4434A866">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70590E6B">
            <w:pPr>
              <w:keepNext w:val="0"/>
              <w:spacing w:before="20" w:after="20" w:line="260" w:lineRule="exact"/>
              <w:ind w:firstLine="0" w:firstLineChars="0"/>
              <w:jc w:val="center"/>
            </w:pPr>
            <w:r>
              <w:rPr>
                <w:rFonts w:ascii="Times New Roman" w:hAnsi="Times New Roman" w:eastAsia="宋体"/>
                <w:b w:val="0"/>
                <w:sz w:val="18"/>
              </w:rPr>
              <w:t>3～6 h</w:t>
            </w:r>
          </w:p>
        </w:tc>
        <w:tc>
          <w:tcPr>
            <w:tcW w:w="1385" w:type="dxa"/>
            <w:tcMar>
              <w:left w:w="70" w:type="dxa"/>
              <w:right w:w="70" w:type="dxa"/>
            </w:tcMar>
            <w:vAlign w:val="center"/>
          </w:tcPr>
          <w:p w14:paraId="105837CE">
            <w:pPr>
              <w:keepNext w:val="0"/>
              <w:spacing w:before="20" w:after="20" w:line="260" w:lineRule="exact"/>
              <w:ind w:firstLine="0" w:firstLineChars="0"/>
              <w:jc w:val="center"/>
            </w:pPr>
            <w:r>
              <w:rPr>
                <w:rFonts w:ascii="Times New Roman" w:hAnsi="Times New Roman" w:eastAsia="宋体"/>
                <w:b w:val="0"/>
                <w:sz w:val="18"/>
              </w:rPr>
              <w:t>＞1.40～1.70</w:t>
            </w:r>
          </w:p>
        </w:tc>
        <w:tc>
          <w:tcPr>
            <w:tcW w:w="1385" w:type="dxa"/>
            <w:tcMar>
              <w:left w:w="70" w:type="dxa"/>
              <w:right w:w="70" w:type="dxa"/>
            </w:tcMar>
            <w:vAlign w:val="center"/>
          </w:tcPr>
          <w:p w14:paraId="76022AC9">
            <w:pPr>
              <w:keepNext w:val="0"/>
              <w:spacing w:before="20" w:after="20" w:line="260" w:lineRule="exact"/>
              <w:ind w:firstLine="0" w:firstLineChars="0"/>
              <w:jc w:val="center"/>
            </w:pPr>
            <w:r>
              <w:rPr>
                <w:rFonts w:ascii="Times New Roman" w:hAnsi="Times New Roman" w:eastAsia="宋体"/>
                <w:b w:val="0"/>
                <w:sz w:val="18"/>
              </w:rPr>
              <w:t>＞0.05～0.08</w:t>
            </w:r>
          </w:p>
        </w:tc>
        <w:tc>
          <w:tcPr>
            <w:tcW w:w="1385" w:type="dxa"/>
            <w:tcMar>
              <w:left w:w="70" w:type="dxa"/>
              <w:right w:w="70" w:type="dxa"/>
            </w:tcMar>
            <w:vAlign w:val="center"/>
          </w:tcPr>
          <w:p w14:paraId="3D6DCB67">
            <w:pPr>
              <w:keepNext w:val="0"/>
              <w:spacing w:before="20" w:after="20" w:line="260" w:lineRule="exact"/>
              <w:ind w:firstLine="0" w:firstLineChars="0"/>
              <w:jc w:val="center"/>
            </w:pPr>
            <w:r>
              <w:rPr>
                <w:rFonts w:ascii="Times New Roman" w:hAnsi="Times New Roman" w:eastAsia="宋体"/>
                <w:b w:val="0"/>
                <w:sz w:val="18"/>
              </w:rPr>
              <w:t>2.00～2.25</w:t>
            </w:r>
          </w:p>
        </w:tc>
      </w:tr>
      <w:tr w14:paraId="17232A6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3E33551">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67919B9E">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782BE089">
            <w:pPr>
              <w:keepNext w:val="0"/>
              <w:spacing w:before="20" w:after="20" w:line="260" w:lineRule="exact"/>
              <w:ind w:firstLine="0" w:firstLineChars="0"/>
              <w:jc w:val="center"/>
            </w:pPr>
            <w:r>
              <w:rPr>
                <w:rFonts w:ascii="Times New Roman" w:hAnsi="Times New Roman" w:eastAsia="宋体"/>
                <w:b w:val="0"/>
                <w:sz w:val="18"/>
              </w:rPr>
              <w:t>3～6 h</w:t>
            </w:r>
          </w:p>
        </w:tc>
        <w:tc>
          <w:tcPr>
            <w:tcW w:w="1385" w:type="dxa"/>
            <w:tcMar>
              <w:left w:w="70" w:type="dxa"/>
              <w:right w:w="70" w:type="dxa"/>
            </w:tcMar>
            <w:vAlign w:val="center"/>
          </w:tcPr>
          <w:p w14:paraId="3503C18D">
            <w:pPr>
              <w:keepNext w:val="0"/>
              <w:spacing w:before="20" w:after="20" w:line="260" w:lineRule="exact"/>
              <w:ind w:firstLine="0" w:firstLineChars="0"/>
              <w:jc w:val="center"/>
            </w:pPr>
            <w:r>
              <w:rPr>
                <w:rFonts w:ascii="Times New Roman" w:hAnsi="Times New Roman" w:eastAsia="宋体"/>
                <w:b w:val="0"/>
                <w:sz w:val="18"/>
              </w:rPr>
              <w:t>＞1.40～1.70</w:t>
            </w:r>
          </w:p>
        </w:tc>
        <w:tc>
          <w:tcPr>
            <w:tcW w:w="1385" w:type="dxa"/>
            <w:tcMar>
              <w:left w:w="70" w:type="dxa"/>
              <w:right w:w="70" w:type="dxa"/>
            </w:tcMar>
            <w:vAlign w:val="center"/>
          </w:tcPr>
          <w:p w14:paraId="5DD4A34F">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74B567C1">
            <w:pPr>
              <w:keepNext w:val="0"/>
              <w:spacing w:before="20" w:after="20" w:line="260" w:lineRule="exact"/>
              <w:ind w:firstLine="0" w:firstLineChars="0"/>
              <w:jc w:val="center"/>
            </w:pPr>
            <w:r>
              <w:rPr>
                <w:rFonts w:ascii="Times New Roman" w:hAnsi="Times New Roman" w:eastAsia="宋体"/>
                <w:b w:val="0"/>
                <w:sz w:val="18"/>
              </w:rPr>
              <w:t>2.00～2.25</w:t>
            </w:r>
          </w:p>
        </w:tc>
      </w:tr>
      <w:tr w14:paraId="64F6FBC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7BF2F1B">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2BAF5069">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0F77239D">
            <w:pPr>
              <w:keepNext w:val="0"/>
              <w:spacing w:before="20" w:after="20" w:line="260" w:lineRule="exact"/>
              <w:ind w:firstLine="0" w:firstLineChars="0"/>
              <w:jc w:val="center"/>
            </w:pPr>
            <w:r>
              <w:rPr>
                <w:rFonts w:ascii="Times New Roman" w:hAnsi="Times New Roman" w:eastAsia="宋体"/>
                <w:b w:val="0"/>
                <w:sz w:val="18"/>
              </w:rPr>
              <w:t>1～3 h</w:t>
            </w:r>
          </w:p>
        </w:tc>
        <w:tc>
          <w:tcPr>
            <w:tcW w:w="1385" w:type="dxa"/>
            <w:tcMar>
              <w:left w:w="70" w:type="dxa"/>
              <w:right w:w="70" w:type="dxa"/>
            </w:tcMar>
            <w:vAlign w:val="center"/>
          </w:tcPr>
          <w:p w14:paraId="21719541">
            <w:pPr>
              <w:keepNext w:val="0"/>
              <w:spacing w:before="20" w:after="20" w:line="260" w:lineRule="exact"/>
              <w:ind w:firstLine="0" w:firstLineChars="0"/>
              <w:jc w:val="center"/>
            </w:pPr>
            <w:r>
              <w:rPr>
                <w:rFonts w:ascii="Times New Roman" w:hAnsi="Times New Roman" w:eastAsia="宋体"/>
                <w:b w:val="0"/>
                <w:sz w:val="18"/>
              </w:rPr>
              <w:t>＞1.40～1.70</w:t>
            </w:r>
          </w:p>
        </w:tc>
        <w:tc>
          <w:tcPr>
            <w:tcW w:w="1385" w:type="dxa"/>
            <w:tcMar>
              <w:left w:w="70" w:type="dxa"/>
              <w:right w:w="70" w:type="dxa"/>
            </w:tcMar>
            <w:vAlign w:val="center"/>
          </w:tcPr>
          <w:p w14:paraId="381CAEDB">
            <w:pPr>
              <w:keepNext w:val="0"/>
              <w:spacing w:before="20" w:after="20" w:line="260" w:lineRule="exact"/>
              <w:ind w:firstLine="0" w:firstLineChars="0"/>
              <w:jc w:val="center"/>
            </w:pPr>
            <w:r>
              <w:rPr>
                <w:rFonts w:ascii="Times New Roman" w:hAnsi="Times New Roman" w:eastAsia="宋体"/>
                <w:b w:val="0"/>
                <w:sz w:val="18"/>
              </w:rPr>
              <w:t>0.04～0.05</w:t>
            </w:r>
          </w:p>
        </w:tc>
        <w:tc>
          <w:tcPr>
            <w:tcW w:w="1385" w:type="dxa"/>
            <w:tcMar>
              <w:left w:w="70" w:type="dxa"/>
              <w:right w:w="70" w:type="dxa"/>
            </w:tcMar>
            <w:vAlign w:val="center"/>
          </w:tcPr>
          <w:p w14:paraId="08CBC907">
            <w:pPr>
              <w:keepNext w:val="0"/>
              <w:spacing w:before="20" w:after="20" w:line="260" w:lineRule="exact"/>
              <w:ind w:firstLine="0" w:firstLineChars="0"/>
              <w:jc w:val="center"/>
            </w:pPr>
            <w:r>
              <w:rPr>
                <w:rFonts w:ascii="Times New Roman" w:hAnsi="Times New Roman" w:eastAsia="宋体"/>
                <w:b w:val="0"/>
                <w:sz w:val="18"/>
              </w:rPr>
              <w:t>2.00～2.15</w:t>
            </w:r>
          </w:p>
        </w:tc>
      </w:tr>
      <w:tr w14:paraId="02FE165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A9A6620">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121C567C">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5EBB3046">
            <w:pPr>
              <w:keepNext w:val="0"/>
              <w:spacing w:before="20" w:after="20" w:line="260" w:lineRule="exact"/>
              <w:ind w:firstLine="0" w:firstLineChars="0"/>
              <w:jc w:val="center"/>
            </w:pPr>
            <w:r>
              <w:rPr>
                <w:rFonts w:ascii="Times New Roman" w:hAnsi="Times New Roman" w:eastAsia="宋体"/>
                <w:b w:val="0"/>
                <w:sz w:val="18"/>
              </w:rPr>
              <w:t>1～3 h</w:t>
            </w:r>
          </w:p>
        </w:tc>
        <w:tc>
          <w:tcPr>
            <w:tcW w:w="1385" w:type="dxa"/>
            <w:tcMar>
              <w:left w:w="70" w:type="dxa"/>
              <w:right w:w="70" w:type="dxa"/>
            </w:tcMar>
            <w:vAlign w:val="center"/>
          </w:tcPr>
          <w:p w14:paraId="6F0618C4">
            <w:pPr>
              <w:keepNext w:val="0"/>
              <w:spacing w:before="20" w:after="20" w:line="260" w:lineRule="exact"/>
              <w:ind w:firstLine="0" w:firstLineChars="0"/>
              <w:jc w:val="center"/>
            </w:pPr>
            <w:r>
              <w:rPr>
                <w:rFonts w:ascii="Times New Roman" w:hAnsi="Times New Roman" w:eastAsia="宋体"/>
                <w:b w:val="0"/>
                <w:sz w:val="18"/>
              </w:rPr>
              <w:t>＞1.40～1.70</w:t>
            </w:r>
          </w:p>
        </w:tc>
        <w:tc>
          <w:tcPr>
            <w:tcW w:w="1385" w:type="dxa"/>
            <w:tcMar>
              <w:left w:w="70" w:type="dxa"/>
              <w:right w:w="70" w:type="dxa"/>
            </w:tcMar>
            <w:vAlign w:val="center"/>
          </w:tcPr>
          <w:p w14:paraId="665FD46D">
            <w:pPr>
              <w:keepNext w:val="0"/>
              <w:spacing w:before="20" w:after="20" w:line="260" w:lineRule="exact"/>
              <w:ind w:firstLine="0" w:firstLineChars="0"/>
              <w:jc w:val="center"/>
            </w:pPr>
            <w:r>
              <w:rPr>
                <w:rFonts w:ascii="Times New Roman" w:hAnsi="Times New Roman" w:eastAsia="宋体"/>
                <w:b w:val="0"/>
                <w:sz w:val="18"/>
              </w:rPr>
              <w:t>＞0.05～0.08</w:t>
            </w:r>
          </w:p>
        </w:tc>
        <w:tc>
          <w:tcPr>
            <w:tcW w:w="1385" w:type="dxa"/>
            <w:tcMar>
              <w:left w:w="70" w:type="dxa"/>
              <w:right w:w="70" w:type="dxa"/>
            </w:tcMar>
            <w:vAlign w:val="center"/>
          </w:tcPr>
          <w:p w14:paraId="053F07E7">
            <w:pPr>
              <w:keepNext w:val="0"/>
              <w:spacing w:before="20" w:after="20" w:line="260" w:lineRule="exact"/>
              <w:ind w:firstLine="0" w:firstLineChars="0"/>
              <w:jc w:val="center"/>
            </w:pPr>
            <w:r>
              <w:rPr>
                <w:rFonts w:ascii="Times New Roman" w:hAnsi="Times New Roman" w:eastAsia="宋体"/>
                <w:b w:val="0"/>
                <w:sz w:val="18"/>
              </w:rPr>
              <w:t>2.00～2.15</w:t>
            </w:r>
          </w:p>
        </w:tc>
      </w:tr>
      <w:tr w14:paraId="5434EA4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68DE22A">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18925A6B">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0EB5E88E">
            <w:pPr>
              <w:keepNext w:val="0"/>
              <w:spacing w:before="20" w:after="20" w:line="260" w:lineRule="exact"/>
              <w:ind w:firstLine="0" w:firstLineChars="0"/>
              <w:jc w:val="center"/>
            </w:pPr>
            <w:r>
              <w:rPr>
                <w:rFonts w:ascii="Times New Roman" w:hAnsi="Times New Roman" w:eastAsia="宋体"/>
                <w:b w:val="0"/>
                <w:sz w:val="18"/>
              </w:rPr>
              <w:t>1～3 h</w:t>
            </w:r>
          </w:p>
        </w:tc>
        <w:tc>
          <w:tcPr>
            <w:tcW w:w="1385" w:type="dxa"/>
            <w:tcMar>
              <w:left w:w="70" w:type="dxa"/>
              <w:right w:w="70" w:type="dxa"/>
            </w:tcMar>
            <w:vAlign w:val="center"/>
          </w:tcPr>
          <w:p w14:paraId="5C12B56A">
            <w:pPr>
              <w:keepNext w:val="0"/>
              <w:spacing w:before="20" w:after="20" w:line="260" w:lineRule="exact"/>
              <w:ind w:firstLine="0" w:firstLineChars="0"/>
              <w:jc w:val="center"/>
            </w:pPr>
            <w:r>
              <w:rPr>
                <w:rFonts w:ascii="Times New Roman" w:hAnsi="Times New Roman" w:eastAsia="宋体"/>
                <w:b w:val="0"/>
                <w:sz w:val="18"/>
              </w:rPr>
              <w:t>＞1.40～1.70</w:t>
            </w:r>
          </w:p>
        </w:tc>
        <w:tc>
          <w:tcPr>
            <w:tcW w:w="1385" w:type="dxa"/>
            <w:tcMar>
              <w:left w:w="70" w:type="dxa"/>
              <w:right w:w="70" w:type="dxa"/>
            </w:tcMar>
            <w:vAlign w:val="center"/>
          </w:tcPr>
          <w:p w14:paraId="2F665925">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6894679F">
            <w:pPr>
              <w:keepNext w:val="0"/>
              <w:spacing w:before="20" w:after="20" w:line="260" w:lineRule="exact"/>
              <w:ind w:firstLine="0" w:firstLineChars="0"/>
              <w:jc w:val="center"/>
            </w:pPr>
            <w:r>
              <w:rPr>
                <w:rFonts w:ascii="Times New Roman" w:hAnsi="Times New Roman" w:eastAsia="宋体"/>
                <w:b w:val="0"/>
                <w:sz w:val="18"/>
              </w:rPr>
              <w:t>2.00～2.15</w:t>
            </w:r>
          </w:p>
        </w:tc>
      </w:tr>
      <w:tr w14:paraId="5E36400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F81305F">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4F8293A0">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483D0502">
            <w:pPr>
              <w:keepNext w:val="0"/>
              <w:spacing w:before="20" w:after="20" w:line="260" w:lineRule="exact"/>
              <w:ind w:firstLine="0" w:firstLineChars="0"/>
              <w:jc w:val="center"/>
            </w:pPr>
            <w:r>
              <w:rPr>
                <w:rFonts w:ascii="Times New Roman" w:hAnsi="Times New Roman" w:eastAsia="宋体"/>
                <w:b w:val="0"/>
                <w:sz w:val="18"/>
              </w:rPr>
              <w:t>3～6 h</w:t>
            </w:r>
          </w:p>
        </w:tc>
        <w:tc>
          <w:tcPr>
            <w:tcW w:w="1385" w:type="dxa"/>
            <w:tcMar>
              <w:left w:w="70" w:type="dxa"/>
              <w:right w:w="70" w:type="dxa"/>
            </w:tcMar>
            <w:vAlign w:val="center"/>
          </w:tcPr>
          <w:p w14:paraId="2109E98A">
            <w:pPr>
              <w:keepNext w:val="0"/>
              <w:spacing w:before="20" w:after="20" w:line="260" w:lineRule="exact"/>
              <w:ind w:firstLine="0" w:firstLineChars="0"/>
              <w:jc w:val="center"/>
            </w:pPr>
            <w:r>
              <w:rPr>
                <w:rFonts w:ascii="Times New Roman" w:hAnsi="Times New Roman" w:eastAsia="宋体"/>
                <w:b w:val="0"/>
                <w:sz w:val="18"/>
              </w:rPr>
              <w:t>＞1.40～1.70</w:t>
            </w:r>
          </w:p>
        </w:tc>
        <w:tc>
          <w:tcPr>
            <w:tcW w:w="1385" w:type="dxa"/>
            <w:tcMar>
              <w:left w:w="70" w:type="dxa"/>
              <w:right w:w="70" w:type="dxa"/>
            </w:tcMar>
            <w:vAlign w:val="center"/>
          </w:tcPr>
          <w:p w14:paraId="0E0BE42F">
            <w:pPr>
              <w:keepNext w:val="0"/>
              <w:spacing w:before="20" w:after="20" w:line="260" w:lineRule="exact"/>
              <w:ind w:firstLine="0" w:firstLineChars="0"/>
              <w:jc w:val="center"/>
            </w:pPr>
            <w:r>
              <w:rPr>
                <w:rFonts w:ascii="Times New Roman" w:hAnsi="Times New Roman" w:eastAsia="宋体"/>
                <w:b w:val="0"/>
                <w:sz w:val="18"/>
              </w:rPr>
              <w:t>0.04～0.05</w:t>
            </w:r>
          </w:p>
        </w:tc>
        <w:tc>
          <w:tcPr>
            <w:tcW w:w="1385" w:type="dxa"/>
            <w:tcMar>
              <w:left w:w="70" w:type="dxa"/>
              <w:right w:w="70" w:type="dxa"/>
            </w:tcMar>
            <w:vAlign w:val="center"/>
          </w:tcPr>
          <w:p w14:paraId="4A56A8F7">
            <w:pPr>
              <w:keepNext w:val="0"/>
              <w:spacing w:before="20" w:after="20" w:line="260" w:lineRule="exact"/>
              <w:ind w:firstLine="0" w:firstLineChars="0"/>
              <w:jc w:val="center"/>
            </w:pPr>
            <w:r>
              <w:rPr>
                <w:rFonts w:ascii="Times New Roman" w:hAnsi="Times New Roman" w:eastAsia="宋体"/>
                <w:b w:val="0"/>
                <w:sz w:val="18"/>
              </w:rPr>
              <w:t>2.00～2.15</w:t>
            </w:r>
          </w:p>
        </w:tc>
      </w:tr>
      <w:tr w14:paraId="37DC557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233FEC54">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53EC87FC">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49DC0468">
            <w:pPr>
              <w:keepNext w:val="0"/>
              <w:spacing w:before="20" w:after="20" w:line="260" w:lineRule="exact"/>
              <w:ind w:firstLine="0" w:firstLineChars="0"/>
              <w:jc w:val="center"/>
            </w:pPr>
            <w:r>
              <w:rPr>
                <w:rFonts w:ascii="Times New Roman" w:hAnsi="Times New Roman" w:eastAsia="宋体"/>
                <w:b w:val="0"/>
                <w:sz w:val="18"/>
              </w:rPr>
              <w:t>3～6 h</w:t>
            </w:r>
          </w:p>
        </w:tc>
        <w:tc>
          <w:tcPr>
            <w:tcW w:w="1385" w:type="dxa"/>
            <w:tcMar>
              <w:left w:w="70" w:type="dxa"/>
              <w:right w:w="70" w:type="dxa"/>
            </w:tcMar>
            <w:vAlign w:val="center"/>
          </w:tcPr>
          <w:p w14:paraId="637E0846">
            <w:pPr>
              <w:keepNext w:val="0"/>
              <w:spacing w:before="20" w:after="20" w:line="260" w:lineRule="exact"/>
              <w:ind w:firstLine="0" w:firstLineChars="0"/>
              <w:jc w:val="center"/>
            </w:pPr>
            <w:r>
              <w:rPr>
                <w:rFonts w:ascii="Times New Roman" w:hAnsi="Times New Roman" w:eastAsia="宋体"/>
                <w:b w:val="0"/>
                <w:sz w:val="18"/>
              </w:rPr>
              <w:t>＞1.40～1.70</w:t>
            </w:r>
          </w:p>
        </w:tc>
        <w:tc>
          <w:tcPr>
            <w:tcW w:w="1385" w:type="dxa"/>
            <w:tcMar>
              <w:left w:w="70" w:type="dxa"/>
              <w:right w:w="70" w:type="dxa"/>
            </w:tcMar>
            <w:vAlign w:val="center"/>
          </w:tcPr>
          <w:p w14:paraId="415BEF02">
            <w:pPr>
              <w:keepNext w:val="0"/>
              <w:spacing w:before="20" w:after="20" w:line="260" w:lineRule="exact"/>
              <w:ind w:firstLine="0" w:firstLineChars="0"/>
              <w:jc w:val="center"/>
            </w:pPr>
            <w:r>
              <w:rPr>
                <w:rFonts w:ascii="Times New Roman" w:hAnsi="Times New Roman" w:eastAsia="宋体"/>
                <w:b w:val="0"/>
                <w:sz w:val="18"/>
              </w:rPr>
              <w:t>＞0.05～0.08</w:t>
            </w:r>
          </w:p>
        </w:tc>
        <w:tc>
          <w:tcPr>
            <w:tcW w:w="1385" w:type="dxa"/>
            <w:tcMar>
              <w:left w:w="70" w:type="dxa"/>
              <w:right w:w="70" w:type="dxa"/>
            </w:tcMar>
            <w:vAlign w:val="center"/>
          </w:tcPr>
          <w:p w14:paraId="2E182202">
            <w:pPr>
              <w:keepNext w:val="0"/>
              <w:spacing w:before="20" w:after="20" w:line="260" w:lineRule="exact"/>
              <w:ind w:firstLine="0" w:firstLineChars="0"/>
              <w:jc w:val="center"/>
            </w:pPr>
            <w:r>
              <w:rPr>
                <w:rFonts w:ascii="Times New Roman" w:hAnsi="Times New Roman" w:eastAsia="宋体"/>
                <w:b w:val="0"/>
                <w:sz w:val="18"/>
              </w:rPr>
              <w:t>2.00～2.15</w:t>
            </w:r>
          </w:p>
        </w:tc>
      </w:tr>
      <w:tr w14:paraId="71FA81C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11295AF">
            <w:pPr>
              <w:keepNext w:val="0"/>
              <w:spacing w:before="20" w:after="20" w:line="260" w:lineRule="exact"/>
              <w:ind w:firstLine="0" w:firstLineChars="0"/>
              <w:jc w:val="center"/>
            </w:pPr>
            <w:r>
              <w:rPr>
                <w:rFonts w:ascii="Times New Roman" w:hAnsi="Times New Roman" w:eastAsia="宋体"/>
                <w:b w:val="0"/>
                <w:sz w:val="18"/>
              </w:rPr>
              <w:t>1.00～2.00</w:t>
            </w:r>
          </w:p>
        </w:tc>
        <w:tc>
          <w:tcPr>
            <w:tcW w:w="1385" w:type="dxa"/>
            <w:tcMar>
              <w:left w:w="70" w:type="dxa"/>
              <w:right w:w="70" w:type="dxa"/>
            </w:tcMar>
            <w:vAlign w:val="center"/>
          </w:tcPr>
          <w:p w14:paraId="7A7BA570">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246B4403">
            <w:pPr>
              <w:keepNext w:val="0"/>
              <w:spacing w:before="20" w:after="20" w:line="260" w:lineRule="exact"/>
              <w:ind w:firstLine="0" w:firstLineChars="0"/>
              <w:jc w:val="center"/>
            </w:pPr>
            <w:r>
              <w:rPr>
                <w:rFonts w:ascii="Times New Roman" w:hAnsi="Times New Roman" w:eastAsia="宋体"/>
                <w:b w:val="0"/>
                <w:sz w:val="18"/>
              </w:rPr>
              <w:t>3～6 h</w:t>
            </w:r>
          </w:p>
        </w:tc>
        <w:tc>
          <w:tcPr>
            <w:tcW w:w="1385" w:type="dxa"/>
            <w:tcMar>
              <w:left w:w="70" w:type="dxa"/>
              <w:right w:w="70" w:type="dxa"/>
            </w:tcMar>
            <w:vAlign w:val="center"/>
          </w:tcPr>
          <w:p w14:paraId="203D178E">
            <w:pPr>
              <w:keepNext w:val="0"/>
              <w:spacing w:before="20" w:after="20" w:line="260" w:lineRule="exact"/>
              <w:ind w:firstLine="0" w:firstLineChars="0"/>
              <w:jc w:val="center"/>
            </w:pPr>
            <w:r>
              <w:rPr>
                <w:rFonts w:ascii="Times New Roman" w:hAnsi="Times New Roman" w:eastAsia="宋体"/>
                <w:b w:val="0"/>
                <w:sz w:val="18"/>
              </w:rPr>
              <w:t>＞1.40～1.70</w:t>
            </w:r>
          </w:p>
        </w:tc>
        <w:tc>
          <w:tcPr>
            <w:tcW w:w="1385" w:type="dxa"/>
            <w:tcMar>
              <w:left w:w="70" w:type="dxa"/>
              <w:right w:w="70" w:type="dxa"/>
            </w:tcMar>
            <w:vAlign w:val="center"/>
          </w:tcPr>
          <w:p w14:paraId="15F994F9">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1CB5A2C9">
            <w:pPr>
              <w:keepNext w:val="0"/>
              <w:spacing w:before="20" w:after="20" w:line="260" w:lineRule="exact"/>
              <w:ind w:firstLine="0" w:firstLineChars="0"/>
              <w:jc w:val="center"/>
            </w:pPr>
            <w:r>
              <w:rPr>
                <w:rFonts w:ascii="Times New Roman" w:hAnsi="Times New Roman" w:eastAsia="宋体"/>
                <w:b w:val="0"/>
                <w:sz w:val="18"/>
              </w:rPr>
              <w:t>2.00～2.15</w:t>
            </w:r>
          </w:p>
        </w:tc>
      </w:tr>
      <w:tr w14:paraId="68F922F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628AD70">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21E78178">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6D219D0D">
            <w:pPr>
              <w:keepNext w:val="0"/>
              <w:spacing w:before="20" w:after="20" w:line="260" w:lineRule="exact"/>
              <w:ind w:firstLine="0" w:firstLineChars="0"/>
              <w:jc w:val="center"/>
            </w:pPr>
            <w:r>
              <w:rPr>
                <w:rFonts w:ascii="Times New Roman" w:hAnsi="Times New Roman" w:eastAsia="宋体"/>
                <w:b w:val="0"/>
                <w:sz w:val="18"/>
              </w:rPr>
              <w:t>1～3 h</w:t>
            </w:r>
          </w:p>
        </w:tc>
        <w:tc>
          <w:tcPr>
            <w:tcW w:w="1385" w:type="dxa"/>
            <w:tcMar>
              <w:left w:w="70" w:type="dxa"/>
              <w:right w:w="70" w:type="dxa"/>
            </w:tcMar>
            <w:vAlign w:val="center"/>
          </w:tcPr>
          <w:p w14:paraId="060F3CA0">
            <w:pPr>
              <w:keepNext w:val="0"/>
              <w:spacing w:before="20" w:after="20" w:line="260" w:lineRule="exact"/>
              <w:ind w:firstLine="0" w:firstLineChars="0"/>
              <w:jc w:val="center"/>
            </w:pPr>
            <w:r>
              <w:rPr>
                <w:rFonts w:ascii="Times New Roman" w:hAnsi="Times New Roman" w:eastAsia="宋体"/>
                <w:b w:val="0"/>
                <w:sz w:val="18"/>
              </w:rPr>
              <w:t>＞1.40～1.70</w:t>
            </w:r>
          </w:p>
        </w:tc>
        <w:tc>
          <w:tcPr>
            <w:tcW w:w="1385" w:type="dxa"/>
            <w:tcMar>
              <w:left w:w="70" w:type="dxa"/>
              <w:right w:w="70" w:type="dxa"/>
            </w:tcMar>
            <w:vAlign w:val="center"/>
          </w:tcPr>
          <w:p w14:paraId="32502F38">
            <w:pPr>
              <w:keepNext w:val="0"/>
              <w:spacing w:before="20" w:after="20" w:line="260" w:lineRule="exact"/>
              <w:ind w:firstLine="0" w:firstLineChars="0"/>
              <w:jc w:val="center"/>
            </w:pPr>
            <w:r>
              <w:rPr>
                <w:rFonts w:ascii="Times New Roman" w:hAnsi="Times New Roman" w:eastAsia="宋体"/>
                <w:b w:val="0"/>
                <w:sz w:val="18"/>
              </w:rPr>
              <w:t>0.04～0.05</w:t>
            </w:r>
          </w:p>
        </w:tc>
        <w:tc>
          <w:tcPr>
            <w:tcW w:w="1385" w:type="dxa"/>
            <w:tcMar>
              <w:left w:w="70" w:type="dxa"/>
              <w:right w:w="70" w:type="dxa"/>
            </w:tcMar>
            <w:vAlign w:val="center"/>
          </w:tcPr>
          <w:p w14:paraId="5396BCBD">
            <w:pPr>
              <w:keepNext w:val="0"/>
              <w:spacing w:before="20" w:after="20" w:line="260" w:lineRule="exact"/>
              <w:ind w:firstLine="0" w:firstLineChars="0"/>
              <w:jc w:val="center"/>
            </w:pPr>
            <w:r>
              <w:rPr>
                <w:rFonts w:ascii="Times New Roman" w:hAnsi="Times New Roman" w:eastAsia="宋体"/>
                <w:b w:val="0"/>
                <w:sz w:val="18"/>
              </w:rPr>
              <w:t>2.00～2.60</w:t>
            </w:r>
          </w:p>
        </w:tc>
      </w:tr>
      <w:tr w14:paraId="4764BE5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E34E912">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10CBCBD3">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6FE369FC">
            <w:pPr>
              <w:keepNext w:val="0"/>
              <w:spacing w:before="20" w:after="20" w:line="260" w:lineRule="exact"/>
              <w:ind w:firstLine="0" w:firstLineChars="0"/>
              <w:jc w:val="center"/>
            </w:pPr>
            <w:r>
              <w:rPr>
                <w:rFonts w:ascii="Times New Roman" w:hAnsi="Times New Roman" w:eastAsia="宋体"/>
                <w:b w:val="0"/>
                <w:sz w:val="18"/>
              </w:rPr>
              <w:t>1～3 h</w:t>
            </w:r>
          </w:p>
        </w:tc>
        <w:tc>
          <w:tcPr>
            <w:tcW w:w="1385" w:type="dxa"/>
            <w:tcMar>
              <w:left w:w="70" w:type="dxa"/>
              <w:right w:w="70" w:type="dxa"/>
            </w:tcMar>
            <w:vAlign w:val="center"/>
          </w:tcPr>
          <w:p w14:paraId="42A65825">
            <w:pPr>
              <w:keepNext w:val="0"/>
              <w:spacing w:before="20" w:after="20" w:line="260" w:lineRule="exact"/>
              <w:ind w:firstLine="0" w:firstLineChars="0"/>
              <w:jc w:val="center"/>
            </w:pPr>
            <w:r>
              <w:rPr>
                <w:rFonts w:ascii="Times New Roman" w:hAnsi="Times New Roman" w:eastAsia="宋体"/>
                <w:b w:val="0"/>
                <w:sz w:val="18"/>
              </w:rPr>
              <w:t>＞1.40～1.70</w:t>
            </w:r>
          </w:p>
        </w:tc>
        <w:tc>
          <w:tcPr>
            <w:tcW w:w="1385" w:type="dxa"/>
            <w:tcMar>
              <w:left w:w="70" w:type="dxa"/>
              <w:right w:w="70" w:type="dxa"/>
            </w:tcMar>
            <w:vAlign w:val="center"/>
          </w:tcPr>
          <w:p w14:paraId="20F3C0F9">
            <w:pPr>
              <w:keepNext w:val="0"/>
              <w:spacing w:before="20" w:after="20" w:line="260" w:lineRule="exact"/>
              <w:ind w:firstLine="0" w:firstLineChars="0"/>
              <w:jc w:val="center"/>
            </w:pPr>
            <w:r>
              <w:rPr>
                <w:rFonts w:ascii="Times New Roman" w:hAnsi="Times New Roman" w:eastAsia="宋体"/>
                <w:b w:val="0"/>
                <w:sz w:val="18"/>
              </w:rPr>
              <w:t>＞0.05～0.08</w:t>
            </w:r>
          </w:p>
        </w:tc>
        <w:tc>
          <w:tcPr>
            <w:tcW w:w="1385" w:type="dxa"/>
            <w:tcMar>
              <w:left w:w="70" w:type="dxa"/>
              <w:right w:w="70" w:type="dxa"/>
            </w:tcMar>
            <w:vAlign w:val="center"/>
          </w:tcPr>
          <w:p w14:paraId="35590030">
            <w:pPr>
              <w:keepNext w:val="0"/>
              <w:spacing w:before="20" w:after="20" w:line="260" w:lineRule="exact"/>
              <w:ind w:firstLine="0" w:firstLineChars="0"/>
              <w:jc w:val="center"/>
            </w:pPr>
            <w:r>
              <w:rPr>
                <w:rFonts w:ascii="Times New Roman" w:hAnsi="Times New Roman" w:eastAsia="宋体"/>
                <w:b w:val="0"/>
                <w:sz w:val="18"/>
              </w:rPr>
              <w:t>2.00～2.60</w:t>
            </w:r>
          </w:p>
        </w:tc>
      </w:tr>
      <w:tr w14:paraId="6394B8E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7DBDDE49">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2F80D8C7">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3AEE4279">
            <w:pPr>
              <w:keepNext w:val="0"/>
              <w:spacing w:before="20" w:after="20" w:line="260" w:lineRule="exact"/>
              <w:ind w:firstLine="0" w:firstLineChars="0"/>
              <w:jc w:val="center"/>
            </w:pPr>
            <w:r>
              <w:rPr>
                <w:rFonts w:ascii="Times New Roman" w:hAnsi="Times New Roman" w:eastAsia="宋体"/>
                <w:b w:val="0"/>
                <w:sz w:val="18"/>
              </w:rPr>
              <w:t>1～3 h</w:t>
            </w:r>
          </w:p>
        </w:tc>
        <w:tc>
          <w:tcPr>
            <w:tcW w:w="1385" w:type="dxa"/>
            <w:tcMar>
              <w:left w:w="70" w:type="dxa"/>
              <w:right w:w="70" w:type="dxa"/>
            </w:tcMar>
            <w:vAlign w:val="center"/>
          </w:tcPr>
          <w:p w14:paraId="4CB9342D">
            <w:pPr>
              <w:keepNext w:val="0"/>
              <w:spacing w:before="20" w:after="20" w:line="260" w:lineRule="exact"/>
              <w:ind w:firstLine="0" w:firstLineChars="0"/>
              <w:jc w:val="center"/>
            </w:pPr>
            <w:r>
              <w:rPr>
                <w:rFonts w:ascii="Times New Roman" w:hAnsi="Times New Roman" w:eastAsia="宋体"/>
                <w:b w:val="0"/>
                <w:sz w:val="18"/>
              </w:rPr>
              <w:t>＞1.40～1.70</w:t>
            </w:r>
          </w:p>
        </w:tc>
        <w:tc>
          <w:tcPr>
            <w:tcW w:w="1385" w:type="dxa"/>
            <w:tcMar>
              <w:left w:w="70" w:type="dxa"/>
              <w:right w:w="70" w:type="dxa"/>
            </w:tcMar>
            <w:vAlign w:val="center"/>
          </w:tcPr>
          <w:p w14:paraId="53A1C1F4">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1F1660F1">
            <w:pPr>
              <w:keepNext w:val="0"/>
              <w:spacing w:before="20" w:after="20" w:line="260" w:lineRule="exact"/>
              <w:ind w:firstLine="0" w:firstLineChars="0"/>
              <w:jc w:val="center"/>
            </w:pPr>
            <w:r>
              <w:rPr>
                <w:rFonts w:ascii="Times New Roman" w:hAnsi="Times New Roman" w:eastAsia="宋体"/>
                <w:b w:val="0"/>
                <w:sz w:val="18"/>
              </w:rPr>
              <w:t>2.00～2.60</w:t>
            </w:r>
          </w:p>
        </w:tc>
      </w:tr>
      <w:tr w14:paraId="4CBF193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B37C16F">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1ACF0881">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53CFB84D">
            <w:pPr>
              <w:keepNext w:val="0"/>
              <w:spacing w:before="20" w:after="20" w:line="260" w:lineRule="exact"/>
              <w:ind w:firstLine="0" w:firstLineChars="0"/>
              <w:jc w:val="center"/>
            </w:pPr>
            <w:r>
              <w:rPr>
                <w:rFonts w:ascii="Times New Roman" w:hAnsi="Times New Roman" w:eastAsia="宋体"/>
                <w:b w:val="0"/>
                <w:sz w:val="18"/>
              </w:rPr>
              <w:t>3～6 h</w:t>
            </w:r>
          </w:p>
        </w:tc>
        <w:tc>
          <w:tcPr>
            <w:tcW w:w="1385" w:type="dxa"/>
            <w:tcMar>
              <w:left w:w="70" w:type="dxa"/>
              <w:right w:w="70" w:type="dxa"/>
            </w:tcMar>
            <w:vAlign w:val="center"/>
          </w:tcPr>
          <w:p w14:paraId="41E21AA1">
            <w:pPr>
              <w:keepNext w:val="0"/>
              <w:spacing w:before="20" w:after="20" w:line="260" w:lineRule="exact"/>
              <w:ind w:firstLine="0" w:firstLineChars="0"/>
              <w:jc w:val="center"/>
            </w:pPr>
            <w:r>
              <w:rPr>
                <w:rFonts w:ascii="Times New Roman" w:hAnsi="Times New Roman" w:eastAsia="宋体"/>
                <w:b w:val="0"/>
                <w:sz w:val="18"/>
              </w:rPr>
              <w:t>＞1.40～1.70</w:t>
            </w:r>
          </w:p>
        </w:tc>
        <w:tc>
          <w:tcPr>
            <w:tcW w:w="1385" w:type="dxa"/>
            <w:tcMar>
              <w:left w:w="70" w:type="dxa"/>
              <w:right w:w="70" w:type="dxa"/>
            </w:tcMar>
            <w:vAlign w:val="center"/>
          </w:tcPr>
          <w:p w14:paraId="07611DF5">
            <w:pPr>
              <w:keepNext w:val="0"/>
              <w:spacing w:before="20" w:after="20" w:line="260" w:lineRule="exact"/>
              <w:ind w:firstLine="0" w:firstLineChars="0"/>
              <w:jc w:val="center"/>
            </w:pPr>
            <w:r>
              <w:rPr>
                <w:rFonts w:ascii="Times New Roman" w:hAnsi="Times New Roman" w:eastAsia="宋体"/>
                <w:b w:val="0"/>
                <w:sz w:val="18"/>
              </w:rPr>
              <w:t>0.04～0.05</w:t>
            </w:r>
          </w:p>
        </w:tc>
        <w:tc>
          <w:tcPr>
            <w:tcW w:w="1385" w:type="dxa"/>
            <w:tcMar>
              <w:left w:w="70" w:type="dxa"/>
              <w:right w:w="70" w:type="dxa"/>
            </w:tcMar>
            <w:vAlign w:val="center"/>
          </w:tcPr>
          <w:p w14:paraId="068F7F97">
            <w:pPr>
              <w:keepNext w:val="0"/>
              <w:spacing w:before="20" w:after="20" w:line="260" w:lineRule="exact"/>
              <w:ind w:firstLine="0" w:firstLineChars="0"/>
              <w:jc w:val="center"/>
            </w:pPr>
            <w:r>
              <w:rPr>
                <w:rFonts w:ascii="Times New Roman" w:hAnsi="Times New Roman" w:eastAsia="宋体"/>
                <w:b w:val="0"/>
                <w:sz w:val="18"/>
              </w:rPr>
              <w:t>2.00～2.60</w:t>
            </w:r>
          </w:p>
        </w:tc>
      </w:tr>
      <w:tr w14:paraId="5D6FF58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E3CAA2F">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226B9550">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2F6BFCD0">
            <w:pPr>
              <w:keepNext w:val="0"/>
              <w:spacing w:before="20" w:after="20" w:line="260" w:lineRule="exact"/>
              <w:ind w:firstLine="0" w:firstLineChars="0"/>
              <w:jc w:val="center"/>
            </w:pPr>
            <w:r>
              <w:rPr>
                <w:rFonts w:ascii="Times New Roman" w:hAnsi="Times New Roman" w:eastAsia="宋体"/>
                <w:b w:val="0"/>
                <w:sz w:val="18"/>
              </w:rPr>
              <w:t>3～6 h</w:t>
            </w:r>
          </w:p>
        </w:tc>
        <w:tc>
          <w:tcPr>
            <w:tcW w:w="1385" w:type="dxa"/>
            <w:tcMar>
              <w:left w:w="70" w:type="dxa"/>
              <w:right w:w="70" w:type="dxa"/>
            </w:tcMar>
            <w:vAlign w:val="center"/>
          </w:tcPr>
          <w:p w14:paraId="1188049C">
            <w:pPr>
              <w:keepNext w:val="0"/>
              <w:spacing w:before="20" w:after="20" w:line="260" w:lineRule="exact"/>
              <w:ind w:firstLine="0" w:firstLineChars="0"/>
              <w:jc w:val="center"/>
            </w:pPr>
            <w:r>
              <w:rPr>
                <w:rFonts w:ascii="Times New Roman" w:hAnsi="Times New Roman" w:eastAsia="宋体"/>
                <w:b w:val="0"/>
                <w:sz w:val="18"/>
              </w:rPr>
              <w:t>＞1.40～1.70</w:t>
            </w:r>
          </w:p>
        </w:tc>
        <w:tc>
          <w:tcPr>
            <w:tcW w:w="1385" w:type="dxa"/>
            <w:tcMar>
              <w:left w:w="70" w:type="dxa"/>
              <w:right w:w="70" w:type="dxa"/>
            </w:tcMar>
            <w:vAlign w:val="center"/>
          </w:tcPr>
          <w:p w14:paraId="2CE98C29">
            <w:pPr>
              <w:keepNext w:val="0"/>
              <w:spacing w:before="20" w:after="20" w:line="260" w:lineRule="exact"/>
              <w:ind w:firstLine="0" w:firstLineChars="0"/>
              <w:jc w:val="center"/>
            </w:pPr>
            <w:r>
              <w:rPr>
                <w:rFonts w:ascii="Times New Roman" w:hAnsi="Times New Roman" w:eastAsia="宋体"/>
                <w:b w:val="0"/>
                <w:sz w:val="18"/>
              </w:rPr>
              <w:t>＞0.05～0.08</w:t>
            </w:r>
          </w:p>
        </w:tc>
        <w:tc>
          <w:tcPr>
            <w:tcW w:w="1385" w:type="dxa"/>
            <w:tcMar>
              <w:left w:w="70" w:type="dxa"/>
              <w:right w:w="70" w:type="dxa"/>
            </w:tcMar>
            <w:vAlign w:val="center"/>
          </w:tcPr>
          <w:p w14:paraId="64D857F7">
            <w:pPr>
              <w:keepNext w:val="0"/>
              <w:spacing w:before="20" w:after="20" w:line="260" w:lineRule="exact"/>
              <w:ind w:firstLine="0" w:firstLineChars="0"/>
              <w:jc w:val="center"/>
            </w:pPr>
            <w:r>
              <w:rPr>
                <w:rFonts w:ascii="Times New Roman" w:hAnsi="Times New Roman" w:eastAsia="宋体"/>
                <w:b w:val="0"/>
                <w:sz w:val="18"/>
              </w:rPr>
              <w:t>2.00～2.60</w:t>
            </w:r>
          </w:p>
        </w:tc>
      </w:tr>
      <w:tr w14:paraId="0196D60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444127D">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104FF1CC">
            <w:pPr>
              <w:keepNext w:val="0"/>
              <w:spacing w:before="20" w:after="20" w:line="260" w:lineRule="exact"/>
              <w:ind w:firstLine="0" w:firstLineChars="0"/>
              <w:jc w:val="center"/>
            </w:pPr>
            <w:r>
              <w:rPr>
                <w:rFonts w:ascii="Times New Roman" w:hAnsi="Times New Roman" w:eastAsia="宋体"/>
                <w:b w:val="0"/>
                <w:sz w:val="18"/>
              </w:rPr>
              <w:t>0.00%～2.00%</w:t>
            </w:r>
          </w:p>
        </w:tc>
        <w:tc>
          <w:tcPr>
            <w:tcW w:w="1385" w:type="dxa"/>
            <w:tcMar>
              <w:left w:w="70" w:type="dxa"/>
              <w:right w:w="70" w:type="dxa"/>
            </w:tcMar>
            <w:vAlign w:val="center"/>
          </w:tcPr>
          <w:p w14:paraId="362B920B">
            <w:pPr>
              <w:keepNext w:val="0"/>
              <w:spacing w:before="20" w:after="20" w:line="260" w:lineRule="exact"/>
              <w:ind w:firstLine="0" w:firstLineChars="0"/>
              <w:jc w:val="center"/>
            </w:pPr>
            <w:r>
              <w:rPr>
                <w:rFonts w:ascii="Times New Roman" w:hAnsi="Times New Roman" w:eastAsia="宋体"/>
                <w:b w:val="0"/>
                <w:sz w:val="18"/>
              </w:rPr>
              <w:t>3～6 h</w:t>
            </w:r>
          </w:p>
        </w:tc>
        <w:tc>
          <w:tcPr>
            <w:tcW w:w="1385" w:type="dxa"/>
            <w:tcMar>
              <w:left w:w="70" w:type="dxa"/>
              <w:right w:w="70" w:type="dxa"/>
            </w:tcMar>
            <w:vAlign w:val="center"/>
          </w:tcPr>
          <w:p w14:paraId="16BEFF90">
            <w:pPr>
              <w:keepNext w:val="0"/>
              <w:spacing w:before="20" w:after="20" w:line="260" w:lineRule="exact"/>
              <w:ind w:firstLine="0" w:firstLineChars="0"/>
              <w:jc w:val="center"/>
            </w:pPr>
            <w:r>
              <w:rPr>
                <w:rFonts w:ascii="Times New Roman" w:hAnsi="Times New Roman" w:eastAsia="宋体"/>
                <w:b w:val="0"/>
                <w:sz w:val="18"/>
              </w:rPr>
              <w:t>＞1.40～1.70</w:t>
            </w:r>
          </w:p>
        </w:tc>
        <w:tc>
          <w:tcPr>
            <w:tcW w:w="1385" w:type="dxa"/>
            <w:tcMar>
              <w:left w:w="70" w:type="dxa"/>
              <w:right w:w="70" w:type="dxa"/>
            </w:tcMar>
            <w:vAlign w:val="center"/>
          </w:tcPr>
          <w:p w14:paraId="267475D5">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39AB11C3">
            <w:pPr>
              <w:keepNext w:val="0"/>
              <w:spacing w:before="20" w:after="20" w:line="260" w:lineRule="exact"/>
              <w:ind w:firstLine="0" w:firstLineChars="0"/>
              <w:jc w:val="center"/>
            </w:pPr>
            <w:r>
              <w:rPr>
                <w:rFonts w:ascii="Times New Roman" w:hAnsi="Times New Roman" w:eastAsia="宋体"/>
                <w:b w:val="0"/>
                <w:sz w:val="18"/>
              </w:rPr>
              <w:t>2.00～2.60</w:t>
            </w:r>
          </w:p>
        </w:tc>
      </w:tr>
      <w:tr w14:paraId="4BB0728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4A302A5C">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3B0DF8D7">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2349E80B">
            <w:pPr>
              <w:keepNext w:val="0"/>
              <w:spacing w:before="20" w:after="20" w:line="260" w:lineRule="exact"/>
              <w:ind w:firstLine="0" w:firstLineChars="0"/>
              <w:jc w:val="center"/>
            </w:pPr>
            <w:r>
              <w:rPr>
                <w:rFonts w:ascii="Times New Roman" w:hAnsi="Times New Roman" w:eastAsia="宋体"/>
                <w:b w:val="0"/>
                <w:sz w:val="18"/>
              </w:rPr>
              <w:t>1～3 h</w:t>
            </w:r>
          </w:p>
        </w:tc>
        <w:tc>
          <w:tcPr>
            <w:tcW w:w="1385" w:type="dxa"/>
            <w:tcMar>
              <w:left w:w="70" w:type="dxa"/>
              <w:right w:w="70" w:type="dxa"/>
            </w:tcMar>
            <w:vAlign w:val="center"/>
          </w:tcPr>
          <w:p w14:paraId="0ABC7CD9">
            <w:pPr>
              <w:keepNext w:val="0"/>
              <w:spacing w:before="20" w:after="20" w:line="260" w:lineRule="exact"/>
              <w:ind w:firstLine="0" w:firstLineChars="0"/>
              <w:jc w:val="center"/>
            </w:pPr>
            <w:r>
              <w:rPr>
                <w:rFonts w:ascii="Times New Roman" w:hAnsi="Times New Roman" w:eastAsia="宋体"/>
                <w:b w:val="0"/>
                <w:sz w:val="18"/>
              </w:rPr>
              <w:t>＞1.40～1.70</w:t>
            </w:r>
          </w:p>
        </w:tc>
        <w:tc>
          <w:tcPr>
            <w:tcW w:w="1385" w:type="dxa"/>
            <w:tcMar>
              <w:left w:w="70" w:type="dxa"/>
              <w:right w:w="70" w:type="dxa"/>
            </w:tcMar>
            <w:vAlign w:val="center"/>
          </w:tcPr>
          <w:p w14:paraId="73380E03">
            <w:pPr>
              <w:keepNext w:val="0"/>
              <w:spacing w:before="20" w:after="20" w:line="260" w:lineRule="exact"/>
              <w:ind w:firstLine="0" w:firstLineChars="0"/>
              <w:jc w:val="center"/>
            </w:pPr>
            <w:r>
              <w:rPr>
                <w:rFonts w:ascii="Times New Roman" w:hAnsi="Times New Roman" w:eastAsia="宋体"/>
                <w:b w:val="0"/>
                <w:sz w:val="18"/>
              </w:rPr>
              <w:t>0.04～0.05</w:t>
            </w:r>
          </w:p>
        </w:tc>
        <w:tc>
          <w:tcPr>
            <w:tcW w:w="1385" w:type="dxa"/>
            <w:tcMar>
              <w:left w:w="70" w:type="dxa"/>
              <w:right w:w="70" w:type="dxa"/>
            </w:tcMar>
            <w:vAlign w:val="center"/>
          </w:tcPr>
          <w:p w14:paraId="61BFD272">
            <w:pPr>
              <w:keepNext w:val="0"/>
              <w:spacing w:before="20" w:after="20" w:line="260" w:lineRule="exact"/>
              <w:ind w:firstLine="0" w:firstLineChars="0"/>
              <w:jc w:val="center"/>
            </w:pPr>
            <w:r>
              <w:rPr>
                <w:rFonts w:ascii="Times New Roman" w:hAnsi="Times New Roman" w:eastAsia="宋体"/>
                <w:b w:val="0"/>
                <w:sz w:val="18"/>
              </w:rPr>
              <w:t>2.00～2.45</w:t>
            </w:r>
          </w:p>
        </w:tc>
      </w:tr>
      <w:tr w14:paraId="06C730D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5D4199A">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1DA4924A">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39C5B25A">
            <w:pPr>
              <w:keepNext w:val="0"/>
              <w:spacing w:before="20" w:after="20" w:line="260" w:lineRule="exact"/>
              <w:ind w:firstLine="0" w:firstLineChars="0"/>
              <w:jc w:val="center"/>
            </w:pPr>
            <w:r>
              <w:rPr>
                <w:rFonts w:ascii="Times New Roman" w:hAnsi="Times New Roman" w:eastAsia="宋体"/>
                <w:b w:val="0"/>
                <w:sz w:val="18"/>
              </w:rPr>
              <w:t>1～3 h</w:t>
            </w:r>
          </w:p>
        </w:tc>
        <w:tc>
          <w:tcPr>
            <w:tcW w:w="1385" w:type="dxa"/>
            <w:tcMar>
              <w:left w:w="70" w:type="dxa"/>
              <w:right w:w="70" w:type="dxa"/>
            </w:tcMar>
            <w:vAlign w:val="center"/>
          </w:tcPr>
          <w:p w14:paraId="15EF2C5C">
            <w:pPr>
              <w:keepNext w:val="0"/>
              <w:spacing w:before="20" w:after="20" w:line="260" w:lineRule="exact"/>
              <w:ind w:firstLine="0" w:firstLineChars="0"/>
              <w:jc w:val="center"/>
            </w:pPr>
            <w:r>
              <w:rPr>
                <w:rFonts w:ascii="Times New Roman" w:hAnsi="Times New Roman" w:eastAsia="宋体"/>
                <w:b w:val="0"/>
                <w:sz w:val="18"/>
              </w:rPr>
              <w:t>＞1.40～1.70</w:t>
            </w:r>
          </w:p>
        </w:tc>
        <w:tc>
          <w:tcPr>
            <w:tcW w:w="1385" w:type="dxa"/>
            <w:tcMar>
              <w:left w:w="70" w:type="dxa"/>
              <w:right w:w="70" w:type="dxa"/>
            </w:tcMar>
            <w:vAlign w:val="center"/>
          </w:tcPr>
          <w:p w14:paraId="27941E23">
            <w:pPr>
              <w:keepNext w:val="0"/>
              <w:spacing w:before="20" w:after="20" w:line="260" w:lineRule="exact"/>
              <w:ind w:firstLine="0" w:firstLineChars="0"/>
              <w:jc w:val="center"/>
            </w:pPr>
            <w:r>
              <w:rPr>
                <w:rFonts w:ascii="Times New Roman" w:hAnsi="Times New Roman" w:eastAsia="宋体"/>
                <w:b w:val="0"/>
                <w:sz w:val="18"/>
              </w:rPr>
              <w:t>＞0.05～0.08</w:t>
            </w:r>
          </w:p>
        </w:tc>
        <w:tc>
          <w:tcPr>
            <w:tcW w:w="1385" w:type="dxa"/>
            <w:tcMar>
              <w:left w:w="70" w:type="dxa"/>
              <w:right w:w="70" w:type="dxa"/>
            </w:tcMar>
            <w:vAlign w:val="center"/>
          </w:tcPr>
          <w:p w14:paraId="7994F85D">
            <w:pPr>
              <w:keepNext w:val="0"/>
              <w:spacing w:before="20" w:after="20" w:line="260" w:lineRule="exact"/>
              <w:ind w:firstLine="0" w:firstLineChars="0"/>
              <w:jc w:val="center"/>
            </w:pPr>
            <w:r>
              <w:rPr>
                <w:rFonts w:ascii="Times New Roman" w:hAnsi="Times New Roman" w:eastAsia="宋体"/>
                <w:b w:val="0"/>
                <w:sz w:val="18"/>
              </w:rPr>
              <w:t>2.00～2.45</w:t>
            </w:r>
          </w:p>
        </w:tc>
      </w:tr>
      <w:tr w14:paraId="52AA892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E98B202">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66AAFC25">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200C7677">
            <w:pPr>
              <w:keepNext w:val="0"/>
              <w:spacing w:before="20" w:after="20" w:line="260" w:lineRule="exact"/>
              <w:ind w:firstLine="0" w:firstLineChars="0"/>
              <w:jc w:val="center"/>
            </w:pPr>
            <w:r>
              <w:rPr>
                <w:rFonts w:ascii="Times New Roman" w:hAnsi="Times New Roman" w:eastAsia="宋体"/>
                <w:b w:val="0"/>
                <w:sz w:val="18"/>
              </w:rPr>
              <w:t>1～3 h</w:t>
            </w:r>
          </w:p>
        </w:tc>
        <w:tc>
          <w:tcPr>
            <w:tcW w:w="1385" w:type="dxa"/>
            <w:tcMar>
              <w:left w:w="70" w:type="dxa"/>
              <w:right w:w="70" w:type="dxa"/>
            </w:tcMar>
            <w:vAlign w:val="center"/>
          </w:tcPr>
          <w:p w14:paraId="008E0A00">
            <w:pPr>
              <w:keepNext w:val="0"/>
              <w:spacing w:before="20" w:after="20" w:line="260" w:lineRule="exact"/>
              <w:ind w:firstLine="0" w:firstLineChars="0"/>
              <w:jc w:val="center"/>
            </w:pPr>
            <w:r>
              <w:rPr>
                <w:rFonts w:ascii="Times New Roman" w:hAnsi="Times New Roman" w:eastAsia="宋体"/>
                <w:b w:val="0"/>
                <w:sz w:val="18"/>
              </w:rPr>
              <w:t>＞1.40～1.70</w:t>
            </w:r>
          </w:p>
        </w:tc>
        <w:tc>
          <w:tcPr>
            <w:tcW w:w="1385" w:type="dxa"/>
            <w:tcMar>
              <w:left w:w="70" w:type="dxa"/>
              <w:right w:w="70" w:type="dxa"/>
            </w:tcMar>
            <w:vAlign w:val="center"/>
          </w:tcPr>
          <w:p w14:paraId="1215AAA5">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39B648A4">
            <w:pPr>
              <w:keepNext w:val="0"/>
              <w:spacing w:before="20" w:after="20" w:line="260" w:lineRule="exact"/>
              <w:ind w:firstLine="0" w:firstLineChars="0"/>
              <w:jc w:val="center"/>
            </w:pPr>
            <w:r>
              <w:rPr>
                <w:rFonts w:ascii="Times New Roman" w:hAnsi="Times New Roman" w:eastAsia="宋体"/>
                <w:b w:val="0"/>
                <w:sz w:val="18"/>
              </w:rPr>
              <w:t>2.00～2.45</w:t>
            </w:r>
          </w:p>
        </w:tc>
      </w:tr>
      <w:tr w14:paraId="6CD52F1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F89DB83">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2FBC92DD">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6284E04F">
            <w:pPr>
              <w:keepNext w:val="0"/>
              <w:spacing w:before="20" w:after="20" w:line="260" w:lineRule="exact"/>
              <w:ind w:firstLine="0" w:firstLineChars="0"/>
              <w:jc w:val="center"/>
            </w:pPr>
            <w:r>
              <w:rPr>
                <w:rFonts w:ascii="Times New Roman" w:hAnsi="Times New Roman" w:eastAsia="宋体"/>
                <w:b w:val="0"/>
                <w:sz w:val="18"/>
              </w:rPr>
              <w:t>3～6 h</w:t>
            </w:r>
          </w:p>
        </w:tc>
        <w:tc>
          <w:tcPr>
            <w:tcW w:w="1385" w:type="dxa"/>
            <w:tcMar>
              <w:left w:w="70" w:type="dxa"/>
              <w:right w:w="70" w:type="dxa"/>
            </w:tcMar>
            <w:vAlign w:val="center"/>
          </w:tcPr>
          <w:p w14:paraId="770DDB38">
            <w:pPr>
              <w:keepNext w:val="0"/>
              <w:spacing w:before="20" w:after="20" w:line="260" w:lineRule="exact"/>
              <w:ind w:firstLine="0" w:firstLineChars="0"/>
              <w:jc w:val="center"/>
            </w:pPr>
            <w:r>
              <w:rPr>
                <w:rFonts w:ascii="Times New Roman" w:hAnsi="Times New Roman" w:eastAsia="宋体"/>
                <w:b w:val="0"/>
                <w:sz w:val="18"/>
              </w:rPr>
              <w:t>＞1.40～1.70</w:t>
            </w:r>
          </w:p>
        </w:tc>
        <w:tc>
          <w:tcPr>
            <w:tcW w:w="1385" w:type="dxa"/>
            <w:tcMar>
              <w:left w:w="70" w:type="dxa"/>
              <w:right w:w="70" w:type="dxa"/>
            </w:tcMar>
            <w:vAlign w:val="center"/>
          </w:tcPr>
          <w:p w14:paraId="752EA557">
            <w:pPr>
              <w:keepNext w:val="0"/>
              <w:spacing w:before="20" w:after="20" w:line="260" w:lineRule="exact"/>
              <w:ind w:firstLine="0" w:firstLineChars="0"/>
              <w:jc w:val="center"/>
            </w:pPr>
            <w:r>
              <w:rPr>
                <w:rFonts w:ascii="Times New Roman" w:hAnsi="Times New Roman" w:eastAsia="宋体"/>
                <w:b w:val="0"/>
                <w:sz w:val="18"/>
              </w:rPr>
              <w:t>0.04～0.05</w:t>
            </w:r>
          </w:p>
        </w:tc>
        <w:tc>
          <w:tcPr>
            <w:tcW w:w="1385" w:type="dxa"/>
            <w:tcMar>
              <w:left w:w="70" w:type="dxa"/>
              <w:right w:w="70" w:type="dxa"/>
            </w:tcMar>
            <w:vAlign w:val="center"/>
          </w:tcPr>
          <w:p w14:paraId="220C01C8">
            <w:pPr>
              <w:keepNext w:val="0"/>
              <w:spacing w:before="20" w:after="20" w:line="260" w:lineRule="exact"/>
              <w:ind w:firstLine="0" w:firstLineChars="0"/>
              <w:jc w:val="center"/>
            </w:pPr>
            <w:r>
              <w:rPr>
                <w:rFonts w:ascii="Times New Roman" w:hAnsi="Times New Roman" w:eastAsia="宋体"/>
                <w:b w:val="0"/>
                <w:sz w:val="18"/>
              </w:rPr>
              <w:t>2.00～2.45</w:t>
            </w:r>
          </w:p>
        </w:tc>
      </w:tr>
      <w:tr w14:paraId="20A9D27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3C029ED8">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53113DE2">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5A8C46F5">
            <w:pPr>
              <w:keepNext w:val="0"/>
              <w:spacing w:before="20" w:after="20" w:line="260" w:lineRule="exact"/>
              <w:ind w:firstLine="0" w:firstLineChars="0"/>
              <w:jc w:val="center"/>
            </w:pPr>
            <w:r>
              <w:rPr>
                <w:rFonts w:ascii="Times New Roman" w:hAnsi="Times New Roman" w:eastAsia="宋体"/>
                <w:b w:val="0"/>
                <w:sz w:val="18"/>
              </w:rPr>
              <w:t>3～6 h</w:t>
            </w:r>
          </w:p>
        </w:tc>
        <w:tc>
          <w:tcPr>
            <w:tcW w:w="1385" w:type="dxa"/>
            <w:tcMar>
              <w:left w:w="70" w:type="dxa"/>
              <w:right w:w="70" w:type="dxa"/>
            </w:tcMar>
            <w:vAlign w:val="center"/>
          </w:tcPr>
          <w:p w14:paraId="36C7B19D">
            <w:pPr>
              <w:keepNext w:val="0"/>
              <w:spacing w:before="20" w:after="20" w:line="260" w:lineRule="exact"/>
              <w:ind w:firstLine="0" w:firstLineChars="0"/>
              <w:jc w:val="center"/>
            </w:pPr>
            <w:r>
              <w:rPr>
                <w:rFonts w:ascii="Times New Roman" w:hAnsi="Times New Roman" w:eastAsia="宋体"/>
                <w:b w:val="0"/>
                <w:sz w:val="18"/>
              </w:rPr>
              <w:t>＞1.40～1.70</w:t>
            </w:r>
          </w:p>
        </w:tc>
        <w:tc>
          <w:tcPr>
            <w:tcW w:w="1385" w:type="dxa"/>
            <w:tcMar>
              <w:left w:w="70" w:type="dxa"/>
              <w:right w:w="70" w:type="dxa"/>
            </w:tcMar>
            <w:vAlign w:val="center"/>
          </w:tcPr>
          <w:p w14:paraId="6358790F">
            <w:pPr>
              <w:keepNext w:val="0"/>
              <w:spacing w:before="20" w:after="20" w:line="260" w:lineRule="exact"/>
              <w:ind w:firstLine="0" w:firstLineChars="0"/>
              <w:jc w:val="center"/>
            </w:pPr>
            <w:r>
              <w:rPr>
                <w:rFonts w:ascii="Times New Roman" w:hAnsi="Times New Roman" w:eastAsia="宋体"/>
                <w:b w:val="0"/>
                <w:sz w:val="18"/>
              </w:rPr>
              <w:t>＞0.05～0.08</w:t>
            </w:r>
          </w:p>
        </w:tc>
        <w:tc>
          <w:tcPr>
            <w:tcW w:w="1385" w:type="dxa"/>
            <w:tcMar>
              <w:left w:w="70" w:type="dxa"/>
              <w:right w:w="70" w:type="dxa"/>
            </w:tcMar>
            <w:vAlign w:val="center"/>
          </w:tcPr>
          <w:p w14:paraId="7BB75BA2">
            <w:pPr>
              <w:keepNext w:val="0"/>
              <w:spacing w:before="20" w:after="20" w:line="260" w:lineRule="exact"/>
              <w:ind w:firstLine="0" w:firstLineChars="0"/>
              <w:jc w:val="center"/>
            </w:pPr>
            <w:r>
              <w:rPr>
                <w:rFonts w:ascii="Times New Roman" w:hAnsi="Times New Roman" w:eastAsia="宋体"/>
                <w:b w:val="0"/>
                <w:sz w:val="18"/>
              </w:rPr>
              <w:t>2.00～2.45</w:t>
            </w:r>
          </w:p>
        </w:tc>
      </w:tr>
      <w:tr w14:paraId="2673CD6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E2B4D33">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14389020">
            <w:pPr>
              <w:keepNext w:val="0"/>
              <w:spacing w:before="20" w:after="20" w:line="260" w:lineRule="exact"/>
              <w:ind w:firstLine="0" w:firstLineChars="0"/>
              <w:jc w:val="center"/>
            </w:pPr>
            <w:r>
              <w:rPr>
                <w:rFonts w:ascii="Times New Roman" w:hAnsi="Times New Roman" w:eastAsia="宋体"/>
                <w:b w:val="0"/>
                <w:sz w:val="18"/>
              </w:rPr>
              <w:t>＞2.00%～7.00%</w:t>
            </w:r>
          </w:p>
        </w:tc>
        <w:tc>
          <w:tcPr>
            <w:tcW w:w="1385" w:type="dxa"/>
            <w:tcMar>
              <w:left w:w="70" w:type="dxa"/>
              <w:right w:w="70" w:type="dxa"/>
            </w:tcMar>
            <w:vAlign w:val="center"/>
          </w:tcPr>
          <w:p w14:paraId="26AD9819">
            <w:pPr>
              <w:keepNext w:val="0"/>
              <w:spacing w:before="20" w:after="20" w:line="260" w:lineRule="exact"/>
              <w:ind w:firstLine="0" w:firstLineChars="0"/>
              <w:jc w:val="center"/>
            </w:pPr>
            <w:r>
              <w:rPr>
                <w:rFonts w:ascii="Times New Roman" w:hAnsi="Times New Roman" w:eastAsia="宋体"/>
                <w:b w:val="0"/>
                <w:sz w:val="18"/>
              </w:rPr>
              <w:t>3～6 h</w:t>
            </w:r>
          </w:p>
        </w:tc>
        <w:tc>
          <w:tcPr>
            <w:tcW w:w="1385" w:type="dxa"/>
            <w:tcMar>
              <w:left w:w="70" w:type="dxa"/>
              <w:right w:w="70" w:type="dxa"/>
            </w:tcMar>
            <w:vAlign w:val="center"/>
          </w:tcPr>
          <w:p w14:paraId="1B00BABB">
            <w:pPr>
              <w:keepNext w:val="0"/>
              <w:spacing w:before="20" w:after="20" w:line="260" w:lineRule="exact"/>
              <w:ind w:firstLine="0" w:firstLineChars="0"/>
              <w:jc w:val="center"/>
            </w:pPr>
            <w:r>
              <w:rPr>
                <w:rFonts w:ascii="Times New Roman" w:hAnsi="Times New Roman" w:eastAsia="宋体"/>
                <w:b w:val="0"/>
                <w:sz w:val="18"/>
              </w:rPr>
              <w:t>＞1.40～1.70</w:t>
            </w:r>
          </w:p>
        </w:tc>
        <w:tc>
          <w:tcPr>
            <w:tcW w:w="1385" w:type="dxa"/>
            <w:tcMar>
              <w:left w:w="70" w:type="dxa"/>
              <w:right w:w="70" w:type="dxa"/>
            </w:tcMar>
            <w:vAlign w:val="center"/>
          </w:tcPr>
          <w:p w14:paraId="0564CD87">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77424553">
            <w:pPr>
              <w:keepNext w:val="0"/>
              <w:spacing w:before="20" w:after="20" w:line="260" w:lineRule="exact"/>
              <w:ind w:firstLine="0" w:firstLineChars="0"/>
              <w:jc w:val="center"/>
            </w:pPr>
            <w:r>
              <w:rPr>
                <w:rFonts w:ascii="Times New Roman" w:hAnsi="Times New Roman" w:eastAsia="宋体"/>
                <w:b w:val="0"/>
                <w:sz w:val="18"/>
              </w:rPr>
              <w:t>2.00～2.45</w:t>
            </w:r>
          </w:p>
        </w:tc>
      </w:tr>
      <w:tr w14:paraId="604154F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E5421EC">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1823D08C">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6421600D">
            <w:pPr>
              <w:keepNext w:val="0"/>
              <w:spacing w:before="20" w:after="20" w:line="260" w:lineRule="exact"/>
              <w:ind w:firstLine="0" w:firstLineChars="0"/>
              <w:jc w:val="center"/>
            </w:pPr>
            <w:r>
              <w:rPr>
                <w:rFonts w:ascii="Times New Roman" w:hAnsi="Times New Roman" w:eastAsia="宋体"/>
                <w:b w:val="0"/>
                <w:sz w:val="18"/>
              </w:rPr>
              <w:t>1～3 h</w:t>
            </w:r>
          </w:p>
        </w:tc>
        <w:tc>
          <w:tcPr>
            <w:tcW w:w="1385" w:type="dxa"/>
            <w:tcMar>
              <w:left w:w="70" w:type="dxa"/>
              <w:right w:w="70" w:type="dxa"/>
            </w:tcMar>
            <w:vAlign w:val="center"/>
          </w:tcPr>
          <w:p w14:paraId="37B26F0F">
            <w:pPr>
              <w:keepNext w:val="0"/>
              <w:spacing w:before="20" w:after="20" w:line="260" w:lineRule="exact"/>
              <w:ind w:firstLine="0" w:firstLineChars="0"/>
              <w:jc w:val="center"/>
            </w:pPr>
            <w:r>
              <w:rPr>
                <w:rFonts w:ascii="Times New Roman" w:hAnsi="Times New Roman" w:eastAsia="宋体"/>
                <w:b w:val="0"/>
                <w:sz w:val="18"/>
              </w:rPr>
              <w:t>＞1.40～1.70</w:t>
            </w:r>
          </w:p>
        </w:tc>
        <w:tc>
          <w:tcPr>
            <w:tcW w:w="1385" w:type="dxa"/>
            <w:tcMar>
              <w:left w:w="70" w:type="dxa"/>
              <w:right w:w="70" w:type="dxa"/>
            </w:tcMar>
            <w:vAlign w:val="center"/>
          </w:tcPr>
          <w:p w14:paraId="24973552">
            <w:pPr>
              <w:keepNext w:val="0"/>
              <w:spacing w:before="20" w:after="20" w:line="260" w:lineRule="exact"/>
              <w:ind w:firstLine="0" w:firstLineChars="0"/>
              <w:jc w:val="center"/>
            </w:pPr>
            <w:r>
              <w:rPr>
                <w:rFonts w:ascii="Times New Roman" w:hAnsi="Times New Roman" w:eastAsia="宋体"/>
                <w:b w:val="0"/>
                <w:sz w:val="18"/>
              </w:rPr>
              <w:t>0.04～0.05</w:t>
            </w:r>
          </w:p>
        </w:tc>
        <w:tc>
          <w:tcPr>
            <w:tcW w:w="1385" w:type="dxa"/>
            <w:tcMar>
              <w:left w:w="70" w:type="dxa"/>
              <w:right w:w="70" w:type="dxa"/>
            </w:tcMar>
            <w:vAlign w:val="center"/>
          </w:tcPr>
          <w:p w14:paraId="34940FC7">
            <w:pPr>
              <w:keepNext w:val="0"/>
              <w:spacing w:before="20" w:after="20" w:line="260" w:lineRule="exact"/>
              <w:ind w:firstLine="0" w:firstLineChars="0"/>
              <w:jc w:val="center"/>
            </w:pPr>
            <w:r>
              <w:rPr>
                <w:rFonts w:ascii="Times New Roman" w:hAnsi="Times New Roman" w:eastAsia="宋体"/>
                <w:b w:val="0"/>
                <w:sz w:val="18"/>
              </w:rPr>
              <w:t>2.00～2.35</w:t>
            </w:r>
          </w:p>
        </w:tc>
      </w:tr>
      <w:tr w14:paraId="5A38E69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029E04F">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3E76434A">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79C0627F">
            <w:pPr>
              <w:keepNext w:val="0"/>
              <w:spacing w:before="20" w:after="20" w:line="260" w:lineRule="exact"/>
              <w:ind w:firstLine="0" w:firstLineChars="0"/>
              <w:jc w:val="center"/>
            </w:pPr>
            <w:r>
              <w:rPr>
                <w:rFonts w:ascii="Times New Roman" w:hAnsi="Times New Roman" w:eastAsia="宋体"/>
                <w:b w:val="0"/>
                <w:sz w:val="18"/>
              </w:rPr>
              <w:t>1～3 h</w:t>
            </w:r>
          </w:p>
        </w:tc>
        <w:tc>
          <w:tcPr>
            <w:tcW w:w="1385" w:type="dxa"/>
            <w:tcMar>
              <w:left w:w="70" w:type="dxa"/>
              <w:right w:w="70" w:type="dxa"/>
            </w:tcMar>
            <w:vAlign w:val="center"/>
          </w:tcPr>
          <w:p w14:paraId="44965387">
            <w:pPr>
              <w:keepNext w:val="0"/>
              <w:spacing w:before="20" w:after="20" w:line="260" w:lineRule="exact"/>
              <w:ind w:firstLine="0" w:firstLineChars="0"/>
              <w:jc w:val="center"/>
            </w:pPr>
            <w:r>
              <w:rPr>
                <w:rFonts w:ascii="Times New Roman" w:hAnsi="Times New Roman" w:eastAsia="宋体"/>
                <w:b w:val="0"/>
                <w:sz w:val="18"/>
              </w:rPr>
              <w:t>＞1.40～1.70</w:t>
            </w:r>
          </w:p>
        </w:tc>
        <w:tc>
          <w:tcPr>
            <w:tcW w:w="1385" w:type="dxa"/>
            <w:tcMar>
              <w:left w:w="70" w:type="dxa"/>
              <w:right w:w="70" w:type="dxa"/>
            </w:tcMar>
            <w:vAlign w:val="center"/>
          </w:tcPr>
          <w:p w14:paraId="344DAFA4">
            <w:pPr>
              <w:keepNext w:val="0"/>
              <w:spacing w:before="20" w:after="20" w:line="260" w:lineRule="exact"/>
              <w:ind w:firstLine="0" w:firstLineChars="0"/>
              <w:jc w:val="center"/>
            </w:pPr>
            <w:r>
              <w:rPr>
                <w:rFonts w:ascii="Times New Roman" w:hAnsi="Times New Roman" w:eastAsia="宋体"/>
                <w:b w:val="0"/>
                <w:sz w:val="18"/>
              </w:rPr>
              <w:t>＞0.05～0.08</w:t>
            </w:r>
          </w:p>
        </w:tc>
        <w:tc>
          <w:tcPr>
            <w:tcW w:w="1385" w:type="dxa"/>
            <w:tcMar>
              <w:left w:w="70" w:type="dxa"/>
              <w:right w:w="70" w:type="dxa"/>
            </w:tcMar>
            <w:vAlign w:val="center"/>
          </w:tcPr>
          <w:p w14:paraId="6BFE4D5A">
            <w:pPr>
              <w:keepNext w:val="0"/>
              <w:spacing w:before="20" w:after="20" w:line="260" w:lineRule="exact"/>
              <w:ind w:firstLine="0" w:firstLineChars="0"/>
              <w:jc w:val="center"/>
            </w:pPr>
            <w:r>
              <w:rPr>
                <w:rFonts w:ascii="Times New Roman" w:hAnsi="Times New Roman" w:eastAsia="宋体"/>
                <w:b w:val="0"/>
                <w:sz w:val="18"/>
              </w:rPr>
              <w:t>2.00～2.35</w:t>
            </w:r>
          </w:p>
        </w:tc>
      </w:tr>
      <w:tr w14:paraId="22F7499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047A00F3">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386B00A5">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29E25F28">
            <w:pPr>
              <w:keepNext w:val="0"/>
              <w:spacing w:before="20" w:after="20" w:line="260" w:lineRule="exact"/>
              <w:ind w:firstLine="0" w:firstLineChars="0"/>
              <w:jc w:val="center"/>
            </w:pPr>
            <w:r>
              <w:rPr>
                <w:rFonts w:ascii="Times New Roman" w:hAnsi="Times New Roman" w:eastAsia="宋体"/>
                <w:b w:val="0"/>
                <w:sz w:val="18"/>
              </w:rPr>
              <w:t>1～3 h</w:t>
            </w:r>
          </w:p>
        </w:tc>
        <w:tc>
          <w:tcPr>
            <w:tcW w:w="1385" w:type="dxa"/>
            <w:tcMar>
              <w:left w:w="70" w:type="dxa"/>
              <w:right w:w="70" w:type="dxa"/>
            </w:tcMar>
            <w:vAlign w:val="center"/>
          </w:tcPr>
          <w:p w14:paraId="03684462">
            <w:pPr>
              <w:keepNext w:val="0"/>
              <w:spacing w:before="20" w:after="20" w:line="260" w:lineRule="exact"/>
              <w:ind w:firstLine="0" w:firstLineChars="0"/>
              <w:jc w:val="center"/>
            </w:pPr>
            <w:r>
              <w:rPr>
                <w:rFonts w:ascii="Times New Roman" w:hAnsi="Times New Roman" w:eastAsia="宋体"/>
                <w:b w:val="0"/>
                <w:sz w:val="18"/>
              </w:rPr>
              <w:t>＞1.40～1.70</w:t>
            </w:r>
          </w:p>
        </w:tc>
        <w:tc>
          <w:tcPr>
            <w:tcW w:w="1385" w:type="dxa"/>
            <w:tcMar>
              <w:left w:w="70" w:type="dxa"/>
              <w:right w:w="70" w:type="dxa"/>
            </w:tcMar>
            <w:vAlign w:val="center"/>
          </w:tcPr>
          <w:p w14:paraId="228879C6">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53203054">
            <w:pPr>
              <w:keepNext w:val="0"/>
              <w:spacing w:before="20" w:after="20" w:line="260" w:lineRule="exact"/>
              <w:ind w:firstLine="0" w:firstLineChars="0"/>
              <w:jc w:val="center"/>
            </w:pPr>
            <w:r>
              <w:rPr>
                <w:rFonts w:ascii="Times New Roman" w:hAnsi="Times New Roman" w:eastAsia="宋体"/>
                <w:b w:val="0"/>
                <w:sz w:val="18"/>
              </w:rPr>
              <w:t>2.00～2.30</w:t>
            </w:r>
          </w:p>
        </w:tc>
      </w:tr>
      <w:tr w14:paraId="7387084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9206A06">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1177E726">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261276E7">
            <w:pPr>
              <w:keepNext w:val="0"/>
              <w:spacing w:before="20" w:after="20" w:line="260" w:lineRule="exact"/>
              <w:ind w:firstLine="0" w:firstLineChars="0"/>
              <w:jc w:val="center"/>
            </w:pPr>
            <w:r>
              <w:rPr>
                <w:rFonts w:ascii="Times New Roman" w:hAnsi="Times New Roman" w:eastAsia="宋体"/>
                <w:b w:val="0"/>
                <w:sz w:val="18"/>
              </w:rPr>
              <w:t>3～6 h</w:t>
            </w:r>
          </w:p>
        </w:tc>
        <w:tc>
          <w:tcPr>
            <w:tcW w:w="1385" w:type="dxa"/>
            <w:tcMar>
              <w:left w:w="70" w:type="dxa"/>
              <w:right w:w="70" w:type="dxa"/>
            </w:tcMar>
            <w:vAlign w:val="center"/>
          </w:tcPr>
          <w:p w14:paraId="6D648395">
            <w:pPr>
              <w:keepNext w:val="0"/>
              <w:spacing w:before="20" w:after="20" w:line="260" w:lineRule="exact"/>
              <w:ind w:firstLine="0" w:firstLineChars="0"/>
              <w:jc w:val="center"/>
            </w:pPr>
            <w:r>
              <w:rPr>
                <w:rFonts w:ascii="Times New Roman" w:hAnsi="Times New Roman" w:eastAsia="宋体"/>
                <w:b w:val="0"/>
                <w:sz w:val="18"/>
              </w:rPr>
              <w:t>＞1.40～1.70</w:t>
            </w:r>
          </w:p>
        </w:tc>
        <w:tc>
          <w:tcPr>
            <w:tcW w:w="1385" w:type="dxa"/>
            <w:tcMar>
              <w:left w:w="70" w:type="dxa"/>
              <w:right w:w="70" w:type="dxa"/>
            </w:tcMar>
            <w:vAlign w:val="center"/>
          </w:tcPr>
          <w:p w14:paraId="0C99380C">
            <w:pPr>
              <w:keepNext w:val="0"/>
              <w:spacing w:before="20" w:after="20" w:line="260" w:lineRule="exact"/>
              <w:ind w:firstLine="0" w:firstLineChars="0"/>
              <w:jc w:val="center"/>
            </w:pPr>
            <w:r>
              <w:rPr>
                <w:rFonts w:ascii="Times New Roman" w:hAnsi="Times New Roman" w:eastAsia="宋体"/>
                <w:b w:val="0"/>
                <w:sz w:val="18"/>
              </w:rPr>
              <w:t>0.04～0.05</w:t>
            </w:r>
          </w:p>
        </w:tc>
        <w:tc>
          <w:tcPr>
            <w:tcW w:w="1385" w:type="dxa"/>
            <w:tcMar>
              <w:left w:w="70" w:type="dxa"/>
              <w:right w:w="70" w:type="dxa"/>
            </w:tcMar>
            <w:vAlign w:val="center"/>
          </w:tcPr>
          <w:p w14:paraId="1123A7C9">
            <w:pPr>
              <w:keepNext w:val="0"/>
              <w:spacing w:before="20" w:after="20" w:line="260" w:lineRule="exact"/>
              <w:ind w:firstLine="0" w:firstLineChars="0"/>
              <w:jc w:val="center"/>
            </w:pPr>
            <w:r>
              <w:rPr>
                <w:rFonts w:ascii="Times New Roman" w:hAnsi="Times New Roman" w:eastAsia="宋体"/>
                <w:b w:val="0"/>
                <w:sz w:val="18"/>
              </w:rPr>
              <w:t>2.00～2.35</w:t>
            </w:r>
          </w:p>
        </w:tc>
      </w:tr>
      <w:tr w14:paraId="0D58184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0928C2E">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0163BCDE">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1CC9B819">
            <w:pPr>
              <w:keepNext w:val="0"/>
              <w:spacing w:before="20" w:after="20" w:line="260" w:lineRule="exact"/>
              <w:ind w:firstLine="0" w:firstLineChars="0"/>
              <w:jc w:val="center"/>
            </w:pPr>
            <w:r>
              <w:rPr>
                <w:rFonts w:ascii="Times New Roman" w:hAnsi="Times New Roman" w:eastAsia="宋体"/>
                <w:b w:val="0"/>
                <w:sz w:val="18"/>
              </w:rPr>
              <w:t>3～6 h</w:t>
            </w:r>
          </w:p>
        </w:tc>
        <w:tc>
          <w:tcPr>
            <w:tcW w:w="1385" w:type="dxa"/>
            <w:tcMar>
              <w:left w:w="70" w:type="dxa"/>
              <w:right w:w="70" w:type="dxa"/>
            </w:tcMar>
            <w:vAlign w:val="center"/>
          </w:tcPr>
          <w:p w14:paraId="7492CA8A">
            <w:pPr>
              <w:keepNext w:val="0"/>
              <w:spacing w:before="20" w:after="20" w:line="260" w:lineRule="exact"/>
              <w:ind w:firstLine="0" w:firstLineChars="0"/>
              <w:jc w:val="center"/>
            </w:pPr>
            <w:r>
              <w:rPr>
                <w:rFonts w:ascii="Times New Roman" w:hAnsi="Times New Roman" w:eastAsia="宋体"/>
                <w:b w:val="0"/>
                <w:sz w:val="18"/>
              </w:rPr>
              <w:t>＞1.40～1.70</w:t>
            </w:r>
          </w:p>
        </w:tc>
        <w:tc>
          <w:tcPr>
            <w:tcW w:w="1385" w:type="dxa"/>
            <w:tcMar>
              <w:left w:w="70" w:type="dxa"/>
              <w:right w:w="70" w:type="dxa"/>
            </w:tcMar>
            <w:vAlign w:val="center"/>
          </w:tcPr>
          <w:p w14:paraId="7AEB922B">
            <w:pPr>
              <w:keepNext w:val="0"/>
              <w:spacing w:before="20" w:after="20" w:line="260" w:lineRule="exact"/>
              <w:ind w:firstLine="0" w:firstLineChars="0"/>
              <w:jc w:val="center"/>
            </w:pPr>
            <w:r>
              <w:rPr>
                <w:rFonts w:ascii="Times New Roman" w:hAnsi="Times New Roman" w:eastAsia="宋体"/>
                <w:b w:val="0"/>
                <w:sz w:val="18"/>
              </w:rPr>
              <w:t>＞0.05～0.08</w:t>
            </w:r>
          </w:p>
        </w:tc>
        <w:tc>
          <w:tcPr>
            <w:tcW w:w="1385" w:type="dxa"/>
            <w:tcMar>
              <w:left w:w="70" w:type="dxa"/>
              <w:right w:w="70" w:type="dxa"/>
            </w:tcMar>
            <w:vAlign w:val="center"/>
          </w:tcPr>
          <w:p w14:paraId="30B84720">
            <w:pPr>
              <w:keepNext w:val="0"/>
              <w:spacing w:before="20" w:after="20" w:line="260" w:lineRule="exact"/>
              <w:ind w:firstLine="0" w:firstLineChars="0"/>
              <w:jc w:val="center"/>
            </w:pPr>
            <w:r>
              <w:rPr>
                <w:rFonts w:ascii="Times New Roman" w:hAnsi="Times New Roman" w:eastAsia="宋体"/>
                <w:b w:val="0"/>
                <w:sz w:val="18"/>
              </w:rPr>
              <w:t>2.00～2.35</w:t>
            </w:r>
          </w:p>
        </w:tc>
      </w:tr>
      <w:tr w14:paraId="6210459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0866D93">
            <w:pPr>
              <w:keepNext w:val="0"/>
              <w:spacing w:before="20" w:after="20" w:line="260" w:lineRule="exact"/>
              <w:ind w:firstLine="0" w:firstLineChars="0"/>
              <w:jc w:val="center"/>
            </w:pPr>
            <w:r>
              <w:rPr>
                <w:rFonts w:ascii="Times New Roman" w:hAnsi="Times New Roman" w:eastAsia="宋体"/>
                <w:b w:val="0"/>
                <w:sz w:val="18"/>
              </w:rPr>
              <w:t>2.00～3.00</w:t>
            </w:r>
          </w:p>
        </w:tc>
        <w:tc>
          <w:tcPr>
            <w:tcW w:w="1385" w:type="dxa"/>
            <w:tcMar>
              <w:left w:w="70" w:type="dxa"/>
              <w:right w:w="70" w:type="dxa"/>
            </w:tcMar>
            <w:vAlign w:val="center"/>
          </w:tcPr>
          <w:p w14:paraId="09738CAA">
            <w:pPr>
              <w:keepNext w:val="0"/>
              <w:spacing w:before="20" w:after="20" w:line="260" w:lineRule="exact"/>
              <w:ind w:firstLine="0" w:firstLineChars="0"/>
              <w:jc w:val="center"/>
            </w:pPr>
            <w:r>
              <w:rPr>
                <w:rFonts w:ascii="Times New Roman" w:hAnsi="Times New Roman" w:eastAsia="宋体"/>
                <w:b w:val="0"/>
                <w:sz w:val="18"/>
              </w:rPr>
              <w:t>＞7.00%～10.00%</w:t>
            </w:r>
          </w:p>
        </w:tc>
        <w:tc>
          <w:tcPr>
            <w:tcW w:w="1385" w:type="dxa"/>
            <w:tcMar>
              <w:left w:w="70" w:type="dxa"/>
              <w:right w:w="70" w:type="dxa"/>
            </w:tcMar>
            <w:vAlign w:val="center"/>
          </w:tcPr>
          <w:p w14:paraId="48074ED6">
            <w:pPr>
              <w:keepNext w:val="0"/>
              <w:spacing w:before="20" w:after="20" w:line="260" w:lineRule="exact"/>
              <w:ind w:firstLine="0" w:firstLineChars="0"/>
              <w:jc w:val="center"/>
            </w:pPr>
            <w:r>
              <w:rPr>
                <w:rFonts w:ascii="Times New Roman" w:hAnsi="Times New Roman" w:eastAsia="宋体"/>
                <w:b w:val="0"/>
                <w:sz w:val="18"/>
              </w:rPr>
              <w:t>3～6 h</w:t>
            </w:r>
          </w:p>
        </w:tc>
        <w:tc>
          <w:tcPr>
            <w:tcW w:w="1385" w:type="dxa"/>
            <w:tcMar>
              <w:left w:w="70" w:type="dxa"/>
              <w:right w:w="70" w:type="dxa"/>
            </w:tcMar>
            <w:vAlign w:val="center"/>
          </w:tcPr>
          <w:p w14:paraId="3A24596A">
            <w:pPr>
              <w:keepNext w:val="0"/>
              <w:spacing w:before="20" w:after="20" w:line="260" w:lineRule="exact"/>
              <w:ind w:firstLine="0" w:firstLineChars="0"/>
              <w:jc w:val="center"/>
            </w:pPr>
            <w:r>
              <w:rPr>
                <w:rFonts w:ascii="Times New Roman" w:hAnsi="Times New Roman" w:eastAsia="宋体"/>
                <w:b w:val="0"/>
                <w:sz w:val="18"/>
              </w:rPr>
              <w:t>＞1.40～1.70</w:t>
            </w:r>
          </w:p>
        </w:tc>
        <w:tc>
          <w:tcPr>
            <w:tcW w:w="1385" w:type="dxa"/>
            <w:tcMar>
              <w:left w:w="70" w:type="dxa"/>
              <w:right w:w="70" w:type="dxa"/>
            </w:tcMar>
            <w:vAlign w:val="center"/>
          </w:tcPr>
          <w:p w14:paraId="6BE868C0">
            <w:pPr>
              <w:keepNext w:val="0"/>
              <w:spacing w:before="20" w:after="20" w:line="260" w:lineRule="exact"/>
              <w:ind w:firstLine="0" w:firstLineChars="0"/>
              <w:jc w:val="center"/>
            </w:pPr>
            <w:r>
              <w:rPr>
                <w:rFonts w:ascii="Times New Roman" w:hAnsi="Times New Roman" w:eastAsia="宋体"/>
                <w:b w:val="0"/>
                <w:sz w:val="18"/>
              </w:rPr>
              <w:t>＞0.08～0.12</w:t>
            </w:r>
          </w:p>
        </w:tc>
        <w:tc>
          <w:tcPr>
            <w:tcW w:w="1385" w:type="dxa"/>
            <w:tcMar>
              <w:left w:w="70" w:type="dxa"/>
              <w:right w:w="70" w:type="dxa"/>
            </w:tcMar>
            <w:vAlign w:val="center"/>
          </w:tcPr>
          <w:p w14:paraId="53A688F3">
            <w:pPr>
              <w:keepNext w:val="0"/>
              <w:spacing w:before="20" w:after="20" w:line="260" w:lineRule="exact"/>
              <w:ind w:firstLine="0" w:firstLineChars="0"/>
              <w:jc w:val="center"/>
            </w:pPr>
            <w:r>
              <w:rPr>
                <w:rFonts w:ascii="Times New Roman" w:hAnsi="Times New Roman" w:eastAsia="宋体"/>
                <w:b w:val="0"/>
                <w:sz w:val="18"/>
              </w:rPr>
              <w:t>2.00～2.35</w:t>
            </w:r>
          </w:p>
        </w:tc>
      </w:tr>
    </w:tbl>
    <w:p w14:paraId="1BE655E5">
      <w:pPr>
        <w:pStyle w:val="2"/>
        <w:widowControl/>
        <w:spacing w:before="0" w:after="0" w:line="300" w:lineRule="auto"/>
        <w:ind w:firstLine="480"/>
        <w:jc w:val="both"/>
      </w:pPr>
      <w:r>
        <w:rPr>
          <w:rFonts w:ascii="Times New Roman" w:hAnsi="Times New Roman" w:eastAsia="方正仿宋_GBK"/>
          <w:b w:val="0"/>
          <w:sz w:val="24"/>
        </w:rPr>
        <w:t>表中推荐区间用于片区前期比选。装机与电量渗透率按式（5-16）对应；两个成本比采用相同有效MW投资尺度，储能成本比按3 h参考峰段列示。初始转供率及设备结构沿用本节设定。</w:t>
      </w:r>
    </w:p>
    <w:p w14:paraId="0C6637E6">
      <w:pPr>
        <w:pStyle w:val="2"/>
        <w:widowControl/>
        <w:spacing w:before="0" w:after="0" w:line="300" w:lineRule="auto"/>
        <w:ind w:firstLine="480"/>
        <w:jc w:val="both"/>
      </w:pPr>
      <w:r>
        <w:rPr>
          <w:rFonts w:ascii="Times New Roman" w:hAnsi="Times New Roman" w:eastAsia="方正仿宋_GBK"/>
          <w:b w:val="0"/>
          <w:sz w:val="24"/>
        </w:rPr>
        <w:t>价格变化通过主变、储能与联络措施的费用比较影响容量配置。相同源荷条件下，可按对应成本档选择推荐区间，并以片区实际设备和转供能力确定最终配置。</w:t>
      </w:r>
    </w:p>
    <w:p w14:paraId="0FFF1232">
      <w:pPr>
        <w:pStyle w:val="5"/>
        <w:keepNext/>
        <w:numPr>
          <w:ilvl w:val="0"/>
          <w:numId w:val="0"/>
        </w:numPr>
        <w:spacing w:before="160" w:after="120" w:line="360" w:lineRule="auto"/>
        <w:ind w:firstLine="0"/>
      </w:pPr>
      <w:bookmarkStart w:id="240" w:name="参数变化与容载比的关系"/>
      <w:r>
        <w:rPr>
          <w:rFonts w:ascii="Times New Roman" w:hAnsi="Times New Roman" w:eastAsia="方正仿宋_GBK"/>
          <w:b/>
          <w:sz w:val="26"/>
        </w:rPr>
        <w:t>5.6.4 参数变化与容载比的关系</w:t>
      </w:r>
      <w:bookmarkEnd w:id="240"/>
    </w:p>
    <w:p w14:paraId="36CAAF09">
      <w:pPr>
        <w:widowControl/>
        <w:spacing w:before="0" w:after="0" w:line="300" w:lineRule="auto"/>
        <w:ind w:firstLine="480"/>
        <w:jc w:val="both"/>
      </w:pPr>
      <w:r>
        <w:rPr>
          <w:rFonts w:ascii="Times New Roman" w:hAnsi="Times New Roman" w:eastAsia="方正仿宋_GBK"/>
          <w:b w:val="0"/>
          <w:sz w:val="24"/>
        </w:rPr>
        <w:t>装机渗透率增加后，反向净负荷可能成为主变或储能的约束条件。反向压力的变化还取决于本地用户负荷和电源分布，矩阵保留不同站群与空间分配的计算结果。</w:t>
      </w:r>
    </w:p>
    <w:p w14:paraId="7382A7BF">
      <w:pPr>
        <w:pStyle w:val="2"/>
        <w:widowControl/>
        <w:spacing w:before="0" w:after="0" w:line="300" w:lineRule="auto"/>
        <w:ind w:firstLine="480"/>
        <w:jc w:val="both"/>
      </w:pPr>
      <w:r>
        <w:rPr>
          <w:rFonts w:ascii="Times New Roman" w:hAnsi="Times New Roman" w:eastAsia="方正仿宋_GBK"/>
          <w:b w:val="0"/>
          <w:sz w:val="24"/>
        </w:rPr>
        <w:t>峰段延长会减少单位储能柜的有效支撑功率，使储能与主变的相对经济性改变。新建联络提升转供能力时，原站和受端容量共同约束可转负荷，已有能力得到充分使用后才产生新增投资需求。</w:t>
      </w:r>
    </w:p>
    <w:p w14:paraId="5EAEEA3A">
      <w:pPr>
        <w:pStyle w:val="2"/>
        <w:widowControl/>
        <w:spacing w:before="0" w:after="0" w:line="300" w:lineRule="auto"/>
        <w:ind w:firstLine="480"/>
        <w:jc w:val="both"/>
      </w:pPr>
      <w:r>
        <w:rPr>
          <w:rFonts w:ascii="Times New Roman" w:hAnsi="Times New Roman" w:eastAsia="方正仿宋_GBK"/>
          <w:b w:val="0"/>
          <w:sz w:val="24"/>
        </w:rPr>
        <w:t>负荷增长一方面降低既有容量对应的容载比，另一方面触发新的容量配置。增长档位、主变离散规格及建设时序共同决定最终值。矩阵按增长参数分档，案例则以逐年结果解释这些变化。</w:t>
      </w:r>
    </w:p>
    <w:p w14:paraId="53C173DB">
      <w:pPr>
        <w:pStyle w:val="4"/>
        <w:keepNext/>
        <w:numPr>
          <w:ilvl w:val="0"/>
          <w:numId w:val="0"/>
        </w:numPr>
        <w:spacing w:before="160" w:after="120" w:line="360" w:lineRule="auto"/>
        <w:ind w:firstLine="0"/>
      </w:pPr>
      <w:bookmarkStart w:id="241" w:name="h758"/>
      <w:bookmarkStart w:id="242" w:name="规划建议"/>
      <w:r>
        <w:rPr>
          <w:rFonts w:ascii="Times New Roman" w:hAnsi="Times New Roman" w:eastAsia="方正仿宋_GBK"/>
          <w:b/>
          <w:sz w:val="32"/>
        </w:rPr>
        <w:t>5.7 规划建议</w:t>
      </w:r>
      <w:bookmarkEnd w:id="241"/>
      <w:bookmarkEnd w:id="242"/>
    </w:p>
    <w:p w14:paraId="11B8F299">
      <w:pPr>
        <w:pStyle w:val="5"/>
        <w:keepNext/>
        <w:numPr>
          <w:ilvl w:val="0"/>
          <w:numId w:val="0"/>
        </w:numPr>
        <w:spacing w:before="160" w:after="120" w:line="360" w:lineRule="auto"/>
        <w:ind w:firstLine="0"/>
      </w:pPr>
      <w:bookmarkStart w:id="243" w:name="优先采用弹性指标确定规划范围"/>
      <w:r>
        <w:rPr>
          <w:rFonts w:ascii="Times New Roman" w:hAnsi="Times New Roman" w:eastAsia="方正仿宋_GBK"/>
          <w:b/>
          <w:sz w:val="26"/>
        </w:rPr>
        <w:t>5.7.1 优先采用弹性指标确定规划范围</w:t>
      </w:r>
      <w:bookmarkEnd w:id="243"/>
    </w:p>
    <w:p w14:paraId="3FEE6FE6">
      <w:pPr>
        <w:widowControl/>
        <w:spacing w:before="0" w:after="0" w:line="300" w:lineRule="auto"/>
        <w:ind w:firstLine="480"/>
        <w:jc w:val="both"/>
      </w:pPr>
      <w:r>
        <w:rPr>
          <w:rFonts w:ascii="Times New Roman" w:hAnsi="Times New Roman" w:eastAsia="方正仿宋_GBK"/>
          <w:b w:val="0"/>
          <w:sz w:val="24"/>
        </w:rPr>
        <w:t>根据两地区技术经济对比，推荐采用弹性方案：仿真第4年邳州容载比2.21、市区2.21，对应方案均通过所设技术约束，新增措施费用低于刚性。推广到其他片区时，以通用矩阵确定弹性指标比选范围，同时保留2.00刚性上限方案计算费用差，选取满足技术条件且费用较低的组合。</w:t>
      </w:r>
    </w:p>
    <w:p w14:paraId="52869F16">
      <w:pPr>
        <w:pStyle w:val="2"/>
        <w:widowControl/>
        <w:spacing w:before="0" w:after="0" w:line="300" w:lineRule="auto"/>
        <w:ind w:firstLine="480"/>
        <w:jc w:val="both"/>
      </w:pPr>
      <w:r>
        <w:rPr>
          <w:rFonts w:ascii="Times New Roman" w:hAnsi="Times New Roman" w:eastAsia="方正仿宋_GBK"/>
          <w:b w:val="0"/>
          <w:sz w:val="24"/>
        </w:rPr>
        <w:t>规划初期先统一区县与电压等级，计算年网供最大负荷、分布式电源装机渗透率和电量渗透率，结合年负荷平均增长率与95%峰值持续时间，选择通用矩阵中的参考区间。再以实际初始资产、站间转供能力和价格进行方案比选。</w:t>
      </w:r>
    </w:p>
    <w:p w14:paraId="0235DD79">
      <w:pPr>
        <w:pStyle w:val="2"/>
        <w:widowControl/>
        <w:spacing w:before="0" w:after="0" w:line="300" w:lineRule="auto"/>
        <w:ind w:firstLine="480"/>
        <w:jc w:val="both"/>
      </w:pPr>
      <w:r>
        <w:rPr>
          <w:rFonts w:ascii="Times New Roman" w:hAnsi="Times New Roman" w:eastAsia="方正仿宋_GBK"/>
          <w:b w:val="0"/>
          <w:sz w:val="24"/>
        </w:rPr>
        <w:t>源荷条件相近而站级负荷分布不同的地区，可采用不同结构情景。矩阵区间用于确定规划比选范围，具体容载比由满足技术条件的容量配置得到。</w:t>
      </w:r>
    </w:p>
    <w:p w14:paraId="2D23DC41">
      <w:pPr>
        <w:pStyle w:val="5"/>
        <w:keepNext/>
        <w:numPr>
          <w:ilvl w:val="0"/>
          <w:numId w:val="0"/>
        </w:numPr>
        <w:spacing w:before="160" w:after="120" w:line="360" w:lineRule="auto"/>
        <w:ind w:firstLine="0"/>
      </w:pPr>
      <w:bookmarkStart w:id="244" w:name="统筹增容配储与10-kv联络"/>
      <w:r>
        <w:rPr>
          <w:rFonts w:ascii="Times New Roman" w:hAnsi="Times New Roman" w:eastAsia="方正仿宋_GBK"/>
          <w:b/>
          <w:sz w:val="26"/>
        </w:rPr>
        <w:t>5.7.2 统筹增容、配储与10 kV联络</w:t>
      </w:r>
      <w:bookmarkEnd w:id="244"/>
    </w:p>
    <w:p w14:paraId="02CA9488">
      <w:pPr>
        <w:widowControl/>
        <w:spacing w:before="0" w:after="0" w:line="300" w:lineRule="auto"/>
        <w:ind w:firstLine="480"/>
        <w:jc w:val="both"/>
      </w:pPr>
      <w:r>
        <w:rPr>
          <w:rFonts w:ascii="Times New Roman" w:hAnsi="Times New Roman" w:eastAsia="方正仿宋_GBK"/>
          <w:b w:val="0"/>
          <w:sz w:val="24"/>
        </w:rPr>
        <w:t>优先核定并利用既有站间转供能力，计算送受端调整后的负荷与容量余量。能力不足时，按新增联络项目提升转供率；再与主变增容及储能配置共同比较全寿命费用。扩容选取受主变规格和预留位置约束，配储选取受峰段持续时间及可用能量约束。</w:t>
      </w:r>
    </w:p>
    <w:p w14:paraId="04E141D5">
      <w:pPr>
        <w:pStyle w:val="2"/>
        <w:widowControl/>
        <w:spacing w:before="0" w:after="0" w:line="300" w:lineRule="auto"/>
        <w:ind w:firstLine="480"/>
        <w:jc w:val="both"/>
      </w:pPr>
      <w:r>
        <w:rPr>
          <w:rFonts w:ascii="Times New Roman" w:hAnsi="Times New Roman" w:eastAsia="方正仿宋_GBK"/>
          <w:b w:val="0"/>
          <w:sz w:val="24"/>
        </w:rPr>
        <w:t>光伏较多的县域同时核对正向和反向容量。市区按供电安全任务分析重载站与承接站，依据本地光伏规模和线路资料核定初始转供率。区县内部转接保持总量，区域容载比按统一年网供最大负荷计算。</w:t>
      </w:r>
    </w:p>
    <w:p w14:paraId="571C52F3">
      <w:pPr>
        <w:pStyle w:val="3"/>
        <w:keepNext/>
        <w:pageBreakBefore/>
        <w:numPr>
          <w:ilvl w:val="0"/>
          <w:numId w:val="0"/>
        </w:numPr>
        <w:spacing w:before="0" w:after="120" w:line="360" w:lineRule="auto"/>
        <w:ind w:firstLine="0"/>
      </w:pPr>
      <w:bookmarkStart w:id="245" w:name="第六章-结论与建议"/>
      <w:bookmarkStart w:id="246" w:name="h768"/>
      <w:r>
        <w:rPr>
          <w:rFonts w:ascii="Times New Roman" w:hAnsi="Times New Roman" w:eastAsia="方正仿宋_GBK"/>
          <w:b/>
          <w:sz w:val="36"/>
        </w:rPr>
        <w:t>第六章 结论与建议</w:t>
      </w:r>
      <w:bookmarkEnd w:id="245"/>
      <w:bookmarkEnd w:id="246"/>
    </w:p>
    <w:p w14:paraId="25585DCD">
      <w:pPr>
        <w:widowControl/>
        <w:spacing w:before="0" w:after="0" w:line="300" w:lineRule="auto"/>
        <w:ind w:firstLine="480"/>
        <w:jc w:val="both"/>
      </w:pPr>
      <w:r>
        <w:rPr>
          <w:rFonts w:ascii="Times New Roman" w:hAnsi="Times New Roman" w:eastAsia="方正仿宋_GBK"/>
          <w:b w:val="0"/>
          <w:sz w:val="24"/>
        </w:rPr>
        <w:t>本项目针对分布式新能源接入后110 kV变电容量配置与站级运行需求的变化，以邳州和市区为案例，分析源荷特征，建立工程费用模型，并开展主变增容、储能和10 kV联络的联合寻优。在两地区刚性与弹性方案对比基础上，进一步拓展源荷及经济参数，形成面向不同片区的弹性容载比推荐范围。</w:t>
      </w:r>
    </w:p>
    <w:p w14:paraId="7607FE68">
      <w:pPr>
        <w:pStyle w:val="4"/>
        <w:keepNext/>
        <w:numPr>
          <w:ilvl w:val="0"/>
          <w:numId w:val="0"/>
        </w:numPr>
        <w:spacing w:before="160" w:after="120" w:line="360" w:lineRule="auto"/>
        <w:ind w:firstLine="0"/>
      </w:pPr>
      <w:bookmarkStart w:id="247" w:name="h770"/>
      <w:bookmarkStart w:id="248" w:name="主要研究结论"/>
      <w:r>
        <w:rPr>
          <w:rFonts w:ascii="Times New Roman" w:hAnsi="Times New Roman" w:eastAsia="方正仿宋_GBK"/>
          <w:b/>
          <w:sz w:val="32"/>
        </w:rPr>
        <w:t>6.1 主要研究结论</w:t>
      </w:r>
      <w:bookmarkEnd w:id="247"/>
      <w:bookmarkEnd w:id="248"/>
    </w:p>
    <w:p w14:paraId="24CD92C0">
      <w:pPr>
        <w:pStyle w:val="5"/>
        <w:keepNext/>
        <w:numPr>
          <w:ilvl w:val="0"/>
          <w:numId w:val="0"/>
        </w:numPr>
        <w:spacing w:before="160" w:after="120" w:line="360" w:lineRule="auto"/>
        <w:ind w:firstLine="0"/>
      </w:pPr>
      <w:bookmarkStart w:id="249" w:name="容载比选取需要同时考虑区域负荷与站级双向需求"/>
      <w:r>
        <w:rPr>
          <w:rFonts w:ascii="Times New Roman" w:hAnsi="Times New Roman" w:eastAsia="方正仿宋_GBK"/>
          <w:b/>
          <w:sz w:val="26"/>
        </w:rPr>
        <w:t>6.1.1 容载比选取需要同时考虑区域负荷与站级双向需求</w:t>
      </w:r>
      <w:bookmarkEnd w:id="249"/>
    </w:p>
    <w:p w14:paraId="2010009C">
      <w:pPr>
        <w:widowControl/>
        <w:spacing w:before="0" w:after="0" w:line="300" w:lineRule="auto"/>
        <w:ind w:firstLine="480"/>
        <w:jc w:val="both"/>
      </w:pPr>
      <w:r>
        <w:rPr>
          <w:rFonts w:ascii="Times New Roman" w:hAnsi="Times New Roman" w:eastAsia="方正仿宋_GBK"/>
          <w:b w:val="0"/>
          <w:sz w:val="24"/>
        </w:rPr>
        <w:t>分布式光伏改变了用户用电与上级电网供电之间的关系。年度购电量下降、日间净负荷降低及反向输送增加可能同时发生，主变容量需求还取决于正向峰值、反向峰值和</w:t>
      </w:r>
      <w:del w:id="419" w:author="白日梦想家" w:date="2026-10-02T21:42:05Z">
        <w:r>
          <w:rPr>
            <w:rFonts w:ascii="Times New Roman" w:hAnsi="Times New Roman" w:eastAsia="方正仿宋_GBK"/>
            <w:b w:val="0"/>
            <w:sz w:val="24"/>
          </w:rPr>
          <w:delText>单台主变退出</w:delText>
        </w:r>
      </w:del>
      <w:ins w:id="420" w:author="白日梦想家" w:date="2026-10-02T21:42:05Z">
        <w:r>
          <w:rPr>
            <w:rFonts w:hint="eastAsia"/>
            <w:b w:val="0"/>
            <w:sz w:val="24"/>
            <w:lang w:eastAsia="zh"/>
          </w:rPr>
          <w:t>主变N-1</w:t>
        </w:r>
      </w:ins>
      <w:r>
        <w:rPr>
          <w:rFonts w:ascii="Times New Roman" w:hAnsi="Times New Roman" w:eastAsia="方正仿宋_GBK"/>
          <w:b w:val="0"/>
          <w:sz w:val="24"/>
        </w:rPr>
        <w:t>后的供电条件。区域容载比反映总体容量储备，逐站正反向净负荷反映局部设备需求，二者共同构成容量规划的分析基础。</w:t>
      </w:r>
    </w:p>
    <w:p w14:paraId="6BECFDCD">
      <w:pPr>
        <w:pStyle w:val="2"/>
        <w:widowControl/>
        <w:spacing w:before="0" w:after="0" w:line="300" w:lineRule="auto"/>
        <w:ind w:firstLine="480"/>
        <w:jc w:val="both"/>
      </w:pPr>
      <w:r>
        <w:rPr>
          <w:rFonts w:ascii="Times New Roman" w:hAnsi="Times New Roman" w:eastAsia="方正仿宋_GBK"/>
          <w:b w:val="0"/>
          <w:sz w:val="24"/>
        </w:rPr>
        <w:t>邳州2025年分布式电源装机渗透率约为1.63，电量渗透率约为40.28%；市区相应为0.32和8.69%。邳州的规划分析需要重视本地负荷与光伏出力的配合及反向容量需求，市区则主要结合正向负荷分布和A类供电</w:t>
      </w:r>
      <w:ins w:id="421" w:author="白日梦想家" w:date="2026-10-02T21:48:45Z">
        <w:r>
          <w:rPr>
            <w:rFonts w:hint="eastAsia"/>
            <w:b w:val="0"/>
            <w:sz w:val="24"/>
            <w:lang w:eastAsia="zh"/>
            <w:woUserID w:val="2"/>
          </w:rPr>
          <w:t>区域</w:t>
        </w:r>
      </w:ins>
      <w:ins w:id="422" w:author="白日梦想家" w:date="2026-10-02T21:48:49Z">
        <w:r>
          <w:rPr>
            <w:rFonts w:hint="eastAsia"/>
            <w:b w:val="0"/>
            <w:sz w:val="24"/>
            <w:lang w:eastAsia="zh"/>
            <w:woUserID w:val="2"/>
          </w:rPr>
          <w:t>供电</w:t>
        </w:r>
      </w:ins>
      <w:ins w:id="423" w:author="白日梦想家" w:date="2026-10-02T21:48:51Z">
        <w:r>
          <w:rPr>
            <w:rFonts w:hint="eastAsia"/>
            <w:b w:val="0"/>
            <w:sz w:val="24"/>
            <w:lang w:eastAsia="zh"/>
            <w:woUserID w:val="2"/>
          </w:rPr>
          <w:t>可靠性</w:t>
        </w:r>
      </w:ins>
      <w:del w:id="424" w:author="白日梦想家" w:date="2026-10-02T21:48:48Z">
        <w:r>
          <w:rPr>
            <w:rFonts w:ascii="Times New Roman" w:hAnsi="Times New Roman" w:eastAsia="方正仿宋_GBK"/>
            <w:b w:val="0"/>
            <w:sz w:val="24"/>
          </w:rPr>
          <w:delText>安全</w:delText>
        </w:r>
      </w:del>
      <w:r>
        <w:rPr>
          <w:rFonts w:ascii="Times New Roman" w:hAnsi="Times New Roman" w:eastAsia="方正仿宋_GBK"/>
          <w:b w:val="0"/>
          <w:sz w:val="24"/>
        </w:rPr>
        <w:t>条件配置容量。片区源荷及设备结构的差异，应落实为相应技术约束和建设方案。</w:t>
      </w:r>
    </w:p>
    <w:p w14:paraId="597BC36B">
      <w:pPr>
        <w:pStyle w:val="5"/>
        <w:keepNext/>
        <w:numPr>
          <w:ilvl w:val="0"/>
          <w:numId w:val="0"/>
        </w:numPr>
        <w:spacing w:before="160" w:after="120" w:line="360" w:lineRule="auto"/>
        <w:ind w:firstLine="0"/>
      </w:pPr>
      <w:bookmarkStart w:id="250" w:name="弹性方案通过增加主变容量减少储能支出经济性优于刚性"/>
      <w:r>
        <w:rPr>
          <w:rFonts w:ascii="Times New Roman" w:hAnsi="Times New Roman" w:eastAsia="方正仿宋_GBK"/>
          <w:b/>
          <w:sz w:val="26"/>
        </w:rPr>
        <w:t>6.1.2 弹性方案通过增加主变容量减少储能支出，经济性优于刚性</w:t>
      </w:r>
      <w:bookmarkEnd w:id="250"/>
    </w:p>
    <w:p w14:paraId="634A936F">
      <w:pPr>
        <w:widowControl/>
        <w:spacing w:before="0" w:after="0" w:line="300" w:lineRule="auto"/>
        <w:ind w:firstLine="480"/>
        <w:jc w:val="both"/>
      </w:pPr>
      <w:r>
        <w:rPr>
          <w:rFonts w:ascii="Times New Roman" w:hAnsi="Times New Roman" w:eastAsia="方正仿宋_GBK"/>
          <w:b w:val="0"/>
          <w:sz w:val="24"/>
        </w:rPr>
        <w:t>刚性与弹性方案在同一区县共用容载比2.00的仿真起点，并采用相同负荷发展、候选措施和工程价格。后续各年均校核正常运行、</w:t>
      </w:r>
      <w:del w:id="425" w:author="白日梦想家" w:date="2026-10-02T21:42:05Z">
        <w:r>
          <w:rPr>
            <w:rFonts w:ascii="Times New Roman" w:hAnsi="Times New Roman" w:eastAsia="方正仿宋_GBK"/>
            <w:b w:val="0"/>
            <w:sz w:val="24"/>
          </w:rPr>
          <w:delText>单台主变退出</w:delText>
        </w:r>
      </w:del>
      <w:ins w:id="426" w:author="白日梦想家" w:date="2026-10-02T21:42:05Z">
        <w:r>
          <w:rPr>
            <w:rFonts w:hint="eastAsia"/>
            <w:b w:val="0"/>
            <w:sz w:val="24"/>
            <w:lang w:eastAsia="zh"/>
          </w:rPr>
          <w:t>主变N-1</w:t>
        </w:r>
      </w:ins>
      <w:r>
        <w:rPr>
          <w:rFonts w:ascii="Times New Roman" w:hAnsi="Times New Roman" w:eastAsia="方正仿宋_GBK"/>
          <w:b w:val="0"/>
          <w:sz w:val="24"/>
        </w:rPr>
        <w:t>、设备持续在役和转供能力。刚性方案受2.00上限约束，部分站点需要配置较大规模储能以满足</w:t>
      </w:r>
      <w:del w:id="427" w:author="白日梦想家" w:date="2026-10-02T21:45:26Z">
        <w:r>
          <w:rPr>
            <w:rFonts w:ascii="Times New Roman" w:hAnsi="Times New Roman" w:eastAsia="方正仿宋_GBK"/>
            <w:b w:val="0"/>
            <w:sz w:val="24"/>
          </w:rPr>
          <w:delText>退出工况</w:delText>
        </w:r>
      </w:del>
      <w:ins w:id="428" w:author="白日梦想家" w:date="2026-10-02T21:45:26Z">
        <w:r>
          <w:rPr>
            <w:rFonts w:hint="eastAsia"/>
            <w:b w:val="0"/>
            <w:sz w:val="24"/>
            <w:lang w:eastAsia="zh"/>
          </w:rPr>
          <w:t>主变N-1工况</w:t>
        </w:r>
      </w:ins>
      <w:r>
        <w:rPr>
          <w:rFonts w:ascii="Times New Roman" w:hAnsi="Times New Roman" w:eastAsia="方正仿宋_GBK"/>
          <w:b w:val="0"/>
          <w:sz w:val="24"/>
        </w:rPr>
        <w:t>；弹性方案适当增加主变容量，提高剩余主变供电能力，减少相应储能及其寿命更新费用。</w:t>
      </w:r>
    </w:p>
    <w:p w14:paraId="35D6F3F5">
      <w:pPr>
        <w:pStyle w:val="2"/>
        <w:widowControl/>
        <w:spacing w:before="0" w:after="0" w:line="300" w:lineRule="auto"/>
        <w:ind w:firstLine="480"/>
        <w:jc w:val="both"/>
      </w:pPr>
      <w:r>
        <w:rPr>
          <w:rFonts w:ascii="Times New Roman" w:hAnsi="Times New Roman" w:eastAsia="方正仿宋_GBK"/>
          <w:b w:val="0"/>
          <w:sz w:val="24"/>
        </w:rPr>
        <w:t>两地区刚性方案新增措施全寿命费用现值合计为208566.29万元，弹性方案为35683.63万元，降低82.89%。规划第4年，弹性方案邳州储能为2.80 MW/6.02 MWh，市区相应静态容量需求由主变和负荷配置满足。费用优势由所设技术条件及参考价格下的措施组合形成。案例比较支持采用弹性容载比开展容量规划，并保留刚性方案作为技术经济对照。</w:t>
      </w:r>
    </w:p>
    <w:p w14:paraId="2191DB56">
      <w:pPr>
        <w:pStyle w:val="5"/>
        <w:keepNext/>
        <w:numPr>
          <w:ilvl w:val="0"/>
          <w:numId w:val="0"/>
        </w:numPr>
        <w:spacing w:before="160" w:after="120" w:line="360" w:lineRule="auto"/>
        <w:ind w:firstLine="0"/>
      </w:pPr>
      <w:bookmarkStart w:id="251" w:name="kv联络改善站间负荷配置其作用取决于两端容量与可转能力"/>
      <w:r>
        <w:rPr>
          <w:rFonts w:ascii="Times New Roman" w:hAnsi="Times New Roman" w:eastAsia="方正仿宋_GBK"/>
          <w:b/>
          <w:sz w:val="26"/>
        </w:rPr>
        <w:t>6.1.3 10 kV联络改善站间负荷配置，其作用取决于两端容量与可转能力</w:t>
      </w:r>
      <w:bookmarkEnd w:id="251"/>
    </w:p>
    <w:p w14:paraId="0C88144C">
      <w:pPr>
        <w:widowControl/>
        <w:spacing w:before="0" w:after="0" w:line="300" w:lineRule="auto"/>
        <w:ind w:firstLine="480"/>
        <w:jc w:val="both"/>
      </w:pPr>
      <w:r>
        <w:rPr>
          <w:rFonts w:ascii="Times New Roman" w:hAnsi="Times New Roman" w:eastAsia="方正仿宋_GBK"/>
          <w:b w:val="0"/>
          <w:sz w:val="24"/>
        </w:rPr>
        <w:t>10 kV联络通过区县内部负荷转接改善容量与负荷的空间匹配。送端负荷转出后正向供电需求降低，承接站负荷增加，两端分别按调整后的负荷校核。原站电源保持归属，潜在反向需求同时计入容量分析，转接总量在区县内部保持一致。</w:t>
      </w:r>
    </w:p>
    <w:p w14:paraId="025498C7">
      <w:pPr>
        <w:pStyle w:val="2"/>
        <w:widowControl/>
        <w:spacing w:before="0" w:after="0" w:line="300" w:lineRule="auto"/>
        <w:ind w:firstLine="480"/>
        <w:jc w:val="both"/>
      </w:pPr>
      <w:r>
        <w:rPr>
          <w:rFonts w:ascii="Times New Roman" w:hAnsi="Times New Roman" w:eastAsia="方正仿宋_GBK"/>
          <w:b w:val="0"/>
          <w:sz w:val="24"/>
        </w:rPr>
        <w:t>市区初始站间转供率按50.00%设定，邳州依据局部馈线资料测算为28.29%，并应用于县域站群。既有能力利用按零新增建设投资计取，能力不足时通过新建联络提高转供率。新增联络与主变、储能共同参与费用比较，实际转接量由送端可转负荷、受端容量和工程费用共同确定。</w:t>
      </w:r>
    </w:p>
    <w:p w14:paraId="7624D8A8">
      <w:pPr>
        <w:pStyle w:val="5"/>
        <w:keepNext/>
        <w:numPr>
          <w:ilvl w:val="0"/>
          <w:numId w:val="0"/>
        </w:numPr>
        <w:spacing w:before="160" w:after="120" w:line="360" w:lineRule="auto"/>
        <w:ind w:firstLine="0"/>
      </w:pPr>
      <w:bookmarkStart w:id="252" w:name="推荐区间由源荷峰段持续时间和成本条件共同确定"/>
      <w:r>
        <w:rPr>
          <w:rFonts w:ascii="Times New Roman" w:hAnsi="Times New Roman" w:eastAsia="方正仿宋_GBK"/>
          <w:b/>
          <w:sz w:val="26"/>
        </w:rPr>
        <w:t>6.1.4 推荐区间由源荷、峰段持续时间和成本条件共同确定</w:t>
      </w:r>
      <w:bookmarkEnd w:id="252"/>
    </w:p>
    <w:p w14:paraId="1E266E32">
      <w:pPr>
        <w:widowControl/>
        <w:spacing w:before="0" w:after="0" w:line="300" w:lineRule="auto"/>
        <w:ind w:firstLine="480"/>
        <w:jc w:val="both"/>
      </w:pPr>
      <w:r>
        <w:rPr>
          <w:rFonts w:ascii="Times New Roman" w:hAnsi="Times New Roman" w:eastAsia="方正仿宋_GBK"/>
          <w:b w:val="0"/>
          <w:sz w:val="24"/>
        </w:rPr>
        <w:t>一般站群外推沿用案例的技术与费用关系，装机渗透率取0.00～3.00，年负荷平均增长率取0.00%～10.00%，95%峰值持续时间取1～6 h。线路及储能各采用三档价格，形成九组交叉经济条件，共完成12600个目标年情景比选。两个成本比分别设置三档，与源荷和持续时间分档共同形成162行弹性容载比推荐矩阵。</w:t>
      </w:r>
    </w:p>
    <w:p w14:paraId="20FE28FC">
      <w:pPr>
        <w:pStyle w:val="2"/>
        <w:widowControl/>
        <w:spacing w:before="0" w:after="0" w:line="300" w:lineRule="auto"/>
        <w:ind w:firstLine="480"/>
        <w:jc w:val="both"/>
      </w:pPr>
      <w:r>
        <w:rPr>
          <w:rFonts w:ascii="Times New Roman" w:hAnsi="Times New Roman" w:eastAsia="方正仿宋_GBK"/>
          <w:b w:val="0"/>
          <w:sz w:val="24"/>
        </w:rPr>
        <w:t>光伏规模增加可能强化反向容量约束，峰段延长会提高储能单位有效支撑功率的费用，负荷增长则同时改变容量需求和容载比分母。价格变化进一步影响主变、储能与联络的经济组合。推荐范围按这些条件归纳，以相应情景结果及两地区案例形成区间，供其他片区选择容量比选范围。</w:t>
      </w:r>
    </w:p>
    <w:p w14:paraId="7E6912FB">
      <w:pPr>
        <w:pStyle w:val="4"/>
        <w:keepNext/>
        <w:numPr>
          <w:ilvl w:val="0"/>
          <w:numId w:val="0"/>
        </w:numPr>
        <w:spacing w:before="160" w:after="120" w:line="360" w:lineRule="auto"/>
        <w:ind w:firstLine="0"/>
      </w:pPr>
      <w:bookmarkStart w:id="253" w:name="h783"/>
      <w:bookmarkStart w:id="254" w:name="规划应用建议"/>
      <w:r>
        <w:rPr>
          <w:rFonts w:ascii="Times New Roman" w:hAnsi="Times New Roman" w:eastAsia="方正仿宋_GBK"/>
          <w:b/>
          <w:sz w:val="32"/>
        </w:rPr>
        <w:t>6.2 规划应用建议</w:t>
      </w:r>
      <w:bookmarkEnd w:id="253"/>
      <w:bookmarkEnd w:id="254"/>
    </w:p>
    <w:p w14:paraId="74B5642B">
      <w:pPr>
        <w:pStyle w:val="5"/>
        <w:keepNext/>
        <w:numPr>
          <w:ilvl w:val="0"/>
          <w:numId w:val="0"/>
        </w:numPr>
        <w:spacing w:before="160" w:after="120" w:line="360" w:lineRule="auto"/>
        <w:ind w:firstLine="0"/>
      </w:pPr>
      <w:bookmarkStart w:id="255" w:name="按片区参数选择弹性范围并以实际设备确定建设方案"/>
      <w:r>
        <w:rPr>
          <w:rFonts w:ascii="Times New Roman" w:hAnsi="Times New Roman" w:eastAsia="方正仿宋_GBK"/>
          <w:b/>
          <w:sz w:val="26"/>
        </w:rPr>
        <w:t>6.2.1 按片区参数选择弹性范围，并以实际设备确定建设方案</w:t>
      </w:r>
      <w:bookmarkEnd w:id="255"/>
    </w:p>
    <w:p w14:paraId="1DD6211B">
      <w:pPr>
        <w:widowControl/>
        <w:spacing w:before="0" w:after="0" w:line="300" w:lineRule="auto"/>
        <w:ind w:firstLine="480"/>
        <w:jc w:val="both"/>
      </w:pPr>
      <w:r>
        <w:rPr>
          <w:rFonts w:ascii="Times New Roman" w:hAnsi="Times New Roman" w:eastAsia="方正仿宋_GBK"/>
          <w:b w:val="0"/>
          <w:sz w:val="24"/>
        </w:rPr>
        <w:t>根据案例比较，推荐邳州和市区规划第4年采用容载比约2.21的弹性方案。其他片区可先核定同电压等级公用主变容量与年网供最大负荷，结合分布式电源装机渗透率、电量渗透率及年负荷平均增长率识别源荷条件，再按峰值持续时间和两个成本比匹配第五章推荐矩阵。</w:t>
      </w:r>
    </w:p>
    <w:p w14:paraId="722F64BA">
      <w:pPr>
        <w:pStyle w:val="2"/>
        <w:widowControl/>
        <w:spacing w:before="0" w:after="0" w:line="300" w:lineRule="auto"/>
        <w:ind w:firstLine="480"/>
        <w:jc w:val="both"/>
      </w:pPr>
      <w:r>
        <w:rPr>
          <w:rFonts w:ascii="Times New Roman" w:hAnsi="Times New Roman" w:eastAsia="方正仿宋_GBK"/>
          <w:b w:val="0"/>
          <w:sz w:val="24"/>
        </w:rPr>
        <w:t>确定范围后，以片区实际在役设备为起点，将主变规格、扩建条件、储能和联络工程纳入比选。先满足逐站正常运行及供电安全要求，再比较全寿命费用，形成对应容量规模、投运时点和负荷转接安排。刚性基准用于评价弹性方案的费用变化，最终推荐值由具体设备配置形成。</w:t>
      </w:r>
    </w:p>
    <w:p w14:paraId="0C3795C2">
      <w:pPr>
        <w:pStyle w:val="5"/>
        <w:keepNext/>
        <w:numPr>
          <w:ilvl w:val="0"/>
          <w:numId w:val="0"/>
        </w:numPr>
        <w:spacing w:before="160" w:after="120" w:line="360" w:lineRule="auto"/>
        <w:ind w:firstLine="0"/>
      </w:pPr>
      <w:bookmarkStart w:id="256" w:name="统筹既有转供能力主变建设和储能配置"/>
      <w:r>
        <w:rPr>
          <w:rFonts w:ascii="Times New Roman" w:hAnsi="Times New Roman" w:eastAsia="方正仿宋_GBK"/>
          <w:b/>
          <w:sz w:val="26"/>
        </w:rPr>
        <w:t>6.2.2 统筹既有转供能力、主变建设和储能配置</w:t>
      </w:r>
      <w:bookmarkEnd w:id="256"/>
    </w:p>
    <w:p w14:paraId="4374FF07">
      <w:pPr>
        <w:widowControl/>
        <w:spacing w:before="0" w:after="0" w:line="300" w:lineRule="auto"/>
        <w:ind w:firstLine="480"/>
        <w:jc w:val="both"/>
      </w:pPr>
      <w:r>
        <w:rPr>
          <w:rFonts w:ascii="Times New Roman" w:hAnsi="Times New Roman" w:eastAsia="方正仿宋_GBK"/>
          <w:b w:val="0"/>
          <w:sz w:val="24"/>
        </w:rPr>
        <w:t>规划应先核定既有联络通道、可切换负荷和承接站余量，充分利用具备条件的站间转供能力。新增联络能够进一步改善负荷分布时，将其与主变增容、主变扩建和储能配置共同比较，按实际可提供的容量支撑和工程费用确定组合。</w:t>
      </w:r>
    </w:p>
    <w:p w14:paraId="6E877D00">
      <w:pPr>
        <w:pStyle w:val="2"/>
        <w:widowControl/>
        <w:spacing w:before="0" w:after="0" w:line="300" w:lineRule="auto"/>
        <w:ind w:firstLine="480"/>
        <w:jc w:val="both"/>
      </w:pPr>
      <w:r>
        <w:rPr>
          <w:rFonts w:ascii="Times New Roman" w:hAnsi="Times New Roman" w:eastAsia="方正仿宋_GBK"/>
          <w:b w:val="0"/>
          <w:sz w:val="24"/>
        </w:rPr>
        <w:t>光伏规模较大的县域，在送端正向需求降低的同时核对反向输送；负荷密集城区，重点校核重载站和承接站的</w:t>
      </w:r>
      <w:del w:id="429" w:author="白日梦想家" w:date="2026-10-02T21:42:05Z">
        <w:r>
          <w:rPr>
            <w:rFonts w:ascii="Times New Roman" w:hAnsi="Times New Roman" w:eastAsia="方正仿宋_GBK"/>
            <w:b w:val="0"/>
            <w:sz w:val="24"/>
          </w:rPr>
          <w:delText>单台主变退出</w:delText>
        </w:r>
      </w:del>
      <w:ins w:id="430" w:author="白日梦想家" w:date="2026-10-02T21:42:05Z">
        <w:r>
          <w:rPr>
            <w:rFonts w:hint="eastAsia"/>
            <w:b w:val="0"/>
            <w:sz w:val="24"/>
            <w:lang w:eastAsia="zh"/>
          </w:rPr>
          <w:t>主变N-1</w:t>
        </w:r>
      </w:ins>
      <w:r>
        <w:rPr>
          <w:rFonts w:ascii="Times New Roman" w:hAnsi="Times New Roman" w:eastAsia="方正仿宋_GBK"/>
          <w:b w:val="0"/>
          <w:sz w:val="24"/>
        </w:rPr>
        <w:t>供电能力。储能按对应连续峰段确定功率和能量，主变建设按允许规格及扩建条件确定容量，联络按两端能力落实可转负荷。</w:t>
      </w:r>
    </w:p>
    <w:p w14:paraId="66A606F5">
      <w:pPr>
        <w:pStyle w:val="5"/>
        <w:keepNext/>
        <w:numPr>
          <w:ilvl w:val="0"/>
          <w:numId w:val="0"/>
        </w:numPr>
        <w:spacing w:before="160" w:after="120" w:line="360" w:lineRule="auto"/>
        <w:ind w:firstLine="0"/>
      </w:pPr>
      <w:bookmarkStart w:id="257" w:name="随源荷发展和工程条件滚动更新规划"/>
      <w:r>
        <w:rPr>
          <w:rFonts w:ascii="Times New Roman" w:hAnsi="Times New Roman" w:eastAsia="方正仿宋_GBK"/>
          <w:b/>
          <w:sz w:val="26"/>
        </w:rPr>
        <w:t>6.2.3 随源荷发展和工程条件滚动更新规划</w:t>
      </w:r>
      <w:bookmarkEnd w:id="257"/>
    </w:p>
    <w:p w14:paraId="021BD234">
      <w:pPr>
        <w:widowControl/>
        <w:spacing w:before="0" w:after="0" w:line="300" w:lineRule="auto"/>
        <w:ind w:firstLine="480"/>
        <w:jc w:val="both"/>
      </w:pPr>
      <w:r>
        <w:rPr>
          <w:rFonts w:ascii="Times New Roman" w:hAnsi="Times New Roman" w:eastAsia="方正仿宋_GBK"/>
          <w:b w:val="0"/>
          <w:sz w:val="24"/>
        </w:rPr>
        <w:t>负荷增长、光伏投产及设备变化会改变片区容量需求。年度规划结合新增用户、实际峰值和建设进度更新源荷参数，重新核对站间转供能力，并按统一工程范围更新主变、储能和线路费用。</w:t>
      </w:r>
    </w:p>
    <w:p w14:paraId="1221D0A9">
      <w:pPr>
        <w:pStyle w:val="2"/>
        <w:widowControl/>
        <w:spacing w:before="0" w:after="0" w:line="300" w:lineRule="auto"/>
        <w:ind w:firstLine="480"/>
        <w:jc w:val="both"/>
      </w:pPr>
      <w:r>
        <w:rPr>
          <w:rFonts w:ascii="Times New Roman" w:hAnsi="Times New Roman" w:eastAsia="方正仿宋_GBK"/>
          <w:b w:val="0"/>
          <w:sz w:val="24"/>
        </w:rPr>
        <w:t>滚动修订时同步调整推荐区间和逐站建设安排，使容量规模、采购投资与投运时点保持对应。实际馈线或设备条件发生较大变化的片区，按新的站级约束重新比选，逐步形成适用于本地区的“一片一策”容量规划方案。</w:t>
      </w:r>
    </w:p>
    <w:p w14:paraId="11731058">
      <w:pPr>
        <w:pStyle w:val="4"/>
        <w:keepNext/>
        <w:numPr>
          <w:ilvl w:val="0"/>
          <w:numId w:val="0"/>
        </w:numPr>
        <w:spacing w:before="160" w:after="120" w:line="360" w:lineRule="auto"/>
        <w:ind w:firstLine="0"/>
      </w:pPr>
      <w:bookmarkStart w:id="258" w:name="后续研究方向"/>
      <w:bookmarkStart w:id="259" w:name="h793"/>
      <w:r>
        <w:rPr>
          <w:rFonts w:ascii="Times New Roman" w:hAnsi="Times New Roman" w:eastAsia="方正仿宋_GBK"/>
          <w:b/>
          <w:sz w:val="32"/>
        </w:rPr>
        <w:t>6.3 后续研究方向</w:t>
      </w:r>
      <w:bookmarkEnd w:id="258"/>
      <w:bookmarkEnd w:id="259"/>
    </w:p>
    <w:p w14:paraId="3D43A101">
      <w:pPr>
        <w:pStyle w:val="5"/>
        <w:keepNext/>
        <w:numPr>
          <w:ilvl w:val="0"/>
          <w:numId w:val="0"/>
        </w:numPr>
        <w:spacing w:before="160" w:after="120" w:line="360" w:lineRule="auto"/>
        <w:ind w:firstLine="0"/>
      </w:pPr>
      <w:bookmarkStart w:id="260" w:name="深化储能运行与实际网络校核"/>
      <w:r>
        <w:rPr>
          <w:rFonts w:ascii="Times New Roman" w:hAnsi="Times New Roman" w:eastAsia="方正仿宋_GBK"/>
          <w:b/>
          <w:sz w:val="26"/>
        </w:rPr>
        <w:t>6.3.1 深化储能运行与实际网络校核</w:t>
      </w:r>
      <w:bookmarkEnd w:id="260"/>
    </w:p>
    <w:p w14:paraId="7AF16F3F">
      <w:pPr>
        <w:widowControl/>
        <w:spacing w:before="0" w:after="0" w:line="300" w:lineRule="auto"/>
        <w:ind w:firstLine="480"/>
        <w:jc w:val="both"/>
      </w:pPr>
      <w:r>
        <w:rPr>
          <w:rFonts w:ascii="Times New Roman" w:hAnsi="Times New Roman" w:eastAsia="方正仿宋_GBK"/>
          <w:b w:val="0"/>
          <w:sz w:val="24"/>
        </w:rPr>
        <w:t>在峰段静态比选基础上，补充同范围用户负荷、光伏出力及转接负荷块的连续时序，结合储能可用能量、充放电效率和荷电状态，核定连续多日支撑及充电条件。将等效联络方案落实到实际馈线和开关位置，继续分析线路允许容量、电压、保护配合和故障恢复要求。</w:t>
      </w:r>
    </w:p>
    <w:p w14:paraId="67D3C9FB">
      <w:pPr>
        <w:pStyle w:val="5"/>
        <w:keepNext/>
        <w:numPr>
          <w:ilvl w:val="0"/>
          <w:numId w:val="0"/>
        </w:numPr>
        <w:spacing w:before="160" w:after="120" w:line="360" w:lineRule="auto"/>
        <w:ind w:firstLine="0"/>
      </w:pPr>
      <w:bookmarkStart w:id="261" w:name="拓展片区结构和经济参数"/>
      <w:r>
        <w:rPr>
          <w:rFonts w:ascii="Times New Roman" w:hAnsi="Times New Roman" w:eastAsia="方正仿宋_GBK"/>
          <w:b/>
          <w:sz w:val="26"/>
        </w:rPr>
        <w:t>6.3.2 拓展片区结构和经济参数</w:t>
      </w:r>
      <w:bookmarkEnd w:id="261"/>
    </w:p>
    <w:p w14:paraId="6C50A0A9">
      <w:pPr>
        <w:widowControl/>
        <w:spacing w:before="0" w:after="0" w:line="300" w:lineRule="auto"/>
        <w:ind w:firstLine="480"/>
        <w:jc w:val="both"/>
      </w:pPr>
      <w:r>
        <w:rPr>
          <w:rFonts w:ascii="Times New Roman" w:hAnsi="Times New Roman" w:eastAsia="方正仿宋_GBK"/>
          <w:b w:val="0"/>
          <w:sz w:val="24"/>
        </w:rPr>
        <w:t>进一步增加不同主变台数、负荷密度和电源分布的站群，补充更多区县核定数据，分析现有价格范围内的配置切换条件。结合工程概算及运行资料完善相应费用，逐步细化推荐区间及建设时序，为不同片区的容量规划提供依据。</w:t>
      </w:r>
    </w:p>
    <w:p w14:paraId="510DA1A4">
      <w:pPr>
        <w:pStyle w:val="3"/>
        <w:keepNext/>
        <w:pageBreakBefore/>
        <w:numPr>
          <w:ilvl w:val="0"/>
          <w:numId w:val="0"/>
        </w:numPr>
        <w:spacing w:before="0" w:after="120" w:line="360" w:lineRule="auto"/>
        <w:ind w:firstLine="0"/>
      </w:pPr>
      <w:bookmarkStart w:id="262" w:name="h798"/>
      <w:bookmarkStart w:id="263" w:name="参考文献"/>
      <w:r>
        <w:rPr>
          <w:rFonts w:ascii="Times New Roman" w:hAnsi="Times New Roman" w:eastAsia="方正仿宋_GBK"/>
          <w:b/>
          <w:sz w:val="36"/>
        </w:rPr>
        <w:t>参考文献</w:t>
      </w:r>
      <w:bookmarkEnd w:id="262"/>
      <w:bookmarkEnd w:id="263"/>
    </w:p>
    <w:p w14:paraId="4E2D9482">
      <w:pPr>
        <w:widowControl/>
        <w:spacing w:before="0" w:after="80" w:line="276" w:lineRule="auto"/>
        <w:ind w:firstLine="0"/>
        <w:jc w:val="left"/>
      </w:pPr>
      <w:r>
        <w:rPr>
          <w:rFonts w:ascii="Times New Roman" w:hAnsi="Times New Roman" w:eastAsia="方正仿宋_GBK"/>
          <w:b w:val="0"/>
          <w:sz w:val="21"/>
        </w:rPr>
        <w:t>[1] 国家能源局. 2026年一季度可再生能源并网运行情况[EB/OL]. (2026-04-27)[2026-10-02]. https://www.nea.gov.cn/20260427/4b751e59b0d7463a95f74096fed83e14/c.html.</w:t>
      </w:r>
    </w:p>
    <w:p w14:paraId="6A49EE54">
      <w:pPr>
        <w:pStyle w:val="2"/>
        <w:widowControl/>
        <w:spacing w:before="0" w:after="80" w:line="276" w:lineRule="auto"/>
        <w:ind w:firstLine="0"/>
        <w:jc w:val="left"/>
      </w:pPr>
      <w:r>
        <w:rPr>
          <w:rFonts w:ascii="Times New Roman" w:hAnsi="Times New Roman" w:eastAsia="方正仿宋_GBK"/>
          <w:b w:val="0"/>
          <w:sz w:val="21"/>
        </w:rPr>
        <w:t>[2] 国家能源局. 2026年一季度光伏发电建设情况[EB/OL]. (2026-05-19)[2026-10-02]. https://www.nea.gov.cn/20260519/6008bb88dc0649e5b5530fd6ad0b117a/c.html.</w:t>
      </w:r>
    </w:p>
    <w:p w14:paraId="5E1B2039">
      <w:pPr>
        <w:pStyle w:val="2"/>
        <w:widowControl/>
        <w:spacing w:before="0" w:after="80" w:line="276" w:lineRule="auto"/>
        <w:ind w:firstLine="0"/>
        <w:jc w:val="left"/>
      </w:pPr>
      <w:r>
        <w:rPr>
          <w:rFonts w:ascii="Times New Roman" w:hAnsi="Times New Roman" w:eastAsia="方正仿宋_GBK"/>
          <w:b w:val="0"/>
          <w:sz w:val="21"/>
        </w:rPr>
        <w:t>[3] HOU Q, ZHANG N, DU E, et al. Probabilistic duck curve in high PV penetration power system: concept, modeling, and empirical analysis in China[J]. Applied Energy, 2019, 242: 205-215.</w:t>
      </w:r>
    </w:p>
    <w:p w14:paraId="5BA82E79">
      <w:pPr>
        <w:pStyle w:val="2"/>
        <w:widowControl/>
        <w:spacing w:before="0" w:after="80" w:line="276" w:lineRule="auto"/>
        <w:ind w:firstLine="0"/>
        <w:jc w:val="left"/>
      </w:pPr>
      <w:r>
        <w:rPr>
          <w:rFonts w:ascii="Times New Roman" w:hAnsi="Times New Roman" w:eastAsia="方正仿宋_GBK"/>
          <w:b w:val="0"/>
          <w:sz w:val="21"/>
        </w:rPr>
        <w:t>[4] MAJEED I B, NWULU N I. Impact of reverse power flow on distributed transformers in a solar-photovoltaic-integrated low-voltage network[J]. Energies, 2022, 15(23): 9238.</w:t>
      </w:r>
    </w:p>
    <w:p w14:paraId="4DB4EF55">
      <w:pPr>
        <w:pStyle w:val="2"/>
        <w:widowControl/>
        <w:spacing w:before="0" w:after="80" w:line="276" w:lineRule="auto"/>
        <w:ind w:firstLine="0"/>
        <w:jc w:val="left"/>
      </w:pPr>
      <w:r>
        <w:rPr>
          <w:rFonts w:ascii="Times New Roman" w:hAnsi="Times New Roman" w:eastAsia="方正仿宋_GBK"/>
          <w:b w:val="0"/>
          <w:sz w:val="21"/>
        </w:rPr>
        <w:t>[5] DL/T 5729—2023 配电网规划设计技术导则[S]. 2023.</w:t>
      </w:r>
    </w:p>
    <w:p w14:paraId="244D2C81">
      <w:pPr>
        <w:pStyle w:val="2"/>
        <w:widowControl/>
        <w:spacing w:before="0" w:after="80" w:line="276" w:lineRule="auto"/>
        <w:ind w:firstLine="0"/>
        <w:jc w:val="left"/>
      </w:pPr>
      <w:r>
        <w:rPr>
          <w:rFonts w:ascii="Times New Roman" w:hAnsi="Times New Roman" w:eastAsia="方正仿宋_GBK"/>
          <w:b w:val="0"/>
          <w:sz w:val="21"/>
        </w:rPr>
        <w:t>[6] 国家发展改革委, 国家能源局. 关于新形势下配电网高质量发展的指导意见: 发改能源〔2024〕187号[Z]. 2024.</w:t>
      </w:r>
    </w:p>
    <w:p w14:paraId="0015BE13">
      <w:pPr>
        <w:pStyle w:val="2"/>
        <w:widowControl/>
        <w:spacing w:before="0" w:after="80" w:line="276" w:lineRule="auto"/>
        <w:ind w:firstLine="0"/>
        <w:jc w:val="left"/>
      </w:pPr>
      <w:r>
        <w:rPr>
          <w:rFonts w:ascii="Times New Roman" w:hAnsi="Times New Roman" w:eastAsia="方正仿宋_GBK"/>
          <w:b w:val="0"/>
          <w:sz w:val="21"/>
        </w:rPr>
        <w:t>[7] 国网江苏省电力有限公司徐州供电分公司. 江苏徐州邢楼110千伏变电站主变扩建等工程建设规模及投资汇总表[Z]. 项目收资工作簿, 年份未注明.</w:t>
      </w:r>
    </w:p>
    <w:p w14:paraId="302BE703">
      <w:pPr>
        <w:pStyle w:val="2"/>
        <w:widowControl/>
        <w:spacing w:before="0" w:after="80" w:line="276" w:lineRule="auto"/>
        <w:ind w:firstLine="0"/>
        <w:jc w:val="left"/>
      </w:pPr>
      <w:r>
        <w:rPr>
          <w:rFonts w:ascii="Times New Roman" w:hAnsi="Times New Roman" w:eastAsia="方正仿宋_GBK"/>
          <w:b w:val="0"/>
          <w:sz w:val="21"/>
        </w:rPr>
        <w:t>[8] 肖峻, 刘柔嘉, 龙梦皓. 变电容载比与下一级中压配电网络关系的量化分析[J]. 电力建设, 2015, 36(11): 45-50.</w:t>
      </w:r>
    </w:p>
    <w:p w14:paraId="77DF9332">
      <w:pPr>
        <w:pStyle w:val="2"/>
        <w:widowControl/>
        <w:spacing w:before="0" w:after="80" w:line="276" w:lineRule="auto"/>
        <w:ind w:firstLine="0"/>
        <w:jc w:val="left"/>
      </w:pPr>
      <w:r>
        <w:rPr>
          <w:rFonts w:ascii="Times New Roman" w:hAnsi="Times New Roman" w:eastAsia="方正仿宋_GBK"/>
          <w:b w:val="0"/>
          <w:sz w:val="21"/>
        </w:rPr>
        <w:t>[9] MARTÍNEZ M, MATEO C, GÓMEZ T, et al. Distributed battery energy storage systems for deferring distribution network reinforcements under sustained load growth scenarios[J]. Journal of Energy Storage, 2024, 100: 113404.</w:t>
      </w:r>
    </w:p>
    <w:p w14:paraId="4D02A3A2">
      <w:pPr>
        <w:pStyle w:val="2"/>
        <w:widowControl/>
        <w:spacing w:before="0" w:after="80" w:line="276" w:lineRule="auto"/>
        <w:ind w:firstLine="0"/>
        <w:jc w:val="left"/>
      </w:pPr>
      <w:r>
        <w:rPr>
          <w:rFonts w:ascii="Times New Roman" w:hAnsi="Times New Roman" w:eastAsia="方正仿宋_GBK"/>
          <w:b w:val="0"/>
          <w:sz w:val="21"/>
        </w:rPr>
        <w:t>[10] XU T, MENG H, ZHU J, et al. Considering the life-cycle cost of distributed energy-storage planning in distribution grids[J]. Applied Sciences, 2018, 8(12): 2615.</w:t>
      </w:r>
    </w:p>
    <w:p w14:paraId="331916E1">
      <w:pPr>
        <w:pStyle w:val="2"/>
        <w:widowControl/>
        <w:spacing w:before="0" w:after="80" w:line="276" w:lineRule="auto"/>
        <w:ind w:firstLine="0"/>
        <w:jc w:val="left"/>
      </w:pPr>
      <w:r>
        <w:rPr>
          <w:rFonts w:ascii="Times New Roman" w:hAnsi="Times New Roman" w:eastAsia="方正仿宋_GBK"/>
          <w:b w:val="0"/>
          <w:sz w:val="21"/>
        </w:rPr>
        <w:t>[11] DL/T 2041—2025 分布式电源接入电力系统承载力评估导则[S]. 2025.</w:t>
      </w:r>
    </w:p>
    <w:p w14:paraId="7CDC1893">
      <w:pPr>
        <w:pStyle w:val="2"/>
        <w:widowControl/>
        <w:spacing w:before="0" w:after="80" w:line="276" w:lineRule="auto"/>
        <w:ind w:firstLine="0"/>
        <w:jc w:val="left"/>
      </w:pPr>
      <w:r>
        <w:rPr>
          <w:rFonts w:ascii="Times New Roman" w:hAnsi="Times New Roman" w:eastAsia="方正仿宋_GBK"/>
          <w:b w:val="0"/>
          <w:sz w:val="21"/>
        </w:rPr>
        <w:t>[12] ZENG W, FAN J, ZHANG W, et al. Whole life cycle cost analysis of transmission lines using the economic life interval method[J]. Energies, 2023, 16(23): 7804.</w:t>
      </w:r>
    </w:p>
    <w:p w14:paraId="18280517">
      <w:pPr>
        <w:pStyle w:val="2"/>
        <w:widowControl/>
        <w:spacing w:before="0" w:after="80" w:line="276" w:lineRule="auto"/>
        <w:ind w:firstLine="0"/>
        <w:jc w:val="left"/>
      </w:pPr>
      <w:r>
        <w:rPr>
          <w:rFonts w:ascii="Times New Roman" w:hAnsi="Times New Roman" w:eastAsia="方正仿宋_GBK"/>
          <w:b w:val="0"/>
          <w:sz w:val="21"/>
        </w:rPr>
        <w:t>[13] ZHU Z, LU S, GAO B, et al. Life cycle cost analysis of three types of power lines in 10 kV distribution network[J]. Inventions, 2016, 1(4): 20.</w:t>
      </w:r>
    </w:p>
    <w:p w14:paraId="25F3358A">
      <w:pPr>
        <w:pStyle w:val="2"/>
        <w:widowControl/>
        <w:spacing w:before="0" w:after="80" w:line="276" w:lineRule="auto"/>
        <w:ind w:firstLine="0"/>
        <w:jc w:val="left"/>
      </w:pPr>
      <w:r>
        <w:rPr>
          <w:rFonts w:ascii="Times New Roman" w:hAnsi="Times New Roman" w:eastAsia="方正仿宋_GBK"/>
          <w:b w:val="0"/>
          <w:sz w:val="21"/>
        </w:rPr>
        <w:t>[14] SAATY T L. The analytic hierarchy process[M]. New York: McGraw-Hill, 1980.</w:t>
      </w:r>
    </w:p>
    <w:p w14:paraId="38A54132">
      <w:pPr>
        <w:pStyle w:val="2"/>
        <w:widowControl/>
        <w:spacing w:before="0" w:after="80" w:line="276" w:lineRule="auto"/>
        <w:ind w:firstLine="0"/>
        <w:jc w:val="left"/>
      </w:pPr>
      <w:r>
        <w:rPr>
          <w:rFonts w:ascii="Times New Roman" w:hAnsi="Times New Roman" w:eastAsia="方正仿宋_GBK"/>
          <w:b w:val="0"/>
          <w:sz w:val="21"/>
        </w:rPr>
        <w:t>[15] WU Q, PENG C. Comprehensive benefit evaluation of the power distribution network planning project based on improved IAHP and multi-level extension assessment method[J]. Sustainability, 2016, 8(8): 796.</w:t>
      </w:r>
    </w:p>
    <w:p w14:paraId="09DC28F2">
      <w:pPr>
        <w:pStyle w:val="2"/>
        <w:widowControl/>
        <w:spacing w:before="0" w:after="80" w:line="276" w:lineRule="auto"/>
        <w:ind w:firstLine="0"/>
        <w:jc w:val="left"/>
      </w:pPr>
      <w:r>
        <w:rPr>
          <w:rFonts w:ascii="Times New Roman" w:hAnsi="Times New Roman" w:eastAsia="方正仿宋_GBK"/>
          <w:b w:val="0"/>
          <w:sz w:val="21"/>
        </w:rPr>
        <w:t>[16] 罗宁, 贺墨琳, 高华, 等. 基于改进的AHP-CRITIC组合赋权与可拓评估模型的配电网综合评价方法[J]. 电力系统保护与控制, 2021, 49(16): 86-96.</w:t>
      </w:r>
    </w:p>
    <w:p w14:paraId="258F74AA">
      <w:pPr>
        <w:pStyle w:val="2"/>
        <w:widowControl/>
        <w:spacing w:before="0" w:after="80" w:line="276" w:lineRule="auto"/>
        <w:ind w:firstLine="0"/>
        <w:jc w:val="left"/>
      </w:pPr>
      <w:r>
        <w:rPr>
          <w:rFonts w:ascii="Times New Roman" w:hAnsi="Times New Roman" w:eastAsia="方正仿宋_GBK"/>
          <w:b w:val="0"/>
          <w:sz w:val="21"/>
        </w:rPr>
        <w:t>[17] 程智余, 朱晓虎, 李建青. 基于改进ELECTRE法的电网规划投资多准则融合决策方法[J]. 中国电力, 2022, 55(11): 59-65.</w:t>
      </w:r>
    </w:p>
    <w:p w14:paraId="1C1A8799">
      <w:pPr>
        <w:pStyle w:val="2"/>
        <w:widowControl/>
        <w:spacing w:before="0" w:after="80" w:line="276" w:lineRule="auto"/>
        <w:ind w:firstLine="0"/>
        <w:jc w:val="left"/>
      </w:pPr>
      <w:r>
        <w:rPr>
          <w:rFonts w:ascii="Times New Roman" w:hAnsi="Times New Roman" w:eastAsia="方正仿宋_GBK"/>
          <w:b w:val="0"/>
          <w:sz w:val="21"/>
        </w:rPr>
        <w:t>[18] GB/T 45418—2025 配电网通用技术导则[S]. 2025.</w:t>
      </w:r>
    </w:p>
    <w:p w14:paraId="1BF6D652">
      <w:pPr>
        <w:pStyle w:val="2"/>
        <w:widowControl/>
        <w:spacing w:before="0" w:after="80" w:line="276" w:lineRule="auto"/>
        <w:ind w:firstLine="0"/>
        <w:jc w:val="left"/>
      </w:pPr>
      <w:r>
        <w:rPr>
          <w:rFonts w:ascii="Times New Roman" w:hAnsi="Times New Roman" w:eastAsia="方正仿宋_GBK"/>
          <w:b w:val="0"/>
          <w:sz w:val="21"/>
        </w:rPr>
        <w:t>[19] 配电网规划设计技术导则（修订稿，2025年4月）[R]. 2025.</w:t>
      </w:r>
    </w:p>
    <w:p w14:paraId="72AE9150">
      <w:pPr>
        <w:pStyle w:val="2"/>
        <w:widowControl/>
        <w:spacing w:before="0" w:after="80" w:line="276" w:lineRule="auto"/>
        <w:ind w:firstLine="0"/>
        <w:jc w:val="left"/>
      </w:pPr>
      <w:r>
        <w:rPr>
          <w:rFonts w:ascii="Times New Roman" w:hAnsi="Times New Roman" w:eastAsia="方正仿宋_GBK"/>
          <w:b w:val="0"/>
          <w:sz w:val="21"/>
        </w:rPr>
        <w:t>[20] LIN T, WU G, LAI S, et al. Calculation of distribution network PV hosting capacity considering source–load uncertainty and active management[J]. Electronics, 2024, 13(20): 4048.</w:t>
      </w:r>
    </w:p>
    <w:p w14:paraId="47D6BCF8">
      <w:pPr>
        <w:pStyle w:val="2"/>
        <w:widowControl/>
        <w:spacing w:before="0" w:after="80" w:line="276" w:lineRule="auto"/>
        <w:ind w:firstLine="0"/>
        <w:jc w:val="left"/>
      </w:pPr>
      <w:r>
        <w:rPr>
          <w:rFonts w:ascii="Times New Roman" w:hAnsi="Times New Roman" w:eastAsia="方正仿宋_GBK"/>
          <w:b w:val="0"/>
          <w:sz w:val="21"/>
        </w:rPr>
        <w:t>[21] CHEN C, PENG W, XIE C, et al. Photovoltaic hosting capacity assessment of distribution networks considering source–load uncertainty[J]. Energies, 2025, 18(8): 2134.</w:t>
      </w:r>
    </w:p>
    <w:p w14:paraId="748D0C9B">
      <w:pPr>
        <w:pStyle w:val="2"/>
        <w:widowControl/>
        <w:spacing w:before="0" w:after="80" w:line="276" w:lineRule="auto"/>
        <w:ind w:firstLine="0"/>
        <w:jc w:val="left"/>
      </w:pPr>
      <w:r>
        <w:rPr>
          <w:rFonts w:ascii="Times New Roman" w:hAnsi="Times New Roman" w:eastAsia="方正仿宋_GBK"/>
          <w:b w:val="0"/>
          <w:sz w:val="21"/>
        </w:rPr>
        <w:t>[22] LIU H, HE J, DENG L, et al. Assessment of distribution network hosting capacity incorporating multiple uncertainty factors[J]. Electronics, 2025, 14(22): 4495.</w:t>
      </w:r>
    </w:p>
    <w:p w14:paraId="1CB8D3A2">
      <w:pPr>
        <w:pStyle w:val="2"/>
        <w:widowControl/>
        <w:spacing w:before="0" w:after="80" w:line="276" w:lineRule="auto"/>
        <w:ind w:firstLine="0"/>
        <w:jc w:val="left"/>
      </w:pPr>
      <w:r>
        <w:rPr>
          <w:rFonts w:ascii="Times New Roman" w:hAnsi="Times New Roman" w:eastAsia="方正仿宋_GBK"/>
          <w:b w:val="0"/>
          <w:sz w:val="21"/>
        </w:rPr>
        <w:t>[23] SHU J, ZHAO C, CHU B, et al. A closed-loop framework for PV dynamic hosting capacity: integrating physics-informed forecasting and stability constraints[J]. Frontiers in Energy Research, 2026. DOI: 10.3389/fenrg.2026.1823435.</w:t>
      </w:r>
    </w:p>
    <w:p w14:paraId="569D4F33">
      <w:pPr>
        <w:pStyle w:val="2"/>
        <w:widowControl/>
        <w:spacing w:before="0" w:after="80" w:line="276" w:lineRule="auto"/>
        <w:ind w:firstLine="0"/>
        <w:jc w:val="left"/>
      </w:pPr>
      <w:r>
        <w:rPr>
          <w:rFonts w:ascii="Times New Roman" w:hAnsi="Times New Roman" w:eastAsia="方正仿宋_GBK"/>
          <w:b w:val="0"/>
          <w:sz w:val="21"/>
        </w:rPr>
        <w:t>[24] HAIDER R, FERRO G, ROBBA M, et al. Flattening the duck curve: a case for distributed decision making[C]//2022 IEEE Power &amp; Energy Society General Meeting. 2022. DOI: 10.1109/PESGM48719.2022.9917019.</w:t>
      </w:r>
    </w:p>
    <w:p w14:paraId="495FD3B0">
      <w:pPr>
        <w:pStyle w:val="2"/>
        <w:widowControl/>
        <w:spacing w:before="0" w:after="80" w:line="276" w:lineRule="auto"/>
        <w:ind w:firstLine="0"/>
        <w:jc w:val="left"/>
      </w:pPr>
      <w:r>
        <w:rPr>
          <w:rFonts w:ascii="Times New Roman" w:hAnsi="Times New Roman" w:eastAsia="方正仿宋_GBK"/>
          <w:b w:val="0"/>
          <w:sz w:val="21"/>
        </w:rPr>
        <w:t>[25] XIE Y, LI Q, YANG L, et al. The phenomenon and suppression strategy of overvoltage caused by PV power reverse flow[J]. Frontiers in Energy Research, 2024, 12: 1495742.</w:t>
      </w:r>
    </w:p>
    <w:p w14:paraId="096B85DC">
      <w:pPr>
        <w:pStyle w:val="2"/>
        <w:widowControl/>
        <w:spacing w:before="0" w:after="80" w:line="276" w:lineRule="auto"/>
        <w:ind w:firstLine="0"/>
        <w:jc w:val="left"/>
      </w:pPr>
      <w:r>
        <w:rPr>
          <w:rFonts w:ascii="Times New Roman" w:hAnsi="Times New Roman" w:eastAsia="方正仿宋_GBK"/>
          <w:b w:val="0"/>
          <w:sz w:val="21"/>
        </w:rPr>
        <w:t>[26] GHORBANSARVI A, HAMILTON D, ALMASSALKHI M R, et al. Transformer temperature management and voltage control in electric distribution systems with high solar PV penetration[EB/OL]. arXiv: 2410.09011, 2024.</w:t>
      </w:r>
    </w:p>
    <w:p w14:paraId="7D81BC9B">
      <w:pPr>
        <w:pStyle w:val="2"/>
        <w:widowControl/>
        <w:spacing w:before="0" w:after="80" w:line="276" w:lineRule="auto"/>
        <w:ind w:firstLine="0"/>
        <w:jc w:val="left"/>
      </w:pPr>
      <w:r>
        <w:rPr>
          <w:rFonts w:ascii="Times New Roman" w:hAnsi="Times New Roman" w:eastAsia="方正仿宋_GBK"/>
          <w:b w:val="0"/>
          <w:sz w:val="21"/>
        </w:rPr>
        <w:t>[27] GAO X, ZHANG J, SUN H, et al. A review of voltage control studies on low voltage distribution networks containing high penetration distributed photovoltaics[J]. Energies, 2024, 17(13): 3058.</w:t>
      </w:r>
    </w:p>
    <w:p w14:paraId="4CD75079">
      <w:pPr>
        <w:pStyle w:val="2"/>
        <w:widowControl/>
        <w:spacing w:before="0" w:after="80" w:line="276" w:lineRule="auto"/>
        <w:ind w:firstLine="0"/>
        <w:jc w:val="left"/>
      </w:pPr>
      <w:r>
        <w:rPr>
          <w:rFonts w:ascii="Times New Roman" w:hAnsi="Times New Roman" w:eastAsia="方正仿宋_GBK"/>
          <w:b w:val="0"/>
          <w:sz w:val="21"/>
        </w:rPr>
        <w:t>[28] NAIR V J, VAHID-GHAVIDEL M, ANNASWAMY A M. Dynamic resource coordination can increase grid hosting capacity to support more renewables, storage, and electrified load growth[EB/OL]. arXiv:2604.02170, 2026.</w:t>
      </w:r>
    </w:p>
    <w:p w14:paraId="37AA3942">
      <w:pPr>
        <w:pStyle w:val="2"/>
        <w:widowControl/>
        <w:spacing w:before="0" w:after="80" w:line="276" w:lineRule="auto"/>
        <w:ind w:firstLine="0"/>
        <w:jc w:val="left"/>
      </w:pPr>
      <w:r>
        <w:rPr>
          <w:rFonts w:ascii="Times New Roman" w:hAnsi="Times New Roman" w:eastAsia="方正仿宋_GBK"/>
          <w:b w:val="0"/>
          <w:sz w:val="21"/>
        </w:rPr>
        <w:t>[29] WANG R, JI H, LI P, et al. Multi-resource dynamic coordinated planning of flexible distribution network[J]. Nature Communications, 2024, 15: 4576.</w:t>
      </w:r>
    </w:p>
    <w:p w14:paraId="100157C5">
      <w:pPr>
        <w:pStyle w:val="2"/>
        <w:widowControl/>
        <w:spacing w:before="0" w:after="80" w:line="276" w:lineRule="auto"/>
        <w:ind w:firstLine="0"/>
        <w:jc w:val="left"/>
      </w:pPr>
      <w:r>
        <w:rPr>
          <w:rFonts w:ascii="Times New Roman" w:hAnsi="Times New Roman" w:eastAsia="方正仿宋_GBK"/>
          <w:b w:val="0"/>
          <w:sz w:val="21"/>
        </w:rPr>
        <w:t>[30] HOLWEGER J, BALLIF C, WYRSCH N. Distributed flexibility as a cost-effective alternative to grid reinforcement[EB/OL]. arXiv:2109.07305, 2021.</w:t>
      </w:r>
    </w:p>
    <w:p w14:paraId="3E71DF3E">
      <w:pPr>
        <w:pStyle w:val="2"/>
        <w:widowControl/>
        <w:spacing w:before="0" w:after="80" w:line="276" w:lineRule="auto"/>
        <w:ind w:firstLine="0"/>
        <w:jc w:val="left"/>
      </w:pPr>
      <w:r>
        <w:rPr>
          <w:rFonts w:ascii="Times New Roman" w:hAnsi="Times New Roman" w:eastAsia="方正仿宋_GBK"/>
          <w:b w:val="0"/>
          <w:sz w:val="21"/>
        </w:rPr>
        <w:t>[31] MATTHISS B, MOMENIFARAHANI A, BINDER J. Storage placement and sizing in a distribution grid with high PV-generation[EB/OL]. arXiv: 2001.05814, 2020.</w:t>
      </w:r>
    </w:p>
    <w:p w14:paraId="77A61395">
      <w:pPr>
        <w:pStyle w:val="2"/>
        <w:widowControl/>
        <w:spacing w:before="0" w:after="80" w:line="276" w:lineRule="auto"/>
        <w:ind w:firstLine="0"/>
        <w:jc w:val="left"/>
      </w:pPr>
      <w:r>
        <w:rPr>
          <w:rFonts w:ascii="Times New Roman" w:hAnsi="Times New Roman" w:eastAsia="方正仿宋_GBK"/>
          <w:b w:val="0"/>
          <w:sz w:val="21"/>
        </w:rPr>
        <w:t>[32] WU Y, CHEN Y, LI Z, et al. Robust co-planning of distributed photovoltaics and energy storage for enhancing the hosting capacity of active distribution networks[J]. Renewable Energy, 2025, 253: 123645.</w:t>
      </w:r>
    </w:p>
    <w:p w14:paraId="3479370C">
      <w:pPr>
        <w:pStyle w:val="2"/>
        <w:widowControl/>
        <w:spacing w:before="0" w:after="80" w:line="276" w:lineRule="auto"/>
        <w:ind w:firstLine="0"/>
        <w:jc w:val="left"/>
      </w:pPr>
      <w:r>
        <w:rPr>
          <w:rFonts w:ascii="Times New Roman" w:hAnsi="Times New Roman" w:eastAsia="方正仿宋_GBK"/>
          <w:b w:val="0"/>
          <w:sz w:val="21"/>
        </w:rPr>
        <w:t>[33] ZHANG Q, WANG Z, MA S, et al. Stochastic pre-event preparation for enhancing resilience of distribution systems with high DER penetration[EB/OL]. (2020)[2026-10-02]. https://arxiv.org/abs/2012.13043.</w:t>
      </w:r>
    </w:p>
    <w:p w14:paraId="4A346DA5">
      <w:pPr>
        <w:pStyle w:val="2"/>
        <w:widowControl/>
        <w:spacing w:before="0" w:after="80" w:line="276" w:lineRule="auto"/>
        <w:ind w:firstLine="0"/>
        <w:jc w:val="left"/>
      </w:pPr>
      <w:r>
        <w:rPr>
          <w:rFonts w:ascii="Times New Roman" w:hAnsi="Times New Roman" w:eastAsia="方正仿宋_GBK"/>
          <w:b w:val="0"/>
          <w:sz w:val="21"/>
        </w:rPr>
        <w:t>[34] HUANG J, SUN Z, XIE H, et al. Optimal substation capacity planning method in high-density load areas considering renewable energy[J]. Energy Reports, 2023, 9: 1520-1530.</w:t>
      </w:r>
    </w:p>
    <w:p w14:paraId="4B1B4B92">
      <w:pPr>
        <w:pStyle w:val="2"/>
        <w:widowControl/>
        <w:spacing w:before="0" w:after="80" w:line="276" w:lineRule="auto"/>
        <w:ind w:firstLine="0"/>
        <w:jc w:val="left"/>
      </w:pPr>
      <w:r>
        <w:rPr>
          <w:rFonts w:ascii="Times New Roman" w:hAnsi="Times New Roman" w:eastAsia="方正仿宋_GBK"/>
          <w:b w:val="0"/>
          <w:sz w:val="21"/>
        </w:rPr>
        <w:t>[35] XU D, FU Q, YE L, et al. The optimal sizing of substation capacity in a distribution network, considering a dynamic time-of-use pricing mechanism[J]. Sensors, 2022, 22(19): 7173.</w:t>
      </w:r>
    </w:p>
    <w:p w14:paraId="3DEA1F96">
      <w:pPr>
        <w:pStyle w:val="2"/>
        <w:widowControl/>
        <w:spacing w:before="0" w:after="80" w:line="276" w:lineRule="auto"/>
        <w:ind w:firstLine="0"/>
        <w:jc w:val="left"/>
      </w:pPr>
      <w:r>
        <w:rPr>
          <w:rFonts w:ascii="Times New Roman" w:hAnsi="Times New Roman" w:eastAsia="方正仿宋_GBK"/>
          <w:b w:val="0"/>
          <w:sz w:val="21"/>
        </w:rPr>
        <w:t>[36] NESPOLI L, MEDICI V. Global forecasting models for residential load flexibility and grid optimization[J]. Frontiers in Energy Research, 2025, 13: 1547617.</w:t>
      </w:r>
    </w:p>
    <w:p w14:paraId="0786E090">
      <w:pPr>
        <w:pStyle w:val="2"/>
        <w:widowControl/>
        <w:spacing w:before="0" w:after="80" w:line="276" w:lineRule="auto"/>
        <w:ind w:firstLine="0"/>
        <w:jc w:val="left"/>
      </w:pPr>
      <w:r>
        <w:rPr>
          <w:rFonts w:ascii="Times New Roman" w:hAnsi="Times New Roman" w:eastAsia="方正仿宋_GBK"/>
          <w:b w:val="0"/>
          <w:sz w:val="21"/>
        </w:rPr>
        <w:t>[37] ZHU J, LIU Z, DAI F, et al. Coordinated planning of unbalanced flexible interconnected distribution networks based on distributed optimization[J]. Energies, 2026, 19(7): 1769.</w:t>
      </w:r>
    </w:p>
    <w:p w14:paraId="54B8B224">
      <w:pPr>
        <w:pStyle w:val="2"/>
        <w:widowControl/>
        <w:spacing w:before="0" w:after="80" w:line="276" w:lineRule="auto"/>
        <w:ind w:firstLine="0"/>
        <w:jc w:val="left"/>
      </w:pPr>
      <w:r>
        <w:rPr>
          <w:rFonts w:ascii="Times New Roman" w:hAnsi="Times New Roman" w:eastAsia="方正仿宋_GBK"/>
          <w:b w:val="0"/>
          <w:sz w:val="21"/>
        </w:rPr>
        <w:t>[38] LUO W, ZHANG C, HAN X, et al. Joint planning method for soft open points and energy storage in hybrid distribution networks based on improved DC power flow[J]. Processes, 2026, 14(6): 1013.</w:t>
      </w:r>
    </w:p>
    <w:p w14:paraId="77B3B53E">
      <w:pPr>
        <w:pStyle w:val="2"/>
        <w:widowControl/>
        <w:spacing w:before="0" w:after="80" w:line="276" w:lineRule="auto"/>
        <w:ind w:firstLine="0"/>
        <w:jc w:val="left"/>
      </w:pPr>
      <w:r>
        <w:rPr>
          <w:rFonts w:ascii="Times New Roman" w:hAnsi="Times New Roman" w:eastAsia="方正仿宋_GBK"/>
          <w:b w:val="0"/>
          <w:sz w:val="21"/>
        </w:rPr>
        <w:t>[39] WANG J, CHANG C, LE J, et al. Sustainable distribution network planning for enhancing PV accommodation: a source–network–storage coordinated stochastic approach[J]. Sustainability, 2025, 17(12): 5324.</w:t>
      </w:r>
    </w:p>
    <w:p w14:paraId="2796AE93">
      <w:pPr>
        <w:pStyle w:val="2"/>
        <w:widowControl/>
        <w:spacing w:before="0" w:after="80" w:line="276" w:lineRule="auto"/>
        <w:ind w:firstLine="0"/>
        <w:jc w:val="left"/>
      </w:pPr>
      <w:r>
        <w:rPr>
          <w:rFonts w:ascii="Times New Roman" w:hAnsi="Times New Roman" w:eastAsia="方正仿宋_GBK"/>
          <w:b w:val="0"/>
          <w:sz w:val="21"/>
        </w:rPr>
        <w:t>[40] SHI Y, YAO Y, LI Y, et al. Research on source–grid–load–storage coordinated optimization and evolutionarily stable strategies for high renewable energy[J]. Energies, 2026, 19(2): 415.</w:t>
      </w:r>
    </w:p>
    <w:p w14:paraId="4FE40A1E">
      <w:pPr>
        <w:pStyle w:val="2"/>
        <w:widowControl/>
        <w:spacing w:before="0" w:after="80" w:line="276" w:lineRule="auto"/>
        <w:ind w:firstLine="0"/>
        <w:jc w:val="left"/>
      </w:pPr>
      <w:r>
        <w:rPr>
          <w:rFonts w:ascii="Times New Roman" w:hAnsi="Times New Roman" w:eastAsia="方正仿宋_GBK"/>
          <w:b w:val="0"/>
          <w:sz w:val="21"/>
        </w:rPr>
        <w:t>[41] WANG Y, YAN C, WANG Z, et al. Adaptability evaluation of power grid planning scheme for novel power system considering multiple decision psychology[J]. Energies, 2024, 17(15): 3672.</w:t>
      </w:r>
    </w:p>
    <w:p w14:paraId="083E9164">
      <w:pPr>
        <w:pStyle w:val="2"/>
        <w:widowControl/>
        <w:spacing w:before="0" w:after="80" w:line="276" w:lineRule="auto"/>
        <w:ind w:firstLine="0"/>
        <w:jc w:val="left"/>
      </w:pPr>
      <w:r>
        <w:rPr>
          <w:rFonts w:ascii="Times New Roman" w:hAnsi="Times New Roman" w:eastAsia="方正仿宋_GBK"/>
          <w:b w:val="0"/>
          <w:sz w:val="21"/>
        </w:rPr>
        <w:t>[42] YE L, LI J, YANG S, et al. An improved TOPSIS method using Fermatean fuzzy sets for techno-economic evaluation of multi-type power sources[J]. Electronics, 2025, 14(23): 4770.</w:t>
      </w:r>
    </w:p>
    <w:p w14:paraId="68207A3F">
      <w:pPr>
        <w:pStyle w:val="2"/>
        <w:widowControl/>
        <w:spacing w:before="0" w:after="80" w:line="276" w:lineRule="auto"/>
        <w:ind w:firstLine="0"/>
        <w:jc w:val="left"/>
      </w:pPr>
      <w:r>
        <w:rPr>
          <w:rFonts w:ascii="Times New Roman" w:hAnsi="Times New Roman" w:eastAsia="方正仿宋_GBK"/>
          <w:b w:val="0"/>
          <w:sz w:val="21"/>
        </w:rPr>
        <w:t>[43] ZENG W, FAN J, REN Z, et al. Economic evaluation method of modern power transmission system based on improved technique for order of preference by similarity to ideal solution (TOPSIS) and best-worst method-anti-entropy weight[J]. Energies, 2023, 16(21): 7242.</w:t>
      </w:r>
    </w:p>
    <w:p w14:paraId="77430FC2">
      <w:pPr>
        <w:pStyle w:val="2"/>
        <w:widowControl/>
        <w:spacing w:before="0" w:after="80" w:line="276" w:lineRule="auto"/>
        <w:ind w:firstLine="0"/>
        <w:jc w:val="left"/>
      </w:pPr>
      <w:r>
        <w:rPr>
          <w:rFonts w:ascii="Times New Roman" w:hAnsi="Times New Roman" w:eastAsia="方正仿宋_GBK"/>
          <w:b w:val="0"/>
          <w:sz w:val="21"/>
        </w:rPr>
        <w:t>[44] 陈浩, 张焰, 俞国勤, 等. 多电压等级配电网最优容载比的计算方法[J]. 电气应用, 2011, 30(1): 25-29.</w:t>
      </w:r>
    </w:p>
    <w:p w14:paraId="24B0841C">
      <w:pPr>
        <w:pStyle w:val="2"/>
        <w:widowControl/>
        <w:spacing w:before="0" w:after="80" w:line="276" w:lineRule="auto"/>
        <w:ind w:firstLine="0"/>
        <w:jc w:val="left"/>
      </w:pPr>
      <w:r>
        <w:rPr>
          <w:rFonts w:ascii="Times New Roman" w:hAnsi="Times New Roman" w:eastAsia="方正仿宋_GBK"/>
          <w:b w:val="0"/>
          <w:sz w:val="21"/>
        </w:rPr>
        <w:t>[45] 王凯亮, 何卓怡, 叶健鹏, 等. 多电压等级电网协同规划的容载比优化配置方法[J]. 南方电网技术, 2025, 19(7): 131-139.</w:t>
      </w:r>
    </w:p>
    <w:p w14:paraId="07D2E894">
      <w:pPr>
        <w:pStyle w:val="2"/>
        <w:widowControl/>
        <w:spacing w:before="0" w:after="80" w:line="276" w:lineRule="auto"/>
        <w:ind w:firstLine="0"/>
        <w:jc w:val="left"/>
      </w:pPr>
      <w:r>
        <w:rPr>
          <w:rFonts w:ascii="Times New Roman" w:hAnsi="Times New Roman" w:eastAsia="方正仿宋_GBK"/>
          <w:b w:val="0"/>
          <w:sz w:val="21"/>
        </w:rPr>
        <w:t>[46] 刘文霞, 刘其达, 邓诗语, 等. 基于容载比色带的区域配电网充裕性分析[J]. 华北电力大学学报(自然科学版), 2022, 49(2): 1-12, 22.</w:t>
      </w:r>
    </w:p>
    <w:p w14:paraId="0D3412B3">
      <w:pPr>
        <w:pStyle w:val="2"/>
        <w:widowControl/>
        <w:spacing w:before="0" w:after="80" w:line="276" w:lineRule="auto"/>
        <w:ind w:firstLine="0"/>
        <w:jc w:val="left"/>
      </w:pPr>
      <w:r>
        <w:rPr>
          <w:rFonts w:ascii="Times New Roman" w:hAnsi="Times New Roman" w:eastAsia="方正仿宋_GBK"/>
          <w:b w:val="0"/>
          <w:sz w:val="21"/>
        </w:rPr>
        <w:t>[47] 刘炜彬, 梁咏秋, 李锡刚, 等. 面向精细化规划的容载比参数优化方法研究[J]. 电气工程学报, 2025, 20(1): 208-216.</w:t>
      </w:r>
    </w:p>
    <w:p w14:paraId="6D517AB0">
      <w:pPr>
        <w:pStyle w:val="2"/>
        <w:widowControl/>
        <w:spacing w:before="0" w:after="80" w:line="276" w:lineRule="auto"/>
        <w:ind w:firstLine="0"/>
        <w:jc w:val="left"/>
      </w:pPr>
      <w:r>
        <w:rPr>
          <w:rFonts w:ascii="Times New Roman" w:hAnsi="Times New Roman" w:eastAsia="方正仿宋_GBK"/>
          <w:b w:val="0"/>
          <w:sz w:val="21"/>
        </w:rPr>
        <w:t>[48] 张锐, 刘恒超, 张国驹, 等. 基于改进供电能力指标的低压台区柔性互联装置规划[J]. 电力建设, 2025, 46(8): 1-11.</w:t>
      </w:r>
    </w:p>
    <w:p w14:paraId="23823241">
      <w:pPr>
        <w:pStyle w:val="2"/>
        <w:widowControl/>
        <w:spacing w:before="0" w:after="80" w:line="276" w:lineRule="auto"/>
        <w:ind w:firstLine="0"/>
        <w:jc w:val="left"/>
      </w:pPr>
      <w:r>
        <w:rPr>
          <w:rFonts w:ascii="Times New Roman" w:hAnsi="Times New Roman" w:eastAsia="方正仿宋_GBK"/>
          <w:b w:val="0"/>
          <w:sz w:val="21"/>
        </w:rPr>
        <w:t>[49] 马雨欣, 林凌雪. 面向配电网精准规划的最大供电能力评估方法[J]. 现代电力, 2025, 42(6): 1120-1130.</w:t>
      </w:r>
    </w:p>
    <w:p w14:paraId="7C31486E">
      <w:pPr>
        <w:pStyle w:val="2"/>
        <w:widowControl/>
        <w:spacing w:before="0" w:after="80" w:line="276" w:lineRule="auto"/>
        <w:ind w:firstLine="0"/>
        <w:jc w:val="left"/>
      </w:pPr>
      <w:r>
        <w:rPr>
          <w:rFonts w:ascii="Times New Roman" w:hAnsi="Times New Roman" w:eastAsia="方正仿宋_GBK"/>
          <w:b w:val="0"/>
          <w:sz w:val="21"/>
        </w:rPr>
        <w:t>[50] 王守相, 尹孜阳, 赵倩宇. 考虑多供电层级耦合的中低压配电网分布式光伏承载力一体化精细评估方法[J]. 电工技术学报, 2025, 40(6): 1930-1944.</w:t>
      </w:r>
    </w:p>
    <w:p w14:paraId="578CF254">
      <w:pPr>
        <w:pStyle w:val="2"/>
        <w:widowControl/>
        <w:spacing w:before="0" w:after="80" w:line="276" w:lineRule="auto"/>
        <w:ind w:firstLine="0"/>
        <w:jc w:val="left"/>
      </w:pPr>
      <w:r>
        <w:rPr>
          <w:rFonts w:ascii="Times New Roman" w:hAnsi="Times New Roman" w:eastAsia="方正仿宋_GBK"/>
          <w:b w:val="0"/>
          <w:sz w:val="21"/>
        </w:rPr>
        <w:t>[51] 王方敏, 顼佳宇, 苏宁, 等. 新型电力系统风险抑制下分布式光伏承载力概率评估方法[J]. 中国电力, 2025, 58(6): 33-44.</w:t>
      </w:r>
    </w:p>
    <w:p w14:paraId="285A8803">
      <w:pPr>
        <w:pStyle w:val="2"/>
        <w:widowControl/>
        <w:spacing w:before="0" w:after="80" w:line="276" w:lineRule="auto"/>
        <w:ind w:firstLine="0"/>
        <w:jc w:val="left"/>
      </w:pPr>
      <w:r>
        <w:rPr>
          <w:rFonts w:ascii="Times New Roman" w:hAnsi="Times New Roman" w:eastAsia="方正仿宋_GBK"/>
          <w:b w:val="0"/>
          <w:sz w:val="21"/>
        </w:rPr>
        <w:t>[52] 徐非非, 冯华, 覃洪培, 等. 计及不确定性的配电网分布式光伏承载能力区间分析方法[J]. 浙江电力, 2023, 42(11): 86-95.</w:t>
      </w:r>
    </w:p>
    <w:p w14:paraId="74A72E6C">
      <w:pPr>
        <w:pStyle w:val="2"/>
        <w:widowControl/>
        <w:spacing w:before="0" w:after="80" w:line="276" w:lineRule="auto"/>
        <w:ind w:firstLine="0"/>
        <w:jc w:val="left"/>
      </w:pPr>
      <w:r>
        <w:rPr>
          <w:rFonts w:ascii="Times New Roman" w:hAnsi="Times New Roman" w:eastAsia="方正仿宋_GBK"/>
          <w:b w:val="0"/>
          <w:sz w:val="21"/>
        </w:rPr>
        <w:t>[53] 张伟, 孔巧玉, 滕婕, 等. 面向柔性互联配电网的分布式光伏消纳能力区间评估方法[J/OL]. 现代电力, 2026-03-02. DOI: 10.19725/j.cnki.1007-2322.2024.0254.</w:t>
      </w:r>
    </w:p>
    <w:p w14:paraId="0CF8528A">
      <w:pPr>
        <w:pStyle w:val="2"/>
        <w:widowControl/>
        <w:spacing w:before="0" w:after="80" w:line="276" w:lineRule="auto"/>
        <w:ind w:firstLine="0"/>
        <w:jc w:val="left"/>
      </w:pPr>
      <w:r>
        <w:rPr>
          <w:rFonts w:ascii="Times New Roman" w:hAnsi="Times New Roman" w:eastAsia="方正仿宋_GBK"/>
          <w:b w:val="0"/>
          <w:sz w:val="21"/>
        </w:rPr>
        <w:t>[54] 宋钰, 郭玥, 王旭阳, 等. 分布式光伏接入配电网安全经济承载力评估[J]. 浙江电力, 2025, 44(11): 93-102.</w:t>
      </w:r>
    </w:p>
    <w:p w14:paraId="2D8DE460">
      <w:pPr>
        <w:pStyle w:val="2"/>
        <w:widowControl/>
        <w:spacing w:before="0" w:after="80" w:line="276" w:lineRule="auto"/>
        <w:ind w:firstLine="0"/>
        <w:jc w:val="left"/>
      </w:pPr>
      <w:r>
        <w:rPr>
          <w:rFonts w:ascii="Times New Roman" w:hAnsi="Times New Roman" w:eastAsia="方正仿宋_GBK"/>
          <w:b w:val="0"/>
          <w:sz w:val="21"/>
        </w:rPr>
        <w:t>[55] 李敬如, 白宇, 王旭阳, 等. 考虑主配协同的分布式光伏接入电网安全经济承载力计算方法[J]. 电力建设, 2025, 46(10): 113-121.</w:t>
      </w:r>
    </w:p>
    <w:p w14:paraId="2C91A18F">
      <w:pPr>
        <w:pStyle w:val="2"/>
        <w:widowControl/>
        <w:spacing w:before="0" w:after="80" w:line="276" w:lineRule="auto"/>
        <w:ind w:firstLine="0"/>
        <w:jc w:val="left"/>
      </w:pPr>
      <w:r>
        <w:rPr>
          <w:rFonts w:ascii="Times New Roman" w:hAnsi="Times New Roman" w:eastAsia="方正仿宋_GBK"/>
          <w:b w:val="0"/>
          <w:sz w:val="21"/>
        </w:rPr>
        <w:t>[56] 龚锐, 李华强, 许立雄. 面向配电网综合承载力提升的储能优化配置方法[J]. 电网技术, 2025, 49(9): 3860-3869.</w:t>
      </w:r>
    </w:p>
    <w:p w14:paraId="2D1377F6">
      <w:pPr>
        <w:pStyle w:val="2"/>
        <w:widowControl/>
        <w:spacing w:before="0" w:after="80" w:line="276" w:lineRule="auto"/>
        <w:ind w:firstLine="0"/>
        <w:jc w:val="left"/>
      </w:pPr>
      <w:r>
        <w:rPr>
          <w:rFonts w:ascii="Times New Roman" w:hAnsi="Times New Roman" w:eastAsia="方正仿宋_GBK"/>
          <w:b w:val="0"/>
          <w:sz w:val="21"/>
        </w:rPr>
        <w:t>[57] 曹炜, 董浩洋, 李芸, 等. 分布式光伏高比例接入的国外经验及实践启示[J]. 电气传动, 2022, 52(4): 3-11.</w:t>
      </w:r>
    </w:p>
    <w:p w14:paraId="40796031">
      <w:pPr>
        <w:pStyle w:val="2"/>
        <w:widowControl/>
        <w:spacing w:before="0" w:after="80" w:line="276" w:lineRule="auto"/>
        <w:ind w:firstLine="0"/>
        <w:jc w:val="left"/>
      </w:pPr>
      <w:r>
        <w:rPr>
          <w:rFonts w:ascii="Times New Roman" w:hAnsi="Times New Roman" w:eastAsia="方正仿宋_GBK"/>
          <w:b w:val="0"/>
          <w:sz w:val="21"/>
        </w:rPr>
        <w:t>[58] 龚玺, 徐金阁, 路玮. 江苏电网电力负荷变化特征研究[J]. 电气工程, 2023, 11(3): 137-143.</w:t>
      </w:r>
    </w:p>
    <w:p w14:paraId="2A9638DD">
      <w:pPr>
        <w:pStyle w:val="2"/>
        <w:widowControl/>
        <w:spacing w:before="0" w:after="80" w:line="276" w:lineRule="auto"/>
        <w:ind w:firstLine="0"/>
        <w:jc w:val="left"/>
      </w:pPr>
      <w:r>
        <w:rPr>
          <w:rFonts w:ascii="Times New Roman" w:hAnsi="Times New Roman" w:eastAsia="方正仿宋_GBK"/>
          <w:b w:val="0"/>
          <w:sz w:val="21"/>
        </w:rPr>
        <w:t>[59] 梁志峰, 康重庆, 隋凌峰, 等. 含高比例分布式光伏的主配网运行风险评估与防控策略研究[J]. 清华大学学报(自然科学版), 2024, 64(11): 1964-1978.</w:t>
      </w:r>
    </w:p>
    <w:p w14:paraId="241EF9C5">
      <w:pPr>
        <w:pStyle w:val="2"/>
        <w:widowControl/>
        <w:spacing w:before="0" w:after="80" w:line="276" w:lineRule="auto"/>
        <w:ind w:firstLine="0"/>
        <w:jc w:val="left"/>
      </w:pPr>
      <w:r>
        <w:rPr>
          <w:rFonts w:ascii="Times New Roman" w:hAnsi="Times New Roman" w:eastAsia="方正仿宋_GBK"/>
          <w:b w:val="0"/>
          <w:sz w:val="21"/>
        </w:rPr>
        <w:t>[60] 吕达夫. 考虑源荷不确定性的分布式光伏承载能力评估[J]. 上海电力大学学报, 2024, 40(6): 579-586.</w:t>
      </w:r>
    </w:p>
    <w:p w14:paraId="4BB04A3C">
      <w:pPr>
        <w:pStyle w:val="2"/>
        <w:widowControl/>
        <w:spacing w:before="0" w:after="80" w:line="276" w:lineRule="auto"/>
        <w:ind w:firstLine="0"/>
        <w:jc w:val="left"/>
      </w:pPr>
      <w:r>
        <w:rPr>
          <w:rFonts w:ascii="Times New Roman" w:hAnsi="Times New Roman" w:eastAsia="方正仿宋_GBK"/>
          <w:b w:val="0"/>
          <w:sz w:val="21"/>
        </w:rPr>
        <w:t>[61] 刘克权, 汤文, 陈钊, 等. 新能源高占比下主配协同调度的挑战与提升策略[J]. 智能电网, 2026, 16(1): 7-15.</w:t>
      </w:r>
    </w:p>
    <w:p w14:paraId="59289200">
      <w:pPr>
        <w:pStyle w:val="2"/>
        <w:widowControl/>
        <w:spacing w:before="0" w:after="80" w:line="276" w:lineRule="auto"/>
        <w:ind w:firstLine="0"/>
        <w:jc w:val="left"/>
      </w:pPr>
      <w:r>
        <w:rPr>
          <w:rFonts w:ascii="Times New Roman" w:hAnsi="Times New Roman" w:eastAsia="方正仿宋_GBK"/>
          <w:b w:val="0"/>
          <w:sz w:val="21"/>
        </w:rPr>
        <w:t>[62] 栗峰, 等. 新型电力系统下分布式光伏规模化并网运行关键技术探讨[J]. 电网技术, 2024, 48(1): 184-196.</w:t>
      </w:r>
    </w:p>
    <w:p w14:paraId="1128E9EC">
      <w:pPr>
        <w:pStyle w:val="2"/>
        <w:widowControl/>
        <w:spacing w:before="0" w:after="80" w:line="276" w:lineRule="auto"/>
        <w:ind w:firstLine="0"/>
        <w:jc w:val="left"/>
      </w:pPr>
      <w:r>
        <w:rPr>
          <w:rFonts w:ascii="Times New Roman" w:hAnsi="Times New Roman" w:eastAsia="方正仿宋_GBK"/>
          <w:b w:val="0"/>
          <w:sz w:val="21"/>
        </w:rPr>
        <w:t>[63] 刘洪波, 刘珅诚, 盖雪扬, 等. 高比例新能源接入的主动配电网规划综述[J]. 发电技术, 2024, 45(1): 151-161.</w:t>
      </w:r>
    </w:p>
    <w:p w14:paraId="31B82D7C">
      <w:pPr>
        <w:pStyle w:val="2"/>
        <w:widowControl/>
        <w:spacing w:before="0" w:after="80" w:line="276" w:lineRule="auto"/>
        <w:ind w:firstLine="0"/>
        <w:jc w:val="left"/>
      </w:pPr>
      <w:r>
        <w:rPr>
          <w:rFonts w:ascii="Times New Roman" w:hAnsi="Times New Roman" w:eastAsia="方正仿宋_GBK"/>
          <w:b w:val="0"/>
          <w:sz w:val="21"/>
        </w:rPr>
        <w:t>[64] 黄海泉, 等. 新型配电网分布式储能系统方案及配置研究综述[J]. 南方能源建设, 2024, 11(4): 42-53.</w:t>
      </w:r>
    </w:p>
    <w:p w14:paraId="0A0C5A51">
      <w:pPr>
        <w:pStyle w:val="2"/>
        <w:widowControl/>
        <w:spacing w:before="0" w:after="80" w:line="276" w:lineRule="auto"/>
        <w:ind w:firstLine="0"/>
        <w:jc w:val="left"/>
      </w:pPr>
      <w:r>
        <w:rPr>
          <w:rFonts w:ascii="Times New Roman" w:hAnsi="Times New Roman" w:eastAsia="方正仿宋_GBK"/>
          <w:b w:val="0"/>
          <w:sz w:val="21"/>
        </w:rPr>
        <w:t>[65] 贺春光, 王林峰, 曹媛, 等. 考虑综合收益的多电压等级配电网柔性互联装置协同规划方法[J]. 中国电力, 2025, 58(1): 78-84.</w:t>
      </w:r>
    </w:p>
    <w:p w14:paraId="0AC1EA7D">
      <w:pPr>
        <w:pStyle w:val="2"/>
        <w:widowControl/>
        <w:spacing w:before="0" w:after="80" w:line="276" w:lineRule="auto"/>
        <w:ind w:firstLine="0"/>
        <w:jc w:val="left"/>
      </w:pPr>
      <w:r>
        <w:rPr>
          <w:rFonts w:ascii="Times New Roman" w:hAnsi="Times New Roman" w:eastAsia="方正仿宋_GBK"/>
          <w:b w:val="0"/>
          <w:sz w:val="21"/>
        </w:rPr>
        <w:t>[66] 徐峰亮, 王克谦, 等. 计及运行灵活性的中压配电系统源-网-储协同扩展规划[J]. 中国电力, 2024, 57(7): 98-108.</w:t>
      </w:r>
    </w:p>
    <w:p w14:paraId="3805B8F5">
      <w:pPr>
        <w:pStyle w:val="2"/>
        <w:widowControl/>
        <w:spacing w:before="0" w:after="80" w:line="276" w:lineRule="auto"/>
        <w:ind w:firstLine="0"/>
        <w:jc w:val="left"/>
      </w:pPr>
      <w:r>
        <w:rPr>
          <w:rFonts w:ascii="Times New Roman" w:hAnsi="Times New Roman" w:eastAsia="方正仿宋_GBK"/>
          <w:b w:val="0"/>
          <w:sz w:val="21"/>
        </w:rPr>
        <w:t>[67] 乐健, 王靖, 廖小兵, 等. 基于随机场景的配电网源网储协同规划方法[J]. 电力系统保护与控制, 2025, 53(4): 132-147.</w:t>
      </w:r>
    </w:p>
    <w:p w14:paraId="533EBE9E">
      <w:pPr>
        <w:pStyle w:val="2"/>
        <w:widowControl/>
        <w:spacing w:before="0" w:after="80" w:line="276" w:lineRule="auto"/>
        <w:ind w:firstLine="0"/>
        <w:jc w:val="left"/>
      </w:pPr>
      <w:r>
        <w:rPr>
          <w:rFonts w:ascii="Times New Roman" w:hAnsi="Times New Roman" w:eastAsia="方正仿宋_GBK"/>
          <w:b w:val="0"/>
          <w:sz w:val="21"/>
        </w:rPr>
        <w:t>[68] 张全, 代贤忠, 韩新阳, 等. 基于全生命周期投入产出效益的电网规划精准投资方法[J]. 中国电力, 2018, 51(10): 171-177.</w:t>
      </w:r>
    </w:p>
    <w:p w14:paraId="58C4F4B8">
      <w:pPr>
        <w:pStyle w:val="2"/>
        <w:widowControl/>
        <w:spacing w:before="0" w:after="80" w:line="276" w:lineRule="auto"/>
        <w:ind w:firstLine="0"/>
        <w:jc w:val="left"/>
      </w:pPr>
      <w:r>
        <w:rPr>
          <w:rFonts w:ascii="Times New Roman" w:hAnsi="Times New Roman" w:eastAsia="方正仿宋_GBK"/>
          <w:b w:val="0"/>
          <w:sz w:val="21"/>
        </w:rPr>
        <w:t>[69] 何凯, 王剑晓, 王佳伟, 等. 基于全成本电价的电网规划方案评估与优选[J]. 中国电力, 2020, 53(3): 66-75.</w:t>
      </w:r>
    </w:p>
    <w:p w14:paraId="75DC8CAA">
      <w:pPr>
        <w:pStyle w:val="2"/>
        <w:widowControl/>
        <w:spacing w:before="0" w:after="80" w:line="276" w:lineRule="auto"/>
        <w:ind w:firstLine="0"/>
        <w:jc w:val="left"/>
      </w:pPr>
      <w:r>
        <w:rPr>
          <w:rFonts w:ascii="Times New Roman" w:hAnsi="Times New Roman" w:eastAsia="方正仿宋_GBK"/>
          <w:b w:val="0"/>
          <w:sz w:val="21"/>
        </w:rPr>
        <w:t>[70] 武小琳, 栾凌, 潘连武, 等. 基于LM-CNN的输变电工程造价自动计算模型[J]. 中国电力, 2023, 56(2): 157-163.</w:t>
      </w:r>
    </w:p>
    <w:p w14:paraId="3F6505E1">
      <w:pPr>
        <w:pStyle w:val="2"/>
        <w:widowControl/>
        <w:spacing w:before="0" w:after="80" w:line="276" w:lineRule="auto"/>
        <w:ind w:firstLine="0"/>
        <w:jc w:val="left"/>
      </w:pPr>
      <w:r>
        <w:rPr>
          <w:rFonts w:ascii="Times New Roman" w:hAnsi="Times New Roman" w:eastAsia="方正仿宋_GBK"/>
          <w:b w:val="0"/>
          <w:sz w:val="21"/>
        </w:rPr>
        <w:t>[71] 黄碧斌, 李琼慧, 高菲. 计及电网改造的高渗透率分布式光伏优化规划[J]. 电力建设, 2015, 36(10): 82-87.</w:t>
      </w:r>
    </w:p>
    <w:p w14:paraId="4914E728">
      <w:pPr>
        <w:pStyle w:val="2"/>
        <w:widowControl/>
        <w:spacing w:before="0" w:after="80" w:line="276" w:lineRule="auto"/>
        <w:ind w:firstLine="0"/>
        <w:jc w:val="left"/>
      </w:pPr>
      <w:r>
        <w:rPr>
          <w:rFonts w:ascii="Times New Roman" w:hAnsi="Times New Roman" w:eastAsia="方正仿宋_GBK"/>
          <w:b w:val="0"/>
          <w:sz w:val="21"/>
        </w:rPr>
        <w:t>[72] 汪志才, 蔡晔, 谭玉东, 等. 考虑功能差异的输变电项目效益评价及投资优化方法[J]. 中国电力, 2019, 52(11): 175-184.</w:t>
      </w:r>
    </w:p>
    <w:p w14:paraId="19414AF1">
      <w:pPr>
        <w:pStyle w:val="2"/>
        <w:widowControl/>
        <w:spacing w:before="0" w:after="80" w:line="276" w:lineRule="auto"/>
        <w:ind w:firstLine="0"/>
        <w:jc w:val="left"/>
      </w:pPr>
      <w:r>
        <w:rPr>
          <w:rFonts w:ascii="Times New Roman" w:hAnsi="Times New Roman" w:eastAsia="方正仿宋_GBK"/>
          <w:b w:val="0"/>
          <w:sz w:val="21"/>
        </w:rPr>
        <w:t>[73] 严小玉. 考虑光伏电源接入影响的兴国县配电网规划[D]. 南昌: 南昌大学, 2016.</w:t>
      </w:r>
    </w:p>
    <w:p w14:paraId="6A9D524F">
      <w:pPr>
        <w:pStyle w:val="2"/>
        <w:widowControl/>
        <w:spacing w:before="0" w:after="80" w:line="276" w:lineRule="auto"/>
        <w:ind w:firstLine="0"/>
        <w:jc w:val="left"/>
      </w:pPr>
      <w:r>
        <w:rPr>
          <w:rFonts w:ascii="Times New Roman" w:hAnsi="Times New Roman" w:eastAsia="方正仿宋_GBK"/>
          <w:b w:val="0"/>
          <w:sz w:val="21"/>
        </w:rPr>
        <w:t>[74] 谢天祥, 赏炜, 高捷. 基于数据驱动的配电网“三级弹性”精准规划方法研究[J]. 电气工程, 2022, 10(3): 139-153.</w:t>
      </w:r>
    </w:p>
    <w:p w14:paraId="55086FFC">
      <w:pPr>
        <w:pStyle w:val="2"/>
        <w:widowControl/>
        <w:spacing w:before="0" w:after="80" w:line="276" w:lineRule="auto"/>
        <w:ind w:firstLine="0"/>
        <w:jc w:val="left"/>
      </w:pPr>
      <w:r>
        <w:rPr>
          <w:rFonts w:ascii="Times New Roman" w:hAnsi="Times New Roman" w:eastAsia="方正仿宋_GBK"/>
          <w:b w:val="0"/>
          <w:sz w:val="21"/>
        </w:rPr>
        <w:t>[75] 陈璨, 白明辉, 张婉明, 等. 分布式光伏边界渗透率快速定位及消纳方案择优[J]. 中国电力, 2022, 55(8): 40-50.</w:t>
      </w:r>
    </w:p>
    <w:p w14:paraId="45FE910C">
      <w:pPr>
        <w:pStyle w:val="2"/>
        <w:widowControl/>
        <w:spacing w:before="0" w:after="80" w:line="276" w:lineRule="auto"/>
        <w:ind w:firstLine="0"/>
        <w:jc w:val="left"/>
      </w:pPr>
      <w:r>
        <w:rPr>
          <w:rFonts w:ascii="Times New Roman" w:hAnsi="Times New Roman" w:eastAsia="方正仿宋_GBK"/>
          <w:b w:val="0"/>
          <w:sz w:val="21"/>
        </w:rPr>
        <w:t>[76] 孙东磊, 孙毅, 刘蕊, 等. 计及多层级配电网的分布式新能源最大消纳空间分解测算[J]. 中国电力, 2024, 57(8): 108-116.</w:t>
      </w:r>
    </w:p>
    <w:p w14:paraId="1338D141">
      <w:pPr>
        <w:pStyle w:val="2"/>
        <w:widowControl/>
        <w:spacing w:before="0" w:after="80" w:line="276" w:lineRule="auto"/>
        <w:ind w:firstLine="0"/>
        <w:jc w:val="left"/>
      </w:pPr>
      <w:r>
        <w:rPr>
          <w:rFonts w:ascii="Times New Roman" w:hAnsi="Times New Roman" w:eastAsia="方正仿宋_GBK"/>
          <w:b w:val="0"/>
          <w:sz w:val="21"/>
        </w:rPr>
        <w:t>[77] 金勇, 刘俊勇, 张曦, 等. 基于功能单元的高压配电网负荷转供分层优化模型[J]. 工程科学与技术, 2017, 49(3): 179-190.</w:t>
      </w:r>
    </w:p>
    <w:p w14:paraId="585939B7">
      <w:pPr>
        <w:pStyle w:val="2"/>
        <w:widowControl/>
        <w:spacing w:before="0" w:after="80" w:line="276" w:lineRule="auto"/>
        <w:ind w:firstLine="0"/>
        <w:jc w:val="left"/>
      </w:pPr>
      <w:r>
        <w:rPr>
          <w:rFonts w:ascii="Times New Roman" w:hAnsi="Times New Roman" w:eastAsia="方正仿宋_GBK"/>
          <w:b w:val="0"/>
          <w:sz w:val="21"/>
        </w:rPr>
        <w:t>[78] ZHAO F, XUE L, ZHU J, et al. A novel investment strategy for renewable-dominated power distribution networks[J]. Frontiers in Energy Research, 2023, 10: 968944.</w:t>
      </w:r>
    </w:p>
    <w:p w14:paraId="3977D9AC">
      <w:pPr>
        <w:pStyle w:val="2"/>
        <w:widowControl/>
        <w:spacing w:before="0" w:after="80" w:line="276" w:lineRule="auto"/>
        <w:ind w:firstLine="0"/>
        <w:jc w:val="left"/>
      </w:pPr>
      <w:r>
        <w:rPr>
          <w:rFonts w:ascii="Times New Roman" w:hAnsi="Times New Roman" w:eastAsia="方正仿宋_GBK"/>
          <w:b w:val="0"/>
          <w:sz w:val="21"/>
        </w:rPr>
        <w:t>[79] 国家发展改革委, 国家能源局. 关于促进新能源消纳和调控的指导意见: 发改能源〔2025〕1360号[Z]. 2025.</w:t>
      </w:r>
    </w:p>
    <w:p w14:paraId="33939053">
      <w:pPr>
        <w:pStyle w:val="2"/>
        <w:widowControl/>
        <w:spacing w:before="0" w:after="80" w:line="276" w:lineRule="auto"/>
        <w:ind w:firstLine="0"/>
        <w:jc w:val="left"/>
      </w:pPr>
      <w:r>
        <w:rPr>
          <w:rFonts w:ascii="Times New Roman" w:hAnsi="Times New Roman" w:eastAsia="方正仿宋_GBK"/>
          <w:b w:val="0"/>
          <w:sz w:val="21"/>
        </w:rPr>
        <w:t>[80] 国家发展改革委, 国家能源局. 关于深化提升“获得电力”服务水平 全面打造现代化用电营商环境的意见: 发改能源规〔2025〕624号[Z]. 2025.</w:t>
      </w:r>
    </w:p>
    <w:p w14:paraId="03F263C9">
      <w:pPr>
        <w:pStyle w:val="2"/>
        <w:widowControl/>
        <w:spacing w:before="0" w:after="80" w:line="276" w:lineRule="auto"/>
        <w:ind w:firstLine="0"/>
        <w:jc w:val="left"/>
      </w:pPr>
      <w:r>
        <w:rPr>
          <w:rFonts w:ascii="Times New Roman" w:hAnsi="Times New Roman" w:eastAsia="方正仿宋_GBK"/>
          <w:b w:val="0"/>
          <w:sz w:val="21"/>
        </w:rPr>
        <w:t>[81] 国家发展改革委, 国家能源局, 国家数据局. 加快构建新型电力系统行动方案（2024—2027年）[Z]. 2024.</w:t>
      </w:r>
    </w:p>
    <w:p w14:paraId="19105102">
      <w:pPr>
        <w:pStyle w:val="2"/>
        <w:widowControl/>
        <w:spacing w:before="0" w:after="80" w:line="276" w:lineRule="auto"/>
        <w:ind w:firstLine="0"/>
        <w:jc w:val="left"/>
      </w:pPr>
      <w:r>
        <w:rPr>
          <w:rFonts w:ascii="Times New Roman" w:hAnsi="Times New Roman" w:eastAsia="方正仿宋_GBK"/>
          <w:b w:val="0"/>
          <w:sz w:val="21"/>
        </w:rPr>
        <w:t>[82] 国家能源局. 配电网高质量发展行动实施方案（2024—2027年）[Z]. 2024.</w:t>
      </w:r>
    </w:p>
    <w:p w14:paraId="5ACB8AE8">
      <w:pPr>
        <w:pStyle w:val="2"/>
        <w:widowControl/>
        <w:spacing w:before="0" w:after="80" w:line="276" w:lineRule="auto"/>
        <w:ind w:firstLine="0"/>
        <w:jc w:val="left"/>
      </w:pPr>
      <w:r>
        <w:rPr>
          <w:rFonts w:ascii="Times New Roman" w:hAnsi="Times New Roman" w:eastAsia="方正仿宋_GBK"/>
          <w:b w:val="0"/>
          <w:sz w:val="21"/>
        </w:rPr>
        <w:t>[83] 国家能源局. 分布式光伏接入电网承载力及提升措施评估试点实施方案[Z]. 2023.</w:t>
      </w:r>
    </w:p>
    <w:p w14:paraId="0A88326A">
      <w:pPr>
        <w:pStyle w:val="2"/>
        <w:widowControl/>
        <w:spacing w:before="0" w:after="80" w:line="276" w:lineRule="auto"/>
        <w:ind w:firstLine="0"/>
        <w:jc w:val="left"/>
      </w:pPr>
      <w:r>
        <w:rPr>
          <w:rFonts w:ascii="Times New Roman" w:hAnsi="Times New Roman" w:eastAsia="方正仿宋_GBK"/>
          <w:b w:val="0"/>
          <w:sz w:val="21"/>
        </w:rPr>
        <w:t>[84] 国家能源局. 省级分布式光伏接入电网承载力及提升措施研究分析报告大纲[Z]. 2023.</w:t>
      </w:r>
    </w:p>
    <w:p w14:paraId="2215B78C">
      <w:pPr>
        <w:pStyle w:val="2"/>
        <w:widowControl/>
        <w:spacing w:before="0" w:after="80" w:line="276" w:lineRule="auto"/>
        <w:ind w:firstLine="0"/>
        <w:jc w:val="left"/>
      </w:pPr>
      <w:r>
        <w:rPr>
          <w:rFonts w:ascii="Times New Roman" w:hAnsi="Times New Roman" w:eastAsia="方正仿宋_GBK"/>
          <w:b w:val="0"/>
          <w:sz w:val="21"/>
        </w:rPr>
        <w:t>[85] 浏阳经济技术开发区管理委员会. 浏阳经开区南园污水处理厂1MW/2.2MWh用户侧储能项目中标结果公告[EB/OL]. (2024-08-15)[2026-10-02].</w:t>
      </w:r>
    </w:p>
    <w:p w14:paraId="283872C0">
      <w:pPr>
        <w:pStyle w:val="2"/>
        <w:widowControl/>
        <w:spacing w:before="0" w:after="80" w:line="276" w:lineRule="auto"/>
        <w:ind w:firstLine="0"/>
        <w:jc w:val="left"/>
      </w:pPr>
      <w:r>
        <w:rPr>
          <w:rFonts w:ascii="Times New Roman" w:hAnsi="Times New Roman" w:eastAsia="方正仿宋_GBK"/>
          <w:b w:val="0"/>
          <w:sz w:val="21"/>
        </w:rPr>
        <w:t>[86] 华容县人民政府. 华容县配电网规划报告[EB/OL]. 2020. 表7-1. https://www.huarong.gov.cn/33157/64140/64170/content_1874487.html.</w:t>
      </w:r>
    </w:p>
    <w:p w14:paraId="1B3E513F">
      <w:pPr>
        <w:pStyle w:val="2"/>
        <w:widowControl/>
        <w:spacing w:before="0" w:after="80" w:line="276" w:lineRule="auto"/>
        <w:ind w:firstLine="0"/>
        <w:jc w:val="left"/>
      </w:pPr>
      <w:r>
        <w:rPr>
          <w:rFonts w:ascii="Times New Roman" w:hAnsi="Times New Roman" w:eastAsia="方正仿宋_GBK"/>
          <w:b w:val="0"/>
          <w:sz w:val="21"/>
        </w:rPr>
        <w:t>[87] 徐州10 kV线路迁改项目招标公告[EB/OL]. 2025. https://ggzy.zwb.xz.gov.cn/jyxx/003009/003009001/20250903/8c7d2dd2-dcab-4abf-827f-d0f5774799d3.html.</w:t>
      </w:r>
    </w:p>
    <w:p w14:paraId="2F2F1F01">
      <w:pPr>
        <w:pStyle w:val="2"/>
        <w:widowControl/>
        <w:spacing w:before="0" w:after="80" w:line="276" w:lineRule="auto"/>
        <w:ind w:firstLine="0"/>
        <w:jc w:val="left"/>
      </w:pPr>
      <w:r>
        <w:rPr>
          <w:rFonts w:ascii="Times New Roman" w:hAnsi="Times New Roman" w:eastAsia="方正仿宋_GBK"/>
          <w:b w:val="0"/>
          <w:sz w:val="21"/>
        </w:rPr>
        <w:t>[88] 苏州禾瑞新能源发展有限公司. 苏州欣科导轨（二期）399.555KW屋顶分布式光伏及储能电站项目招标公告[EB/OL]. (2025-03-25)[2026-10-02]. 苏州市公共资源交易平台.</w:t>
      </w:r>
    </w:p>
    <w:sectPr>
      <w:headerReference r:id="rId8" w:type="first"/>
      <w:footerReference r:id="rId10" w:type="first"/>
      <w:headerReference r:id="rId7" w:type="default"/>
      <w:footerReference r:id="rId9" w:type="default"/>
      <w:pgSz w:w="11906" w:h="16838"/>
      <w:pgMar w:top="1440" w:right="1797" w:bottom="1440" w:left="1797" w:header="720" w:footer="720" w:gutter="0"/>
      <w:cols w:space="425" w:num="1"/>
      <w:titlePg/>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白日梦想家" w:date="2026-10-02T17:37:39Z" w:initials="">
    <w:p w14:paraId="34F55711">
      <w:pPr>
        <w:pStyle w:val="15"/>
        <w:rPr>
          <w:rFonts w:hint="default" w:eastAsia="方正仿宋_GBK"/>
          <w:lang w:eastAsia="zh"/>
        </w:rPr>
      </w:pPr>
      <w:bookmarkStart w:id="264" w:name="_T1294077313_233911019"/>
      <w:r>
        <w:rPr>
          <w:rFonts w:hint="default"/>
          <w:lang w:eastAsia="zh"/>
        </w:rPr>
        <w:t>先要说明弹性容载比的定义，毕竟它不是一个规范中已有的定义，比如：弹性容载比是指在满足相同技术约束条件下，通过全寿命周期成本比较确定的、允许适度偏离导则刚性上限的容载比取值。</w:t>
      </w:r>
      <w:bookmarkStart w:id="285" w:name="_GoBack"/>
      <w:bookmarkEnd w:id="285"/>
    </w:p>
    <w:bookmarkEnd w:id="264"/>
  </w:comment>
  <w:comment w:id="1" w:author="白日梦想家" w:date="2026-10-02T17:38:33Z" w:initials="">
    <w:p w14:paraId="4900244A">
      <w:pPr>
        <w:pStyle w:val="15"/>
        <w:rPr>
          <w:rFonts w:hint="eastAsia" w:eastAsia="方正仿宋_GBK"/>
          <w:lang w:eastAsia="zh"/>
        </w:rPr>
      </w:pPr>
      <w:bookmarkStart w:id="265" w:name="_T1904940416_233911019"/>
      <w:r>
        <w:rPr>
          <w:rFonts w:hint="eastAsia"/>
          <w:lang w:eastAsia="zh"/>
        </w:rPr>
        <w:t>A、B、C类什么意思？供电分区吗？</w:t>
      </w:r>
    </w:p>
    <w:bookmarkEnd w:id="265"/>
  </w:comment>
  <w:comment w:id="2" w:author="白日梦想家" w:date="2026-10-02T17:57:50Z" w:initials="">
    <w:p w14:paraId="36777166">
      <w:pPr>
        <w:pStyle w:val="15"/>
        <w:rPr>
          <w:rFonts w:hint="eastAsia" w:eastAsia="方正仿宋_GBK"/>
          <w:lang w:eastAsia="zh"/>
        </w:rPr>
      </w:pPr>
      <w:bookmarkStart w:id="266" w:name="_T480715413_233911019"/>
      <w:r>
        <w:rPr>
          <w:rFonts w:hint="eastAsia"/>
          <w:lang w:eastAsia="zh"/>
        </w:rPr>
        <w:t>感觉这章没说透研究需求，你写更像是为什么要把110增容与10kV联络及配储的成本放在一起比较。研究需求应该是我在项目建议书中的一段描述：“最新的《配电网规划设计技术导则》中增加了“分布式电源装机渗透率（源荷比）”、“分布式电源电量渗透率”的概念，并提出“分布式电源装机渗透率（源荷比）超过 2，或电量渗透率超过 40%-50%时，以 110～35kV 反向净负荷极值校验公用变压器反向重过载情况。主变反向重过载时，通过技术经济比选，合理采用增加变电容量、独立储能或新能源配储等方式，满足新能源并网接入需求。”但导则中依然要求高压配电网容载比需控制在2.0以内，因此在实际配网规划中，规划人员难以把握是否应当突破容载比2.0的刚性约束。基于此，本课题为更好融合新指标与传统指标（容载比）之间的关系，有必要以徐州电网新能源高渗透率地区开展相关研究，提出容载比弹性指标优化建议，为配电网发展规划提供技术支撑和决策依据。”当然在可以结合徐州的实际情况再展开写写。</w:t>
      </w:r>
    </w:p>
    <w:bookmarkEnd w:id="266"/>
  </w:comment>
  <w:comment w:id="3" w:author="白日梦想家" w:date="2026-10-02T18:04:11Z" w:initials="">
    <w:p w14:paraId="2C83C656">
      <w:pPr>
        <w:pStyle w:val="15"/>
        <w:rPr>
          <w:rFonts w:hint="eastAsia" w:eastAsia="方正仿宋_GBK"/>
          <w:lang w:eastAsia="zh"/>
        </w:rPr>
      </w:pPr>
      <w:bookmarkStart w:id="267" w:name="_T956619890_233911019"/>
      <w:r>
        <w:rPr>
          <w:rFonts w:hint="eastAsia"/>
          <w:lang w:eastAsia="zh"/>
        </w:rPr>
        <w:t>建议写一段容载比这个指标的来历。规划阶段为什么要用容载比指标来约束一个地区的主变容量</w:t>
      </w:r>
    </w:p>
    <w:bookmarkEnd w:id="267"/>
  </w:comment>
  <w:comment w:id="4" w:author="白日梦想家" w:date="2026-10-02T18:54:49Z" w:initials="">
    <w:p w14:paraId="1BED7E47">
      <w:pPr>
        <w:pStyle w:val="15"/>
        <w:rPr>
          <w:rFonts w:hint="eastAsia" w:eastAsia="方正仿宋_GBK"/>
          <w:lang w:eastAsia="zh"/>
        </w:rPr>
      </w:pPr>
      <w:bookmarkStart w:id="268" w:name="_T862200002_233911019"/>
      <w:r>
        <w:rPr>
          <w:rFonts w:hint="eastAsia"/>
          <w:lang w:eastAsia="zh"/>
        </w:rPr>
        <w:t>离散规格什么意思</w:t>
      </w:r>
    </w:p>
    <w:bookmarkEnd w:id="268"/>
  </w:comment>
  <w:comment w:id="5" w:author="白日梦想家" w:date="2026-10-02T18:56:15Z" w:initials="">
    <w:p w14:paraId="10A8FA42">
      <w:pPr>
        <w:pStyle w:val="15"/>
        <w:rPr>
          <w:rFonts w:hint="eastAsia" w:eastAsia="方正仿宋_GBK"/>
          <w:lang w:eastAsia="zh"/>
        </w:rPr>
      </w:pPr>
      <w:bookmarkStart w:id="269" w:name="_T1951550056_233911019"/>
      <w:r>
        <w:rPr>
          <w:rFonts w:hint="eastAsia"/>
          <w:lang w:eastAsia="zh"/>
        </w:rPr>
        <w:t>一般站群什么意思</w:t>
      </w:r>
    </w:p>
    <w:bookmarkEnd w:id="269"/>
  </w:comment>
  <w:comment w:id="7" w:author="白日梦想家" w:date="2026-10-02T18:57:38Z" w:initials="">
    <w:p w14:paraId="473CFED0">
      <w:pPr>
        <w:pStyle w:val="15"/>
        <w:rPr>
          <w:rFonts w:hint="eastAsia" w:eastAsia="方正仿宋_GBK"/>
          <w:lang w:eastAsia="zh"/>
        </w:rPr>
      </w:pPr>
      <w:bookmarkStart w:id="270" w:name="_T493099792_233911019"/>
      <w:r>
        <w:rPr>
          <w:rFonts w:hint="eastAsia"/>
          <w:lang w:eastAsia="zh"/>
        </w:rPr>
        <w:t>为什么是1：2：3：4呢</w:t>
      </w:r>
    </w:p>
    <w:bookmarkEnd w:id="270"/>
  </w:comment>
  <w:comment w:id="6" w:author="白日梦想家" w:date="2026-10-02T18:59:51Z" w:initials="">
    <w:p w14:paraId="38206023">
      <w:pPr>
        <w:pStyle w:val="15"/>
        <w:rPr>
          <w:rFonts w:hint="eastAsia" w:eastAsia="方正仿宋_GBK"/>
          <w:lang w:eastAsia="zh"/>
        </w:rPr>
      </w:pPr>
      <w:bookmarkStart w:id="271" w:name="_T1952042048_233911019"/>
      <w:r>
        <w:rPr>
          <w:rFonts w:hint="eastAsia"/>
          <w:lang w:eastAsia="zh"/>
        </w:rPr>
        <w:t>此节内容，统一单位等内容可不放，增长率权重这种别人不知道的可放下。</w:t>
      </w:r>
    </w:p>
    <w:bookmarkEnd w:id="271"/>
  </w:comment>
  <w:comment w:id="8" w:author="白日梦想家" w:date="2026-10-02T19:01:09Z" w:initials="">
    <w:p w14:paraId="11421075">
      <w:pPr>
        <w:pStyle w:val="15"/>
        <w:rPr>
          <w:rFonts w:hint="eastAsia" w:eastAsia="方正仿宋_GBK"/>
          <w:lang w:eastAsia="zh"/>
        </w:rPr>
      </w:pPr>
      <w:bookmarkStart w:id="272" w:name="_T1330172925_233911019"/>
      <w:r>
        <w:rPr>
          <w:rFonts w:hint="eastAsia"/>
          <w:lang w:eastAsia="zh"/>
        </w:rPr>
        <w:t>站级技术约束具体指的是什么</w:t>
      </w:r>
    </w:p>
    <w:bookmarkEnd w:id="272"/>
  </w:comment>
  <w:comment w:id="9" w:author="白日梦想家" w:date="2026-10-02T19:02:48Z" w:initials="">
    <w:p w14:paraId="0C7A404A">
      <w:pPr>
        <w:pStyle w:val="15"/>
        <w:rPr>
          <w:rFonts w:hint="default" w:eastAsia="方正仿宋_GBK"/>
          <w:lang w:eastAsia="zh"/>
        </w:rPr>
      </w:pPr>
      <w:bookmarkStart w:id="273" w:name="_T1165226007_233911019"/>
      <w:r>
        <w:rPr>
          <w:rFonts w:hint="default"/>
          <w:lang w:eastAsia="zh"/>
        </w:rPr>
        <w:t>是主变N-1的意思吗</w:t>
      </w:r>
    </w:p>
    <w:bookmarkEnd w:id="273"/>
  </w:comment>
  <w:comment w:id="10" w:author="白日梦想家" w:date="2026-10-02T19:36:48Z" w:initials="">
    <w:p w14:paraId="5B308B78">
      <w:pPr>
        <w:pStyle w:val="15"/>
        <w:rPr>
          <w:rFonts w:hint="default"/>
        </w:rPr>
      </w:pPr>
      <w:bookmarkStart w:id="274" w:name="_T1946451913_233911019"/>
      <w:r>
        <w:t>不要ai直接生成的语句放进去，看不懂。</w:t>
      </w:r>
    </w:p>
    <w:bookmarkEnd w:id="274"/>
  </w:comment>
  <w:comment w:id="11" w:author="白日梦想家" w:date="2026-10-02T20:11:09Z" w:initials="">
    <w:p w14:paraId="09878B56">
      <w:pPr>
        <w:pStyle w:val="15"/>
        <w:rPr>
          <w:rFonts w:hint="eastAsia" w:eastAsia="方正仿宋_GBK"/>
          <w:lang w:eastAsia="zh"/>
        </w:rPr>
      </w:pPr>
      <w:bookmarkStart w:id="275" w:name="_T173761611_233911019"/>
      <w:r>
        <w:rPr>
          <w:rFonts w:hint="eastAsia"/>
          <w:lang w:eastAsia="zh"/>
        </w:rPr>
        <w:t>什么含义？</w:t>
      </w:r>
    </w:p>
    <w:bookmarkEnd w:id="275"/>
  </w:comment>
  <w:comment w:id="12" w:author="白日梦想家" w:date="2026-10-02T20:17:40Z" w:initials="">
    <w:p w14:paraId="5E81066C">
      <w:pPr>
        <w:pStyle w:val="15"/>
        <w:rPr>
          <w:rFonts w:hint="eastAsia" w:eastAsia="方正仿宋_GBK"/>
          <w:lang w:eastAsia="zh"/>
        </w:rPr>
      </w:pPr>
      <w:bookmarkStart w:id="276" w:name="_T1315531941_233911019"/>
      <w:r>
        <w:rPr>
          <w:rFonts w:hint="eastAsia"/>
          <w:lang w:eastAsia="zh"/>
        </w:rPr>
        <w:t>电量为什么要样本外推呢</w:t>
      </w:r>
    </w:p>
    <w:bookmarkEnd w:id="276"/>
  </w:comment>
  <w:comment w:id="13" w:author="白日梦想家" w:date="2026-10-02T20:23:03Z" w:initials="">
    <w:p w14:paraId="1A298270">
      <w:pPr>
        <w:pStyle w:val="15"/>
        <w:rPr>
          <w:rFonts w:hint="eastAsia" w:eastAsia="方正仿宋_GBK"/>
          <w:lang w:eastAsia="zh"/>
        </w:rPr>
      </w:pPr>
      <w:bookmarkStart w:id="277" w:name="_T1141980489_233911019"/>
      <w:r>
        <w:rPr>
          <w:rFonts w:hint="eastAsia"/>
          <w:lang w:eastAsia="zh"/>
        </w:rPr>
        <w:t>图没太看懂想表达什么意思？</w:t>
      </w:r>
    </w:p>
    <w:bookmarkEnd w:id="277"/>
  </w:comment>
  <w:comment w:id="14" w:author="白日梦想家" w:date="2026-10-02T20:31:24Z" w:initials="">
    <w:p w14:paraId="3891032B">
      <w:pPr>
        <w:pStyle w:val="15"/>
        <w:rPr>
          <w:rFonts w:hint="eastAsia" w:eastAsia="方正仿宋_GBK"/>
          <w:lang w:eastAsia="zh"/>
        </w:rPr>
      </w:pPr>
      <w:bookmarkStart w:id="278" w:name="_T1212562478_233911019"/>
      <w:r>
        <w:rPr>
          <w:rFonts w:hint="eastAsia"/>
          <w:lang w:eastAsia="zh"/>
        </w:rPr>
        <w:t>一次设备设计寿命应该在40年，储能为25年，需要据此修改。线路维护费率：2.2%；变电维护费率：4.2%；根据这个边界重新计算。</w:t>
      </w:r>
    </w:p>
    <w:bookmarkEnd w:id="278"/>
  </w:comment>
  <w:comment w:id="15" w:author="白日梦想家" w:date="2026-10-02T20:46:27Z" w:initials="">
    <w:p w14:paraId="3E9E9615">
      <w:pPr>
        <w:pStyle w:val="15"/>
        <w:rPr>
          <w:rFonts w:hint="eastAsia" w:eastAsia="方正仿宋_GBK"/>
          <w:lang w:eastAsia="zh"/>
        </w:rPr>
      </w:pPr>
      <w:bookmarkStart w:id="279" w:name="_T166759927_233911019"/>
      <w:r>
        <w:rPr>
          <w:rFonts w:hint="eastAsia"/>
          <w:lang w:eastAsia="zh"/>
        </w:rPr>
        <w:t>还有土建部分，可能至少要180万元/km。</w:t>
      </w:r>
    </w:p>
    <w:bookmarkEnd w:id="279"/>
  </w:comment>
  <w:comment w:id="16" w:author="白日梦想家" w:date="2026-10-02T21:01:37Z" w:initials="">
    <w:p w14:paraId="6E872C18">
      <w:pPr>
        <w:pStyle w:val="15"/>
        <w:rPr>
          <w:rFonts w:hint="eastAsia" w:eastAsia="方正仿宋_GBK"/>
          <w:lang w:eastAsia="zh"/>
        </w:rPr>
      </w:pPr>
      <w:bookmarkStart w:id="280" w:name="_T1906500643_233911019"/>
      <w:r>
        <w:rPr>
          <w:rFonts w:hint="eastAsia"/>
          <w:lang w:eastAsia="zh"/>
        </w:rPr>
        <w:t>2.6怎么得来的</w:t>
      </w:r>
    </w:p>
    <w:bookmarkEnd w:id="280"/>
  </w:comment>
  <w:comment w:id="17" w:author="白日梦想家" w:date="2026-10-03T08:46:37Z" w:initials="">
    <w:p w14:paraId="6666CC41">
      <w:pPr>
        <w:pStyle w:val="15"/>
        <w:rPr>
          <w:rFonts w:hint="default"/>
        </w:rPr>
      </w:pPr>
      <w:bookmarkStart w:id="281" w:name="_T1207800822_233911019"/>
      <w:r>
        <w:rPr>
          <w:rFonts w:hint="default"/>
        </w:rPr>
        <w:t>为何选择这些指标作为容载比的依据，感觉没有说。还有相关性分析没有做。x相关性包含指标与容载比之间的相关性（强）以及指标之间的相关性（弱）。</w:t>
      </w:r>
    </w:p>
    <w:bookmarkEnd w:id="281"/>
  </w:comment>
  <w:comment w:id="18" w:author="白日梦想家" w:date="2026-10-02T21:12:14Z" w:initials="">
    <w:p w14:paraId="7EB4FAC4">
      <w:pPr>
        <w:pStyle w:val="15"/>
        <w:rPr>
          <w:rFonts w:hint="eastAsia" w:eastAsia="方正仿宋_GBK"/>
          <w:lang w:eastAsia="zh"/>
        </w:rPr>
      </w:pPr>
      <w:bookmarkStart w:id="282" w:name="_T811317046_233911019"/>
      <w:r>
        <w:rPr>
          <w:rFonts w:hint="eastAsia"/>
          <w:lang w:eastAsia="zh"/>
        </w:rPr>
        <w:t>槽位什么意思？</w:t>
      </w:r>
    </w:p>
    <w:bookmarkEnd w:id="282"/>
  </w:comment>
  <w:comment w:id="19" w:author="白日梦想家" w:date="2026-10-03T08:56:39Z" w:initials="">
    <w:p w14:paraId="3A418426">
      <w:pPr>
        <w:pStyle w:val="15"/>
        <w:rPr>
          <w:rFonts w:hint="default"/>
        </w:rPr>
      </w:pPr>
      <w:bookmarkStart w:id="283" w:name="_T1192112892_233911019"/>
      <w:r>
        <w:t>寻优的步长时多少？0.05还是0.1</w:t>
      </w:r>
    </w:p>
    <w:bookmarkEnd w:id="283"/>
  </w:comment>
  <w:comment w:id="20" w:author="白日梦想家" w:date="2026-10-02T21:53:07Z" w:initials="">
    <w:p w14:paraId="40FAD4C9">
      <w:pPr>
        <w:pStyle w:val="15"/>
        <w:rPr>
          <w:rFonts w:hint="default" w:eastAsia="方正仿宋_GBK"/>
          <w:lang w:eastAsia="zh"/>
        </w:rPr>
      </w:pPr>
      <w:bookmarkStart w:id="284" w:name="_T1492836097_233911019"/>
      <w:r>
        <w:rPr>
          <w:rFonts w:hint="default"/>
          <w:lang w:eastAsia="zh"/>
        </w:rPr>
        <w:t>为什么所有的推荐都是2.0~2.XX，为什么所有的容载比的起点都是2.0，而且如果给出的是2.0~2.45好像等于没给。现行规程是0.2一个挡位，而且便于实施，现在得到的推荐区间太复杂、太宽泛，无法实施。建议采用决策树或者热力图等方式展示</w:t>
      </w:r>
    </w:p>
    <w:bookmarkEnd w:id="284"/>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4F55711" w15:done="0"/>
  <w15:commentEx w15:paraId="4900244A" w15:done="0"/>
  <w15:commentEx w15:paraId="36777166" w15:done="0"/>
  <w15:commentEx w15:paraId="2C83C656" w15:done="0"/>
  <w15:commentEx w15:paraId="1BED7E47" w15:done="0"/>
  <w15:commentEx w15:paraId="10A8FA42" w15:done="0"/>
  <w15:commentEx w15:paraId="473CFED0" w15:done="0"/>
  <w15:commentEx w15:paraId="38206023" w15:done="0"/>
  <w15:commentEx w15:paraId="11421075" w15:done="0"/>
  <w15:commentEx w15:paraId="0C7A404A" w15:done="0"/>
  <w15:commentEx w15:paraId="5B308B78" w15:done="0"/>
  <w15:commentEx w15:paraId="09878B56" w15:done="0"/>
  <w15:commentEx w15:paraId="5E81066C" w15:done="0"/>
  <w15:commentEx w15:paraId="1A298270" w15:done="0"/>
  <w15:commentEx w15:paraId="3891032B" w15:done="0"/>
  <w15:commentEx w15:paraId="3E9E9615" w15:done="0"/>
  <w15:commentEx w15:paraId="6E872C18" w15:done="0"/>
  <w15:commentEx w15:paraId="6666CC41" w15:done="0"/>
  <w15:commentEx w15:paraId="7EB4FAC4" w15:done="0"/>
  <w15:commentEx w15:paraId="3A418426" w15:done="0"/>
  <w15:commentEx w15:paraId="40FAD4C9"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方正仿宋_GBK">
    <w:altName w:val="华文中宋"/>
    <w:panose1 w:val="03000509000000000000"/>
    <w:charset w:val="86"/>
    <w:family w:val="script"/>
    <w:pitch w:val="default"/>
    <w:sig w:usb0="00000000" w:usb1="0000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等线 Light">
    <w:altName w:val="汉仪中等线KW"/>
    <w:panose1 w:val="02010600030101010101"/>
    <w:charset w:val="86"/>
    <w:family w:val="auto"/>
    <w:pitch w:val="default"/>
    <w:sig w:usb0="00000000" w:usb1="00000000" w:usb2="00000016" w:usb3="00000000" w:csb0="0004000F" w:csb1="00000000"/>
  </w:font>
  <w:font w:name="Times">
    <w:altName w:val="Times New Roman"/>
    <w:panose1 w:val="02020603050405020304"/>
    <w:charset w:val="00"/>
    <w:family w:val="roman"/>
    <w:pitch w:val="default"/>
    <w:sig w:usb0="00000000" w:usb1="00000000" w:usb2="00000009" w:usb3="00000000" w:csb0="000001FF" w:csb1="00000000"/>
  </w:font>
  <w:font w:name="仿宋_GB2312">
    <w:altName w:val="汉仪中等线KW"/>
    <w:panose1 w:val="02010609030101010101"/>
    <w:charset w:val="86"/>
    <w:family w:val="modern"/>
    <w:pitch w:val="default"/>
    <w:sig w:usb0="00000000" w:usb1="00000000" w:usb2="00000000" w:usb3="00000000" w:csb0="00040000" w:csb1="00000000"/>
  </w:font>
  <w:font w:name="方正仿宋_GBK">
    <w:altName w:val="汉仪中等线KW"/>
    <w:panose1 w:val="00000000000000000000"/>
    <w:charset w:val="00"/>
    <w:family w:val="auto"/>
    <w:pitch w:val="default"/>
    <w:sig w:usb0="00000000" w:usb1="00000000" w:usb2="00000000" w:usb3="00000000" w:csb0="00000000" w:csb1="00000000"/>
  </w:font>
  <w:font w:name="Cambria">
    <w:altName w:val="Georgia"/>
    <w:panose1 w:val="02040503050406030204"/>
    <w:charset w:val="00"/>
    <w:family w:val="roman"/>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仿宋">
    <w:altName w:val="汉仪中等线KW"/>
    <w:panose1 w:val="02010609060101010101"/>
    <w:charset w:val="86"/>
    <w:family w:val="modern"/>
    <w:pitch w:val="default"/>
    <w:sig w:usb0="00000000" w:usb1="00000000" w:usb2="00000016" w:usb3="00000000" w:csb0="00040001" w:csb1="00000000"/>
  </w:font>
  <w:font w:name="DejaVu Sans">
    <w:panose1 w:val="020B0603030804020204"/>
    <w:charset w:val="00"/>
    <w:family w:val="auto"/>
    <w:pitch w:val="default"/>
    <w:sig w:usb0="E7006EFF" w:usb1="D200FDFF" w:usb2="0A246029" w:usb3="0400200C" w:csb0="600001FF" w:csb1="DFFF0000"/>
  </w:font>
  <w:font w:name="DejaVu Serif">
    <w:panose1 w:val="02060603050605020204"/>
    <w:charset w:val="00"/>
    <w:family w:val="auto"/>
    <w:pitch w:val="default"/>
    <w:sig w:usb0="E50006FF" w:usb1="5200F9FB" w:usb2="0A040020" w:usb3="00000000" w:csb0="6000009F" w:csb1="DFD70000"/>
  </w:font>
  <w:font w:name="Kingsoft Math">
    <w:panose1 w:val="02040503050406030204"/>
    <w:charset w:val="00"/>
    <w:family w:val="auto"/>
    <w:pitch w:val="default"/>
    <w:sig w:usb0="00000081" w:usb1="02000068" w:usb2="02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EF7D5E">
    <w:pPr>
      <w:jc w:val="center"/>
    </w:pPr>
    <w:r>
      <w:fldChar w:fldCharType="begin"/>
    </w:r>
    <w:r>
      <w:instrText xml:space="preserve">PAGE</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88F865"/>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ind w:firstLine="480"/>
      </w:pPr>
      <w:r>
        <w:separator/>
      </w:r>
    </w:p>
  </w:footnote>
  <w:footnote w:type="continuationSeparator" w:id="1">
    <w:p>
      <w:pPr>
        <w:spacing w:before="0" w:after="0"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F485E8">
    <w:pPr>
      <w:jc w:val="center"/>
    </w:pPr>
    <w:r>
      <w:rPr>
        <w:rFonts w:ascii="Times New Roman" w:hAnsi="Times New Roman" w:eastAsia="宋体"/>
        <w:b w:val="0"/>
        <w:sz w:val="18"/>
      </w:rPr>
      <w:t>徐州地区110 kV电网容载比弹性指标优化研究</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B9E1C3"/>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C64203"/>
    <w:multiLevelType w:val="multilevel"/>
    <w:tmpl w:val="59C64203"/>
    <w:lvl w:ilvl="0" w:tentative="0">
      <w:start w:val="1"/>
      <w:numFmt w:val="decimal"/>
      <w:pStyle w:val="33"/>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白日梦想家">
    <w15:presenceInfo w15:providerId="WPS Office" w15:userId="8866330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trackRevisions w:val="1"/>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splitPgBreakAndParaMark/>
    <w:compatSetting w:name="compatibilityMode" w:uri="http://schemas.microsoft.com/office/word" w:val="12"/>
  </w:compat>
  <w:rsids>
    <w:rsidRoot w:val="00590D07"/>
    <w:rsid w:val="00011C8B"/>
    <w:rsid w:val="004E29B3"/>
    <w:rsid w:val="00590D07"/>
    <w:rsid w:val="00784D58"/>
    <w:rsid w:val="008D6863"/>
    <w:rsid w:val="00B86B75"/>
    <w:rsid w:val="00BC48D5"/>
    <w:rsid w:val="00C36279"/>
    <w:rsid w:val="00E315A3"/>
    <w:rsid w:val="0FE63282"/>
    <w:rsid w:val="27FDFF74"/>
    <w:rsid w:val="29D5E8F8"/>
    <w:rsid w:val="370B9A76"/>
    <w:rsid w:val="37DE8ECC"/>
    <w:rsid w:val="37FF033A"/>
    <w:rsid w:val="3C6748CB"/>
    <w:rsid w:val="4FF63389"/>
    <w:rsid w:val="55775E5F"/>
    <w:rsid w:val="577FBCA4"/>
    <w:rsid w:val="57FCE62D"/>
    <w:rsid w:val="5BFA184C"/>
    <w:rsid w:val="66E3BBC6"/>
    <w:rsid w:val="6F9D1A9D"/>
    <w:rsid w:val="703F1AB4"/>
    <w:rsid w:val="79ED671C"/>
    <w:rsid w:val="7B7EDF90"/>
    <w:rsid w:val="7EF719CF"/>
    <w:rsid w:val="7EFEF825"/>
    <w:rsid w:val="7FDFC4E4"/>
    <w:rsid w:val="9F750F8D"/>
    <w:rsid w:val="A3FAB341"/>
    <w:rsid w:val="ABA918A7"/>
    <w:rsid w:val="ADBEC286"/>
    <w:rsid w:val="BBD74AFC"/>
    <w:rsid w:val="BFFFA42C"/>
    <w:rsid w:val="D793B0A6"/>
    <w:rsid w:val="DE6DA77A"/>
    <w:rsid w:val="DFEF4CE2"/>
    <w:rsid w:val="E0CF80E2"/>
    <w:rsid w:val="E7F92433"/>
    <w:rsid w:val="ECFE2C43"/>
    <w:rsid w:val="ED7EA610"/>
    <w:rsid w:val="EF7F5077"/>
    <w:rsid w:val="EFBF562F"/>
    <w:rsid w:val="EFFB82B1"/>
    <w:rsid w:val="EFFD12C2"/>
    <w:rsid w:val="F2EFF713"/>
    <w:rsid w:val="F37F0B87"/>
    <w:rsid w:val="F52FE3DA"/>
    <w:rsid w:val="F95B70E7"/>
    <w:rsid w:val="FBDF8811"/>
    <w:rsid w:val="FBFA6C28"/>
    <w:rsid w:val="FEDF2A22"/>
    <w:rsid w:val="FEFFC849"/>
    <w:rsid w:val="FFBD53B9"/>
    <w:rsid w:val="FFDFE185"/>
    <w:rsid w:val="FFF6F1E9"/>
    <w:rsid w:val="FFFE2814"/>
  </w:rsids>
  <m:mathPr>
    <m:mathFont m:val="Lucida Grande"/>
    <m:brkBin m:val="before"/>
    <m:brkBinSub m:val="--"/>
    <m:smallFrac m:val="0"/>
    <m:dispDef m:val="0"/>
    <m:lMargin m:val="0"/>
    <m:rMargin m:val="0"/>
    <m:defJc m:val="centerGroup"/>
    <m:wrapRight m:val="1"/>
    <m:intLim m:val="subSup"/>
    <m:naryLim m:val="subSup"/>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9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iPriority="62"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adjustRightInd w:val="0"/>
      <w:snapToGrid w:val="0"/>
      <w:spacing w:before="0" w:after="0" w:line="300" w:lineRule="auto"/>
      <w:ind w:firstLine="480" w:firstLineChars="200"/>
      <w:jc w:val="both"/>
    </w:pPr>
    <w:rPr>
      <w:rFonts w:ascii="Times New Roman" w:hAnsi="Times New Roman" w:eastAsia="方正仿宋_GBK" w:cstheme="minorBidi"/>
      <w:kern w:val="2"/>
      <w:sz w:val="24"/>
      <w:szCs w:val="22"/>
      <w:lang w:val="en-US" w:eastAsia="zh-CN" w:bidi="ar-SA"/>
    </w:rPr>
  </w:style>
  <w:style w:type="paragraph" w:styleId="3">
    <w:name w:val="heading 1"/>
    <w:next w:val="1"/>
    <w:link w:val="36"/>
    <w:qFormat/>
    <w:uiPriority w:val="9"/>
    <w:pPr>
      <w:keepNext/>
      <w:keepLines/>
      <w:spacing w:before="0" w:beforeLines="50" w:after="120" w:afterLines="50" w:line="360" w:lineRule="auto"/>
      <w:ind w:firstLine="0"/>
      <w:outlineLvl w:val="0"/>
    </w:pPr>
    <w:rPr>
      <w:rFonts w:ascii="Times New Roman" w:hAnsi="Times New Roman" w:eastAsia="方正仿宋_GBK" w:cstheme="minorBidi"/>
      <w:b/>
      <w:bCs/>
      <w:kern w:val="44"/>
      <w:sz w:val="36"/>
      <w:szCs w:val="44"/>
      <w:lang w:val="en-US" w:eastAsia="zh-CN" w:bidi="ar-SA"/>
    </w:rPr>
  </w:style>
  <w:style w:type="paragraph" w:styleId="4">
    <w:name w:val="heading 2"/>
    <w:next w:val="3"/>
    <w:link w:val="37"/>
    <w:semiHidden/>
    <w:unhideWhenUsed/>
    <w:qFormat/>
    <w:uiPriority w:val="9"/>
    <w:pPr>
      <w:keepNext/>
      <w:keepLines/>
      <w:spacing w:before="160" w:after="120" w:line="360" w:lineRule="auto"/>
      <w:ind w:firstLine="0"/>
      <w:outlineLvl w:val="1"/>
    </w:pPr>
    <w:rPr>
      <w:rFonts w:ascii="Times New Roman" w:hAnsi="Times New Roman" w:eastAsia="方正仿宋_GBK" w:cstheme="majorBidi"/>
      <w:b/>
      <w:bCs/>
      <w:kern w:val="2"/>
      <w:sz w:val="32"/>
      <w:szCs w:val="32"/>
      <w:lang w:val="en-US" w:eastAsia="zh-CN" w:bidi="ar-SA"/>
    </w:rPr>
  </w:style>
  <w:style w:type="paragraph" w:styleId="5">
    <w:name w:val="heading 3"/>
    <w:basedOn w:val="1"/>
    <w:next w:val="6"/>
    <w:link w:val="38"/>
    <w:semiHidden/>
    <w:unhideWhenUsed/>
    <w:qFormat/>
    <w:uiPriority w:val="9"/>
    <w:pPr>
      <w:keepNext/>
      <w:keepLines/>
      <w:spacing w:before="160" w:beforeLines="50" w:after="120" w:afterLines="50" w:line="360" w:lineRule="auto"/>
      <w:ind w:firstLine="0"/>
      <w:jc w:val="left"/>
      <w:outlineLvl w:val="2"/>
    </w:pPr>
    <w:rPr>
      <w:rFonts w:ascii="Times New Roman" w:hAnsi="Times New Roman" w:eastAsia="方正仿宋_GBK"/>
      <w:b/>
      <w:bCs/>
      <w:sz w:val="26"/>
      <w:szCs w:val="32"/>
    </w:rPr>
  </w:style>
  <w:style w:type="paragraph" w:styleId="7">
    <w:name w:val="heading 4"/>
    <w:basedOn w:val="1"/>
    <w:next w:val="1"/>
    <w:link w:val="39"/>
    <w:semiHidden/>
    <w:unhideWhenUsed/>
    <w:qFormat/>
    <w:uiPriority w:val="9"/>
    <w:pPr>
      <w:keepNext/>
      <w:keepLines/>
      <w:spacing w:before="160" w:after="120" w:line="360" w:lineRule="auto"/>
      <w:ind w:firstLine="0" w:firstLineChars="0"/>
      <w:outlineLvl w:val="3"/>
    </w:pPr>
    <w:rPr>
      <w:rFonts w:ascii="Times New Roman" w:hAnsi="Times New Roman" w:eastAsia="方正仿宋_GBK" w:cstheme="majorBidi"/>
      <w:b/>
      <w:bCs/>
      <w:sz w:val="24"/>
      <w:szCs w:val="28"/>
    </w:rPr>
  </w:style>
  <w:style w:type="paragraph" w:styleId="8">
    <w:name w:val="heading 5"/>
    <w:basedOn w:val="1"/>
    <w:next w:val="1"/>
    <w:link w:val="40"/>
    <w:semiHidden/>
    <w:unhideWhenUsed/>
    <w:qFormat/>
    <w:uiPriority w:val="9"/>
    <w:pPr>
      <w:keepNext/>
      <w:keepLines/>
      <w:spacing w:before="280" w:after="290" w:line="374" w:lineRule="auto"/>
      <w:outlineLvl w:val="4"/>
    </w:pPr>
    <w:rPr>
      <w:b/>
      <w:bCs/>
      <w:szCs w:val="28"/>
    </w:rPr>
  </w:style>
  <w:style w:type="paragraph" w:styleId="9">
    <w:name w:val="heading 6"/>
    <w:basedOn w:val="1"/>
    <w:next w:val="1"/>
    <w:link w:val="41"/>
    <w:semiHidden/>
    <w:unhideWhenUsed/>
    <w:qFormat/>
    <w:uiPriority w:val="9"/>
    <w:pPr>
      <w:keepNext/>
      <w:keepLines/>
      <w:adjustRightInd/>
      <w:snapToGrid/>
      <w:spacing w:before="240" w:after="64" w:line="319" w:lineRule="auto"/>
      <w:outlineLvl w:val="5"/>
    </w:pPr>
    <w:rPr>
      <w:rFonts w:asciiTheme="majorHAnsi" w:hAnsiTheme="majorHAnsi" w:eastAsiaTheme="majorEastAsia" w:cstheme="majorBidi"/>
      <w:b/>
      <w:bCs/>
      <w:szCs w:val="24"/>
    </w:rPr>
  </w:style>
  <w:style w:type="paragraph" w:styleId="10">
    <w:name w:val="heading 7"/>
    <w:basedOn w:val="1"/>
    <w:next w:val="1"/>
    <w:link w:val="42"/>
    <w:semiHidden/>
    <w:unhideWhenUsed/>
    <w:qFormat/>
    <w:uiPriority w:val="9"/>
    <w:pPr>
      <w:keepNext/>
      <w:keepLines/>
      <w:spacing w:before="240" w:after="64" w:line="319" w:lineRule="auto"/>
      <w:outlineLvl w:val="6"/>
    </w:pPr>
    <w:rPr>
      <w:b/>
      <w:bCs/>
      <w:szCs w:val="24"/>
    </w:rPr>
  </w:style>
  <w:style w:type="paragraph" w:styleId="11">
    <w:name w:val="heading 8"/>
    <w:basedOn w:val="1"/>
    <w:next w:val="1"/>
    <w:link w:val="43"/>
    <w:semiHidden/>
    <w:unhideWhenUsed/>
    <w:qFormat/>
    <w:uiPriority w:val="9"/>
    <w:pPr>
      <w:keepNext/>
      <w:keepLines/>
      <w:spacing w:before="240" w:after="64" w:line="319" w:lineRule="auto"/>
      <w:outlineLvl w:val="7"/>
    </w:pPr>
    <w:rPr>
      <w:rFonts w:asciiTheme="majorHAnsi" w:hAnsiTheme="majorHAnsi" w:eastAsiaTheme="majorEastAsia" w:cstheme="majorBidi"/>
      <w:szCs w:val="24"/>
    </w:rPr>
  </w:style>
  <w:style w:type="paragraph" w:styleId="12">
    <w:name w:val="heading 9"/>
    <w:basedOn w:val="1"/>
    <w:next w:val="1"/>
    <w:link w:val="44"/>
    <w:semiHidden/>
    <w:unhideWhenUsed/>
    <w:qFormat/>
    <w:uiPriority w:val="9"/>
    <w:pPr>
      <w:keepNext/>
      <w:keepLines/>
      <w:spacing w:before="240" w:after="64" w:line="319" w:lineRule="auto"/>
      <w:outlineLvl w:val="8"/>
    </w:pPr>
    <w:rPr>
      <w:rFonts w:asciiTheme="majorHAnsi" w:hAnsiTheme="majorHAnsi" w:eastAsiaTheme="majorEastAsia" w:cstheme="majorBidi"/>
      <w:sz w:val="21"/>
      <w:szCs w:val="21"/>
    </w:rPr>
  </w:style>
  <w:style w:type="character" w:default="1" w:styleId="28">
    <w:name w:val="Default Paragraph Font"/>
    <w:semiHidden/>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35"/>
    <w:semiHidden/>
    <w:unhideWhenUsed/>
    <w:qFormat/>
    <w:uiPriority w:val="99"/>
    <w:pPr>
      <w:spacing w:before="0" w:after="0" w:line="300" w:lineRule="auto"/>
      <w:ind w:firstLine="480"/>
    </w:pPr>
    <w:rPr>
      <w:rFonts w:ascii="Times New Roman" w:hAnsi="Times New Roman" w:eastAsia="方正仿宋_GBK"/>
      <w:sz w:val="24"/>
    </w:rPr>
  </w:style>
  <w:style w:type="paragraph" w:customStyle="1" w:styleId="6">
    <w:name w:val="正文 缩进"/>
    <w:basedOn w:val="1"/>
    <w:qFormat/>
    <w:uiPriority w:val="99"/>
  </w:style>
  <w:style w:type="paragraph" w:styleId="13">
    <w:name w:val="caption"/>
    <w:next w:val="1"/>
    <w:semiHidden/>
    <w:unhideWhenUsed/>
    <w:qFormat/>
    <w:uiPriority w:val="35"/>
    <w:pPr>
      <w:jc w:val="center"/>
    </w:pPr>
    <w:rPr>
      <w:rFonts w:ascii="Times" w:hAnsi="Times" w:eastAsia="仿宋_GB2312" w:cs="Times New Roman"/>
      <w:kern w:val="2"/>
      <w:sz w:val="24"/>
      <w:szCs w:val="32"/>
      <w:lang w:val="en" w:eastAsia="zh-CN" w:bidi="ar-SA"/>
    </w:rPr>
  </w:style>
  <w:style w:type="paragraph" w:styleId="14">
    <w:name w:val="Document Map"/>
    <w:basedOn w:val="1"/>
    <w:link w:val="49"/>
    <w:semiHidden/>
    <w:unhideWhenUsed/>
    <w:qFormat/>
    <w:uiPriority w:val="99"/>
    <w:pPr>
      <w:adjustRightInd/>
      <w:snapToGrid/>
    </w:pPr>
    <w:rPr>
      <w:rFonts w:ascii="宋体" w:eastAsia="宋体" w:hAnsiTheme="minorHAnsi"/>
      <w:sz w:val="18"/>
      <w:szCs w:val="18"/>
    </w:rPr>
  </w:style>
  <w:style w:type="paragraph" w:styleId="15">
    <w:name w:val="annotation text"/>
    <w:basedOn w:val="1"/>
    <w:link w:val="113"/>
    <w:semiHidden/>
    <w:unhideWhenUsed/>
    <w:qFormat/>
    <w:uiPriority w:val="99"/>
    <w:pPr>
      <w:jc w:val="left"/>
    </w:pPr>
  </w:style>
  <w:style w:type="paragraph" w:styleId="16">
    <w:name w:val="toc 3"/>
    <w:basedOn w:val="1"/>
    <w:next w:val="1"/>
    <w:autoRedefine/>
    <w:semiHidden/>
    <w:unhideWhenUsed/>
    <w:qFormat/>
    <w:uiPriority w:val="39"/>
    <w:pPr>
      <w:ind w:left="840" w:leftChars="400"/>
    </w:pPr>
  </w:style>
  <w:style w:type="paragraph" w:styleId="17">
    <w:name w:val="Date"/>
    <w:basedOn w:val="1"/>
    <w:next w:val="1"/>
    <w:link w:val="48"/>
    <w:semiHidden/>
    <w:unhideWhenUsed/>
    <w:qFormat/>
    <w:uiPriority w:val="99"/>
    <w:pPr>
      <w:ind w:left="100" w:leftChars="2500"/>
    </w:pPr>
  </w:style>
  <w:style w:type="paragraph" w:styleId="18">
    <w:name w:val="Balloon Text"/>
    <w:basedOn w:val="1"/>
    <w:link w:val="50"/>
    <w:semiHidden/>
    <w:unhideWhenUsed/>
    <w:qFormat/>
    <w:uiPriority w:val="99"/>
    <w:rPr>
      <w:sz w:val="18"/>
      <w:szCs w:val="18"/>
    </w:rPr>
  </w:style>
  <w:style w:type="paragraph" w:styleId="19">
    <w:name w:val="footer"/>
    <w:basedOn w:val="1"/>
    <w:link w:val="47"/>
    <w:unhideWhenUsed/>
    <w:qFormat/>
    <w:uiPriority w:val="99"/>
    <w:pPr>
      <w:tabs>
        <w:tab w:val="center" w:pos="4153"/>
        <w:tab w:val="right" w:pos="8306"/>
      </w:tabs>
      <w:spacing w:line="240" w:lineRule="atLeast"/>
      <w:jc w:val="left"/>
    </w:pPr>
    <w:rPr>
      <w:sz w:val="18"/>
      <w:szCs w:val="18"/>
    </w:rPr>
  </w:style>
  <w:style w:type="paragraph" w:styleId="20">
    <w:name w:val="header"/>
    <w:basedOn w:val="1"/>
    <w:link w:val="46"/>
    <w:unhideWhenUsed/>
    <w:qFormat/>
    <w:uiPriority w:val="99"/>
    <w:pPr>
      <w:pBdr>
        <w:bottom w:val="single" w:color="auto" w:sz="6" w:space="1"/>
      </w:pBdr>
      <w:tabs>
        <w:tab w:val="center" w:pos="4153"/>
        <w:tab w:val="right" w:pos="8306"/>
      </w:tabs>
      <w:spacing w:line="240" w:lineRule="atLeast"/>
      <w:jc w:val="center"/>
    </w:pPr>
    <w:rPr>
      <w:sz w:val="18"/>
      <w:szCs w:val="18"/>
    </w:rPr>
  </w:style>
  <w:style w:type="paragraph" w:styleId="21">
    <w:name w:val="toc 1"/>
    <w:basedOn w:val="1"/>
    <w:next w:val="1"/>
    <w:autoRedefine/>
    <w:unhideWhenUsed/>
    <w:qFormat/>
    <w:uiPriority w:val="39"/>
    <w:pPr>
      <w:tabs>
        <w:tab w:val="left" w:pos="0"/>
        <w:tab w:val="right" w:leader="dot" w:pos="8302"/>
      </w:tabs>
      <w:spacing w:line="360" w:lineRule="auto"/>
      <w:ind w:firstLine="0" w:firstLineChars="0"/>
    </w:pPr>
    <w:rPr>
      <w:rFonts w:eastAsia="黑体" w:cs="Times New Roman"/>
      <w:sz w:val="28"/>
    </w:rPr>
  </w:style>
  <w:style w:type="paragraph" w:styleId="22">
    <w:name w:val="toc 2"/>
    <w:basedOn w:val="1"/>
    <w:next w:val="1"/>
    <w:autoRedefine/>
    <w:unhideWhenUsed/>
    <w:qFormat/>
    <w:uiPriority w:val="39"/>
    <w:pPr>
      <w:tabs>
        <w:tab w:val="left" w:pos="1120"/>
        <w:tab w:val="right" w:leader="dot" w:pos="8296"/>
      </w:tabs>
      <w:spacing w:line="360" w:lineRule="auto"/>
      <w:ind w:left="640" w:leftChars="200" w:firstLine="0" w:firstLineChars="0"/>
    </w:pPr>
  </w:style>
  <w:style w:type="paragraph" w:styleId="23">
    <w:name w:val="Normal (Web)"/>
    <w:basedOn w:val="1"/>
    <w:semiHidden/>
    <w:unhideWhenUsed/>
    <w:qFormat/>
    <w:uiPriority w:val="99"/>
    <w:pPr>
      <w:widowControl/>
      <w:adjustRightInd/>
      <w:snapToGrid/>
      <w:spacing w:before="100" w:beforeAutospacing="1" w:after="100" w:afterAutospacing="1"/>
      <w:jc w:val="left"/>
    </w:pPr>
    <w:rPr>
      <w:rFonts w:ascii="宋体" w:hAnsi="宋体" w:eastAsia="宋体" w:cs="宋体"/>
      <w:kern w:val="0"/>
      <w:szCs w:val="24"/>
    </w:rPr>
  </w:style>
  <w:style w:type="paragraph" w:styleId="24">
    <w:name w:val="annotation subject"/>
    <w:basedOn w:val="15"/>
    <w:next w:val="15"/>
    <w:link w:val="114"/>
    <w:semiHidden/>
    <w:unhideWhenUsed/>
    <w:qFormat/>
    <w:uiPriority w:val="99"/>
    <w:rPr>
      <w:b/>
      <w:bCs/>
    </w:rPr>
  </w:style>
  <w:style w:type="table" w:styleId="26">
    <w:name w:val="Table Grid"/>
    <w:basedOn w:val="25"/>
    <w:qFormat/>
    <w:uiPriority w:val="99"/>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7">
    <w:name w:val="Light Grid Accent 1"/>
    <w:basedOn w:val="25"/>
    <w:semiHidden/>
    <w:unhideWhenUsed/>
    <w:qFormat/>
    <w:uiPriority w:val="62"/>
    <w:rPr>
      <w:rFonts w:ascii="Times New Roman" w:hAnsi="Times New Roman" w:eastAsia="宋体" w:cs="Times New Roman"/>
      <w:kern w:val="0"/>
      <w:sz w:val="20"/>
      <w:szCs w:val="2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beforeLines="0" w:beforeAutospacing="0" w:after="0" w:afterLines="0" w:afterAutospacing="0" w:line="240" w:lineRule="auto"/>
      </w:pPr>
      <w:rPr>
        <w:rFonts w:hint="default" w:ascii="Cambria" w:hAnsi="Cambria" w:eastAsia="宋体" w:cs="Times New Roman"/>
        <w:b/>
        <w:bCs/>
      </w:rPr>
      <w:tblPr/>
      <w:tcPr>
        <w:tcBorders>
          <w:top w:val="single" w:color="4F81BD" w:sz="8" w:space="0"/>
          <w:left w:val="single" w:color="4F81BD" w:sz="8" w:space="0"/>
          <w:bottom w:val="single" w:color="4F81BD" w:sz="18" w:space="0"/>
          <w:right w:val="single" w:color="4F81BD" w:sz="8" w:space="0"/>
          <w:insideH w:val="nil"/>
          <w:insideV w:val="single" w:sz="8" w:space="0"/>
          <w:tl2br w:val="nil"/>
          <w:tr2bl w:val="nil"/>
        </w:tcBorders>
      </w:tcPr>
    </w:tblStylePr>
    <w:tblStylePr w:type="lastRow">
      <w:pPr>
        <w:spacing w:before="0" w:beforeLines="0" w:beforeAutospacing="0" w:after="0" w:afterLines="0" w:afterAutospacing="0" w:line="240" w:lineRule="auto"/>
      </w:pPr>
      <w:rPr>
        <w:rFonts w:hint="default" w:ascii="Cambria" w:hAnsi="Cambria" w:eastAsia="宋体"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l2br w:val="nil"/>
          <w:tr2bl w:val="nil"/>
        </w:tcBorders>
      </w:tcPr>
    </w:tblStylePr>
    <w:tblStylePr w:type="firstCol">
      <w:rPr>
        <w:rFonts w:hint="default" w:ascii="Cambria" w:hAnsi="Cambria" w:eastAsia="宋体" w:cs="Times New Roman"/>
        <w:b/>
        <w:bCs/>
      </w:rPr>
    </w:tblStylePr>
    <w:tblStylePr w:type="lastCol">
      <w:rPr>
        <w:rFonts w:hint="default" w:ascii="Cambria" w:hAnsi="Cambria" w:eastAsia="宋体" w:cs="Times New Roman"/>
        <w:b/>
        <w:bCs/>
      </w:rPr>
      <w:tbl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Vert">
      <w:tblPr/>
      <w:tcPr>
        <w:tcBorders>
          <w:top w:val="single" w:color="4F81BD" w:sz="8" w:space="0"/>
          <w:left w:val="single" w:color="4F81BD" w:sz="8" w:space="0"/>
          <w:bottom w:val="single" w:color="4F81BD" w:sz="8" w:space="0"/>
          <w:right w:val="single" w:color="4F81BD" w:sz="8" w:space="0"/>
          <w:insideH w:val="nil"/>
          <w:insideV w:val="nil"/>
          <w:tl2br w:val="nil"/>
          <w:tr2bl w:val="nil"/>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tcPr>
    </w:tblStylePr>
  </w:style>
  <w:style w:type="character" w:styleId="29">
    <w:name w:val="Strong"/>
    <w:basedOn w:val="28"/>
    <w:qFormat/>
    <w:uiPriority w:val="22"/>
    <w:rPr>
      <w:b/>
      <w:bCs/>
    </w:rPr>
  </w:style>
  <w:style w:type="character" w:styleId="30">
    <w:name w:val="FollowedHyperlink"/>
    <w:basedOn w:val="28"/>
    <w:semiHidden/>
    <w:unhideWhenUsed/>
    <w:qFormat/>
    <w:uiPriority w:val="99"/>
    <w:rPr>
      <w:color w:val="800080"/>
      <w:u w:val="single"/>
    </w:rPr>
  </w:style>
  <w:style w:type="character" w:styleId="31">
    <w:name w:val="Hyperlink"/>
    <w:basedOn w:val="28"/>
    <w:unhideWhenUsed/>
    <w:qFormat/>
    <w:uiPriority w:val="99"/>
    <w:rPr>
      <w:color w:val="000000"/>
      <w:u w:val="single"/>
    </w:rPr>
  </w:style>
  <w:style w:type="character" w:styleId="32">
    <w:name w:val="annotation reference"/>
    <w:basedOn w:val="28"/>
    <w:semiHidden/>
    <w:unhideWhenUsed/>
    <w:qFormat/>
    <w:uiPriority w:val="99"/>
    <w:rPr>
      <w:sz w:val="21"/>
      <w:szCs w:val="21"/>
    </w:rPr>
  </w:style>
  <w:style w:type="paragraph" w:customStyle="1" w:styleId="33">
    <w:name w:val="参考文献"/>
    <w:basedOn w:val="2"/>
    <w:link w:val="34"/>
    <w:autoRedefine/>
    <w:qFormat/>
    <w:uiPriority w:val="0"/>
    <w:pPr>
      <w:widowControl/>
      <w:numPr>
        <w:ilvl w:val="0"/>
        <w:numId w:val="1"/>
      </w:numPr>
      <w:wordWrap w:val="0"/>
      <w:topLinePunct/>
      <w:autoSpaceDE w:val="0"/>
      <w:spacing w:before="180" w:after="180"/>
      <w:ind w:left="420" w:hanging="420"/>
    </w:pPr>
    <w:rPr>
      <w:rFonts w:eastAsia="宋体"/>
    </w:rPr>
  </w:style>
  <w:style w:type="character" w:customStyle="1" w:styleId="34">
    <w:name w:val="参考文献 字符"/>
    <w:basedOn w:val="35"/>
    <w:link w:val="33"/>
    <w:qFormat/>
    <w:uiPriority w:val="0"/>
    <w:rPr>
      <w:rFonts w:ascii="Times New Roman" w:hAnsi="Times New Roman" w:eastAsia="宋体"/>
    </w:rPr>
  </w:style>
  <w:style w:type="character" w:customStyle="1" w:styleId="35">
    <w:name w:val="正文文本 字符"/>
    <w:basedOn w:val="28"/>
    <w:link w:val="2"/>
    <w:semiHidden/>
    <w:qFormat/>
    <w:uiPriority w:val="99"/>
  </w:style>
  <w:style w:type="character" w:customStyle="1" w:styleId="36">
    <w:name w:val="标题 1 字符"/>
    <w:basedOn w:val="28"/>
    <w:link w:val="3"/>
    <w:qFormat/>
    <w:uiPriority w:val="9"/>
    <w:rPr>
      <w:rFonts w:ascii="仿宋_GB2312" w:hAnsi="仿宋" w:eastAsia="仿宋_GB2312"/>
      <w:b/>
      <w:bCs/>
      <w:kern w:val="44"/>
      <w:sz w:val="36"/>
      <w:szCs w:val="44"/>
    </w:rPr>
  </w:style>
  <w:style w:type="character" w:customStyle="1" w:styleId="37">
    <w:name w:val="标题 2 字符"/>
    <w:basedOn w:val="28"/>
    <w:link w:val="4"/>
    <w:semiHidden/>
    <w:qFormat/>
    <w:uiPriority w:val="9"/>
    <w:rPr>
      <w:rFonts w:ascii="Times New Roman" w:hAnsi="Times New Roman" w:eastAsia="仿宋_GB2312" w:cstheme="majorBidi"/>
      <w:b/>
      <w:bCs/>
      <w:sz w:val="32"/>
      <w:szCs w:val="32"/>
    </w:rPr>
  </w:style>
  <w:style w:type="character" w:customStyle="1" w:styleId="38">
    <w:name w:val="标题 3 字符"/>
    <w:basedOn w:val="28"/>
    <w:link w:val="5"/>
    <w:semiHidden/>
    <w:qFormat/>
    <w:uiPriority w:val="9"/>
    <w:rPr>
      <w:rFonts w:ascii="Times New Roman" w:hAnsi="Times New Roman" w:eastAsia="仿宋_GB2312"/>
      <w:b/>
      <w:bCs/>
      <w:sz w:val="32"/>
      <w:szCs w:val="32"/>
    </w:rPr>
  </w:style>
  <w:style w:type="character" w:customStyle="1" w:styleId="39">
    <w:name w:val="标题 4 字符"/>
    <w:basedOn w:val="28"/>
    <w:link w:val="7"/>
    <w:semiHidden/>
    <w:qFormat/>
    <w:uiPriority w:val="9"/>
    <w:rPr>
      <w:rFonts w:ascii="Times New Roman" w:hAnsi="Times New Roman" w:eastAsia="仿宋_GB2312" w:cstheme="majorBidi"/>
      <w:b/>
      <w:bCs/>
      <w:sz w:val="32"/>
      <w:szCs w:val="28"/>
    </w:rPr>
  </w:style>
  <w:style w:type="character" w:customStyle="1" w:styleId="40">
    <w:name w:val="标题 5 字符"/>
    <w:basedOn w:val="28"/>
    <w:link w:val="8"/>
    <w:semiHidden/>
    <w:qFormat/>
    <w:uiPriority w:val="9"/>
    <w:rPr>
      <w:rFonts w:ascii="Times New Roman" w:hAnsi="Times New Roman" w:eastAsia="仿宋_GB2312"/>
      <w:b/>
      <w:bCs/>
      <w:sz w:val="32"/>
      <w:szCs w:val="28"/>
    </w:rPr>
  </w:style>
  <w:style w:type="character" w:customStyle="1" w:styleId="41">
    <w:name w:val="标题 6 字符"/>
    <w:basedOn w:val="28"/>
    <w:link w:val="9"/>
    <w:semiHidden/>
    <w:qFormat/>
    <w:uiPriority w:val="9"/>
    <w:rPr>
      <w:rFonts w:asciiTheme="majorHAnsi" w:hAnsiTheme="majorHAnsi" w:eastAsiaTheme="majorEastAsia" w:cstheme="majorBidi"/>
      <w:b/>
      <w:bCs/>
      <w:sz w:val="24"/>
      <w:szCs w:val="24"/>
    </w:rPr>
  </w:style>
  <w:style w:type="character" w:customStyle="1" w:styleId="42">
    <w:name w:val="标题 7 字符"/>
    <w:basedOn w:val="28"/>
    <w:link w:val="10"/>
    <w:semiHidden/>
    <w:qFormat/>
    <w:uiPriority w:val="9"/>
    <w:rPr>
      <w:rFonts w:ascii="Times New Roman" w:hAnsi="Times New Roman" w:eastAsia="仿宋_GB2312"/>
      <w:b/>
      <w:bCs/>
      <w:sz w:val="24"/>
      <w:szCs w:val="24"/>
    </w:rPr>
  </w:style>
  <w:style w:type="character" w:customStyle="1" w:styleId="43">
    <w:name w:val="标题 8 字符"/>
    <w:basedOn w:val="28"/>
    <w:link w:val="11"/>
    <w:semiHidden/>
    <w:qFormat/>
    <w:uiPriority w:val="9"/>
    <w:rPr>
      <w:rFonts w:asciiTheme="majorHAnsi" w:hAnsiTheme="majorHAnsi" w:eastAsiaTheme="majorEastAsia" w:cstheme="majorBidi"/>
      <w:sz w:val="24"/>
      <w:szCs w:val="24"/>
    </w:rPr>
  </w:style>
  <w:style w:type="character" w:customStyle="1" w:styleId="44">
    <w:name w:val="标题 9 字符"/>
    <w:basedOn w:val="28"/>
    <w:link w:val="12"/>
    <w:semiHidden/>
    <w:qFormat/>
    <w:uiPriority w:val="9"/>
    <w:rPr>
      <w:rFonts w:asciiTheme="majorHAnsi" w:hAnsiTheme="majorHAnsi" w:eastAsiaTheme="majorEastAsia" w:cstheme="majorBidi"/>
      <w:szCs w:val="21"/>
    </w:rPr>
  </w:style>
  <w:style w:type="paragraph" w:customStyle="1" w:styleId="45">
    <w:name w:val="msonormal"/>
    <w:basedOn w:val="1"/>
    <w:qFormat/>
    <w:uiPriority w:val="99"/>
    <w:pPr>
      <w:widowControl/>
      <w:adjustRightInd/>
      <w:snapToGrid/>
      <w:spacing w:before="100" w:beforeAutospacing="1" w:after="100" w:afterAutospacing="1"/>
      <w:jc w:val="left"/>
    </w:pPr>
    <w:rPr>
      <w:rFonts w:ascii="宋体" w:hAnsi="宋体" w:eastAsia="宋体" w:cs="宋体"/>
      <w:kern w:val="0"/>
      <w:szCs w:val="24"/>
    </w:rPr>
  </w:style>
  <w:style w:type="character" w:customStyle="1" w:styleId="46">
    <w:name w:val="页眉 字符"/>
    <w:basedOn w:val="28"/>
    <w:link w:val="20"/>
    <w:qFormat/>
    <w:uiPriority w:val="99"/>
    <w:rPr>
      <w:rFonts w:ascii="Times New Roman" w:hAnsi="Times New Roman" w:eastAsia="仿宋_GB2312"/>
      <w:sz w:val="18"/>
      <w:szCs w:val="18"/>
    </w:rPr>
  </w:style>
  <w:style w:type="character" w:customStyle="1" w:styleId="47">
    <w:name w:val="页脚 字符"/>
    <w:basedOn w:val="28"/>
    <w:link w:val="19"/>
    <w:qFormat/>
    <w:uiPriority w:val="99"/>
    <w:rPr>
      <w:rFonts w:ascii="Times New Roman" w:hAnsi="Times New Roman" w:eastAsia="仿宋_GB2312"/>
      <w:sz w:val="18"/>
      <w:szCs w:val="18"/>
    </w:rPr>
  </w:style>
  <w:style w:type="character" w:customStyle="1" w:styleId="48">
    <w:name w:val="日期 字符"/>
    <w:basedOn w:val="28"/>
    <w:link w:val="17"/>
    <w:semiHidden/>
    <w:qFormat/>
    <w:uiPriority w:val="99"/>
    <w:rPr>
      <w:rFonts w:ascii="Times New Roman" w:hAnsi="Times New Roman" w:eastAsia="仿宋_GB2312"/>
      <w:sz w:val="32"/>
    </w:rPr>
  </w:style>
  <w:style w:type="character" w:customStyle="1" w:styleId="49">
    <w:name w:val="文档结构图 字符"/>
    <w:basedOn w:val="28"/>
    <w:link w:val="14"/>
    <w:semiHidden/>
    <w:qFormat/>
    <w:uiPriority w:val="99"/>
    <w:rPr>
      <w:rFonts w:ascii="宋体" w:eastAsia="宋体"/>
      <w:sz w:val="18"/>
      <w:szCs w:val="18"/>
    </w:rPr>
  </w:style>
  <w:style w:type="character" w:customStyle="1" w:styleId="50">
    <w:name w:val="批注框文本 字符"/>
    <w:basedOn w:val="28"/>
    <w:link w:val="18"/>
    <w:semiHidden/>
    <w:qFormat/>
    <w:uiPriority w:val="99"/>
    <w:rPr>
      <w:rFonts w:ascii="Times New Roman" w:hAnsi="Times New Roman" w:eastAsia="仿宋_GB2312"/>
      <w:sz w:val="18"/>
      <w:szCs w:val="18"/>
    </w:rPr>
  </w:style>
  <w:style w:type="paragraph" w:styleId="51">
    <w:name w:val="No Spacing"/>
    <w:qFormat/>
    <w:uiPriority w:val="1"/>
    <w:pPr>
      <w:widowControl w:val="0"/>
      <w:jc w:val="both"/>
    </w:pPr>
    <w:rPr>
      <w:rFonts w:eastAsia="仿宋" w:asciiTheme="minorHAnsi" w:hAnsiTheme="minorHAnsi" w:cstheme="minorBidi"/>
      <w:kern w:val="2"/>
      <w:sz w:val="21"/>
      <w:szCs w:val="22"/>
      <w:lang w:val="en-US" w:eastAsia="zh-CN" w:bidi="ar-SA"/>
    </w:rPr>
  </w:style>
  <w:style w:type="character" w:customStyle="1" w:styleId="52">
    <w:name w:val="列表段落 字符"/>
    <w:link w:val="53"/>
    <w:qFormat/>
    <w:locked/>
    <w:uiPriority w:val="34"/>
    <w:rPr>
      <w:rFonts w:ascii="仿宋_GB2312" w:eastAsia="仿宋_GB2312"/>
      <w:sz w:val="32"/>
      <w:szCs w:val="32"/>
    </w:rPr>
  </w:style>
  <w:style w:type="paragraph" w:styleId="53">
    <w:name w:val="List Paragraph"/>
    <w:link w:val="52"/>
    <w:qFormat/>
    <w:uiPriority w:val="34"/>
    <w:pPr>
      <w:spacing w:line="580" w:lineRule="exact"/>
      <w:ind w:firstLine="643" w:firstLineChars="200"/>
    </w:pPr>
    <w:rPr>
      <w:rFonts w:ascii="仿宋_GB2312" w:eastAsia="仿宋_GB2312" w:hAnsiTheme="minorHAnsi" w:cstheme="minorBidi"/>
      <w:kern w:val="2"/>
      <w:sz w:val="32"/>
      <w:szCs w:val="32"/>
      <w:lang w:val="en-US" w:eastAsia="zh-CN" w:bidi="ar-SA"/>
    </w:rPr>
  </w:style>
  <w:style w:type="character" w:customStyle="1" w:styleId="54">
    <w:name w:val="图片 Char"/>
    <w:link w:val="55"/>
    <w:qFormat/>
    <w:locked/>
    <w:uiPriority w:val="0"/>
    <w:rPr>
      <w:rFonts w:ascii="仿宋_GB2312" w:eastAsia="仿宋_GB2312"/>
      <w:sz w:val="32"/>
    </w:rPr>
  </w:style>
  <w:style w:type="paragraph" w:customStyle="1" w:styleId="55">
    <w:name w:val="图片"/>
    <w:link w:val="54"/>
    <w:qFormat/>
    <w:uiPriority w:val="0"/>
    <w:pPr>
      <w:jc w:val="center"/>
    </w:pPr>
    <w:rPr>
      <w:rFonts w:ascii="仿宋_GB2312" w:eastAsia="仿宋_GB2312" w:hAnsiTheme="minorHAnsi" w:cstheme="minorBidi"/>
      <w:kern w:val="2"/>
      <w:sz w:val="32"/>
      <w:szCs w:val="22"/>
      <w:lang w:val="en-US" w:eastAsia="zh-CN" w:bidi="ar-SA"/>
    </w:rPr>
  </w:style>
  <w:style w:type="paragraph" w:customStyle="1" w:styleId="56">
    <w:name w:val="TOC 标题1"/>
    <w:basedOn w:val="3"/>
    <w:next w:val="1"/>
    <w:qFormat/>
    <w:uiPriority w:val="39"/>
    <w:pPr>
      <w:spacing w:before="240" w:beforeLines="0" w:afterLines="0" w:line="256" w:lineRule="auto"/>
      <w:outlineLvl w:val="9"/>
    </w:pPr>
    <w:rPr>
      <w:rFonts w:asciiTheme="majorHAnsi" w:hAnsiTheme="majorHAnsi" w:eastAsiaTheme="majorEastAsia" w:cstheme="majorBidi"/>
      <w:b w:val="0"/>
      <w:bCs w:val="0"/>
      <w:color w:val="2F5496" w:themeColor="accent1" w:themeShade="BF"/>
      <w:kern w:val="0"/>
      <w:sz w:val="32"/>
      <w:szCs w:val="32"/>
    </w:rPr>
  </w:style>
  <w:style w:type="paragraph" w:customStyle="1" w:styleId="57">
    <w:name w:val="_Style 40"/>
    <w:basedOn w:val="1"/>
    <w:next w:val="53"/>
    <w:qFormat/>
    <w:uiPriority w:val="99"/>
    <w:pPr>
      <w:adjustRightInd/>
      <w:snapToGrid/>
      <w:ind w:firstLine="420"/>
    </w:pPr>
    <w:rPr>
      <w:rFonts w:ascii="Calibri" w:hAnsi="Calibri" w:eastAsia="宋体" w:cs="Times New Roman"/>
      <w:sz w:val="21"/>
      <w:szCs w:val="24"/>
    </w:rPr>
  </w:style>
  <w:style w:type="paragraph" w:customStyle="1" w:styleId="58">
    <w:name w:val="正文段落"/>
    <w:basedOn w:val="1"/>
    <w:qFormat/>
    <w:uiPriority w:val="99"/>
    <w:pPr>
      <w:adjustRightInd/>
      <w:snapToGrid/>
    </w:pPr>
    <w:rPr>
      <w:rFonts w:cs="Times New Roman"/>
      <w:szCs w:val="20"/>
    </w:rPr>
  </w:style>
  <w:style w:type="paragraph" w:customStyle="1" w:styleId="59">
    <w:name w:val="普通(网站)1"/>
    <w:basedOn w:val="1"/>
    <w:qFormat/>
    <w:uiPriority w:val="99"/>
    <w:pPr>
      <w:widowControl/>
      <w:adjustRightInd/>
      <w:snapToGrid/>
      <w:spacing w:before="100" w:beforeAutospacing="1" w:after="100" w:afterAutospacing="1"/>
      <w:jc w:val="left"/>
    </w:pPr>
    <w:rPr>
      <w:rFonts w:ascii="宋体" w:hAnsi="宋体" w:eastAsia="宋体" w:cs="宋体"/>
      <w:kern w:val="0"/>
      <w:szCs w:val="24"/>
    </w:rPr>
  </w:style>
  <w:style w:type="paragraph" w:customStyle="1" w:styleId="60">
    <w:name w:val="p0"/>
    <w:basedOn w:val="1"/>
    <w:qFormat/>
    <w:uiPriority w:val="99"/>
    <w:pPr>
      <w:widowControl/>
      <w:adjustRightInd/>
      <w:snapToGrid/>
    </w:pPr>
    <w:rPr>
      <w:rFonts w:eastAsia="宋体" w:cs="Times New Roman"/>
      <w:kern w:val="0"/>
      <w:sz w:val="21"/>
      <w:szCs w:val="20"/>
    </w:rPr>
  </w:style>
  <w:style w:type="paragraph" w:customStyle="1" w:styleId="61">
    <w:name w:val="xl102"/>
    <w:basedOn w:val="1"/>
    <w:qFormat/>
    <w:uiPriority w:val="99"/>
    <w:pPr>
      <w:widowControl/>
      <w:adjustRightInd/>
      <w:snapToGrid/>
      <w:spacing w:before="100" w:beforeAutospacing="1" w:after="100" w:afterAutospacing="1"/>
      <w:jc w:val="left"/>
    </w:pPr>
    <w:rPr>
      <w:rFonts w:ascii="黑体" w:hAnsi="黑体" w:eastAsia="黑体" w:cs="宋体"/>
      <w:color w:val="000000"/>
      <w:kern w:val="0"/>
      <w:szCs w:val="24"/>
    </w:rPr>
  </w:style>
  <w:style w:type="paragraph" w:customStyle="1" w:styleId="62">
    <w:name w:val="xl103"/>
    <w:basedOn w:val="1"/>
    <w:qFormat/>
    <w:uiPriority w:val="99"/>
    <w:pPr>
      <w:widowControl/>
      <w:adjustRightInd/>
      <w:snapToGrid/>
      <w:spacing w:before="100" w:beforeAutospacing="1" w:after="100" w:afterAutospacing="1"/>
      <w:jc w:val="center"/>
    </w:pPr>
    <w:rPr>
      <w:rFonts w:ascii="黑体" w:hAnsi="黑体" w:eastAsia="黑体" w:cs="宋体"/>
      <w:color w:val="000000"/>
      <w:kern w:val="0"/>
      <w:szCs w:val="24"/>
    </w:rPr>
  </w:style>
  <w:style w:type="paragraph" w:customStyle="1" w:styleId="63">
    <w:name w:val="xl104"/>
    <w:basedOn w:val="1"/>
    <w:qFormat/>
    <w:uiPriority w:val="99"/>
    <w:pPr>
      <w:widowControl/>
      <w:adjustRightInd/>
      <w:snapToGrid/>
      <w:spacing w:before="100" w:beforeAutospacing="1" w:after="100" w:afterAutospacing="1"/>
      <w:jc w:val="left"/>
    </w:pPr>
    <w:rPr>
      <w:rFonts w:ascii="黑体" w:hAnsi="黑体" w:eastAsia="黑体" w:cs="宋体"/>
      <w:color w:val="000000"/>
      <w:kern w:val="0"/>
      <w:szCs w:val="24"/>
    </w:rPr>
  </w:style>
  <w:style w:type="paragraph" w:customStyle="1" w:styleId="64">
    <w:name w:val="xl105"/>
    <w:basedOn w:val="1"/>
    <w:qFormat/>
    <w:uiPriority w:val="99"/>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jc w:val="left"/>
    </w:pPr>
    <w:rPr>
      <w:rFonts w:ascii="黑体" w:hAnsi="黑体" w:eastAsia="黑体" w:cs="宋体"/>
      <w:b/>
      <w:bCs/>
      <w:kern w:val="0"/>
      <w:szCs w:val="24"/>
    </w:rPr>
  </w:style>
  <w:style w:type="paragraph" w:customStyle="1" w:styleId="65">
    <w:name w:val="xl106"/>
    <w:basedOn w:val="1"/>
    <w:qFormat/>
    <w:uiPriority w:val="99"/>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jc w:val="center"/>
    </w:pPr>
    <w:rPr>
      <w:rFonts w:ascii="黑体" w:hAnsi="黑体" w:eastAsia="黑体" w:cs="宋体"/>
      <w:b/>
      <w:bCs/>
      <w:kern w:val="0"/>
      <w:szCs w:val="24"/>
    </w:rPr>
  </w:style>
  <w:style w:type="paragraph" w:customStyle="1" w:styleId="66">
    <w:name w:val="xl107"/>
    <w:basedOn w:val="1"/>
    <w:qFormat/>
    <w:uiPriority w:val="99"/>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jc w:val="left"/>
    </w:pPr>
    <w:rPr>
      <w:rFonts w:ascii="黑体" w:hAnsi="黑体" w:eastAsia="黑体" w:cs="宋体"/>
      <w:b/>
      <w:bCs/>
      <w:kern w:val="0"/>
      <w:szCs w:val="24"/>
    </w:rPr>
  </w:style>
  <w:style w:type="paragraph" w:customStyle="1" w:styleId="67">
    <w:name w:val="xl108"/>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BDD7EE"/>
      <w:adjustRightInd/>
      <w:snapToGrid/>
      <w:spacing w:before="100" w:beforeAutospacing="1" w:after="100" w:afterAutospacing="1"/>
      <w:jc w:val="center"/>
    </w:pPr>
    <w:rPr>
      <w:rFonts w:ascii="黑体" w:hAnsi="黑体" w:eastAsia="黑体" w:cs="宋体"/>
      <w:b/>
      <w:bCs/>
      <w:kern w:val="0"/>
      <w:szCs w:val="24"/>
    </w:rPr>
  </w:style>
  <w:style w:type="paragraph" w:customStyle="1" w:styleId="68">
    <w:name w:val="xl109"/>
    <w:basedOn w:val="1"/>
    <w:qFormat/>
    <w:uiPriority w:val="99"/>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jc w:val="left"/>
    </w:pPr>
    <w:rPr>
      <w:rFonts w:ascii="黑体" w:hAnsi="黑体" w:eastAsia="黑体" w:cs="宋体"/>
      <w:b/>
      <w:bCs/>
      <w:kern w:val="0"/>
      <w:szCs w:val="24"/>
    </w:rPr>
  </w:style>
  <w:style w:type="paragraph" w:customStyle="1" w:styleId="69">
    <w:name w:val="xl110"/>
    <w:basedOn w:val="1"/>
    <w:qFormat/>
    <w:uiPriority w:val="99"/>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jc w:val="left"/>
    </w:pPr>
    <w:rPr>
      <w:rFonts w:ascii="黑体" w:hAnsi="黑体" w:eastAsia="黑体" w:cs="宋体"/>
      <w:kern w:val="0"/>
      <w:szCs w:val="24"/>
    </w:rPr>
  </w:style>
  <w:style w:type="paragraph" w:customStyle="1" w:styleId="70">
    <w:name w:val="xl111"/>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napToGrid/>
      <w:spacing w:before="100" w:beforeAutospacing="1" w:after="100" w:afterAutospacing="1"/>
      <w:jc w:val="left"/>
    </w:pPr>
    <w:rPr>
      <w:rFonts w:ascii="黑体" w:hAnsi="黑体" w:eastAsia="黑体" w:cs="宋体"/>
      <w:kern w:val="0"/>
      <w:szCs w:val="24"/>
    </w:rPr>
  </w:style>
  <w:style w:type="paragraph" w:customStyle="1" w:styleId="71">
    <w:name w:val="xl112"/>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napToGrid/>
      <w:spacing w:before="100" w:beforeAutospacing="1" w:after="100" w:afterAutospacing="1"/>
      <w:jc w:val="center"/>
    </w:pPr>
    <w:rPr>
      <w:rFonts w:ascii="黑体" w:hAnsi="黑体" w:eastAsia="黑体" w:cs="宋体"/>
      <w:kern w:val="0"/>
      <w:szCs w:val="24"/>
    </w:rPr>
  </w:style>
  <w:style w:type="paragraph" w:customStyle="1" w:styleId="72">
    <w:name w:val="xl113"/>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napToGrid/>
      <w:spacing w:before="100" w:beforeAutospacing="1" w:after="100" w:afterAutospacing="1"/>
      <w:jc w:val="left"/>
    </w:pPr>
    <w:rPr>
      <w:rFonts w:ascii="黑体" w:hAnsi="黑体" w:eastAsia="黑体" w:cs="宋体"/>
      <w:kern w:val="0"/>
      <w:szCs w:val="24"/>
    </w:rPr>
  </w:style>
  <w:style w:type="paragraph" w:customStyle="1" w:styleId="73">
    <w:name w:val="xl114"/>
    <w:basedOn w:val="1"/>
    <w:qFormat/>
    <w:uiPriority w:val="99"/>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jc w:val="center"/>
    </w:pPr>
    <w:rPr>
      <w:rFonts w:ascii="黑体" w:hAnsi="黑体" w:eastAsia="黑体" w:cs="宋体"/>
      <w:kern w:val="0"/>
      <w:szCs w:val="24"/>
    </w:rPr>
  </w:style>
  <w:style w:type="paragraph" w:customStyle="1" w:styleId="74">
    <w:name w:val="xl115"/>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napToGrid/>
      <w:spacing w:before="100" w:beforeAutospacing="1" w:after="100" w:afterAutospacing="1"/>
      <w:jc w:val="center"/>
    </w:pPr>
    <w:rPr>
      <w:rFonts w:ascii="黑体" w:hAnsi="黑体" w:eastAsia="黑体" w:cs="宋体"/>
      <w:kern w:val="0"/>
      <w:szCs w:val="24"/>
    </w:rPr>
  </w:style>
  <w:style w:type="paragraph" w:customStyle="1" w:styleId="75">
    <w:name w:val="xl116"/>
    <w:basedOn w:val="1"/>
    <w:qFormat/>
    <w:uiPriority w:val="99"/>
    <w:pPr>
      <w:widowControl/>
      <w:pBdr>
        <w:left w:val="single" w:color="000000" w:sz="4" w:space="0"/>
        <w:bottom w:val="single" w:color="000000" w:sz="4" w:space="0"/>
        <w:right w:val="single" w:color="000000" w:sz="4" w:space="0"/>
      </w:pBdr>
      <w:shd w:val="clear" w:color="auto" w:fill="FFFFFF"/>
      <w:adjustRightInd/>
      <w:snapToGrid/>
      <w:spacing w:before="100" w:beforeAutospacing="1" w:after="100" w:afterAutospacing="1"/>
      <w:jc w:val="left"/>
    </w:pPr>
    <w:rPr>
      <w:rFonts w:ascii="黑体" w:hAnsi="黑体" w:eastAsia="黑体" w:cs="宋体"/>
      <w:kern w:val="0"/>
      <w:szCs w:val="24"/>
    </w:rPr>
  </w:style>
  <w:style w:type="paragraph" w:customStyle="1" w:styleId="76">
    <w:name w:val="xl117"/>
    <w:basedOn w:val="1"/>
    <w:qFormat/>
    <w:uiPriority w:val="99"/>
    <w:pPr>
      <w:widowControl/>
      <w:pBdr>
        <w:left w:val="single" w:color="000000" w:sz="4" w:space="0"/>
        <w:bottom w:val="single" w:color="000000" w:sz="4" w:space="0"/>
        <w:right w:val="single" w:color="000000" w:sz="4" w:space="0"/>
      </w:pBdr>
      <w:shd w:val="clear" w:color="auto" w:fill="FFFFFF"/>
      <w:adjustRightInd/>
      <w:snapToGrid/>
      <w:spacing w:before="100" w:beforeAutospacing="1" w:after="100" w:afterAutospacing="1"/>
      <w:jc w:val="center"/>
    </w:pPr>
    <w:rPr>
      <w:rFonts w:ascii="黑体" w:hAnsi="黑体" w:eastAsia="黑体" w:cs="宋体"/>
      <w:kern w:val="0"/>
      <w:szCs w:val="24"/>
    </w:rPr>
  </w:style>
  <w:style w:type="paragraph" w:customStyle="1" w:styleId="77">
    <w:name w:val="xl118"/>
    <w:basedOn w:val="1"/>
    <w:qFormat/>
    <w:uiPriority w:val="99"/>
    <w:pPr>
      <w:widowControl/>
      <w:pBdr>
        <w:left w:val="single" w:color="000000" w:sz="4" w:space="0"/>
        <w:bottom w:val="single" w:color="000000" w:sz="4" w:space="0"/>
        <w:right w:val="single" w:color="000000" w:sz="4" w:space="0"/>
      </w:pBdr>
      <w:shd w:val="clear" w:color="auto" w:fill="FFFFFF"/>
      <w:adjustRightInd/>
      <w:snapToGrid/>
      <w:spacing w:before="100" w:beforeAutospacing="1" w:after="100" w:afterAutospacing="1"/>
      <w:jc w:val="center"/>
    </w:pPr>
    <w:rPr>
      <w:rFonts w:ascii="黑体" w:hAnsi="黑体" w:eastAsia="黑体" w:cs="宋体"/>
      <w:kern w:val="0"/>
      <w:szCs w:val="24"/>
    </w:rPr>
  </w:style>
  <w:style w:type="paragraph" w:customStyle="1" w:styleId="78">
    <w:name w:val="xl119"/>
    <w:basedOn w:val="1"/>
    <w:qFormat/>
    <w:uiPriority w:val="99"/>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jc w:val="left"/>
    </w:pPr>
    <w:rPr>
      <w:rFonts w:ascii="黑体" w:hAnsi="黑体" w:eastAsia="黑体" w:cs="宋体"/>
      <w:color w:val="000000"/>
      <w:kern w:val="0"/>
      <w:szCs w:val="24"/>
    </w:rPr>
  </w:style>
  <w:style w:type="paragraph" w:customStyle="1" w:styleId="79">
    <w:name w:val="xl120"/>
    <w:basedOn w:val="1"/>
    <w:qFormat/>
    <w:uiPriority w:val="99"/>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jc w:val="left"/>
    </w:pPr>
    <w:rPr>
      <w:rFonts w:ascii="黑体" w:hAnsi="黑体" w:eastAsia="黑体" w:cs="宋体"/>
      <w:kern w:val="0"/>
      <w:szCs w:val="24"/>
    </w:rPr>
  </w:style>
  <w:style w:type="paragraph" w:customStyle="1" w:styleId="80">
    <w:name w:val="xl121"/>
    <w:basedOn w:val="1"/>
    <w:qFormat/>
    <w:uiPriority w:val="99"/>
    <w:pPr>
      <w:widowControl/>
      <w:pBdr>
        <w:top w:val="single" w:color="auto" w:sz="4" w:space="0"/>
        <w:left w:val="single" w:color="auto" w:sz="4" w:space="0"/>
        <w:right w:val="single" w:color="auto" w:sz="4" w:space="0"/>
      </w:pBdr>
      <w:adjustRightInd/>
      <w:snapToGrid/>
      <w:spacing w:before="100" w:beforeAutospacing="1" w:after="100" w:afterAutospacing="1"/>
      <w:jc w:val="center"/>
    </w:pPr>
    <w:rPr>
      <w:rFonts w:ascii="黑体" w:hAnsi="黑体" w:eastAsia="黑体" w:cs="宋体"/>
      <w:kern w:val="0"/>
      <w:szCs w:val="24"/>
    </w:rPr>
  </w:style>
  <w:style w:type="paragraph" w:customStyle="1" w:styleId="81">
    <w:name w:val="xl122"/>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napToGrid/>
      <w:spacing w:before="100" w:beforeAutospacing="1" w:after="100" w:afterAutospacing="1"/>
      <w:jc w:val="center"/>
    </w:pPr>
    <w:rPr>
      <w:rFonts w:ascii="黑体" w:hAnsi="黑体" w:eastAsia="黑体" w:cs="宋体"/>
      <w:kern w:val="0"/>
      <w:szCs w:val="24"/>
    </w:rPr>
  </w:style>
  <w:style w:type="paragraph" w:customStyle="1" w:styleId="82">
    <w:name w:val="xl123"/>
    <w:basedOn w:val="1"/>
    <w:qFormat/>
    <w:uiPriority w:val="99"/>
    <w:pPr>
      <w:widowControl/>
      <w:pBdr>
        <w:top w:val="single" w:color="auto" w:sz="4" w:space="0"/>
        <w:left w:val="single" w:color="auto" w:sz="4" w:space="0"/>
        <w:right w:val="single" w:color="auto" w:sz="4" w:space="0"/>
      </w:pBdr>
      <w:adjustRightInd/>
      <w:snapToGrid/>
      <w:spacing w:before="100" w:beforeAutospacing="1" w:after="100" w:afterAutospacing="1"/>
      <w:jc w:val="left"/>
    </w:pPr>
    <w:rPr>
      <w:rFonts w:ascii="黑体" w:hAnsi="黑体" w:eastAsia="黑体" w:cs="宋体"/>
      <w:kern w:val="0"/>
      <w:szCs w:val="24"/>
    </w:rPr>
  </w:style>
  <w:style w:type="paragraph" w:customStyle="1" w:styleId="83">
    <w:name w:val="xl124"/>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napToGrid/>
      <w:spacing w:before="100" w:beforeAutospacing="1" w:after="100" w:afterAutospacing="1"/>
      <w:jc w:val="left"/>
    </w:pPr>
    <w:rPr>
      <w:rFonts w:ascii="黑体" w:hAnsi="黑体" w:eastAsia="黑体" w:cs="宋体"/>
      <w:kern w:val="0"/>
      <w:szCs w:val="24"/>
    </w:rPr>
  </w:style>
  <w:style w:type="paragraph" w:customStyle="1" w:styleId="84">
    <w:name w:val="xl125"/>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napToGrid/>
      <w:spacing w:before="100" w:beforeAutospacing="1" w:after="100" w:afterAutospacing="1"/>
      <w:jc w:val="center"/>
    </w:pPr>
    <w:rPr>
      <w:rFonts w:ascii="黑体" w:hAnsi="黑体" w:eastAsia="黑体" w:cs="宋体"/>
      <w:kern w:val="0"/>
      <w:szCs w:val="24"/>
    </w:rPr>
  </w:style>
  <w:style w:type="paragraph" w:customStyle="1" w:styleId="85">
    <w:name w:val="xl126"/>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napToGrid/>
      <w:spacing w:before="100" w:beforeAutospacing="1" w:after="100" w:afterAutospacing="1"/>
      <w:jc w:val="center"/>
    </w:pPr>
    <w:rPr>
      <w:rFonts w:ascii="黑体" w:hAnsi="黑体" w:eastAsia="黑体" w:cs="宋体"/>
      <w:kern w:val="0"/>
      <w:szCs w:val="24"/>
    </w:rPr>
  </w:style>
  <w:style w:type="paragraph" w:customStyle="1" w:styleId="86">
    <w:name w:val="xl64"/>
    <w:basedOn w:val="1"/>
    <w:qFormat/>
    <w:uiPriority w:val="99"/>
    <w:pPr>
      <w:widowControl/>
      <w:shd w:val="clear" w:color="auto" w:fill="E7E6E6"/>
      <w:adjustRightInd/>
      <w:snapToGrid/>
      <w:spacing w:before="100" w:beforeAutospacing="1" w:after="100" w:afterAutospacing="1"/>
      <w:jc w:val="left"/>
    </w:pPr>
    <w:rPr>
      <w:rFonts w:ascii="黑体" w:hAnsi="黑体" w:eastAsia="黑体" w:cs="宋体"/>
      <w:b/>
      <w:bCs/>
      <w:kern w:val="0"/>
      <w:szCs w:val="24"/>
    </w:rPr>
  </w:style>
  <w:style w:type="paragraph" w:customStyle="1" w:styleId="87">
    <w:name w:val="xl65"/>
    <w:basedOn w:val="1"/>
    <w:qFormat/>
    <w:uiPriority w:val="99"/>
    <w:pPr>
      <w:widowControl/>
      <w:shd w:val="clear" w:color="auto" w:fill="E7E6E6"/>
      <w:adjustRightInd/>
      <w:snapToGrid/>
      <w:spacing w:before="100" w:beforeAutospacing="1" w:after="100" w:afterAutospacing="1"/>
      <w:jc w:val="left"/>
    </w:pPr>
    <w:rPr>
      <w:rFonts w:ascii="黑体" w:hAnsi="黑体" w:eastAsia="黑体" w:cs="宋体"/>
      <w:b/>
      <w:bCs/>
      <w:kern w:val="0"/>
      <w:szCs w:val="24"/>
    </w:rPr>
  </w:style>
  <w:style w:type="paragraph" w:customStyle="1" w:styleId="88">
    <w:name w:val="xl66"/>
    <w:basedOn w:val="1"/>
    <w:qFormat/>
    <w:uiPriority w:val="99"/>
    <w:pPr>
      <w:widowControl/>
      <w:shd w:val="clear" w:color="auto" w:fill="E7E6E6"/>
      <w:adjustRightInd/>
      <w:snapToGrid/>
      <w:spacing w:before="100" w:beforeAutospacing="1" w:after="100" w:afterAutospacing="1"/>
      <w:jc w:val="left"/>
    </w:pPr>
    <w:rPr>
      <w:rFonts w:ascii="黑体" w:hAnsi="黑体" w:eastAsia="黑体" w:cs="宋体"/>
      <w:b/>
      <w:bCs/>
      <w:kern w:val="0"/>
      <w:szCs w:val="24"/>
    </w:rPr>
  </w:style>
  <w:style w:type="paragraph" w:customStyle="1" w:styleId="89">
    <w:name w:val="xl67"/>
    <w:basedOn w:val="1"/>
    <w:qFormat/>
    <w:uiPriority w:val="99"/>
    <w:pPr>
      <w:widowControl/>
      <w:pBdr>
        <w:top w:val="single" w:color="auto" w:sz="4" w:space="0"/>
        <w:left w:val="single" w:color="auto" w:sz="4" w:space="0"/>
        <w:bottom w:val="single" w:color="auto" w:sz="4" w:space="0"/>
        <w:right w:val="single" w:color="auto" w:sz="4" w:space="0"/>
      </w:pBdr>
      <w:shd w:val="clear" w:color="auto" w:fill="3366FF"/>
      <w:adjustRightInd/>
      <w:snapToGrid/>
      <w:spacing w:before="100" w:beforeAutospacing="1" w:after="100" w:afterAutospacing="1"/>
      <w:jc w:val="center"/>
    </w:pPr>
    <w:rPr>
      <w:rFonts w:ascii="黑体" w:hAnsi="黑体" w:eastAsia="黑体" w:cs="宋体"/>
      <w:b/>
      <w:bCs/>
      <w:color w:val="FFFFFF"/>
      <w:kern w:val="0"/>
      <w:szCs w:val="24"/>
    </w:rPr>
  </w:style>
  <w:style w:type="paragraph" w:customStyle="1" w:styleId="90">
    <w:name w:val="xl68"/>
    <w:basedOn w:val="1"/>
    <w:qFormat/>
    <w:uiPriority w:val="99"/>
    <w:pPr>
      <w:widowControl/>
      <w:shd w:val="clear" w:color="auto" w:fill="E7E6E6"/>
      <w:adjustRightInd/>
      <w:snapToGrid/>
      <w:spacing w:before="100" w:beforeAutospacing="1" w:after="100" w:afterAutospacing="1"/>
      <w:jc w:val="left"/>
    </w:pPr>
    <w:rPr>
      <w:rFonts w:ascii="黑体" w:hAnsi="黑体" w:eastAsia="黑体" w:cs="宋体"/>
      <w:kern w:val="0"/>
      <w:szCs w:val="24"/>
    </w:rPr>
  </w:style>
  <w:style w:type="paragraph" w:customStyle="1" w:styleId="91">
    <w:name w:val="xl69"/>
    <w:basedOn w:val="1"/>
    <w:qFormat/>
    <w:uiPriority w:val="99"/>
    <w:pPr>
      <w:widowControl/>
      <w:shd w:val="clear" w:color="auto" w:fill="E7E6E6"/>
      <w:adjustRightInd/>
      <w:snapToGrid/>
      <w:spacing w:before="100" w:beforeAutospacing="1" w:after="100" w:afterAutospacing="1"/>
      <w:jc w:val="left"/>
    </w:pPr>
    <w:rPr>
      <w:rFonts w:ascii="黑体" w:hAnsi="黑体" w:eastAsia="黑体" w:cs="宋体"/>
      <w:kern w:val="0"/>
      <w:szCs w:val="24"/>
    </w:rPr>
  </w:style>
  <w:style w:type="paragraph" w:customStyle="1" w:styleId="92">
    <w:name w:val="xl70"/>
    <w:basedOn w:val="1"/>
    <w:qFormat/>
    <w:uiPriority w:val="99"/>
    <w:pPr>
      <w:widowControl/>
      <w:shd w:val="clear" w:color="auto" w:fill="E7E6E6"/>
      <w:adjustRightInd/>
      <w:snapToGrid/>
      <w:spacing w:before="100" w:beforeAutospacing="1" w:after="100" w:afterAutospacing="1"/>
      <w:jc w:val="left"/>
    </w:pPr>
    <w:rPr>
      <w:rFonts w:ascii="黑体" w:hAnsi="黑体" w:eastAsia="黑体" w:cs="宋体"/>
      <w:b/>
      <w:bCs/>
      <w:kern w:val="0"/>
      <w:szCs w:val="24"/>
    </w:rPr>
  </w:style>
  <w:style w:type="paragraph" w:customStyle="1" w:styleId="93">
    <w:name w:val="xl71"/>
    <w:basedOn w:val="1"/>
    <w:qFormat/>
    <w:uiPriority w:val="99"/>
    <w:pPr>
      <w:widowControl/>
      <w:shd w:val="clear" w:color="auto" w:fill="E7E6E6"/>
      <w:adjustRightInd/>
      <w:snapToGrid/>
      <w:spacing w:before="100" w:beforeAutospacing="1" w:after="100" w:afterAutospacing="1"/>
      <w:jc w:val="left"/>
    </w:pPr>
    <w:rPr>
      <w:rFonts w:ascii="黑体" w:hAnsi="黑体" w:eastAsia="黑体" w:cs="宋体"/>
      <w:kern w:val="0"/>
      <w:szCs w:val="24"/>
    </w:rPr>
  </w:style>
  <w:style w:type="paragraph" w:customStyle="1" w:styleId="94">
    <w:name w:val="xl72"/>
    <w:basedOn w:val="1"/>
    <w:qFormat/>
    <w:uiPriority w:val="99"/>
    <w:pPr>
      <w:widowControl/>
      <w:adjustRightInd/>
      <w:snapToGrid/>
      <w:spacing w:before="100" w:beforeAutospacing="1" w:after="100" w:afterAutospacing="1"/>
      <w:jc w:val="left"/>
    </w:pPr>
    <w:rPr>
      <w:rFonts w:ascii="宋体" w:hAnsi="宋体" w:eastAsia="宋体" w:cs="宋体"/>
      <w:kern w:val="0"/>
      <w:szCs w:val="24"/>
    </w:rPr>
  </w:style>
  <w:style w:type="paragraph" w:customStyle="1" w:styleId="95">
    <w:name w:val="xl73"/>
    <w:basedOn w:val="1"/>
    <w:qFormat/>
    <w:uiPriority w:val="99"/>
    <w:pPr>
      <w:widowControl/>
      <w:shd w:val="clear" w:color="auto" w:fill="E7E6E6"/>
      <w:adjustRightInd/>
      <w:snapToGrid/>
      <w:spacing w:before="100" w:beforeAutospacing="1" w:after="100" w:afterAutospacing="1"/>
      <w:jc w:val="left"/>
    </w:pPr>
    <w:rPr>
      <w:rFonts w:ascii="黑体" w:hAnsi="黑体" w:eastAsia="黑体" w:cs="宋体"/>
      <w:b/>
      <w:bCs/>
      <w:color w:val="FF0000"/>
      <w:kern w:val="0"/>
      <w:szCs w:val="24"/>
    </w:rPr>
  </w:style>
  <w:style w:type="paragraph" w:customStyle="1" w:styleId="96">
    <w:name w:val="xl74"/>
    <w:basedOn w:val="1"/>
    <w:qFormat/>
    <w:uiPriority w:val="99"/>
    <w:pPr>
      <w:widowControl/>
      <w:shd w:val="clear" w:color="auto" w:fill="E7E6E6"/>
      <w:adjustRightInd/>
      <w:snapToGrid/>
      <w:spacing w:before="100" w:beforeAutospacing="1" w:after="100" w:afterAutospacing="1"/>
      <w:jc w:val="center"/>
    </w:pPr>
    <w:rPr>
      <w:rFonts w:ascii="黑体" w:hAnsi="黑体" w:eastAsia="黑体" w:cs="宋体"/>
      <w:b/>
      <w:bCs/>
      <w:kern w:val="0"/>
      <w:szCs w:val="24"/>
    </w:rPr>
  </w:style>
  <w:style w:type="paragraph" w:customStyle="1" w:styleId="97">
    <w:name w:val="xl75"/>
    <w:basedOn w:val="1"/>
    <w:qFormat/>
    <w:uiPriority w:val="99"/>
    <w:pPr>
      <w:widowControl/>
      <w:shd w:val="clear" w:color="auto" w:fill="E7E6E6"/>
      <w:adjustRightInd/>
      <w:snapToGrid/>
      <w:spacing w:before="100" w:beforeAutospacing="1" w:after="100" w:afterAutospacing="1"/>
      <w:jc w:val="center"/>
    </w:pPr>
    <w:rPr>
      <w:rFonts w:ascii="黑体" w:hAnsi="黑体" w:eastAsia="黑体" w:cs="宋体"/>
      <w:kern w:val="0"/>
      <w:szCs w:val="24"/>
    </w:rPr>
  </w:style>
  <w:style w:type="character" w:customStyle="1" w:styleId="98">
    <w:name w:val="表 字符"/>
    <w:basedOn w:val="54"/>
    <w:link w:val="99"/>
    <w:qFormat/>
    <w:locked/>
    <w:uiPriority w:val="0"/>
    <w:rPr>
      <w:rFonts w:ascii="仿宋_GB2312" w:eastAsia="仿宋_GB2312"/>
      <w:sz w:val="32"/>
      <w:szCs w:val="21"/>
    </w:rPr>
  </w:style>
  <w:style w:type="paragraph" w:customStyle="1" w:styleId="99">
    <w:name w:val="表"/>
    <w:link w:val="98"/>
    <w:qFormat/>
    <w:uiPriority w:val="0"/>
    <w:pPr>
      <w:widowControl w:val="0"/>
    </w:pPr>
    <w:rPr>
      <w:rFonts w:ascii="仿宋_GB2312" w:eastAsia="仿宋_GB2312" w:hAnsiTheme="minorHAnsi" w:cstheme="minorBidi"/>
      <w:kern w:val="2"/>
      <w:sz w:val="32"/>
      <w:szCs w:val="21"/>
      <w:lang w:val="en-US" w:eastAsia="zh-CN" w:bidi="ar-SA"/>
    </w:rPr>
  </w:style>
  <w:style w:type="paragraph" w:customStyle="1" w:styleId="100">
    <w:name w:val="列出段落1"/>
    <w:basedOn w:val="1"/>
    <w:qFormat/>
    <w:uiPriority w:val="99"/>
    <w:pPr>
      <w:adjustRightInd/>
      <w:snapToGrid/>
      <w:ind w:firstLine="420"/>
    </w:pPr>
    <w:rPr>
      <w:rFonts w:ascii="Calibri" w:hAnsi="Calibri" w:eastAsia="宋体" w:cs="黑体"/>
      <w:sz w:val="21"/>
    </w:rPr>
  </w:style>
  <w:style w:type="character" w:styleId="101">
    <w:name w:val="Placeholder Text"/>
    <w:basedOn w:val="28"/>
    <w:semiHidden/>
    <w:qFormat/>
    <w:uiPriority w:val="99"/>
    <w:rPr>
      <w:color w:val="808080"/>
    </w:rPr>
  </w:style>
  <w:style w:type="character" w:customStyle="1" w:styleId="102">
    <w:name w:val="标题 1 字符1"/>
    <w:qFormat/>
    <w:uiPriority w:val="0"/>
    <w:rPr>
      <w:rFonts w:hint="default" w:ascii="Arial" w:hAnsi="Arial" w:eastAsia="宋体" w:cs="Times New Roman"/>
      <w:b/>
      <w:bCs/>
      <w:kern w:val="32"/>
      <w:sz w:val="32"/>
      <w:szCs w:val="32"/>
      <w:lang w:val="zh-CN" w:eastAsia="zh-CN"/>
    </w:rPr>
  </w:style>
  <w:style w:type="character" w:customStyle="1" w:styleId="103">
    <w:name w:val="标题 2 字符1"/>
    <w:qFormat/>
    <w:uiPriority w:val="0"/>
    <w:rPr>
      <w:rFonts w:hint="default" w:ascii="Cambria" w:hAnsi="Cambria" w:eastAsia="宋体" w:cs="Times New Roman"/>
      <w:b/>
      <w:bCs/>
      <w:sz w:val="32"/>
      <w:szCs w:val="32"/>
      <w:lang w:val="zh-CN" w:eastAsia="zh-CN"/>
    </w:rPr>
  </w:style>
  <w:style w:type="character" w:customStyle="1" w:styleId="104">
    <w:name w:val="fontstyle01"/>
    <w:basedOn w:val="28"/>
    <w:qFormat/>
    <w:uiPriority w:val="0"/>
    <w:rPr>
      <w:rFonts w:hint="eastAsia" w:ascii="仿宋" w:hAnsi="仿宋" w:eastAsia="仿宋"/>
      <w:color w:val="000000"/>
      <w:sz w:val="28"/>
      <w:szCs w:val="28"/>
    </w:rPr>
  </w:style>
  <w:style w:type="character" w:customStyle="1" w:styleId="105">
    <w:name w:val="tlid-translation"/>
    <w:basedOn w:val="28"/>
    <w:qFormat/>
    <w:uiPriority w:val="0"/>
  </w:style>
  <w:style w:type="table" w:customStyle="1" w:styleId="106">
    <w:name w:val="网格型1"/>
    <w:basedOn w:val="25"/>
    <w:qFormat/>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7">
    <w:name w:val="网格型2"/>
    <w:basedOn w:val="25"/>
    <w:qFormat/>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8">
    <w:name w:val="网格型3"/>
    <w:basedOn w:val="25"/>
    <w:qFormat/>
    <w:uiPriority w:val="0"/>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9">
    <w:name w:val="网格表 4 - 着色 11"/>
    <w:basedOn w:val="25"/>
    <w:qFormat/>
    <w:uiPriority w:val="49"/>
    <w:rPr>
      <w:rFonts w:ascii="Times New Roman" w:hAnsi="Times New Roman" w:eastAsia="宋体" w:cs="Times New Roman"/>
      <w:kern w:val="0"/>
      <w:sz w:val="20"/>
      <w:szCs w:val="20"/>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110">
    <w:name w:val="网格表 6 彩色 - 着色 11"/>
    <w:basedOn w:val="25"/>
    <w:qFormat/>
    <w:uiPriority w:val="51"/>
    <w:rPr>
      <w:rFonts w:ascii="Times New Roman" w:hAnsi="Times New Roman" w:eastAsia="宋体" w:cs="Times New Roman"/>
      <w:color w:val="2F5496" w:themeColor="accent1" w:themeShade="BF"/>
      <w:kern w:val="0"/>
      <w:sz w:val="20"/>
      <w:szCs w:val="20"/>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rPr>
      <w:tcPr>
        <w:tcBorders>
          <w:bottom w:val="single" w:color="8EAADB" w:themeColor="accent1" w:themeTint="99" w:sz="12" w:space="0"/>
        </w:tcBorders>
      </w:tcPr>
    </w:tblStylePr>
    <w:tblStylePr w:type="lastRow">
      <w:rPr>
        <w:b/>
        <w:bCs/>
      </w:rPr>
      <w:tcPr>
        <w:tcBorders>
          <w:top w:val="double" w:color="8EAADB" w:themeColor="accent1" w:themeTint="99"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111">
    <w:name w:val="网格表 41"/>
    <w:basedOn w:val="25"/>
    <w:qFormat/>
    <w:uiPriority w:val="49"/>
    <w:rPr>
      <w:rFonts w:ascii="Times New Roman" w:hAnsi="Times New Roman" w:eastAsia="宋体" w:cs="Times New Roman"/>
      <w:kern w:val="0"/>
      <w:sz w:val="20"/>
      <w:szCs w:val="20"/>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112">
    <w:name w:val="网格表 6 彩色1"/>
    <w:basedOn w:val="25"/>
    <w:qFormat/>
    <w:uiPriority w:val="51"/>
    <w:rPr>
      <w:rFonts w:ascii="Times New Roman" w:hAnsi="Times New Roman" w:eastAsia="宋体" w:cs="Times New Roman"/>
      <w:color w:val="000000" w:themeColor="text1"/>
      <w:kern w:val="0"/>
      <w:sz w:val="20"/>
      <w:szCs w:val="20"/>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character" w:customStyle="1" w:styleId="113">
    <w:name w:val="批注文字 字符"/>
    <w:basedOn w:val="28"/>
    <w:link w:val="15"/>
    <w:semiHidden/>
    <w:uiPriority w:val="99"/>
    <w:rPr>
      <w:rFonts w:ascii="仿宋_GB2312" w:hAnsi="仿宋_GB2312" w:eastAsia="仿宋_GB2312"/>
      <w:sz w:val="24"/>
    </w:rPr>
  </w:style>
  <w:style w:type="character" w:customStyle="1" w:styleId="114">
    <w:name w:val="批注主题 字符"/>
    <w:basedOn w:val="113"/>
    <w:link w:val="24"/>
    <w:semiHidden/>
    <w:uiPriority w:val="99"/>
    <w:rPr>
      <w:rFonts w:ascii="仿宋_GB2312" w:hAnsi="仿宋_GB2312" w:eastAsia="仿宋_GB2312"/>
      <w:b/>
      <w:bCs/>
      <w:sz w:val="24"/>
    </w:rPr>
  </w:style>
  <w:style w:type="paragraph" w:customStyle="1" w:styleId="115">
    <w:name w:val="Source Code"/>
    <w:uiPriority w:val="0"/>
    <w:pPr>
      <w:wordWrap w:val="0"/>
    </w:pPr>
    <w:rPr>
      <w:rFonts w:asciiTheme="minorHAnsi" w:hAnsiTheme="minorHAnsi" w:eastAsiaTheme="minorEastAsia" w:cstheme="minorBidi"/>
    </w:rPr>
  </w:style>
  <w:style w:type="character" w:customStyle="1" w:styleId="116">
    <w:name w:val="KeywordTok"/>
    <w:uiPriority w:val="0"/>
    <w:rPr>
      <w:b/>
      <w:color w:val="007020"/>
    </w:rPr>
  </w:style>
  <w:style w:type="character" w:customStyle="1" w:styleId="117">
    <w:name w:val="DataTypeTok"/>
    <w:uiPriority w:val="0"/>
    <w:rPr>
      <w:color w:val="902000"/>
    </w:rPr>
  </w:style>
  <w:style w:type="character" w:customStyle="1" w:styleId="118">
    <w:name w:val="DecValTok"/>
    <w:uiPriority w:val="0"/>
    <w:rPr>
      <w:color w:val="40A070"/>
    </w:rPr>
  </w:style>
  <w:style w:type="character" w:customStyle="1" w:styleId="119">
    <w:name w:val="BaseNTok"/>
    <w:uiPriority w:val="0"/>
    <w:rPr>
      <w:color w:val="40A070"/>
    </w:rPr>
  </w:style>
  <w:style w:type="character" w:customStyle="1" w:styleId="120">
    <w:name w:val="FloatTok"/>
    <w:uiPriority w:val="0"/>
    <w:rPr>
      <w:color w:val="40A070"/>
    </w:rPr>
  </w:style>
  <w:style w:type="character" w:customStyle="1" w:styleId="121">
    <w:name w:val="ConstantTok"/>
    <w:uiPriority w:val="0"/>
    <w:rPr>
      <w:color w:val="880000"/>
    </w:rPr>
  </w:style>
  <w:style w:type="character" w:customStyle="1" w:styleId="122">
    <w:name w:val="CharTok"/>
    <w:uiPriority w:val="0"/>
    <w:rPr>
      <w:color w:val="4070A0"/>
    </w:rPr>
  </w:style>
  <w:style w:type="character" w:customStyle="1" w:styleId="123">
    <w:name w:val="SpecialCharTok"/>
    <w:uiPriority w:val="0"/>
    <w:rPr>
      <w:color w:val="4070A0"/>
    </w:rPr>
  </w:style>
  <w:style w:type="character" w:customStyle="1" w:styleId="124">
    <w:name w:val="StringTok"/>
    <w:uiPriority w:val="0"/>
    <w:rPr>
      <w:color w:val="4070A0"/>
    </w:rPr>
  </w:style>
  <w:style w:type="character" w:customStyle="1" w:styleId="125">
    <w:name w:val="VerbatimStringTok"/>
    <w:uiPriority w:val="0"/>
    <w:rPr>
      <w:color w:val="4070A0"/>
    </w:rPr>
  </w:style>
  <w:style w:type="character" w:customStyle="1" w:styleId="126">
    <w:name w:val="SpecialStringTok"/>
    <w:uiPriority w:val="0"/>
    <w:rPr>
      <w:color w:val="BB6688"/>
    </w:rPr>
  </w:style>
  <w:style w:type="character" w:customStyle="1" w:styleId="127">
    <w:name w:val="ImportTok"/>
    <w:uiPriority w:val="0"/>
  </w:style>
  <w:style w:type="character" w:customStyle="1" w:styleId="128">
    <w:name w:val="CommentTok"/>
    <w:uiPriority w:val="0"/>
    <w:rPr>
      <w:i/>
      <w:color w:val="60A0B0"/>
    </w:rPr>
  </w:style>
  <w:style w:type="character" w:customStyle="1" w:styleId="129">
    <w:name w:val="DocumentationTok"/>
    <w:uiPriority w:val="0"/>
    <w:rPr>
      <w:i/>
      <w:color w:val="BA2121"/>
    </w:rPr>
  </w:style>
  <w:style w:type="character" w:customStyle="1" w:styleId="130">
    <w:name w:val="AnnotationTok"/>
    <w:uiPriority w:val="0"/>
    <w:rPr>
      <w:b/>
      <w:i/>
      <w:color w:val="60A0B0"/>
    </w:rPr>
  </w:style>
  <w:style w:type="character" w:customStyle="1" w:styleId="131">
    <w:name w:val="CommentVarTok"/>
    <w:uiPriority w:val="0"/>
    <w:rPr>
      <w:b/>
      <w:i/>
      <w:color w:val="60A0B0"/>
    </w:rPr>
  </w:style>
  <w:style w:type="character" w:customStyle="1" w:styleId="132">
    <w:name w:val="OtherTok"/>
    <w:uiPriority w:val="0"/>
    <w:rPr>
      <w:color w:val="007020"/>
    </w:rPr>
  </w:style>
  <w:style w:type="character" w:customStyle="1" w:styleId="133">
    <w:name w:val="FunctionTok"/>
    <w:uiPriority w:val="0"/>
    <w:rPr>
      <w:color w:val="06287E"/>
    </w:rPr>
  </w:style>
  <w:style w:type="character" w:customStyle="1" w:styleId="134">
    <w:name w:val="VariableTok"/>
    <w:uiPriority w:val="0"/>
    <w:rPr>
      <w:color w:val="19177C"/>
    </w:rPr>
  </w:style>
  <w:style w:type="character" w:customStyle="1" w:styleId="135">
    <w:name w:val="ControlFlowTok"/>
    <w:uiPriority w:val="0"/>
    <w:rPr>
      <w:b/>
      <w:color w:val="007020"/>
    </w:rPr>
  </w:style>
  <w:style w:type="character" w:customStyle="1" w:styleId="136">
    <w:name w:val="OperatorTok"/>
    <w:uiPriority w:val="0"/>
    <w:rPr>
      <w:color w:val="666666"/>
    </w:rPr>
  </w:style>
  <w:style w:type="character" w:customStyle="1" w:styleId="137">
    <w:name w:val="BuiltInTok"/>
    <w:uiPriority w:val="0"/>
  </w:style>
  <w:style w:type="character" w:customStyle="1" w:styleId="138">
    <w:name w:val="ExtensionTok"/>
    <w:uiPriority w:val="0"/>
  </w:style>
  <w:style w:type="character" w:customStyle="1" w:styleId="139">
    <w:name w:val="PreprocessorTok"/>
    <w:uiPriority w:val="0"/>
    <w:rPr>
      <w:color w:val="BC7A00"/>
    </w:rPr>
  </w:style>
  <w:style w:type="character" w:customStyle="1" w:styleId="140">
    <w:name w:val="AttributeTok"/>
    <w:uiPriority w:val="0"/>
    <w:rPr>
      <w:color w:val="7D9029"/>
    </w:rPr>
  </w:style>
  <w:style w:type="character" w:customStyle="1" w:styleId="141">
    <w:name w:val="RegionMarkerTok"/>
    <w:uiPriority w:val="0"/>
  </w:style>
  <w:style w:type="character" w:customStyle="1" w:styleId="142">
    <w:name w:val="InformationTok"/>
    <w:uiPriority w:val="0"/>
    <w:rPr>
      <w:b/>
      <w:i/>
      <w:color w:val="60A0B0"/>
    </w:rPr>
  </w:style>
  <w:style w:type="character" w:customStyle="1" w:styleId="143">
    <w:name w:val="WarningTok"/>
    <w:uiPriority w:val="0"/>
    <w:rPr>
      <w:b/>
      <w:i/>
      <w:color w:val="60A0B0"/>
    </w:rPr>
  </w:style>
  <w:style w:type="character" w:customStyle="1" w:styleId="144">
    <w:name w:val="AlertTok"/>
    <w:uiPriority w:val="0"/>
    <w:rPr>
      <w:b/>
      <w:color w:val="FF0000"/>
    </w:rPr>
  </w:style>
  <w:style w:type="character" w:customStyle="1" w:styleId="145">
    <w:name w:val="ErrorTok"/>
    <w:uiPriority w:val="0"/>
    <w:rPr>
      <w:b/>
      <w:color w:val="FF0000"/>
    </w:rPr>
  </w:style>
  <w:style w:type="character" w:customStyle="1" w:styleId="146">
    <w:name w:val="NormalTok"/>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1.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7" Type="http://schemas.microsoft.com/office/2011/relationships/people" Target="people.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108</Pages>
  <Words>4471</Words>
  <Characters>4904</Characters>
  <Lines>340</Lines>
  <Paragraphs>95</Paragraphs>
  <TotalTime>0</TotalTime>
  <ScaleCrop>false</ScaleCrop>
  <LinksUpToDate>false</LinksUpToDate>
  <CharactersWithSpaces>5239</CharactersWithSpaces>
  <Application>WPS Office WWO_wpscloud_20260916174450-7bfc4fa662</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2026-10-04T19:22:00Z</dcterms:created>
  <dc:creator>研究项目组</dc:creator>
  <cp:lastModifiedBy>郑长睿</cp:lastModifiedBy>
  <dcterms:modified xsi:type="dcterms:W3CDTF">2026-10-03T09:03:01Z</dcterms:modified>
  <dc:subject>110 kV容量规划与措施经济比选</dc:subject>
  <dc:title>徐州地区分布式新能源高渗透率地区110 kV电网容载比弹性指标优化研究</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2052-12.9.0.29121</vt:lpwstr>
  </property>
  <property fmtid="{D5CDD505-2E9C-101B-9397-08002B2CF9AE}" pid="3" name="ICV">
    <vt:lpwstr>EA477D4203D55A644554C06A26E66E41_43</vt:lpwstr>
  </property>
</Properties>
</file>