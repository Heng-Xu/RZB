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1"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w:t>
        </w:r>
      </w:ins>
      <w:ins w:id="143" w:author="白日梦想家" w:date="2026-10-27T10:04:54Z">
        <w:r>
          <w:rPr>
            <w:rFonts w:hint="eastAsia" w:ascii="Times New Roman" w:hAnsi="Times New Roman" w:eastAsia="方正仿宋_GBK" w:cs="Times New Roman"/>
            <w:b w:val="0"/>
            <w:bCs w:val="0"/>
            <w:i w:val="0"/>
            <w:iCs w:val="0"/>
            <w:sz w:val="32"/>
            <w:szCs w:val="32"/>
            <w:lang w:eastAsia="zh"/>
            <w:woUserID w:val="1"/>
          </w:rPr>
          <w:t>地区</w:t>
        </w:r>
      </w:ins>
      <w:ins w:id="144" w:author="白日梦想家" w:date="2026-10-27T10:04:56Z">
        <w:r>
          <w:rPr>
            <w:rFonts w:hint="eastAsia" w:ascii="Times New Roman" w:hAnsi="Times New Roman" w:eastAsia="方正仿宋_GBK" w:cs="Times New Roman"/>
            <w:b w:val="0"/>
            <w:bCs w:val="0"/>
            <w:i w:val="0"/>
            <w:iCs w:val="0"/>
            <w:sz w:val="32"/>
            <w:szCs w:val="32"/>
            <w:lang w:eastAsia="zh"/>
            <w:woUserID w:val="1"/>
          </w:rPr>
          <w:t>容载比</w:t>
        </w:r>
      </w:ins>
      <w:ins w:id="145" w:author="xh" w:date="2026-10-23T13:35:40Z">
        <w:del w:id="146" w:author="白日梦想家" w:date="2026-10-27T10:04:52Z">
          <w:r>
            <w:rPr>
              <w:rFonts w:hint="default" w:ascii="Times New Roman" w:hAnsi="Times New Roman" w:eastAsia="方正仿宋_GBK" w:cs="Times New Roman"/>
              <w:b w:val="0"/>
              <w:bCs w:val="0"/>
              <w:i w:val="0"/>
              <w:iCs w:val="0"/>
              <w:sz w:val="32"/>
              <w:szCs w:val="32"/>
              <w:rPrChange w:id="147" w:author="xh" w:date="2026-10-23T13:35:40Z">
                <w:rPr>
                  <w:rFonts w:hint="eastAsia" w:ascii="方正仿宋_GBK" w:hAnsi="方正仿宋_GBK" w:eastAsia="方正仿宋_GBK" w:cs="Times New Roman"/>
                  <w:sz w:val="32"/>
                  <w:szCs w:val="32"/>
                </w:rPr>
              </w:rPrChange>
            </w:rPr>
            <w:delText>区</w:delText>
          </w:r>
        </w:del>
      </w:ins>
      <w:ins w:id="150" w:author="xh" w:date="2026-10-23T13:35:40Z">
        <w:del w:id="151" w:author="白日梦想家" w:date="2026-10-27T10:04:51Z">
          <w:r>
            <w:rPr>
              <w:rFonts w:hint="default" w:ascii="Times New Roman" w:hAnsi="Times New Roman" w:eastAsia="方正仿宋_GBK" w:cs="Times New Roman"/>
              <w:b w:val="0"/>
              <w:bCs w:val="0"/>
              <w:i w:val="0"/>
              <w:iCs w:val="0"/>
              <w:sz w:val="32"/>
              <w:szCs w:val="32"/>
              <w:rPrChange w:id="152" w:author="xh" w:date="2026-10-23T13:35:40Z">
                <w:rPr>
                  <w:rFonts w:hint="eastAsia" w:ascii="方正仿宋_GBK" w:hAnsi="方正仿宋_GBK" w:eastAsia="方正仿宋_GBK" w:cs="Times New Roman"/>
                  <w:sz w:val="32"/>
                  <w:szCs w:val="32"/>
                </w:rPr>
              </w:rPrChange>
            </w:rPr>
            <w:delText>域</w:delText>
          </w:r>
        </w:del>
      </w:ins>
      <w:ins w:id="155" w:author="xh" w:date="2026-10-23T13:35:40Z">
        <w:r>
          <w:rPr>
            <w:rFonts w:hint="default" w:ascii="Times New Roman" w:hAnsi="Times New Roman" w:eastAsia="方正仿宋_GBK" w:cs="Times New Roman"/>
            <w:b w:val="0"/>
            <w:bCs w:val="0"/>
            <w:i w:val="0"/>
            <w:iCs w:val="0"/>
            <w:sz w:val="32"/>
            <w:szCs w:val="32"/>
            <w:rPrChange w:id="156" w:author="xh" w:date="2026-10-23T13:35:40Z">
              <w:rPr>
                <w:rFonts w:hint="eastAsia" w:ascii="方正仿宋_GBK" w:hAnsi="方正仿宋_GBK" w:eastAsia="方正仿宋_GBK" w:cs="Times New Roman"/>
                <w:sz w:val="32"/>
                <w:szCs w:val="32"/>
              </w:rPr>
            </w:rPrChange>
          </w:rPr>
          <w:t>指标与局部供电压力需共同分析</w:t>
        </w:r>
      </w:ins>
      <w:del w:id="157"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58"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相同总容量下</w:t>
        </w:r>
      </w:ins>
      <w:del w:id="161"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62" w:author="xh" w:date="2026-10-23T13:39:05Z">
            <w:rPr>
              <w:rFonts w:hint="eastAsia" w:ascii="方正仿宋_GBK" w:hAnsi="方正仿宋_GBK" w:eastAsia="方正仿宋_GBK" w:cs="Times New Roman"/>
              <w:sz w:val="32"/>
              <w:szCs w:val="32"/>
            </w:rPr>
          </w:rPrChange>
        </w:rPr>
        <w:t>，</w:t>
      </w:r>
      <w:del w:id="163"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64" w:author="xh" w:date="2026-10-23T13:39:05Z">
            <w:rPr>
              <w:rFonts w:hint="eastAsia" w:ascii="方正仿宋_GBK" w:hAnsi="方正仿宋_GBK" w:eastAsia="方正仿宋_GBK" w:cs="Times New Roman"/>
              <w:sz w:val="32"/>
              <w:szCs w:val="32"/>
            </w:rPr>
          </w:rPrChange>
        </w:rPr>
        <w:t>主变</w:t>
      </w:r>
      <w:ins w:id="165" w:author="xh" w:date="2026-10-23T13:39:05Z">
        <w:r>
          <w:rPr>
            <w:rFonts w:hint="default" w:ascii="Times New Roman" w:hAnsi="Times New Roman" w:eastAsia="方正仿宋_GBK" w:cs="Times New Roman"/>
            <w:b w:val="0"/>
            <w:bCs w:val="0"/>
            <w:i w:val="0"/>
            <w:iCs w:val="0"/>
            <w:sz w:val="32"/>
            <w:szCs w:val="32"/>
            <w:rPrChange w:id="166" w:author="xh" w:date="2026-10-23T13:39:05Z">
              <w:rPr>
                <w:rFonts w:hint="eastAsia" w:ascii="方正仿宋_GBK" w:hAnsi="方正仿宋_GBK" w:eastAsia="方正仿宋_GBK" w:cs="Times New Roman"/>
                <w:sz w:val="32"/>
                <w:szCs w:val="32"/>
              </w:rPr>
            </w:rPrChange>
          </w:rPr>
          <w:t>台数和容量组合影响</w:t>
        </w:r>
      </w:ins>
      <w:del w:id="167"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68" w:author="xh" w:date="2026-10-23T13:39:05Z">
            <w:rPr>
              <w:rFonts w:hint="eastAsia" w:ascii="方正仿宋_GBK" w:hAnsi="方正仿宋_GBK" w:eastAsia="方正仿宋_GBK" w:cs="Times New Roman"/>
              <w:sz w:val="32"/>
              <w:szCs w:val="32"/>
            </w:rPr>
          </w:rPrChange>
        </w:rPr>
        <w:t>最大</w:t>
      </w:r>
      <w:ins w:id="169" w:author="xh" w:date="2026-10-23T13:39:05Z">
        <w:r>
          <w:rPr>
            <w:rFonts w:hint="default" w:ascii="Times New Roman" w:hAnsi="Times New Roman" w:eastAsia="方正仿宋_GBK" w:cs="Times New Roman"/>
            <w:b w:val="0"/>
            <w:bCs w:val="0"/>
            <w:i w:val="0"/>
            <w:iCs w:val="0"/>
            <w:sz w:val="32"/>
            <w:szCs w:val="32"/>
            <w:rPrChange w:id="170" w:author="xh" w:date="2026-10-23T13:39:05Z">
              <w:rPr>
                <w:rFonts w:hint="eastAsia" w:ascii="方正仿宋_GBK" w:hAnsi="方正仿宋_GBK" w:eastAsia="方正仿宋_GBK" w:cs="Times New Roman"/>
                <w:sz w:val="32"/>
                <w:szCs w:val="32"/>
              </w:rPr>
            </w:rPrChange>
          </w:rPr>
          <w:t>单</w:t>
        </w:r>
      </w:ins>
      <w:del w:id="171"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72" w:author="xh" w:date="2026-10-23T13:39:05Z">
            <w:rPr>
              <w:rFonts w:hint="eastAsia" w:ascii="方正仿宋_GBK" w:hAnsi="方正仿宋_GBK" w:eastAsia="方正仿宋_GBK" w:cs="Times New Roman"/>
              <w:sz w:val="32"/>
              <w:szCs w:val="32"/>
            </w:rPr>
          </w:rPrChange>
        </w:rPr>
        <w:t>台主变</w:t>
      </w:r>
      <w:ins w:id="173" w:author="xh" w:date="2026-10-23T13:39:05Z">
        <w:r>
          <w:rPr>
            <w:rFonts w:hint="default" w:ascii="Times New Roman" w:hAnsi="Times New Roman" w:eastAsia="方正仿宋_GBK" w:cs="Times New Roman"/>
            <w:b w:val="0"/>
            <w:bCs w:val="0"/>
            <w:i w:val="0"/>
            <w:iCs w:val="0"/>
            <w:sz w:val="32"/>
            <w:szCs w:val="32"/>
            <w:rPrChange w:id="174"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的</w:t>
      </w:r>
      <w:ins w:id="176" w:author="xh" w:date="2026-10-23T13:39:05Z">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78"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79" w:author="xh" w:date="2026-10-23T13:39:05Z">
            <w:rPr>
              <w:rFonts w:hint="eastAsia" w:ascii="方正仿宋_GBK" w:hAnsi="方正仿宋_GBK" w:eastAsia="方正仿宋_GBK" w:cs="Times New Roman"/>
              <w:sz w:val="32"/>
              <w:szCs w:val="32"/>
            </w:rPr>
          </w:rPrChange>
        </w:rPr>
        <w:t>。</w:t>
      </w:r>
      <w:ins w:id="180" w:author="xh" w:date="2026-10-23T13:39:05Z">
        <w:r>
          <w:rPr>
            <w:rFonts w:hint="default" w:ascii="Times New Roman" w:hAnsi="Times New Roman" w:eastAsia="方正仿宋_GBK" w:cs="Times New Roman"/>
            <w:b w:val="0"/>
            <w:bCs w:val="0"/>
            <w:i w:val="0"/>
            <w:iCs w:val="0"/>
            <w:sz w:val="32"/>
            <w:szCs w:val="32"/>
            <w:rPrChange w:id="181" w:author="xh" w:date="2026-10-23T13:39:05Z">
              <w:rPr>
                <w:rFonts w:hint="eastAsia" w:ascii="方正仿宋_GBK" w:hAnsi="方正仿宋_GBK" w:eastAsia="方正仿宋_GBK" w:cs="Times New Roman"/>
                <w:sz w:val="32"/>
                <w:szCs w:val="32"/>
              </w:rPr>
            </w:rPrChange>
          </w:rPr>
          <w:t>区域容量安排需要落实到具体</w:t>
        </w:r>
      </w:ins>
      <w:del w:id="182"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83" w:author="xh" w:date="2026-10-23T13:39:05Z">
            <w:rPr>
              <w:rFonts w:hint="eastAsia" w:ascii="方正仿宋_GBK" w:hAnsi="方正仿宋_GBK" w:eastAsia="方正仿宋_GBK" w:cs="Times New Roman"/>
              <w:sz w:val="32"/>
              <w:szCs w:val="32"/>
            </w:rPr>
          </w:rPrChange>
        </w:rPr>
        <w:t>站</w:t>
      </w:r>
      <w:ins w:id="184" w:author="xh" w:date="2026-10-23T13:39:05Z">
        <w:r>
          <w:rPr>
            <w:rFonts w:hint="default" w:ascii="Times New Roman" w:hAnsi="Times New Roman" w:eastAsia="方正仿宋_GBK" w:cs="Times New Roman"/>
            <w:b w:val="0"/>
            <w:bCs w:val="0"/>
            <w:i w:val="0"/>
            <w:iCs w:val="0"/>
            <w:sz w:val="32"/>
            <w:szCs w:val="32"/>
            <w:rPrChange w:id="185" w:author="xh" w:date="2026-10-23T13:39:05Z">
              <w:rPr>
                <w:rFonts w:hint="eastAsia" w:ascii="方正仿宋_GBK" w:hAnsi="方正仿宋_GBK" w:eastAsia="方正仿宋_GBK" w:cs="Times New Roman"/>
                <w:sz w:val="32"/>
                <w:szCs w:val="32"/>
              </w:rPr>
            </w:rPrChange>
          </w:rPr>
          <w:t>点，结合双向功率、设备条件和可转</w:t>
        </w:r>
      </w:ins>
      <w:del w:id="186"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87" w:author="xh" w:date="2026-10-23T13:39:05Z">
            <w:rPr>
              <w:rFonts w:hint="eastAsia" w:ascii="方正仿宋_GBK" w:hAnsi="方正仿宋_GBK" w:eastAsia="方正仿宋_GBK" w:cs="Times New Roman"/>
              <w:sz w:val="32"/>
              <w:szCs w:val="32"/>
            </w:rPr>
          </w:rPrChange>
        </w:rPr>
        <w:t>负荷</w:t>
      </w:r>
      <w:ins w:id="188" w:author="xh" w:date="2026-10-23T13:39:05Z">
        <w:r>
          <w:rPr>
            <w:rFonts w:hint="default" w:ascii="Times New Roman" w:hAnsi="Times New Roman" w:eastAsia="方正仿宋_GBK" w:cs="Times New Roman"/>
            <w:b w:val="0"/>
            <w:bCs w:val="0"/>
            <w:i w:val="0"/>
            <w:iCs w:val="0"/>
            <w:sz w:val="32"/>
            <w:szCs w:val="32"/>
            <w:rPrChange w:id="189" w:author="xh" w:date="2026-10-23T13:39:05Z">
              <w:rPr>
                <w:rFonts w:hint="eastAsia" w:ascii="方正仿宋_GBK" w:hAnsi="方正仿宋_GBK" w:eastAsia="方正仿宋_GBK" w:cs="Times New Roman"/>
                <w:sz w:val="32"/>
                <w:szCs w:val="32"/>
              </w:rPr>
            </w:rPrChange>
          </w:rPr>
          <w:t>判断补强需求</w:t>
        </w:r>
      </w:ins>
      <w:del w:id="190"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91"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92" w:author="xh" w:date="2026-10-23T13:42:30Z"/>
          <w:rFonts w:hint="eastAsia" w:ascii="方正仿宋_GBK" w:hAnsi="方正仿宋_GBK" w:eastAsia="方正仿宋_GBK" w:cs="Times New Roman"/>
          <w:sz w:val="32"/>
          <w:szCs w:val="32"/>
          <w:highlight w:val="none"/>
          <w14:ligatures w14:val="standardContextual"/>
        </w:rPr>
      </w:pPr>
      <w:del w:id="193"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94" w:author="xh" w:date="2026-10-23T13:45:54Z">
            <w:rPr>
              <w:rFonts w:hint="eastAsia" w:ascii="方正楷体_GBK" w:hAnsi="方正楷体_GBK" w:eastAsia="方正楷体_GBK" w:cs="方正楷体_GBK"/>
              <w:b/>
              <w:bCs/>
              <w:sz w:val="32"/>
              <w:szCs w:val="32"/>
            </w:rPr>
          </w:rPrChange>
        </w:rPr>
        <w:t>（三）</w:t>
      </w:r>
      <w:del w:id="195"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96" w:author="xh" w:date="2026-10-23T13:45:54Z">
            <w:rPr>
              <w:rFonts w:hint="eastAsia" w:ascii="方正楷体_GBK" w:hAnsi="方正楷体_GBK" w:eastAsia="方正楷体_GBK" w:cs="方正楷体_GBK"/>
              <w:b/>
              <w:bCs/>
              <w:sz w:val="32"/>
              <w:szCs w:val="32"/>
            </w:rPr>
          </w:rPrChange>
        </w:rPr>
        <w:t>分片区</w:t>
      </w:r>
      <w:ins w:id="197" w:author="xh" w:date="2026-10-23T13:45:54Z">
        <w:r>
          <w:rPr>
            <w:rFonts w:hint="default" w:ascii="Times New Roman" w:hAnsi="Times New Roman" w:eastAsia="方正楷体_GBK" w:cs="Times New Roman"/>
            <w:b/>
            <w:bCs/>
            <w:i w:val="0"/>
            <w:iCs w:val="0"/>
            <w:sz w:val="32"/>
            <w:szCs w:val="32"/>
            <w:rPrChange w:id="198" w:author="xh" w:date="2026-10-23T13:45:54Z">
              <w:rPr>
                <w:rFonts w:hint="eastAsia" w:ascii="方正楷体_GBK" w:hAnsi="方正楷体_GBK" w:eastAsia="方正楷体_GBK" w:cs="方正楷体_GBK"/>
                <w:b/>
                <w:bCs/>
                <w:sz w:val="32"/>
                <w:szCs w:val="32"/>
              </w:rPr>
            </w:rPrChange>
          </w:rPr>
          <w:t>规划需要兼顾</w:t>
        </w:r>
      </w:ins>
      <w:del w:id="199"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200" w:author="xh" w:date="2026-10-23T13:45:54Z">
            <w:rPr>
              <w:rFonts w:hint="eastAsia" w:ascii="方正楷体_GBK" w:hAnsi="方正楷体_GBK" w:eastAsia="方正楷体_GBK" w:cs="方正楷体_GBK"/>
              <w:b/>
              <w:bCs/>
              <w:sz w:val="32"/>
              <w:szCs w:val="32"/>
            </w:rPr>
          </w:rPrChange>
        </w:rPr>
        <w:t>供</w:t>
      </w:r>
      <w:ins w:id="201" w:author="xh" w:date="2026-10-23T13:45:54Z">
        <w:r>
          <w:rPr>
            <w:rFonts w:hint="default" w:ascii="Times New Roman" w:hAnsi="Times New Roman" w:eastAsia="方正楷体_GBK" w:cs="Times New Roman"/>
            <w:b/>
            <w:bCs/>
            <w:i w:val="0"/>
            <w:iCs w:val="0"/>
            <w:sz w:val="32"/>
            <w:szCs w:val="32"/>
            <w:rPrChange w:id="202" w:author="xh" w:date="2026-10-23T13:45:54Z">
              <w:rPr>
                <w:rFonts w:hint="eastAsia" w:ascii="方正楷体_GBK" w:hAnsi="方正楷体_GBK" w:eastAsia="方正楷体_GBK" w:cs="方正楷体_GBK"/>
                <w:b/>
                <w:bCs/>
                <w:sz w:val="32"/>
                <w:szCs w:val="32"/>
              </w:rPr>
            </w:rPrChange>
          </w:rPr>
          <w:t>电安全与工程费用</w:t>
        </w:r>
      </w:ins>
      <w:del w:id="203"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04"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205" w:author="xh" w:date="2026-10-23T13:49:19Z">
            <w:rPr>
              <w:rFonts w:hint="eastAsia" w:ascii="方正仿宋_GBK" w:hAnsi="方正仿宋_GBK" w:eastAsia="方正仿宋_GBK" w:cs="Times New Roman"/>
              <w:sz w:val="32"/>
              <w:szCs w:val="32"/>
            </w:rPr>
          </w:rPrChange>
        </w:rPr>
        <w:t>《配电网规划设计技术导则（修订稿）》</w:t>
      </w:r>
      <w:ins w:id="206"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207"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208" w:author="白日梦想家" w:date="2026-10-26T11:43:59Z">
        <w:r>
          <w:rPr>
            <w:rFonts w:hint="default" w:ascii="Times New Roman" w:hAnsi="Times New Roman" w:eastAsia="方正仿宋_GBK" w:cs="Times New Roman"/>
            <w:b w:val="0"/>
            <w:bCs w:val="0"/>
            <w:i w:val="0"/>
            <w:iCs w:val="0"/>
            <w:sz w:val="32"/>
            <w:szCs w:val="32"/>
            <w:rPrChange w:id="209"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容载比总体控制在1.5～2.0，并按年最大净负荷平均增长率</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区</w:t>
        </w:r>
      </w:ins>
      <w:del w:id="213"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分发展阶段</w:t>
      </w:r>
      <w:del w:id="215"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16" w:author="xh" w:date="2026-10-23T13:49:19Z">
            <w:rPr>
              <w:rFonts w:hint="eastAsia" w:ascii="方正仿宋_GBK" w:hAnsi="方正仿宋_GBK" w:eastAsia="方正仿宋_GBK" w:cs="Times New Roman"/>
              <w:sz w:val="32"/>
              <w:szCs w:val="32"/>
            </w:rPr>
          </w:rPrChange>
        </w:rPr>
        <w:t>。</w:t>
      </w:r>
      <w:ins w:id="217" w:author="xh" w:date="2026-10-23T13:49:19Z">
        <w:r>
          <w:rPr>
            <w:rFonts w:hint="default" w:ascii="Times New Roman" w:hAnsi="Times New Roman" w:eastAsia="方正仿宋_GBK" w:cs="Times New Roman"/>
            <w:b w:val="0"/>
            <w:bCs w:val="0"/>
            <w:i w:val="0"/>
            <w:iCs w:val="0"/>
            <w:sz w:val="32"/>
            <w:szCs w:val="32"/>
            <w:rPrChange w:id="218" w:author="xh" w:date="2026-10-23T13:49:19Z">
              <w:rPr>
                <w:rFonts w:hint="eastAsia" w:ascii="方正仿宋_GBK" w:hAnsi="方正仿宋_GBK" w:eastAsia="方正仿宋_GBK" w:cs="Times New Roman"/>
                <w:sz w:val="32"/>
                <w:szCs w:val="32"/>
              </w:rPr>
            </w:rPrChange>
          </w:rPr>
          <w:t>在</w:t>
        </w:r>
      </w:ins>
      <w:del w:id="219"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20" w:author="xh" w:date="2026-10-23T13:49:19Z">
            <w:rPr>
              <w:rFonts w:hint="eastAsia" w:ascii="方正仿宋_GBK" w:hAnsi="方正仿宋_GBK" w:eastAsia="方正仿宋_GBK" w:cs="Times New Roman"/>
              <w:sz w:val="32"/>
              <w:szCs w:val="32"/>
            </w:rPr>
          </w:rPrChange>
        </w:rPr>
        <w:t>建议范围</w:t>
      </w:r>
      <w:ins w:id="221" w:author="xh" w:date="2026-10-23T13:49:19Z">
        <w:r>
          <w:rPr>
            <w:rFonts w:hint="default" w:ascii="Times New Roman" w:hAnsi="Times New Roman" w:eastAsia="方正仿宋_GBK" w:cs="Times New Roman"/>
            <w:b w:val="0"/>
            <w:bCs w:val="0"/>
            <w:i w:val="0"/>
            <w:iCs w:val="0"/>
            <w:sz w:val="32"/>
            <w:szCs w:val="32"/>
            <w:rPrChange w:id="222"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23"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24" w:author="xh" w:date="2026-10-23T13:49:19Z">
            <w:rPr>
              <w:rFonts w:hint="eastAsia" w:ascii="方正仿宋_GBK" w:hAnsi="方正仿宋_GBK" w:eastAsia="方正仿宋_GBK" w:cs="Times New Roman"/>
              <w:sz w:val="32"/>
              <w:szCs w:val="32"/>
            </w:rPr>
          </w:rPrChange>
        </w:rPr>
        <w:t>、</w:t>
      </w:r>
      <w:ins w:id="225" w:author="xh" w:date="2026-10-23T13:49:19Z">
        <w:r>
          <w:rPr>
            <w:rFonts w:hint="default" w:ascii="Times New Roman" w:hAnsi="Times New Roman" w:eastAsia="方正仿宋_GBK" w:cs="Times New Roman"/>
            <w:b w:val="0"/>
            <w:bCs w:val="0"/>
            <w:i w:val="0"/>
            <w:iCs w:val="0"/>
            <w:sz w:val="32"/>
            <w:szCs w:val="32"/>
            <w:rPrChange w:id="226" w:author="xh" w:date="2026-10-23T13:49:19Z">
              <w:rPr>
                <w:rFonts w:hint="eastAsia" w:ascii="方正仿宋_GBK" w:hAnsi="方正仿宋_GBK" w:eastAsia="方正仿宋_GBK" w:cs="Times New Roman"/>
                <w:sz w:val="32"/>
                <w:szCs w:val="32"/>
              </w:rPr>
            </w:rPrChange>
          </w:rPr>
          <w:t>利用转供能力合理确定区域容量</w:t>
        </w:r>
      </w:ins>
      <w:del w:id="227"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28"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9" w:author="xh" w:date="2026-10-23T13:52:43Z">
        <w:r>
          <w:rPr>
            <w:rFonts w:hint="default" w:ascii="Times New Roman" w:hAnsi="Times New Roman" w:eastAsia="方正仿宋_GBK" w:cs="Times New Roman"/>
            <w:b w:val="0"/>
            <w:bCs w:val="0"/>
            <w:i w:val="0"/>
            <w:iCs w:val="0"/>
            <w:sz w:val="32"/>
            <w:szCs w:val="32"/>
            <w:lang w:eastAsia="zh"/>
            <w:rPrChange w:id="230"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w:t>
        </w:r>
      </w:ins>
      <w:ins w:id="231" w:author="白日梦想家" w:date="2026-10-27T10:22:15Z">
        <w:r>
          <w:rPr>
            <w:rFonts w:hint="eastAsia" w:ascii="Times New Roman" w:hAnsi="Times New Roman" w:eastAsia="方正仿宋_GBK" w:cs="Times New Roman"/>
            <w:b w:val="0"/>
            <w:bCs w:val="0"/>
            <w:i w:val="0"/>
            <w:iCs w:val="0"/>
            <w:sz w:val="32"/>
            <w:szCs w:val="32"/>
            <w:lang w:eastAsia="zh"/>
            <w:woUserID w:val="1"/>
          </w:rPr>
          <w:t>中压</w:t>
        </w:r>
      </w:ins>
      <w:ins w:id="232" w:author="白日梦想家" w:date="2026-10-27T10:22:44Z">
        <w:r>
          <w:rPr>
            <w:rFonts w:hint="eastAsia" w:ascii="Times New Roman" w:hAnsi="Times New Roman" w:eastAsia="方正仿宋_GBK" w:cs="Times New Roman"/>
            <w:b w:val="0"/>
            <w:bCs w:val="0"/>
            <w:i w:val="0"/>
            <w:iCs w:val="0"/>
            <w:sz w:val="32"/>
            <w:szCs w:val="32"/>
            <w:lang w:eastAsia="zh"/>
            <w:woUserID w:val="1"/>
          </w:rPr>
          <w:t>电网</w:t>
        </w:r>
      </w:ins>
      <w:ins w:id="233" w:author="xh" w:date="2026-10-23T13:52:43Z">
        <w:del w:id="234" w:author="白日梦想家" w:date="2026-10-27T10:22:15Z">
          <w:r>
            <w:rPr>
              <w:rFonts w:hint="default" w:ascii="Times New Roman" w:hAnsi="Times New Roman" w:eastAsia="方正仿宋_GBK" w:cs="Times New Roman"/>
              <w:b w:val="0"/>
              <w:bCs w:val="0"/>
              <w:i w:val="0"/>
              <w:iCs w:val="0"/>
              <w:sz w:val="32"/>
              <w:szCs w:val="32"/>
              <w:lang w:eastAsia="zh"/>
              <w:rPrChange w:id="235" w:author="xh" w:date="2026-10-23T13:52:43Z">
                <w:rPr>
                  <w:rFonts w:hint="eastAsia" w:ascii="方正仿宋_GBK" w:hAnsi="方正仿宋_GBK" w:eastAsia="方正仿宋_GBK" w:cs="Times New Roman"/>
                  <w:sz w:val="32"/>
                  <w:szCs w:val="32"/>
                  <w:lang w:eastAsia="zh"/>
                  <w:woUserID w:val="1"/>
                </w:rPr>
              </w:rPrChange>
              <w:woUserID w:val="1"/>
            </w:rPr>
            <w:delText>网络</w:delText>
          </w:r>
        </w:del>
      </w:ins>
      <w:ins w:id="238" w:author="xh" w:date="2026-10-23T13:52:43Z">
        <w:del w:id="239" w:author="白日梦想家" w:date="2026-10-27T10:22:23Z">
          <w:r>
            <w:rPr>
              <w:rFonts w:hint="default" w:ascii="Times New Roman" w:hAnsi="Times New Roman" w:eastAsia="方正仿宋_GBK" w:cs="Times New Roman"/>
              <w:b w:val="0"/>
              <w:bCs w:val="0"/>
              <w:i w:val="0"/>
              <w:iCs w:val="0"/>
              <w:sz w:val="32"/>
              <w:szCs w:val="32"/>
              <w:lang w:eastAsia="zh"/>
              <w:rPrChange w:id="240" w:author="xh" w:date="2026-10-23T13:52:43Z">
                <w:rPr>
                  <w:rFonts w:hint="eastAsia" w:ascii="方正仿宋_GBK" w:hAnsi="方正仿宋_GBK" w:eastAsia="方正仿宋_GBK" w:cs="Times New Roman"/>
                  <w:sz w:val="32"/>
                  <w:szCs w:val="32"/>
                  <w:lang w:eastAsia="zh"/>
                  <w:woUserID w:val="1"/>
                </w:rPr>
              </w:rPrChange>
              <w:woUserID w:val="1"/>
            </w:rPr>
            <w:delText>条件</w:delText>
          </w:r>
        </w:del>
      </w:ins>
      <w:ins w:id="243" w:author="xh" w:date="2026-10-23T13:52:43Z">
        <w:r>
          <w:rPr>
            <w:rFonts w:hint="default" w:ascii="Times New Roman" w:hAnsi="Times New Roman" w:eastAsia="方正仿宋_GBK" w:cs="Times New Roman"/>
            <w:b w:val="0"/>
            <w:bCs w:val="0"/>
            <w:i w:val="0"/>
            <w:iCs w:val="0"/>
            <w:sz w:val="32"/>
            <w:szCs w:val="32"/>
            <w:lang w:eastAsia="zh"/>
            <w:rPrChange w:id="244" w:author="xh" w:date="2026-10-23T13:52:43Z">
              <w:rPr>
                <w:rFonts w:hint="eastAsia" w:ascii="方正仿宋_GBK" w:hAnsi="方正仿宋_GBK" w:eastAsia="方正仿宋_GBK" w:cs="Times New Roman"/>
                <w:sz w:val="32"/>
                <w:szCs w:val="32"/>
                <w:lang w:eastAsia="zh"/>
                <w:woUserID w:val="1"/>
              </w:rPr>
            </w:rPrChange>
            <w:woUserID w:val="1"/>
          </w:rPr>
          <w:t>共</w:t>
        </w:r>
      </w:ins>
      <w:del w:id="245" w:author="xh" w:date="2026-10-23T13:52:43Z">
        <w:r>
          <w:rPr>
            <w:rFonts w:hint="eastAsia" w:ascii="方正仿宋_GBK" w:hAnsi="方正仿宋_GBK" w:eastAsia="方正仿宋_GBK" w:cs="Times New Roman"/>
            <w:sz w:val="32"/>
            <w:szCs w:val="32"/>
            <w:lang w:eastAsia="zh"/>
            <w:woUserID w:val="1"/>
          </w:rPr>
          <w:delText>导则</w:delText>
        </w:r>
      </w:del>
      <w:del w:id="246"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47" w:author="xh" w:date="2026-10-23T13:52:43Z">
            <w:rPr>
              <w:rFonts w:hint="eastAsia" w:ascii="方正仿宋_GBK" w:hAnsi="方正仿宋_GBK" w:eastAsia="方正仿宋_GBK" w:cs="Times New Roman"/>
              <w:sz w:val="32"/>
              <w:szCs w:val="32"/>
            </w:rPr>
          </w:rPrChange>
        </w:rPr>
        <w:t>同</w:t>
      </w:r>
      <w:ins w:id="248" w:author="xh" w:date="2026-10-23T13:52:43Z">
        <w:r>
          <w:rPr>
            <w:rFonts w:hint="default" w:ascii="Times New Roman" w:hAnsi="Times New Roman" w:eastAsia="方正仿宋_GBK" w:cs="Times New Roman"/>
            <w:b w:val="0"/>
            <w:bCs w:val="0"/>
            <w:i w:val="0"/>
            <w:iCs w:val="0"/>
            <w:sz w:val="32"/>
            <w:szCs w:val="32"/>
            <w:rPrChange w:id="249" w:author="xh" w:date="2026-10-23T13:52:43Z">
              <w:rPr>
                <w:rFonts w:hint="eastAsia" w:ascii="方正仿宋_GBK" w:hAnsi="方正仿宋_GBK" w:eastAsia="方正仿宋_GBK" w:cs="Times New Roman"/>
                <w:sz w:val="32"/>
                <w:szCs w:val="32"/>
              </w:rPr>
            </w:rPrChange>
          </w:rPr>
          <w:t>作用下的容量需求</w:t>
        </w:r>
      </w:ins>
      <w:del w:id="250"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51" w:author="xh" w:date="2026-10-23T13:52:43Z">
            <w:rPr>
              <w:rFonts w:hint="eastAsia" w:ascii="方正仿宋_GBK" w:hAnsi="方正仿宋_GBK" w:eastAsia="方正仿宋_GBK" w:cs="Times New Roman"/>
              <w:sz w:val="32"/>
              <w:szCs w:val="32"/>
            </w:rPr>
          </w:rPrChange>
        </w:rPr>
        <w:t>，</w:t>
      </w:r>
      <w:ins w:id="252" w:author="xh" w:date="2026-10-23T13:52:43Z">
        <w:r>
          <w:rPr>
            <w:rFonts w:hint="default" w:ascii="Times New Roman" w:hAnsi="Times New Roman" w:eastAsia="方正仿宋_GBK" w:cs="Times New Roman"/>
            <w:b w:val="0"/>
            <w:bCs w:val="0"/>
            <w:i w:val="0"/>
            <w:iCs w:val="0"/>
            <w:sz w:val="32"/>
            <w:szCs w:val="32"/>
            <w:rPrChange w:id="253" w:author="xh" w:date="2026-10-23T13:52:43Z">
              <w:rPr>
                <w:rFonts w:hint="eastAsia" w:ascii="方正仿宋_GBK" w:hAnsi="方正仿宋_GBK" w:eastAsia="方正仿宋_GBK" w:cs="Times New Roman"/>
                <w:sz w:val="32"/>
                <w:szCs w:val="32"/>
              </w:rPr>
            </w:rPrChange>
          </w:rPr>
          <w:t>为</w:t>
        </w:r>
      </w:ins>
      <w:del w:id="254"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ins w:id="255" w:author="白日梦想家" w:date="2026-10-27T10:23:15Z">
        <w:r>
          <w:rPr>
            <w:rFonts w:hint="eastAsia" w:ascii="方正仿宋_GBK" w:hAnsi="方正仿宋_GBK" w:eastAsia="方正仿宋_GBK" w:cs="Times New Roman"/>
            <w:sz w:val="32"/>
            <w:szCs w:val="32"/>
            <w:lang w:eastAsia="zh"/>
            <w:woUserID w:val="1"/>
          </w:rPr>
          <w:t>合理</w:t>
        </w:r>
      </w:ins>
      <w:ins w:id="256" w:author="白日梦想家" w:date="2026-10-27T10:23:17Z">
        <w:r>
          <w:rPr>
            <w:rFonts w:hint="eastAsia" w:ascii="方正仿宋_GBK" w:hAnsi="方正仿宋_GBK" w:eastAsia="方正仿宋_GBK" w:cs="Times New Roman"/>
            <w:sz w:val="32"/>
            <w:szCs w:val="32"/>
            <w:lang w:eastAsia="zh"/>
            <w:woUserID w:val="1"/>
          </w:rPr>
          <w:t>、</w:t>
        </w:r>
      </w:ins>
      <w:ins w:id="257" w:author="白日梦想家" w:date="2026-10-27T10:23:19Z">
        <w:r>
          <w:rPr>
            <w:rFonts w:hint="eastAsia" w:ascii="方正仿宋_GBK" w:hAnsi="方正仿宋_GBK" w:eastAsia="方正仿宋_GBK" w:cs="Times New Roman"/>
            <w:sz w:val="32"/>
            <w:szCs w:val="32"/>
            <w:lang w:eastAsia="zh"/>
            <w:woUserID w:val="1"/>
          </w:rPr>
          <w:t>经济</w:t>
        </w:r>
      </w:ins>
      <w:del w:id="258" w:author="白日梦想家" w:date="2026-10-27T10:23:11Z">
        <w:r>
          <w:rPr>
            <w:rFonts w:hint="default" w:ascii="Times New Roman" w:hAnsi="Times New Roman" w:eastAsia="方正仿宋_GBK" w:cs="Times New Roman"/>
            <w:b w:val="0"/>
            <w:bCs w:val="0"/>
            <w:i w:val="0"/>
            <w:iCs w:val="0"/>
            <w:sz w:val="32"/>
            <w:szCs w:val="32"/>
            <w:rPrChange w:id="259" w:author="xh" w:date="2026-10-23T13:52:43Z">
              <w:rPr>
                <w:rFonts w:hint="eastAsia" w:ascii="方正仿宋_GBK" w:hAnsi="方正仿宋_GBK" w:eastAsia="方正仿宋_GBK" w:cs="Times New Roman"/>
                <w:sz w:val="32"/>
                <w:szCs w:val="32"/>
              </w:rPr>
            </w:rPrChange>
          </w:rPr>
          <w:delText>高</w:delText>
        </w:r>
      </w:del>
      <w:ins w:id="261" w:author="xh" w:date="2026-10-23T13:52:43Z">
        <w:del w:id="262" w:author="白日梦想家" w:date="2026-10-27T10:23:11Z">
          <w:r>
            <w:rPr>
              <w:rFonts w:hint="default" w:ascii="Times New Roman" w:hAnsi="Times New Roman" w:eastAsia="方正仿宋_GBK" w:cs="Times New Roman"/>
              <w:b w:val="0"/>
              <w:bCs w:val="0"/>
              <w:i w:val="0"/>
              <w:iCs w:val="0"/>
              <w:sz w:val="32"/>
              <w:szCs w:val="32"/>
              <w:rPrChange w:id="263" w:author="xh" w:date="2026-10-23T13:52:43Z">
                <w:rPr>
                  <w:rFonts w:hint="eastAsia" w:ascii="方正仿宋_GBK" w:hAnsi="方正仿宋_GBK" w:eastAsia="方正仿宋_GBK" w:cs="Times New Roman"/>
                  <w:sz w:val="32"/>
                  <w:szCs w:val="32"/>
                </w:rPr>
              </w:rPrChange>
            </w:rPr>
            <w:delText>渗透率片区</w:delText>
          </w:r>
        </w:del>
      </w:ins>
      <w:ins w:id="266" w:author="xh" w:date="2026-10-23T13:52:43Z">
        <w:r>
          <w:rPr>
            <w:rFonts w:hint="default" w:ascii="Times New Roman" w:hAnsi="Times New Roman" w:eastAsia="方正仿宋_GBK" w:cs="Times New Roman"/>
            <w:b w:val="0"/>
            <w:bCs w:val="0"/>
            <w:i w:val="0"/>
            <w:iCs w:val="0"/>
            <w:sz w:val="32"/>
            <w:szCs w:val="32"/>
            <w:rPrChange w:id="267" w:author="xh" w:date="2026-10-23T13:52:43Z">
              <w:rPr>
                <w:rFonts w:hint="eastAsia" w:ascii="方正仿宋_GBK" w:hAnsi="方正仿宋_GBK" w:eastAsia="方正仿宋_GBK" w:cs="Times New Roman"/>
                <w:sz w:val="32"/>
                <w:szCs w:val="32"/>
              </w:rPr>
            </w:rPrChange>
          </w:rPr>
          <w:t>确定</w:t>
        </w:r>
      </w:ins>
      <w:r>
        <w:rPr>
          <w:rFonts w:hint="default" w:ascii="Times New Roman" w:hAnsi="Times New Roman" w:eastAsia="方正仿宋_GBK" w:cs="Times New Roman"/>
          <w:b w:val="0"/>
          <w:bCs w:val="0"/>
          <w:i w:val="0"/>
          <w:iCs w:val="0"/>
          <w:sz w:val="32"/>
          <w:szCs w:val="32"/>
          <w:rPrChange w:id="268" w:author="xh" w:date="2026-10-23T13:52:43Z">
            <w:rPr>
              <w:rFonts w:hint="eastAsia" w:ascii="方正仿宋_GBK" w:hAnsi="方正仿宋_GBK" w:eastAsia="方正仿宋_GBK" w:cs="Times New Roman"/>
              <w:sz w:val="32"/>
              <w:szCs w:val="32"/>
            </w:rPr>
          </w:rPrChange>
        </w:rPr>
        <w:t>容载比</w:t>
      </w:r>
      <w:del w:id="269"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70" w:author="xh" w:date="2026-10-23T13:52:43Z">
            <w:rPr>
              <w:rFonts w:hint="eastAsia" w:ascii="方正仿宋_GBK" w:hAnsi="方正仿宋_GBK" w:eastAsia="方正仿宋_GBK" w:cs="Times New Roman"/>
              <w:sz w:val="32"/>
              <w:szCs w:val="32"/>
            </w:rPr>
          </w:rPrChange>
        </w:rPr>
        <w:t>、</w:t>
      </w:r>
      <w:ins w:id="271" w:author="xh" w:date="2026-10-23T13:52:43Z">
        <w:r>
          <w:rPr>
            <w:rFonts w:hint="default" w:ascii="Times New Roman" w:hAnsi="Times New Roman" w:eastAsia="方正仿宋_GBK" w:cs="Times New Roman"/>
            <w:b w:val="0"/>
            <w:bCs w:val="0"/>
            <w:i w:val="0"/>
            <w:iCs w:val="0"/>
            <w:sz w:val="32"/>
            <w:szCs w:val="32"/>
            <w:rPrChange w:id="272" w:author="xh" w:date="2026-10-23T13:52:43Z">
              <w:rPr>
                <w:rFonts w:hint="eastAsia" w:ascii="方正仿宋_GBK" w:hAnsi="方正仿宋_GBK" w:eastAsia="方正仿宋_GBK" w:cs="Times New Roman"/>
                <w:sz w:val="32"/>
                <w:szCs w:val="32"/>
              </w:rPr>
            </w:rPrChange>
          </w:rPr>
          <w:t>安排建设项目提</w:t>
        </w:r>
      </w:ins>
      <w:del w:id="273"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74" w:author="xh" w:date="2026-10-23T13:52:43Z">
            <w:rPr>
              <w:rFonts w:hint="eastAsia" w:ascii="方正仿宋_GBK" w:hAnsi="方正仿宋_GBK" w:eastAsia="方正仿宋_GBK" w:cs="Times New Roman"/>
              <w:sz w:val="32"/>
              <w:szCs w:val="32"/>
            </w:rPr>
          </w:rPrChange>
        </w:rPr>
        <w:t>供</w:t>
      </w:r>
      <w:ins w:id="275" w:author="xh" w:date="2026-10-23T13:52:43Z">
        <w:r>
          <w:rPr>
            <w:rFonts w:hint="default" w:ascii="Times New Roman" w:hAnsi="Times New Roman" w:eastAsia="方正仿宋_GBK" w:cs="Times New Roman"/>
            <w:b w:val="0"/>
            <w:bCs w:val="0"/>
            <w:i w:val="0"/>
            <w:iCs w:val="0"/>
            <w:sz w:val="32"/>
            <w:szCs w:val="32"/>
            <w:rPrChange w:id="276" w:author="xh" w:date="2026-10-23T13:52:43Z">
              <w:rPr>
                <w:rFonts w:hint="eastAsia" w:ascii="方正仿宋_GBK" w:hAnsi="方正仿宋_GBK" w:eastAsia="方正仿宋_GBK" w:cs="Times New Roman"/>
                <w:sz w:val="32"/>
                <w:szCs w:val="32"/>
              </w:rPr>
            </w:rPrChange>
          </w:rPr>
          <w:t>依据</w:t>
        </w:r>
      </w:ins>
      <w:del w:id="277"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78" w:author="xh" w:date="2026-10-23T13:52:43Z">
            <w:rPr>
              <w:rFonts w:hint="eastAsia" w:ascii="方正仿宋_GBK" w:hAnsi="方正仿宋_GBK" w:eastAsia="方正仿宋_GBK" w:cs="Times New Roman"/>
              <w:sz w:val="32"/>
              <w:szCs w:val="32"/>
            </w:rPr>
          </w:rPrChange>
        </w:rPr>
        <w:t>。</w:t>
      </w:r>
      <w:del w:id="279"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81"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80"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82" w:author="白日梦想家" w:date="2026-10-26T14:26:39Z">
            <w:rPr>
              <w:rFonts w:hint="eastAsia" w:ascii="方正黑体_GBK" w:hAnsi="方正黑体_GBK" w:eastAsia="方正黑体_GBK" w:cs="方正黑体_GBK"/>
              <w:b/>
              <w:bCs/>
              <w:sz w:val="36"/>
              <w:szCs w:val="36"/>
            </w:rPr>
          </w:rPrChange>
        </w:rPr>
        <w:t>二、</w:t>
      </w:r>
      <w:del w:id="283" w:author="xh" w:date="2026-10-23T13:56:08Z">
        <w:r>
          <w:rPr>
            <w:rFonts w:hint="default" w:ascii="Times New Roman" w:hAnsi="Times New Roman" w:eastAsia="方正黑体_GBK" w:cs="Times New Roman"/>
            <w:b w:val="0"/>
            <w:bCs w:val="0"/>
            <w:sz w:val="36"/>
            <w:szCs w:val="36"/>
            <w:rPrChange w:id="284"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85" w:author="白日梦想家" w:date="2026-10-26T14:26:39Z">
            <w:rPr>
              <w:rFonts w:hint="eastAsia" w:ascii="方正黑体_GBK" w:hAnsi="方正黑体_GBK" w:eastAsia="方正黑体_GBK" w:cs="方正黑体_GBK"/>
              <w:b/>
              <w:bCs/>
              <w:sz w:val="36"/>
              <w:szCs w:val="36"/>
            </w:rPr>
          </w:rPrChange>
        </w:rPr>
        <w:t>研究</w:t>
      </w:r>
      <w:ins w:id="286" w:author="xh" w:date="2026-10-23T13:56:08Z">
        <w:r>
          <w:rPr>
            <w:rFonts w:hint="default" w:ascii="Times New Roman" w:hAnsi="Times New Roman" w:eastAsia="方正黑体_GBK" w:cs="Times New Roman"/>
            <w:b w:val="0"/>
            <w:bCs w:val="0"/>
            <w:i w:val="0"/>
            <w:iCs w:val="0"/>
            <w:sz w:val="36"/>
            <w:szCs w:val="36"/>
            <w:rPrChange w:id="287"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88"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89" w:author="xh" w:date="2026-10-23T13:59:32Z">
            <w:rPr>
              <w:rFonts w:hint="eastAsia" w:ascii="方正楷体_GBK" w:hAnsi="方正楷体_GBK" w:eastAsia="方正楷体_GBK" w:cs="方正楷体_GBK"/>
              <w:b/>
              <w:bCs/>
              <w:sz w:val="32"/>
              <w:szCs w:val="32"/>
            </w:rPr>
          </w:rPrChange>
        </w:rPr>
        <w:t>（一）</w:t>
      </w:r>
      <w:ins w:id="290" w:author="xh" w:date="2026-10-23T13:59:32Z">
        <w:r>
          <w:rPr>
            <w:rFonts w:hint="default" w:ascii="Times New Roman" w:hAnsi="Times New Roman" w:eastAsia="方正楷体_GBK" w:cs="Times New Roman"/>
            <w:b/>
            <w:bCs/>
            <w:i w:val="0"/>
            <w:iCs w:val="0"/>
            <w:sz w:val="32"/>
            <w:szCs w:val="32"/>
            <w:rPrChange w:id="291" w:author="xh" w:date="2026-10-23T13:59:32Z">
              <w:rPr>
                <w:rFonts w:hint="eastAsia" w:ascii="方正楷体_GBK" w:hAnsi="方正楷体_GBK" w:eastAsia="方正楷体_GBK" w:cs="方正楷体_GBK"/>
                <w:b/>
                <w:bCs/>
                <w:sz w:val="32"/>
                <w:szCs w:val="32"/>
              </w:rPr>
            </w:rPrChange>
          </w:rPr>
          <w:t>以实际源荷为基础开展</w:t>
        </w:r>
      </w:ins>
      <w:ins w:id="292" w:author="xh" w:date="2026-10-23T13:59:32Z">
        <w:del w:id="293" w:author="白日梦想家" w:date="2026-10-26T11:45:31Z">
          <w:r>
            <w:rPr>
              <w:rFonts w:hint="default" w:ascii="Times New Roman" w:hAnsi="Times New Roman" w:eastAsia="方正楷体_GBK" w:cs="Times New Roman"/>
              <w:b/>
              <w:bCs/>
              <w:i w:val="0"/>
              <w:iCs w:val="0"/>
              <w:sz w:val="32"/>
              <w:szCs w:val="32"/>
              <w:rPrChange w:id="294" w:author="xh" w:date="2026-10-23T13:59:32Z">
                <w:rPr>
                  <w:rFonts w:hint="eastAsia" w:ascii="方正楷体_GBK" w:hAnsi="方正楷体_GBK" w:eastAsia="方正楷体_GBK" w:cs="方正楷体_GBK"/>
                  <w:b/>
                  <w:bCs/>
                  <w:sz w:val="32"/>
                  <w:szCs w:val="32"/>
                </w:rPr>
              </w:rPrChange>
            </w:rPr>
            <w:delText>两地区</w:delText>
          </w:r>
        </w:del>
      </w:ins>
      <w:del w:id="295" w:author="xh" w:date="2026-10-23T13:59:32Z">
        <w:r>
          <w:rPr>
            <w:rFonts w:hint="eastAsia" w:ascii="方正楷体_GBK" w:hAnsi="方正楷体_GBK" w:eastAsia="方正楷体_GBK" w:cs="方正楷体_GBK"/>
            <w:b/>
            <w:bCs/>
            <w:sz w:val="32"/>
            <w:szCs w:val="32"/>
          </w:rPr>
          <w:delText>建立同一起点、逐年承接的</w:delText>
        </w:r>
      </w:del>
      <w:ins w:id="296"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97" w:author="xh" w:date="2026-10-23T13:59:32Z">
            <w:rPr>
              <w:rFonts w:hint="eastAsia" w:ascii="方正楷体_GBK" w:hAnsi="方正楷体_GBK" w:eastAsia="方正楷体_GBK" w:cs="方正楷体_GBK"/>
              <w:b/>
              <w:bCs/>
              <w:sz w:val="32"/>
              <w:szCs w:val="32"/>
            </w:rPr>
          </w:rPrChange>
        </w:rPr>
        <w:t>方案比</w:t>
      </w:r>
      <w:ins w:id="298" w:author="xh" w:date="2026-10-23T13:59:32Z">
        <w:r>
          <w:rPr>
            <w:rFonts w:hint="default" w:ascii="Times New Roman" w:hAnsi="Times New Roman" w:eastAsia="方正楷体_GBK" w:cs="Times New Roman"/>
            <w:b/>
            <w:bCs/>
            <w:i w:val="0"/>
            <w:iCs w:val="0"/>
            <w:sz w:val="32"/>
            <w:szCs w:val="32"/>
            <w:rPrChange w:id="299" w:author="xh" w:date="2026-10-23T13:59:32Z">
              <w:rPr>
                <w:rFonts w:hint="eastAsia" w:ascii="方正楷体_GBK" w:hAnsi="方正楷体_GBK" w:eastAsia="方正楷体_GBK" w:cs="方正楷体_GBK"/>
                <w:b/>
                <w:bCs/>
                <w:sz w:val="32"/>
                <w:szCs w:val="32"/>
              </w:rPr>
            </w:rPrChange>
          </w:rPr>
          <w:t>选</w:t>
        </w:r>
      </w:ins>
      <w:del w:id="300"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01" w:author="xh" w:date="2026-10-23T14:02:57Z">
        <w:r>
          <w:rPr>
            <w:rFonts w:hint="default" w:ascii="Times New Roman" w:hAnsi="Times New Roman" w:eastAsia="方正仿宋_GBK" w:cs="Times New Roman"/>
            <w:b w:val="0"/>
            <w:bCs w:val="0"/>
            <w:i w:val="0"/>
            <w:iCs w:val="0"/>
            <w:sz w:val="32"/>
            <w:szCs w:val="32"/>
            <w:rPrChange w:id="302"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303" w:author="xh" w:date="2026-10-23T14:02:57Z">
            <w:rPr>
              <w:rFonts w:hint="eastAsia" w:ascii="方正仿宋_GBK" w:hAnsi="方正仿宋_GBK" w:eastAsia="方正仿宋_GBK" w:cs="Times New Roman"/>
              <w:sz w:val="32"/>
              <w:szCs w:val="32"/>
            </w:rPr>
          </w:rPrChange>
        </w:rPr>
        <w:t>两地区</w:t>
      </w:r>
      <w:ins w:id="304" w:author="白日梦想家" w:date="2026-10-23T11:15:27Z">
        <w:del w:id="305" w:author="xh" w:date="2026-10-23T14:02:57Z">
          <w:r>
            <w:rPr>
              <w:rFonts w:hint="eastAsia" w:ascii="方正仿宋_GBK" w:hAnsi="方正仿宋_GBK" w:eastAsia="方正仿宋_GBK" w:cs="Times New Roman"/>
              <w:sz w:val="32"/>
              <w:szCs w:val="32"/>
              <w:lang w:eastAsia="zh"/>
              <w:woUserID w:val="1"/>
            </w:rPr>
            <w:delText>以</w:delText>
          </w:r>
        </w:del>
      </w:ins>
      <w:del w:id="306"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307" w:author="xh" w:date="2026-10-23T14:02:57Z">
            <w:rPr>
              <w:rFonts w:hint="eastAsia" w:ascii="方正仿宋_GBK" w:hAnsi="方正仿宋_GBK" w:eastAsia="方正仿宋_GBK" w:cs="Times New Roman"/>
              <w:sz w:val="32"/>
              <w:szCs w:val="32"/>
            </w:rPr>
          </w:rPrChange>
        </w:rPr>
        <w:t>2021</w:t>
      </w:r>
      <w:del w:id="308"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309" w:author="xh" w:date="2026-10-23T14:02:57Z">
            <w:rPr>
              <w:rFonts w:hint="eastAsia" w:ascii="方正仿宋_GBK" w:hAnsi="方正仿宋_GBK" w:eastAsia="方正仿宋_GBK" w:cs="Times New Roman"/>
              <w:sz w:val="32"/>
              <w:szCs w:val="32"/>
            </w:rPr>
          </w:rPrChange>
        </w:rPr>
        <w:t>—2025年</w:t>
      </w:r>
      <w:del w:id="310"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311" w:author="xh" w:date="2026-10-23T14:02:57Z">
            <w:rPr>
              <w:rFonts w:hint="eastAsia" w:ascii="方正仿宋_GBK" w:hAnsi="方正仿宋_GBK" w:eastAsia="方正仿宋_GBK" w:cs="Times New Roman"/>
              <w:sz w:val="32"/>
              <w:szCs w:val="32"/>
            </w:rPr>
          </w:rPrChange>
        </w:rPr>
        <w:t>负荷和光伏</w:t>
      </w:r>
      <w:ins w:id="312" w:author="xh" w:date="2026-10-23T14:02:57Z">
        <w:r>
          <w:rPr>
            <w:rFonts w:hint="default" w:ascii="Times New Roman" w:hAnsi="Times New Roman" w:eastAsia="方正仿宋_GBK" w:cs="Times New Roman"/>
            <w:b w:val="0"/>
            <w:bCs w:val="0"/>
            <w:i w:val="0"/>
            <w:iCs w:val="0"/>
            <w:sz w:val="32"/>
            <w:szCs w:val="32"/>
            <w:rPrChange w:id="313" w:author="xh" w:date="2026-10-23T14:02:57Z">
              <w:rPr>
                <w:rFonts w:hint="eastAsia" w:ascii="方正仿宋_GBK" w:hAnsi="方正仿宋_GBK" w:eastAsia="方正仿宋_GBK" w:cs="Times New Roman"/>
                <w:sz w:val="32"/>
                <w:szCs w:val="32"/>
              </w:rPr>
            </w:rPrChange>
          </w:rPr>
          <w:t>资料为基础</w:t>
        </w:r>
      </w:ins>
      <w:del w:id="314"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315" w:author="xh" w:date="2026-10-23T14:02:57Z">
            <w:rPr>
              <w:rFonts w:hint="eastAsia" w:ascii="方正仿宋_GBK" w:hAnsi="方正仿宋_GBK" w:eastAsia="方正仿宋_GBK" w:cs="Times New Roman"/>
              <w:sz w:val="32"/>
              <w:szCs w:val="32"/>
            </w:rPr>
          </w:rPrChange>
        </w:rPr>
        <w:t>开展</w:t>
      </w:r>
      <w:del w:id="316"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317" w:author="xh" w:date="2026-10-23T14:02:57Z">
            <w:rPr>
              <w:rFonts w:hint="eastAsia" w:ascii="方正仿宋_GBK" w:hAnsi="方正仿宋_GBK" w:eastAsia="方正仿宋_GBK" w:cs="Times New Roman"/>
              <w:sz w:val="32"/>
              <w:szCs w:val="32"/>
            </w:rPr>
          </w:rPrChange>
        </w:rPr>
        <w:t>回算，2026—203</w:t>
      </w:r>
      <w:ins w:id="318" w:author="xh" w:date="2026-10-26T18:14:59Z">
        <w:r>
          <w:rPr>
            <w:rFonts w:hint="default" w:ascii="Times New Roman" w:hAnsi="Times New Roman" w:eastAsia="方正仿宋_GBK" w:cs="Times New Roman"/>
            <w:b w:val="0"/>
            <w:bCs w:val="0"/>
            <w:i w:val="0"/>
            <w:iCs w:val="0"/>
            <w:sz w:val="32"/>
            <w:szCs w:val="32"/>
          </w:rPr>
          <w:t>0</w:t>
        </w:r>
      </w:ins>
      <w:del w:id="319" w:author="xh" w:date="2026-10-26T18:14:5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年按区域负荷预测</w:t>
      </w:r>
      <w:ins w:id="320" w:author="xh" w:date="2026-10-23T14:02:57Z">
        <w:r>
          <w:rPr>
            <w:rFonts w:hint="default" w:ascii="Times New Roman" w:hAnsi="Times New Roman" w:eastAsia="方正仿宋_GBK" w:cs="Times New Roman"/>
            <w:b w:val="0"/>
            <w:bCs w:val="0"/>
            <w:i w:val="0"/>
            <w:iCs w:val="0"/>
            <w:sz w:val="32"/>
            <w:szCs w:val="32"/>
            <w:rPrChange w:id="321" w:author="xh" w:date="2026-10-23T14:02:57Z">
              <w:rPr>
                <w:rFonts w:hint="eastAsia" w:ascii="方正仿宋_GBK" w:hAnsi="方正仿宋_GBK" w:eastAsia="方正仿宋_GBK" w:cs="Times New Roman"/>
                <w:sz w:val="32"/>
                <w:szCs w:val="32"/>
              </w:rPr>
            </w:rPrChange>
          </w:rPr>
          <w:t>和</w:t>
        </w:r>
      </w:ins>
      <w:del w:id="322"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323" w:author="xh" w:date="2026-10-23T14:02:57Z">
            <w:rPr>
              <w:rFonts w:hint="eastAsia" w:ascii="方正仿宋_GBK" w:hAnsi="方正仿宋_GBK" w:eastAsia="方正仿宋_GBK" w:cs="Times New Roman"/>
              <w:sz w:val="32"/>
              <w:szCs w:val="32"/>
            </w:rPr>
          </w:rPrChange>
        </w:rPr>
        <w:t>光伏</w:t>
      </w:r>
      <w:ins w:id="324" w:author="xh" w:date="2026-10-23T14:02:57Z">
        <w:r>
          <w:rPr>
            <w:rFonts w:hint="default" w:ascii="Times New Roman" w:hAnsi="Times New Roman" w:eastAsia="方正仿宋_GBK" w:cs="Times New Roman"/>
            <w:b w:val="0"/>
            <w:bCs w:val="0"/>
            <w:i w:val="0"/>
            <w:iCs w:val="0"/>
            <w:sz w:val="32"/>
            <w:szCs w:val="32"/>
            <w:rPrChange w:id="325" w:author="xh" w:date="2026-10-23T14:02:57Z">
              <w:rPr>
                <w:rFonts w:hint="eastAsia" w:ascii="方正仿宋_GBK" w:hAnsi="方正仿宋_GBK" w:eastAsia="方正仿宋_GBK" w:cs="Times New Roman"/>
                <w:sz w:val="32"/>
                <w:szCs w:val="32"/>
              </w:rPr>
            </w:rPrChange>
          </w:rPr>
          <w:t>发展</w:t>
        </w:r>
      </w:ins>
      <w:del w:id="326"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327" w:author="xh" w:date="2026-10-23T14:02:57Z">
            <w:rPr>
              <w:rFonts w:hint="eastAsia" w:ascii="方正仿宋_GBK" w:hAnsi="方正仿宋_GBK" w:eastAsia="方正仿宋_GBK" w:cs="Times New Roman"/>
              <w:sz w:val="32"/>
              <w:szCs w:val="32"/>
            </w:rPr>
          </w:rPrChange>
        </w:rPr>
        <w:t>情景</w:t>
      </w:r>
      <w:ins w:id="328" w:author="xh" w:date="2026-10-23T14:02:57Z">
        <w:r>
          <w:rPr>
            <w:rFonts w:hint="default" w:ascii="Times New Roman" w:hAnsi="Times New Roman" w:eastAsia="方正仿宋_GBK" w:cs="Times New Roman"/>
            <w:b w:val="0"/>
            <w:bCs w:val="0"/>
            <w:i w:val="0"/>
            <w:iCs w:val="0"/>
            <w:sz w:val="32"/>
            <w:szCs w:val="32"/>
            <w:rPrChange w:id="329" w:author="xh" w:date="2026-10-23T14:02:57Z">
              <w:rPr>
                <w:rFonts w:hint="eastAsia" w:ascii="方正仿宋_GBK" w:hAnsi="方正仿宋_GBK" w:eastAsia="方正仿宋_GBK" w:cs="Times New Roman"/>
                <w:sz w:val="32"/>
                <w:szCs w:val="32"/>
              </w:rPr>
            </w:rPrChange>
          </w:rPr>
          <w:t>推演</w:t>
        </w:r>
      </w:ins>
      <w:ins w:id="330"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331" w:author="xh" w:date="2026-10-23T14:02:57Z">
        <w:r>
          <w:rPr>
            <w:rFonts w:hint="default" w:ascii="Times New Roman" w:hAnsi="Times New Roman" w:eastAsia="方正仿宋_GBK" w:cs="Times New Roman"/>
            <w:b w:val="0"/>
            <w:bCs w:val="0"/>
            <w:i w:val="0"/>
            <w:iCs w:val="0"/>
            <w:sz w:val="32"/>
            <w:szCs w:val="32"/>
            <w:rPrChange w:id="332" w:author="xh" w:date="2026-10-23T14:02:57Z">
              <w:rPr>
                <w:rFonts w:hint="eastAsia" w:ascii="方正仿宋_GBK" w:hAnsi="方正仿宋_GBK" w:eastAsia="方正仿宋_GBK" w:cs="Times New Roman"/>
                <w:sz w:val="32"/>
                <w:szCs w:val="32"/>
              </w:rPr>
            </w:rPrChange>
          </w:rPr>
          <w:t>。</w:t>
        </w:r>
      </w:ins>
      <w:ins w:id="333"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334"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335"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336"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337"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338"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339" w:author="xh" w:date="2026-10-23T14:02:57Z">
        <w:r>
          <w:rPr>
            <w:rFonts w:hint="default" w:ascii="Times New Roman" w:hAnsi="Times New Roman" w:eastAsia="方正仿宋_GBK" w:cs="Times New Roman"/>
            <w:b w:val="0"/>
            <w:bCs w:val="0"/>
            <w:i w:val="0"/>
            <w:iCs w:val="0"/>
            <w:sz w:val="32"/>
            <w:szCs w:val="32"/>
            <w:rPrChange w:id="340" w:author="xh" w:date="2026-10-23T14:02:57Z">
              <w:rPr>
                <w:rFonts w:hint="eastAsia" w:ascii="方正仿宋_GBK" w:hAnsi="方正仿宋_GBK" w:eastAsia="方正仿宋_GBK" w:cs="Times New Roman"/>
                <w:sz w:val="32"/>
                <w:szCs w:val="32"/>
              </w:rPr>
            </w:rPrChange>
          </w:rPr>
          <w:t>两</w:t>
        </w:r>
      </w:ins>
      <w:ins w:id="341"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42"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43"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44"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45"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46"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47" w:author="xh" w:date="2026-10-23T14:02:57Z">
        <w:del w:id="348" w:author="白日梦想家" w:date="2026-10-26T11:46:22Z">
          <w:r>
            <w:rPr>
              <w:rFonts w:hint="default" w:ascii="Times New Roman" w:hAnsi="Times New Roman" w:eastAsia="方正仿宋_GBK" w:cs="Times New Roman"/>
              <w:b w:val="0"/>
              <w:bCs w:val="0"/>
              <w:i w:val="0"/>
              <w:iCs w:val="0"/>
              <w:sz w:val="32"/>
              <w:szCs w:val="32"/>
              <w:rPrChange w:id="349" w:author="xh" w:date="2026-10-23T14:02:57Z">
                <w:rPr>
                  <w:rFonts w:hint="eastAsia" w:ascii="方正仿宋_GBK" w:hAnsi="方正仿宋_GBK" w:eastAsia="方正仿宋_GBK" w:cs="Times New Roman"/>
                  <w:sz w:val="32"/>
                  <w:szCs w:val="32"/>
                </w:rPr>
              </w:rPrChange>
            </w:rPr>
            <w:delText>方案</w:delText>
          </w:r>
        </w:del>
      </w:ins>
      <w:ins w:id="350"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51"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52"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53"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54" w:author="xh" w:date="2026-10-23T14:02:57Z">
        <w:del w:id="355" w:author="白日梦想家" w:date="2026-10-26T11:46:56Z">
          <w:r>
            <w:rPr>
              <w:rFonts w:hint="default" w:ascii="Times New Roman" w:hAnsi="Times New Roman" w:eastAsia="方正仿宋_GBK" w:cs="Times New Roman"/>
              <w:b w:val="0"/>
              <w:bCs w:val="0"/>
              <w:i w:val="0"/>
              <w:iCs w:val="0"/>
              <w:sz w:val="32"/>
              <w:szCs w:val="32"/>
              <w:rPrChange w:id="356" w:author="xh" w:date="2026-10-23T14:02:57Z">
                <w:rPr>
                  <w:rFonts w:hint="eastAsia" w:ascii="方正仿宋_GBK" w:hAnsi="方正仿宋_GBK" w:eastAsia="方正仿宋_GBK" w:cs="Times New Roman"/>
                  <w:sz w:val="32"/>
                  <w:szCs w:val="32"/>
                </w:rPr>
              </w:rPrChange>
            </w:rPr>
            <w:delText>共</w:delText>
          </w:r>
        </w:del>
      </w:ins>
      <w:ins w:id="357" w:author="xh" w:date="2026-10-23T14:02:57Z">
        <w:del w:id="358" w:author="白日梦想家" w:date="2026-10-26T11:46:56Z">
          <w:r>
            <w:rPr>
              <w:rFonts w:hint="default" w:ascii="Times New Roman" w:hAnsi="Times New Roman" w:eastAsia="方正仿宋_GBK" w:cs="Times New Roman"/>
              <w:b w:val="0"/>
              <w:bCs w:val="0"/>
              <w:i w:val="0"/>
              <w:iCs w:val="0"/>
              <w:sz w:val="32"/>
              <w:szCs w:val="32"/>
              <w:rPrChange w:id="359" w:author="xh" w:date="2026-10-23T14:02:57Z">
                <w:rPr>
                  <w:rFonts w:hint="eastAsia" w:ascii="方正仿宋_GBK" w:hAnsi="方正仿宋_GBK" w:eastAsia="方正仿宋_GBK" w:cs="Times New Roman"/>
                  <w:sz w:val="32"/>
                  <w:szCs w:val="32"/>
                </w:rPr>
              </w:rPrChange>
            </w:rPr>
            <w:delText>用</w:delText>
          </w:r>
        </w:del>
      </w:ins>
      <w:ins w:id="360" w:author="xh" w:date="2026-10-23T14:02:57Z">
        <w:del w:id="361" w:author="白日梦想家" w:date="2026-10-26T11:46:56Z">
          <w:r>
            <w:rPr>
              <w:rFonts w:hint="default" w:ascii="Times New Roman" w:hAnsi="Times New Roman" w:eastAsia="方正仿宋_GBK" w:cs="Times New Roman"/>
              <w:b w:val="0"/>
              <w:bCs w:val="0"/>
              <w:i w:val="0"/>
              <w:iCs w:val="0"/>
              <w:sz w:val="32"/>
              <w:szCs w:val="32"/>
              <w:rPrChange w:id="362" w:author="xh" w:date="2026-10-23T14:02:57Z">
                <w:rPr>
                  <w:rFonts w:hint="eastAsia" w:ascii="方正仿宋_GBK" w:hAnsi="方正仿宋_GBK" w:eastAsia="方正仿宋_GBK" w:cs="Times New Roman"/>
                  <w:sz w:val="32"/>
                  <w:szCs w:val="32"/>
                </w:rPr>
              </w:rPrChange>
            </w:rPr>
            <w:delText>年度源荷、工程价格及</w:delText>
          </w:r>
        </w:del>
      </w:ins>
      <w:ins w:id="363" w:author="xh" w:date="2026-10-23T14:02:57Z">
        <w:del w:id="364" w:author="白日梦想家" w:date="2026-10-26T11:46:56Z">
          <w:r>
            <w:rPr>
              <w:rFonts w:hint="default" w:ascii="Times New Roman" w:hAnsi="Times New Roman" w:eastAsia="方正仿宋_GBK" w:cs="Times New Roman"/>
              <w:b w:val="0"/>
              <w:bCs w:val="0"/>
              <w:i w:val="0"/>
              <w:iCs w:val="0"/>
              <w:sz w:val="32"/>
              <w:szCs w:val="32"/>
              <w:rPrChange w:id="365" w:author="xh" w:date="2026-10-23T14:02:57Z">
                <w:rPr>
                  <w:rFonts w:hint="eastAsia" w:ascii="方正仿宋_GBK" w:hAnsi="方正仿宋_GBK" w:eastAsia="方正仿宋_GBK" w:cs="Times New Roman"/>
                  <w:sz w:val="32"/>
                  <w:szCs w:val="32"/>
                </w:rPr>
              </w:rPrChange>
            </w:rPr>
            <w:delText>候选</w:delText>
          </w:r>
        </w:del>
      </w:ins>
      <w:ins w:id="366" w:author="xh" w:date="2026-10-23T14:02:57Z">
        <w:del w:id="367" w:author="白日梦想家" w:date="2026-10-26T11:46:56Z">
          <w:r>
            <w:rPr>
              <w:rFonts w:hint="default" w:ascii="Times New Roman" w:hAnsi="Times New Roman" w:eastAsia="方正仿宋_GBK" w:cs="Times New Roman"/>
              <w:b w:val="0"/>
              <w:bCs w:val="0"/>
              <w:i w:val="0"/>
              <w:iCs w:val="0"/>
              <w:sz w:val="32"/>
              <w:szCs w:val="32"/>
              <w:rPrChange w:id="368"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69" w:author="xh" w:date="2026-10-23T14:02:57Z">
            <w:rPr>
              <w:rFonts w:hint="eastAsia" w:ascii="方正仿宋_GBK" w:hAnsi="方正仿宋_GBK" w:eastAsia="方正仿宋_GBK" w:cs="Times New Roman"/>
              <w:sz w:val="32"/>
              <w:szCs w:val="32"/>
            </w:rPr>
          </w:rPrChange>
        </w:rPr>
        <w:t>，</w:t>
      </w:r>
      <w:ins w:id="370" w:author="xh" w:date="2026-10-23T14:02:57Z">
        <w:r>
          <w:rPr>
            <w:rFonts w:hint="default" w:ascii="Times New Roman" w:hAnsi="Times New Roman" w:eastAsia="方正仿宋_GBK" w:cs="Times New Roman"/>
            <w:b w:val="0"/>
            <w:bCs w:val="0"/>
            <w:i w:val="0"/>
            <w:iCs w:val="0"/>
            <w:sz w:val="32"/>
            <w:szCs w:val="32"/>
            <w:rPrChange w:id="371" w:author="xh" w:date="2026-10-23T14:02:57Z">
              <w:rPr>
                <w:rFonts w:hint="eastAsia" w:ascii="方正仿宋_GBK" w:hAnsi="方正仿宋_GBK" w:eastAsia="方正仿宋_GBK" w:cs="Times New Roman"/>
                <w:sz w:val="32"/>
                <w:szCs w:val="32"/>
              </w:rPr>
            </w:rPrChange>
          </w:rPr>
          <w:t>比较</w:t>
        </w:r>
      </w:ins>
      <w:ins w:id="372"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73"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74" w:author="xh" w:date="2026-10-23T14:02:57Z">
        <w:del w:id="375" w:author="白日梦想家" w:date="2026-10-26T11:47:28Z">
          <w:r>
            <w:rPr>
              <w:rFonts w:hint="default" w:ascii="Times New Roman" w:hAnsi="Times New Roman" w:eastAsia="方正仿宋_GBK" w:cs="Times New Roman"/>
              <w:b w:val="0"/>
              <w:bCs w:val="0"/>
              <w:i w:val="0"/>
              <w:iCs w:val="0"/>
              <w:sz w:val="32"/>
              <w:szCs w:val="32"/>
              <w:rPrChange w:id="376" w:author="xh" w:date="2026-10-23T14:02:57Z">
                <w:rPr>
                  <w:rFonts w:hint="eastAsia" w:ascii="方正仿宋_GBK" w:hAnsi="方正仿宋_GBK" w:eastAsia="方正仿宋_GBK" w:cs="Times New Roman"/>
                  <w:sz w:val="32"/>
                  <w:szCs w:val="32"/>
                </w:rPr>
              </w:rPrChange>
            </w:rPr>
            <w:delText>同一供电任务下的</w:delText>
          </w:r>
        </w:del>
      </w:ins>
      <w:ins w:id="377" w:author="xh" w:date="2026-10-23T14:02:57Z">
        <w:del w:id="378" w:author="白日梦想家" w:date="2026-10-26T11:47:28Z">
          <w:r>
            <w:rPr>
              <w:rFonts w:hint="default" w:ascii="Times New Roman" w:hAnsi="Times New Roman" w:eastAsia="方正仿宋_GBK" w:cs="Times New Roman"/>
              <w:b w:val="0"/>
              <w:bCs w:val="0"/>
              <w:i w:val="0"/>
              <w:iCs w:val="0"/>
              <w:sz w:val="32"/>
              <w:szCs w:val="32"/>
              <w:rPrChange w:id="379" w:author="xh" w:date="2026-10-23T14:02:57Z">
                <w:rPr>
                  <w:rFonts w:hint="eastAsia" w:ascii="方正仿宋_GBK" w:hAnsi="方正仿宋_GBK" w:eastAsia="方正仿宋_GBK" w:cs="Times New Roman"/>
                  <w:sz w:val="32"/>
                  <w:szCs w:val="32"/>
                </w:rPr>
              </w:rPrChange>
            </w:rPr>
            <w:delText>设备配置与费用</w:delText>
          </w:r>
        </w:del>
      </w:ins>
      <w:ins w:id="380" w:author="xh" w:date="2026-10-23T14:02:57Z">
        <w:r>
          <w:rPr>
            <w:rFonts w:hint="default" w:ascii="Times New Roman" w:hAnsi="Times New Roman" w:eastAsia="方正仿宋_GBK" w:cs="Times New Roman"/>
            <w:b w:val="0"/>
            <w:bCs w:val="0"/>
            <w:i w:val="0"/>
            <w:iCs w:val="0"/>
            <w:sz w:val="32"/>
            <w:szCs w:val="32"/>
            <w:rPrChange w:id="381" w:author="xh" w:date="2026-10-23T14:02:57Z">
              <w:rPr>
                <w:rFonts w:hint="eastAsia" w:ascii="方正仿宋_GBK" w:hAnsi="方正仿宋_GBK" w:eastAsia="方正仿宋_GBK" w:cs="Times New Roman"/>
                <w:sz w:val="32"/>
                <w:szCs w:val="32"/>
              </w:rPr>
            </w:rPrChange>
          </w:rPr>
          <w:t>。</w:t>
        </w:r>
      </w:ins>
      <w:ins w:id="382" w:author="xh" w:date="2026-10-23T14:02:57Z">
        <w:del w:id="383" w:author="白日梦想家" w:date="2026-10-26T11:47:38Z">
          <w:r>
            <w:rPr>
              <w:rFonts w:hint="default" w:ascii="Times New Roman" w:hAnsi="Times New Roman" w:eastAsia="方正仿宋_GBK" w:cs="Times New Roman"/>
              <w:b w:val="0"/>
              <w:bCs w:val="0"/>
              <w:i w:val="0"/>
              <w:iCs w:val="0"/>
              <w:sz w:val="32"/>
              <w:szCs w:val="32"/>
              <w:rPrChange w:id="384" w:author="xh" w:date="2026-10-23T14:02:57Z">
                <w:rPr>
                  <w:rFonts w:hint="eastAsia" w:ascii="方正仿宋_GBK" w:hAnsi="方正仿宋_GBK" w:eastAsia="方正仿宋_GBK" w:cs="Times New Roman"/>
                  <w:sz w:val="32"/>
                  <w:szCs w:val="32"/>
                </w:rPr>
              </w:rPrChange>
            </w:rPr>
            <w:delText>历史回算及未来预测均按既定</w:delText>
          </w:r>
        </w:del>
      </w:ins>
      <w:del w:id="385" w:author="白日梦想家" w:date="2026-10-26T11:47:38Z">
        <w:r>
          <w:rPr>
            <w:rFonts w:hint="default" w:ascii="Times New Roman" w:hAnsi="Times New Roman" w:eastAsia="方正仿宋_GBK" w:cs="Times New Roman"/>
            <w:b w:val="0"/>
            <w:bCs w:val="0"/>
            <w:i w:val="0"/>
            <w:iCs w:val="0"/>
            <w:sz w:val="32"/>
            <w:szCs w:val="32"/>
            <w:rPrChange w:id="386" w:author="xh" w:date="2026-10-23T14:02:57Z">
              <w:rPr>
                <w:rFonts w:hint="eastAsia" w:ascii="方正仿宋_GBK" w:hAnsi="方正仿宋_GBK" w:eastAsia="方正仿宋_GBK" w:cs="Times New Roman"/>
                <w:sz w:val="32"/>
                <w:szCs w:val="32"/>
              </w:rPr>
            </w:rPrChange>
          </w:rPr>
          <w:delText>站级空间分</w:delText>
        </w:r>
      </w:del>
      <w:ins w:id="387" w:author="xh" w:date="2026-10-23T14:02:57Z">
        <w:del w:id="388" w:author="白日梦想家" w:date="2026-10-26T11:47:38Z">
          <w:r>
            <w:rPr>
              <w:rFonts w:hint="default" w:ascii="Times New Roman" w:hAnsi="Times New Roman" w:eastAsia="方正仿宋_GBK" w:cs="Times New Roman"/>
              <w:b w:val="0"/>
              <w:bCs w:val="0"/>
              <w:i w:val="0"/>
              <w:iCs w:val="0"/>
              <w:sz w:val="32"/>
              <w:szCs w:val="32"/>
              <w:rPrChange w:id="389" w:author="xh" w:date="2026-10-23T14:02:57Z">
                <w:rPr>
                  <w:rFonts w:hint="eastAsia" w:ascii="方正仿宋_GBK" w:hAnsi="方正仿宋_GBK" w:eastAsia="方正仿宋_GBK" w:cs="Times New Roman"/>
                  <w:sz w:val="32"/>
                  <w:szCs w:val="32"/>
                </w:rPr>
              </w:rPrChange>
            </w:rPr>
            <w:delText>布构造</w:delText>
          </w:r>
        </w:del>
      </w:ins>
      <w:del w:id="390" w:author="白日梦想家" w:date="2026-10-26T11:47:38Z">
        <w:r>
          <w:rPr>
            <w:rFonts w:hint="eastAsia" w:ascii="方正仿宋_GBK" w:hAnsi="方正仿宋_GBK" w:eastAsia="方正仿宋_GBK" w:cs="Times New Roman"/>
            <w:sz w:val="32"/>
            <w:szCs w:val="32"/>
          </w:rPr>
          <w:delText>配继承2025年模板</w:delText>
        </w:r>
      </w:del>
      <w:del w:id="391" w:author="白日梦想家" w:date="2026-10-26T11:47:38Z">
        <w:r>
          <w:rPr>
            <w:rFonts w:hint="default" w:ascii="Times New Roman" w:hAnsi="Times New Roman" w:eastAsia="方正仿宋_GBK" w:cs="Times New Roman"/>
            <w:b w:val="0"/>
            <w:bCs w:val="0"/>
            <w:i w:val="0"/>
            <w:iCs w:val="0"/>
            <w:sz w:val="32"/>
            <w:szCs w:val="32"/>
            <w:rPrChange w:id="392" w:author="xh" w:date="2026-10-23T14:02:57Z">
              <w:rPr>
                <w:rFonts w:hint="eastAsia" w:ascii="方正仿宋_GBK" w:hAnsi="方正仿宋_GBK" w:eastAsia="方正仿宋_GBK" w:cs="Times New Roman"/>
                <w:sz w:val="32"/>
                <w:szCs w:val="32"/>
              </w:rPr>
            </w:rPrChange>
          </w:rPr>
          <w:delText>。</w:delText>
        </w:r>
      </w:del>
      <w:del w:id="39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94"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95" w:author="xh" w:date="2026-10-23T14:06:21Z">
            <w:rPr>
              <w:rFonts w:hint="eastAsia" w:ascii="方正仿宋_GBK" w:hAnsi="方正仿宋_GBK" w:eastAsia="方正仿宋_GBK" w:cs="Times New Roman"/>
              <w:sz w:val="32"/>
              <w:szCs w:val="32"/>
            </w:rPr>
          </w:rPrChange>
        </w:rPr>
        <w:t>刚性</w:t>
      </w:r>
      <w:ins w:id="396"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97" w:author="xh" w:date="2026-10-23T14:06:21Z">
            <w:rPr>
              <w:rFonts w:hint="eastAsia" w:ascii="方正仿宋_GBK" w:hAnsi="方正仿宋_GBK" w:eastAsia="方正仿宋_GBK" w:cs="Times New Roman"/>
              <w:sz w:val="32"/>
              <w:szCs w:val="32"/>
            </w:rPr>
          </w:rPrChange>
        </w:rPr>
        <w:t>方案新增扩容</w:t>
      </w:r>
      <w:ins w:id="398"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99"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400"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401" w:author="白日梦想家" w:date="2026-10-26T11:47:54Z">
        <w:r>
          <w:rPr>
            <w:rFonts w:hint="default" w:ascii="Times New Roman" w:hAnsi="Times New Roman" w:eastAsia="方正仿宋_GBK" w:cs="Times New Roman"/>
            <w:b w:val="0"/>
            <w:bCs w:val="0"/>
            <w:i w:val="0"/>
            <w:iCs w:val="0"/>
            <w:sz w:val="32"/>
            <w:szCs w:val="32"/>
            <w:rPrChange w:id="402"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403" w:author="xh" w:date="2026-10-23T14:06:21Z">
            <w:rPr>
              <w:rFonts w:hint="eastAsia" w:ascii="方正仿宋_GBK" w:hAnsi="方正仿宋_GBK" w:eastAsia="方正仿宋_GBK" w:cs="Times New Roman"/>
              <w:sz w:val="32"/>
              <w:szCs w:val="32"/>
            </w:rPr>
          </w:rPrChange>
        </w:rPr>
        <w:t>2.0倍控制，</w:t>
      </w:r>
      <w:del w:id="404"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405" w:author="白日梦想家" w:date="2026-10-23T11:17:09Z">
        <w:r>
          <w:rPr>
            <w:rFonts w:hint="eastAsia" w:ascii="方正仿宋_GBK" w:hAnsi="方正仿宋_GBK" w:eastAsia="方正仿宋_GBK" w:cs="Times New Roman"/>
            <w:sz w:val="32"/>
            <w:szCs w:val="32"/>
          </w:rPr>
          <w:delText>。</w:delText>
        </w:r>
      </w:del>
      <w:ins w:id="406" w:author="xh" w:date="2026-10-26T18:15:45Z">
        <w:r>
          <w:rPr>
            <w:rFonts w:hint="default" w:ascii="Times New Roman" w:hAnsi="Times New Roman" w:eastAsia="方正仿宋_GBK" w:cs="Times New Roman"/>
            <w:b w:val="0"/>
            <w:bCs w:val="0"/>
            <w:i w:val="0"/>
            <w:iCs w:val="0"/>
            <w:sz w:val="32"/>
            <w:szCs w:val="32"/>
          </w:rPr>
          <w:t>并保留上年在役容量。</w:t>
        </w:r>
      </w:ins>
      <w:r>
        <w:rPr>
          <w:rFonts w:hint="default" w:ascii="Times New Roman" w:hAnsi="Times New Roman" w:eastAsia="方正仿宋_GBK" w:cs="Times New Roman"/>
          <w:b w:val="0"/>
          <w:bCs w:val="0"/>
          <w:i w:val="0"/>
          <w:iCs w:val="0"/>
          <w:sz w:val="32"/>
          <w:szCs w:val="32"/>
          <w:rPrChange w:id="407" w:author="xh" w:date="2026-10-23T14:06:21Z">
            <w:rPr>
              <w:rFonts w:hint="eastAsia" w:ascii="方正仿宋_GBK" w:hAnsi="方正仿宋_GBK" w:eastAsia="方正仿宋_GBK" w:cs="Times New Roman"/>
              <w:sz w:val="32"/>
              <w:szCs w:val="32"/>
            </w:rPr>
          </w:rPrChange>
        </w:rPr>
        <w:t>弹性</w:t>
      </w:r>
      <w:ins w:id="408"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409" w:author="xh" w:date="2026-10-23T14:06:21Z">
            <w:rPr>
              <w:rFonts w:hint="eastAsia" w:ascii="方正仿宋_GBK" w:hAnsi="方正仿宋_GBK" w:eastAsia="方正仿宋_GBK" w:cs="Times New Roman"/>
              <w:sz w:val="32"/>
              <w:szCs w:val="32"/>
            </w:rPr>
          </w:rPrChange>
        </w:rPr>
        <w:t>方案</w:t>
      </w:r>
      <w:ins w:id="410" w:author="白日梦想家" w:date="2026-10-23T11:17:17Z">
        <w:r>
          <w:rPr>
            <w:rFonts w:hint="default" w:ascii="Times New Roman" w:hAnsi="Times New Roman" w:eastAsia="方正仿宋_GBK" w:cs="Times New Roman"/>
            <w:b w:val="0"/>
            <w:bCs w:val="0"/>
            <w:i w:val="0"/>
            <w:iCs w:val="0"/>
            <w:sz w:val="32"/>
            <w:szCs w:val="32"/>
            <w:lang w:eastAsia="zh"/>
            <w:rPrChange w:id="411" w:author="xh" w:date="2026-10-23T14:06:21Z">
              <w:rPr>
                <w:rFonts w:hint="eastAsia" w:ascii="方正仿宋_GBK" w:hAnsi="方正仿宋_GBK" w:eastAsia="方正仿宋_GBK" w:cs="Times New Roman"/>
                <w:sz w:val="32"/>
                <w:szCs w:val="32"/>
                <w:lang w:eastAsia="zh"/>
                <w:woUserID w:val="1"/>
              </w:rPr>
            </w:rPrChange>
            <w:woUserID w:val="1"/>
          </w:rPr>
          <w:t>不设</w:t>
        </w:r>
      </w:ins>
      <w:del w:id="412" w:author="白日梦想家" w:date="2026-10-23T11:17:15Z">
        <w:r>
          <w:rPr>
            <w:rFonts w:hint="eastAsia" w:ascii="方正仿宋_GBK" w:hAnsi="方正仿宋_GBK" w:eastAsia="方正仿宋_GBK" w:cs="Times New Roman"/>
            <w:sz w:val="32"/>
            <w:szCs w:val="32"/>
          </w:rPr>
          <w:delText>取消这一新增</w:delText>
        </w:r>
      </w:del>
      <w:ins w:id="413" w:author="xh" w:date="2026-10-23T14:06:21Z">
        <w:r>
          <w:rPr>
            <w:rFonts w:hint="default" w:ascii="Times New Roman" w:hAnsi="Times New Roman" w:eastAsia="方正仿宋_GBK" w:cs="Times New Roman"/>
            <w:b w:val="0"/>
            <w:bCs w:val="0"/>
            <w:i w:val="0"/>
            <w:iCs w:val="0"/>
            <w:sz w:val="32"/>
            <w:szCs w:val="32"/>
            <w:rPrChange w:id="414"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415" w:author="xh" w:date="2026-10-23T14:06:21Z">
            <w:rPr>
              <w:rFonts w:hint="eastAsia" w:ascii="方正仿宋_GBK" w:hAnsi="方正仿宋_GBK" w:eastAsia="方正仿宋_GBK" w:cs="Times New Roman"/>
              <w:sz w:val="32"/>
              <w:szCs w:val="32"/>
            </w:rPr>
          </w:rPrChange>
        </w:rPr>
        <w:t>容量上限，</w:t>
      </w:r>
      <w:ins w:id="416" w:author="xh" w:date="2026-10-26T18:15:45Z">
        <w:r>
          <w:rPr>
            <w:rFonts w:hint="default" w:ascii="Times New Roman" w:hAnsi="Times New Roman" w:eastAsia="方正仿宋_GBK" w:cs="Times New Roman"/>
            <w:b w:val="0"/>
            <w:bCs w:val="0"/>
            <w:i w:val="0"/>
            <w:iCs w:val="0"/>
            <w:sz w:val="32"/>
            <w:szCs w:val="32"/>
          </w:rPr>
          <w:t>先比较新增储能与联络费用，在配套费用参考值20%范围内优先减少联络，再比较总费用。</w:t>
        </w:r>
      </w:ins>
      <w:del w:id="417" w:author="白日梦想家" w:date="2026-10-26T11:48:25Z">
        <w:r>
          <w:rPr>
            <w:rFonts w:hint="default" w:ascii="Times New Roman" w:hAnsi="Times New Roman" w:eastAsia="方正仿宋_GBK" w:cs="Times New Roman"/>
            <w:b w:val="0"/>
            <w:bCs w:val="0"/>
            <w:i w:val="0"/>
            <w:iCs w:val="0"/>
            <w:sz w:val="32"/>
            <w:szCs w:val="32"/>
            <w:rPrChange w:id="418" w:author="xh" w:date="2026-10-23T14:06:21Z">
              <w:rPr>
                <w:rFonts w:hint="eastAsia" w:ascii="方正仿宋_GBK" w:hAnsi="方正仿宋_GBK" w:eastAsia="方正仿宋_GBK" w:cs="Times New Roman"/>
                <w:sz w:val="32"/>
                <w:szCs w:val="32"/>
              </w:rPr>
            </w:rPrChange>
          </w:rPr>
          <w:delText>在相同年度容载比下限和供电约束下</w:delText>
        </w:r>
      </w:del>
      <w:ins w:id="419" w:author="xh" w:date="2026-10-23T14:06:21Z">
        <w:del w:id="420" w:author="白日梦想家" w:date="2026-10-26T11:48:25Z">
          <w:r>
            <w:rPr>
              <w:rFonts w:hint="default" w:ascii="Times New Roman" w:hAnsi="Times New Roman" w:eastAsia="方正仿宋_GBK" w:cs="Times New Roman"/>
              <w:b w:val="0"/>
              <w:bCs w:val="0"/>
              <w:i w:val="0"/>
              <w:iCs w:val="0"/>
              <w:sz w:val="32"/>
              <w:szCs w:val="32"/>
              <w:rPrChange w:id="421" w:author="xh" w:date="2026-10-23T14:06:21Z">
                <w:rPr>
                  <w:rFonts w:hint="eastAsia" w:ascii="方正仿宋_GBK" w:hAnsi="方正仿宋_GBK" w:eastAsia="方正仿宋_GBK" w:cs="Times New Roman"/>
                  <w:sz w:val="32"/>
                  <w:szCs w:val="32"/>
                </w:rPr>
              </w:rPrChange>
            </w:rPr>
            <w:delText>选择</w:delText>
          </w:r>
        </w:del>
      </w:ins>
      <w:del w:id="422" w:author="白日梦想家" w:date="2026-10-26T11:48:25Z">
        <w:r>
          <w:rPr>
            <w:rFonts w:hint="eastAsia" w:ascii="方正仿宋_GBK" w:hAnsi="方正仿宋_GBK" w:eastAsia="方正仿宋_GBK" w:cs="Times New Roman"/>
            <w:sz w:val="32"/>
            <w:szCs w:val="32"/>
          </w:rPr>
          <w:delText>，按允许</w:delText>
        </w:r>
      </w:del>
      <w:del w:id="423" w:author="白日梦想家" w:date="2026-10-26T11:48:25Z">
        <w:r>
          <w:rPr>
            <w:rFonts w:hint="default" w:ascii="Times New Roman" w:hAnsi="Times New Roman" w:eastAsia="方正仿宋_GBK" w:cs="Times New Roman"/>
            <w:b w:val="0"/>
            <w:bCs w:val="0"/>
            <w:i w:val="0"/>
            <w:iCs w:val="0"/>
            <w:sz w:val="32"/>
            <w:szCs w:val="32"/>
            <w:rPrChange w:id="424" w:author="xh" w:date="2026-10-23T14:06:21Z">
              <w:rPr>
                <w:rFonts w:hint="eastAsia" w:ascii="方正仿宋_GBK" w:hAnsi="方正仿宋_GBK" w:eastAsia="方正仿宋_GBK" w:cs="Times New Roman"/>
                <w:sz w:val="32"/>
                <w:szCs w:val="32"/>
              </w:rPr>
            </w:rPrChange>
          </w:rPr>
          <w:delText>设备</w:delText>
        </w:r>
      </w:del>
      <w:ins w:id="425" w:author="xh" w:date="2026-10-23T14:06:21Z">
        <w:del w:id="426" w:author="白日梦想家" w:date="2026-10-26T11:48:25Z">
          <w:r>
            <w:rPr>
              <w:rFonts w:hint="default" w:ascii="Times New Roman" w:hAnsi="Times New Roman" w:eastAsia="方正仿宋_GBK" w:cs="Times New Roman"/>
              <w:b w:val="0"/>
              <w:bCs w:val="0"/>
              <w:i w:val="0"/>
              <w:iCs w:val="0"/>
              <w:sz w:val="32"/>
              <w:szCs w:val="32"/>
              <w:rPrChange w:id="427"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428" w:author="白日梦想家" w:date="2026-10-26T11:48:25Z">
        <w:r>
          <w:rPr>
            <w:rFonts w:hint="eastAsia" w:ascii="方正仿宋_GBK" w:hAnsi="方正仿宋_GBK" w:eastAsia="方正仿宋_GBK" w:cs="Times New Roman"/>
            <w:sz w:val="32"/>
            <w:szCs w:val="32"/>
          </w:rPr>
          <w:delText>及扩</w:delText>
        </w:r>
      </w:del>
      <w:del w:id="429" w:author="白日梦想家" w:date="2026-10-26T11:48:25Z">
        <w:r>
          <w:rPr>
            <w:rFonts w:hint="default" w:ascii="Times New Roman" w:hAnsi="Times New Roman" w:eastAsia="方正仿宋_GBK" w:cs="Times New Roman"/>
            <w:b w:val="0"/>
            <w:bCs w:val="0"/>
            <w:i w:val="0"/>
            <w:iCs w:val="0"/>
            <w:sz w:val="32"/>
            <w:szCs w:val="32"/>
            <w:rPrChange w:id="430" w:author="xh" w:date="2026-10-23T14:06:21Z">
              <w:rPr>
                <w:rFonts w:hint="eastAsia" w:ascii="方正仿宋_GBK" w:hAnsi="方正仿宋_GBK" w:eastAsia="方正仿宋_GBK" w:cs="Times New Roman"/>
                <w:sz w:val="32"/>
                <w:szCs w:val="32"/>
              </w:rPr>
            </w:rPrChange>
          </w:rPr>
          <w:delText>建</w:delText>
        </w:r>
      </w:del>
      <w:ins w:id="431" w:author="xh" w:date="2026-10-23T14:06:21Z">
        <w:del w:id="432" w:author="白日梦想家" w:date="2026-10-26T11:48:25Z">
          <w:r>
            <w:rPr>
              <w:rFonts w:hint="default" w:ascii="Times New Roman" w:hAnsi="Times New Roman" w:eastAsia="方正仿宋_GBK" w:cs="Times New Roman"/>
              <w:b w:val="0"/>
              <w:bCs w:val="0"/>
              <w:i w:val="0"/>
              <w:iCs w:val="0"/>
              <w:sz w:val="32"/>
              <w:szCs w:val="32"/>
              <w:rPrChange w:id="433" w:author="xh" w:date="2026-10-23T14:06:21Z">
                <w:rPr>
                  <w:rFonts w:hint="eastAsia" w:ascii="方正仿宋_GBK" w:hAnsi="方正仿宋_GBK" w:eastAsia="方正仿宋_GBK" w:cs="Times New Roman"/>
                  <w:sz w:val="32"/>
                  <w:szCs w:val="32"/>
                </w:rPr>
              </w:rPrChange>
            </w:rPr>
            <w:delText>设</w:delText>
          </w:r>
        </w:del>
      </w:ins>
      <w:del w:id="434" w:author="白日梦想家" w:date="2026-10-26T11:48:25Z">
        <w:r>
          <w:rPr>
            <w:rFonts w:hint="eastAsia" w:ascii="方正仿宋_GBK" w:hAnsi="方正仿宋_GBK" w:eastAsia="方正仿宋_GBK" w:cs="Times New Roman"/>
            <w:sz w:val="32"/>
            <w:szCs w:val="32"/>
          </w:rPr>
          <w:delText>条件确定容量。两</w:delText>
        </w:r>
      </w:del>
      <w:del w:id="435" w:author="白日梦想家" w:date="2026-10-26T11:48:25Z">
        <w:r>
          <w:rPr>
            <w:rFonts w:hint="default" w:ascii="Times New Roman" w:hAnsi="Times New Roman" w:eastAsia="方正仿宋_GBK" w:cs="Times New Roman"/>
            <w:b w:val="0"/>
            <w:bCs w:val="0"/>
            <w:i w:val="0"/>
            <w:iCs w:val="0"/>
            <w:sz w:val="32"/>
            <w:szCs w:val="32"/>
            <w:rPrChange w:id="436" w:author="xh" w:date="2026-10-23T14:06:21Z">
              <w:rPr>
                <w:rFonts w:hint="eastAsia" w:ascii="方正仿宋_GBK" w:hAnsi="方正仿宋_GBK" w:eastAsia="方正仿宋_GBK" w:cs="Times New Roman"/>
                <w:sz w:val="32"/>
                <w:szCs w:val="32"/>
              </w:rPr>
            </w:rPrChange>
          </w:rPr>
          <w:delText>方案</w:delText>
        </w:r>
      </w:del>
      <w:del w:id="437"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438" w:author="白日梦想家" w:date="2026-10-26T11:48:25Z">
        <w:r>
          <w:rPr>
            <w:rFonts w:hint="default" w:ascii="Times New Roman" w:hAnsi="Times New Roman" w:eastAsia="方正仿宋_GBK" w:cs="Times New Roman"/>
            <w:b w:val="0"/>
            <w:bCs w:val="0"/>
            <w:i w:val="0"/>
            <w:iCs w:val="0"/>
            <w:sz w:val="32"/>
            <w:szCs w:val="32"/>
            <w:rPrChange w:id="439"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440"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441" w:author="xh" w:date="2026-10-23T14:09:46Z">
            <w:rPr>
              <w:rFonts w:hint="eastAsia" w:ascii="方正仿宋_GBK" w:hAnsi="方正仿宋_GBK" w:eastAsia="方正仿宋_GBK" w:cs="Times New Roman"/>
              <w:sz w:val="32"/>
              <w:szCs w:val="32"/>
            </w:rPr>
          </w:rPrChange>
        </w:rPr>
        <w:t>方案</w:t>
      </w:r>
      <w:del w:id="442"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43" w:author="xh" w:date="2026-10-23T14:09:46Z">
            <w:rPr>
              <w:rFonts w:hint="eastAsia" w:ascii="方正仿宋_GBK" w:hAnsi="方正仿宋_GBK" w:eastAsia="方正仿宋_GBK" w:cs="Times New Roman"/>
              <w:sz w:val="32"/>
              <w:szCs w:val="32"/>
            </w:rPr>
          </w:rPrChange>
        </w:rPr>
        <w:t>比</w:t>
      </w:r>
      <w:ins w:id="444" w:author="xh" w:date="2026-10-23T14:09:46Z">
        <w:r>
          <w:rPr>
            <w:rFonts w:hint="default" w:ascii="Times New Roman" w:hAnsi="Times New Roman" w:eastAsia="方正仿宋_GBK" w:cs="Times New Roman"/>
            <w:b w:val="0"/>
            <w:bCs w:val="0"/>
            <w:i w:val="0"/>
            <w:iCs w:val="0"/>
            <w:sz w:val="32"/>
            <w:szCs w:val="32"/>
            <w:rPrChange w:id="445" w:author="xh" w:date="2026-10-23T14:09:46Z">
              <w:rPr>
                <w:rFonts w:hint="eastAsia" w:ascii="方正仿宋_GBK" w:hAnsi="方正仿宋_GBK" w:eastAsia="方正仿宋_GBK" w:cs="Times New Roman"/>
                <w:sz w:val="32"/>
                <w:szCs w:val="32"/>
              </w:rPr>
            </w:rPrChange>
          </w:rPr>
          <w:t>选将站内补强与</w:t>
        </w:r>
      </w:ins>
      <w:ins w:id="44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47"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48" w:author="xh" w:date="2026-10-23T14:09:46Z">
        <w:del w:id="449" w:author="白日梦想家" w:date="2026-10-26T11:48:45Z">
          <w:r>
            <w:rPr>
              <w:rFonts w:hint="default" w:ascii="Times New Roman" w:hAnsi="Times New Roman" w:eastAsia="方正仿宋_GBK" w:cs="Times New Roman"/>
              <w:b w:val="0"/>
              <w:bCs w:val="0"/>
              <w:i w:val="0"/>
              <w:iCs w:val="0"/>
              <w:sz w:val="32"/>
              <w:szCs w:val="32"/>
              <w:rPrChange w:id="450" w:author="xh" w:date="2026-10-23T14:09:46Z">
                <w:rPr>
                  <w:rFonts w:hint="eastAsia" w:ascii="方正仿宋_GBK" w:hAnsi="方正仿宋_GBK" w:eastAsia="方正仿宋_GBK" w:cs="Times New Roman"/>
                  <w:sz w:val="32"/>
                  <w:szCs w:val="32"/>
                </w:rPr>
              </w:rPrChange>
            </w:rPr>
            <w:delText>网络支援</w:delText>
          </w:r>
        </w:del>
      </w:ins>
      <w:ins w:id="451" w:author="xh" w:date="2026-10-23T14:09:46Z">
        <w:r>
          <w:rPr>
            <w:rFonts w:hint="default" w:ascii="Times New Roman" w:hAnsi="Times New Roman" w:eastAsia="方正仿宋_GBK" w:cs="Times New Roman"/>
            <w:b w:val="0"/>
            <w:bCs w:val="0"/>
            <w:i w:val="0"/>
            <w:iCs w:val="0"/>
            <w:sz w:val="32"/>
            <w:szCs w:val="32"/>
            <w:rPrChange w:id="452" w:author="xh" w:date="2026-10-23T14:09:46Z">
              <w:rPr>
                <w:rFonts w:hint="eastAsia" w:ascii="方正仿宋_GBK" w:hAnsi="方正仿宋_GBK" w:eastAsia="方正仿宋_GBK" w:cs="Times New Roman"/>
                <w:sz w:val="32"/>
                <w:szCs w:val="32"/>
              </w:rPr>
            </w:rPrChange>
          </w:rPr>
          <w:t>共同考虑。主变</w:t>
        </w:r>
      </w:ins>
      <w:del w:id="453"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54" w:author="xh" w:date="2026-10-23T14:09:46Z">
            <w:rPr>
              <w:rFonts w:hint="eastAsia" w:ascii="方正仿宋_GBK" w:hAnsi="方正仿宋_GBK" w:eastAsia="方正仿宋_GBK" w:cs="Times New Roman"/>
              <w:sz w:val="32"/>
              <w:szCs w:val="32"/>
            </w:rPr>
          </w:rPrChange>
        </w:rPr>
        <w:t>增</w:t>
      </w:r>
      <w:ins w:id="455" w:author="xh" w:date="2026-10-23T14:09:46Z">
        <w:r>
          <w:rPr>
            <w:rFonts w:hint="default" w:ascii="Times New Roman" w:hAnsi="Times New Roman" w:eastAsia="方正仿宋_GBK" w:cs="Times New Roman"/>
            <w:b w:val="0"/>
            <w:bCs w:val="0"/>
            <w:i w:val="0"/>
            <w:iCs w:val="0"/>
            <w:sz w:val="32"/>
            <w:szCs w:val="32"/>
            <w:rPrChange w:id="456" w:author="xh" w:date="2026-10-23T14:09:46Z">
              <w:rPr>
                <w:rFonts w:hint="eastAsia" w:ascii="方正仿宋_GBK" w:hAnsi="方正仿宋_GBK" w:eastAsia="方正仿宋_GBK" w:cs="Times New Roman"/>
                <w:sz w:val="32"/>
                <w:szCs w:val="32"/>
              </w:rPr>
            </w:rPrChange>
          </w:rPr>
          <w:t>容</w:t>
        </w:r>
      </w:ins>
      <w:ins w:id="457"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58"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59"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60" w:author="xh" w:date="2026-10-23T14:09:46Z">
        <w:del w:id="461" w:author="白日梦想家" w:date="2026-10-26T11:48:56Z">
          <w:r>
            <w:rPr>
              <w:rFonts w:hint="default" w:ascii="Times New Roman" w:hAnsi="Times New Roman" w:eastAsia="方正仿宋_GBK" w:cs="Times New Roman"/>
              <w:b w:val="0"/>
              <w:bCs w:val="0"/>
              <w:i w:val="0"/>
              <w:iCs w:val="0"/>
              <w:sz w:val="32"/>
              <w:szCs w:val="32"/>
              <w:rPrChange w:id="462" w:author="xh" w:date="2026-10-23T14:09:46Z">
                <w:rPr>
                  <w:rFonts w:hint="eastAsia" w:ascii="方正仿宋_GBK" w:hAnsi="方正仿宋_GBK" w:eastAsia="方正仿宋_GBK" w:cs="Times New Roman"/>
                  <w:sz w:val="32"/>
                  <w:szCs w:val="32"/>
                </w:rPr>
              </w:rPrChange>
            </w:rPr>
            <w:delText>提高</w:delText>
          </w:r>
        </w:del>
      </w:ins>
      <w:ins w:id="463" w:author="xh" w:date="2026-10-23T14:09:46Z">
        <w:del w:id="464" w:author="白日梦想家" w:date="2026-10-26T11:48:55Z">
          <w:r>
            <w:rPr>
              <w:rFonts w:hint="default" w:ascii="Times New Roman" w:hAnsi="Times New Roman" w:eastAsia="方正仿宋_GBK" w:cs="Times New Roman"/>
              <w:b w:val="0"/>
              <w:bCs w:val="0"/>
              <w:i w:val="0"/>
              <w:iCs w:val="0"/>
              <w:sz w:val="32"/>
              <w:szCs w:val="32"/>
              <w:rPrChange w:id="465" w:author="xh" w:date="2026-10-23T14:09:46Z">
                <w:rPr>
                  <w:rFonts w:hint="eastAsia" w:ascii="方正仿宋_GBK" w:hAnsi="方正仿宋_GBK" w:eastAsia="方正仿宋_GBK" w:cs="Times New Roman"/>
                  <w:sz w:val="32"/>
                  <w:szCs w:val="32"/>
                </w:rPr>
              </w:rPrChange>
            </w:rPr>
            <w:delText>本地</w:delText>
          </w:r>
        </w:del>
      </w:ins>
      <w:ins w:id="466" w:author="xh" w:date="2026-10-23T14:09:46Z">
        <w:r>
          <w:rPr>
            <w:rFonts w:hint="default" w:ascii="Times New Roman" w:hAnsi="Times New Roman" w:eastAsia="方正仿宋_GBK" w:cs="Times New Roman"/>
            <w:b w:val="0"/>
            <w:bCs w:val="0"/>
            <w:i w:val="0"/>
            <w:iCs w:val="0"/>
            <w:sz w:val="32"/>
            <w:szCs w:val="32"/>
            <w:rPrChange w:id="467" w:author="xh" w:date="2026-10-23T14:09:46Z">
              <w:rPr>
                <w:rFonts w:hint="eastAsia" w:ascii="方正仿宋_GBK" w:hAnsi="方正仿宋_GBK" w:eastAsia="方正仿宋_GBK" w:cs="Times New Roman"/>
                <w:sz w:val="32"/>
                <w:szCs w:val="32"/>
              </w:rPr>
            </w:rPrChange>
          </w:rPr>
          <w:t>承载能力，</w:t>
        </w:r>
      </w:ins>
      <w:ins w:id="468"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69" w:author="xh" w:date="2026-10-23T14:09:46Z">
        <w:r>
          <w:rPr>
            <w:rFonts w:hint="default" w:ascii="Times New Roman" w:hAnsi="Times New Roman" w:eastAsia="方正仿宋_GBK" w:cs="Times New Roman"/>
            <w:b w:val="0"/>
            <w:bCs w:val="0"/>
            <w:i w:val="0"/>
            <w:iCs w:val="0"/>
            <w:sz w:val="32"/>
            <w:szCs w:val="32"/>
            <w:rPrChange w:id="470" w:author="xh" w:date="2026-10-23T14:09:46Z">
              <w:rPr>
                <w:rFonts w:hint="eastAsia" w:ascii="方正仿宋_GBK" w:hAnsi="方正仿宋_GBK" w:eastAsia="方正仿宋_GBK" w:cs="Times New Roman"/>
                <w:sz w:val="32"/>
                <w:szCs w:val="32"/>
              </w:rPr>
            </w:rPrChange>
          </w:rPr>
          <w:t>联络建设</w:t>
        </w:r>
      </w:ins>
      <w:ins w:id="471"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72" w:author="xh" w:date="2026-10-23T14:09:46Z">
        <w:r>
          <w:rPr>
            <w:rFonts w:hint="default" w:ascii="Times New Roman" w:hAnsi="Times New Roman" w:eastAsia="方正仿宋_GBK" w:cs="Times New Roman"/>
            <w:b w:val="0"/>
            <w:bCs w:val="0"/>
            <w:i w:val="0"/>
            <w:iCs w:val="0"/>
            <w:sz w:val="32"/>
            <w:szCs w:val="32"/>
            <w:rPrChange w:id="473"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74" w:author="xh" w:date="2026-10-23T14:09:46Z">
            <w:rPr>
              <w:rFonts w:hint="eastAsia" w:ascii="方正仿宋_GBK" w:hAnsi="方正仿宋_GBK" w:eastAsia="方正仿宋_GBK" w:cs="Times New Roman"/>
              <w:sz w:val="32"/>
              <w:szCs w:val="32"/>
            </w:rPr>
          </w:rPrChange>
        </w:rPr>
        <w:t>储能</w:t>
      </w:r>
      <w:ins w:id="475" w:author="xh" w:date="2026-10-23T14:09:46Z">
        <w:r>
          <w:rPr>
            <w:rFonts w:hint="default" w:ascii="Times New Roman" w:hAnsi="Times New Roman" w:eastAsia="方正仿宋_GBK" w:cs="Times New Roman"/>
            <w:b w:val="0"/>
            <w:bCs w:val="0"/>
            <w:i w:val="0"/>
            <w:iCs w:val="0"/>
            <w:sz w:val="32"/>
            <w:szCs w:val="32"/>
            <w:rPrChange w:id="476"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77"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78" w:author="xh" w:date="2026-10-23T14:09:46Z">
            <w:rPr>
              <w:rFonts w:hint="eastAsia" w:ascii="方正仿宋_GBK" w:hAnsi="方正仿宋_GBK" w:eastAsia="方正仿宋_GBK" w:cs="Times New Roman"/>
              <w:sz w:val="32"/>
              <w:szCs w:val="32"/>
            </w:rPr>
          </w:rPrChange>
        </w:rPr>
        <w:t>费用</w:t>
      </w:r>
      <w:ins w:id="479" w:author="xh" w:date="2026-10-23T14:09:46Z">
        <w:r>
          <w:rPr>
            <w:rFonts w:hint="default" w:ascii="Times New Roman" w:hAnsi="Times New Roman" w:eastAsia="方正仿宋_GBK" w:cs="Times New Roman"/>
            <w:b w:val="0"/>
            <w:bCs w:val="0"/>
            <w:i w:val="0"/>
            <w:iCs w:val="0"/>
            <w:sz w:val="32"/>
            <w:szCs w:val="32"/>
            <w:rPrChange w:id="480" w:author="xh" w:date="2026-10-23T14:09:46Z">
              <w:rPr>
                <w:rFonts w:hint="eastAsia" w:ascii="方正仿宋_GBK" w:hAnsi="方正仿宋_GBK" w:eastAsia="方正仿宋_GBK" w:cs="Times New Roman"/>
                <w:sz w:val="32"/>
                <w:szCs w:val="32"/>
              </w:rPr>
            </w:rPrChange>
          </w:rPr>
          <w:t>组合</w:t>
        </w:r>
      </w:ins>
      <w:del w:id="481"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82" w:author="xh" w:date="2026-10-23T14:09:46Z">
            <w:rPr>
              <w:rFonts w:hint="eastAsia" w:ascii="方正仿宋_GBK" w:hAnsi="方正仿宋_GBK" w:eastAsia="方正仿宋_GBK" w:cs="Times New Roman"/>
              <w:sz w:val="32"/>
              <w:szCs w:val="32"/>
            </w:rPr>
          </w:rPrChange>
        </w:rPr>
        <w:t>配置</w:t>
      </w:r>
      <w:del w:id="483"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84"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85" w:author="xh" w:date="2026-10-23T14:13:10Z">
            <w:rPr>
              <w:rFonts w:hint="eastAsia" w:ascii="方正楷体_GBK" w:hAnsi="方正楷体_GBK" w:eastAsia="方正楷体_GBK" w:cs="方正楷体_GBK"/>
              <w:b/>
              <w:bCs/>
              <w:sz w:val="32"/>
              <w:szCs w:val="32"/>
            </w:rPr>
          </w:rPrChange>
        </w:rPr>
        <w:t>（二）</w:t>
      </w:r>
      <w:ins w:id="486" w:author="xh" w:date="2026-10-23T14:13:10Z">
        <w:r>
          <w:rPr>
            <w:rFonts w:hint="default" w:ascii="Times New Roman" w:hAnsi="Times New Roman" w:eastAsia="方正楷体_GBK" w:cs="Times New Roman"/>
            <w:b/>
            <w:bCs/>
            <w:i w:val="0"/>
            <w:iCs w:val="0"/>
            <w:sz w:val="32"/>
            <w:szCs w:val="32"/>
            <w:rPrChange w:id="487" w:author="xh" w:date="2026-10-23T14:13:10Z">
              <w:rPr>
                <w:rFonts w:hint="eastAsia" w:ascii="方正楷体_GBK" w:hAnsi="方正楷体_GBK" w:eastAsia="方正楷体_GBK" w:cs="方正楷体_GBK"/>
                <w:b/>
                <w:bCs/>
                <w:sz w:val="32"/>
                <w:szCs w:val="32"/>
              </w:rPr>
            </w:rPrChange>
          </w:rPr>
          <w:t>以正常运行和主变N-1要求校核</w:t>
        </w:r>
      </w:ins>
      <w:del w:id="488"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89" w:author="xh" w:date="2026-10-23T14:13:10Z">
            <w:rPr>
              <w:rFonts w:hint="eastAsia" w:ascii="方正楷体_GBK" w:hAnsi="方正楷体_GBK" w:eastAsia="方正楷体_GBK" w:cs="方正楷体_GBK"/>
              <w:b/>
              <w:bCs/>
              <w:sz w:val="32"/>
              <w:szCs w:val="32"/>
            </w:rPr>
          </w:rPrChange>
        </w:rPr>
        <w:t>供</w:t>
      </w:r>
      <w:ins w:id="490" w:author="xh" w:date="2026-10-23T14:13:10Z">
        <w:r>
          <w:rPr>
            <w:rFonts w:hint="default" w:ascii="Times New Roman" w:hAnsi="Times New Roman" w:eastAsia="方正楷体_GBK" w:cs="Times New Roman"/>
            <w:b/>
            <w:bCs/>
            <w:i w:val="0"/>
            <w:iCs w:val="0"/>
            <w:sz w:val="32"/>
            <w:szCs w:val="32"/>
            <w:rPrChange w:id="491"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92" w:author="xh" w:date="2026-10-23T14:13:10Z">
            <w:rPr>
              <w:rFonts w:hint="eastAsia" w:ascii="方正楷体_GBK" w:hAnsi="方正楷体_GBK" w:eastAsia="方正楷体_GBK" w:cs="方正楷体_GBK"/>
              <w:b/>
              <w:bCs/>
              <w:sz w:val="32"/>
              <w:szCs w:val="32"/>
            </w:rPr>
          </w:rPrChange>
        </w:rPr>
        <w:t>能力</w:t>
      </w:r>
      <w:del w:id="493"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94"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95" w:author="xh" w:date="2026-10-23T14:16:35Z">
            <w:rPr>
              <w:rFonts w:hint="eastAsia" w:ascii="方正仿宋_GBK" w:hAnsi="方正仿宋_GBK" w:eastAsia="方正仿宋_GBK" w:cs="Times New Roman"/>
              <w:sz w:val="32"/>
              <w:szCs w:val="32"/>
            </w:rPr>
          </w:rPrChange>
        </w:rPr>
        <w:t>10千伏</w:t>
      </w:r>
      <w:ins w:id="496" w:author="白日梦想家" w:date="2026-10-27T10:23:41Z">
        <w:r>
          <w:rPr>
            <w:rFonts w:hint="eastAsia" w:ascii="Times New Roman" w:hAnsi="Times New Roman" w:eastAsia="方正仿宋_GBK" w:cs="Times New Roman"/>
            <w:b w:val="0"/>
            <w:bCs w:val="0"/>
            <w:i w:val="0"/>
            <w:iCs w:val="0"/>
            <w:sz w:val="32"/>
            <w:szCs w:val="32"/>
            <w:lang w:eastAsia="zh"/>
            <w:woUserID w:val="1"/>
          </w:rPr>
          <w:t>电网</w:t>
        </w:r>
      </w:ins>
      <w:del w:id="497" w:author="白日梦想家" w:date="2026-10-27T10:23:40Z">
        <w:r>
          <w:rPr>
            <w:rFonts w:hint="default" w:ascii="Times New Roman" w:hAnsi="Times New Roman" w:eastAsia="方正仿宋_GBK" w:cs="Times New Roman"/>
            <w:b w:val="0"/>
            <w:bCs w:val="0"/>
            <w:i w:val="0"/>
            <w:iCs w:val="0"/>
            <w:sz w:val="32"/>
            <w:szCs w:val="32"/>
            <w:rPrChange w:id="498" w:author="xh" w:date="2026-10-23T14:16:35Z">
              <w:rPr>
                <w:rFonts w:hint="eastAsia" w:ascii="方正仿宋_GBK" w:hAnsi="方正仿宋_GBK" w:eastAsia="方正仿宋_GBK" w:cs="Times New Roman"/>
                <w:sz w:val="32"/>
                <w:szCs w:val="32"/>
              </w:rPr>
            </w:rPrChange>
          </w:rPr>
          <w:delText>联络</w:delText>
        </w:r>
      </w:del>
      <w:ins w:id="500" w:author="白日梦想家" w:date="2026-10-23T11:20:31Z">
        <w:r>
          <w:rPr>
            <w:rFonts w:hint="default" w:ascii="Times New Roman" w:hAnsi="Times New Roman" w:eastAsia="方正仿宋_GBK" w:cs="Times New Roman"/>
            <w:b w:val="0"/>
            <w:bCs w:val="0"/>
            <w:i w:val="0"/>
            <w:iCs w:val="0"/>
            <w:sz w:val="32"/>
            <w:szCs w:val="32"/>
            <w:lang w:eastAsia="zh"/>
            <w:rPrChange w:id="501" w:author="xh" w:date="2026-10-23T14:16:35Z">
              <w:rPr>
                <w:rFonts w:hint="eastAsia" w:ascii="方正仿宋_GBK" w:hAnsi="方正仿宋_GBK" w:eastAsia="方正仿宋_GBK" w:cs="Times New Roman"/>
                <w:sz w:val="32"/>
                <w:szCs w:val="32"/>
                <w:lang w:eastAsia="zh"/>
                <w:woUserID w:val="1"/>
              </w:rPr>
            </w:rPrChange>
            <w:woUserID w:val="1"/>
          </w:rPr>
          <w:t>可</w:t>
        </w:r>
      </w:ins>
      <w:del w:id="502"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503" w:author="xh" w:date="2026-10-23T14:16:35Z">
            <w:rPr>
              <w:rFonts w:hint="eastAsia" w:ascii="方正仿宋_GBK" w:hAnsi="方正仿宋_GBK" w:eastAsia="方正仿宋_GBK" w:cs="Times New Roman"/>
              <w:sz w:val="32"/>
              <w:szCs w:val="32"/>
            </w:rPr>
          </w:rPrChange>
        </w:rPr>
        <w:t>切换供电区段</w:t>
      </w:r>
      <w:ins w:id="504" w:author="xh" w:date="2026-10-23T14:16:35Z">
        <w:r>
          <w:rPr>
            <w:rFonts w:hint="default" w:ascii="Times New Roman" w:hAnsi="Times New Roman" w:eastAsia="方正仿宋_GBK" w:cs="Times New Roman"/>
            <w:b w:val="0"/>
            <w:bCs w:val="0"/>
            <w:i w:val="0"/>
            <w:iCs w:val="0"/>
            <w:sz w:val="32"/>
            <w:szCs w:val="32"/>
            <w:rPrChange w:id="505"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506" w:author="xh" w:date="2026-10-23T14:16:35Z">
            <w:rPr>
              <w:rFonts w:hint="eastAsia" w:ascii="方正仿宋_GBK" w:hAnsi="方正仿宋_GBK" w:eastAsia="方正仿宋_GBK" w:cs="Times New Roman"/>
              <w:sz w:val="32"/>
              <w:szCs w:val="32"/>
            </w:rPr>
          </w:rPrChange>
        </w:rPr>
        <w:t>改善负荷与容量的空间匹配</w:t>
      </w:r>
      <w:ins w:id="507" w:author="xh" w:date="2026-10-23T14:16:35Z">
        <w:r>
          <w:rPr>
            <w:rFonts w:hint="default" w:ascii="Times New Roman" w:hAnsi="Times New Roman" w:eastAsia="方正仿宋_GBK" w:cs="Times New Roman"/>
            <w:b w:val="0"/>
            <w:bCs w:val="0"/>
            <w:i w:val="0"/>
            <w:iCs w:val="0"/>
            <w:sz w:val="32"/>
            <w:szCs w:val="32"/>
            <w:rPrChange w:id="508" w:author="xh" w:date="2026-10-23T14:16:35Z">
              <w:rPr>
                <w:rFonts w:hint="eastAsia" w:ascii="方正仿宋_GBK" w:hAnsi="方正仿宋_GBK" w:eastAsia="方正仿宋_GBK" w:cs="Times New Roman"/>
                <w:sz w:val="32"/>
                <w:szCs w:val="32"/>
              </w:rPr>
            </w:rPrChange>
          </w:rPr>
          <w:t>。转接后的负荷与光伏共同计入两</w:t>
        </w:r>
      </w:ins>
      <w:ins w:id="509" w:author="白日梦想家" w:date="2026-10-27T10:05:28Z">
        <w:r>
          <w:rPr>
            <w:rFonts w:hint="eastAsia" w:ascii="Times New Roman" w:hAnsi="Times New Roman" w:eastAsia="方正仿宋_GBK" w:cs="Times New Roman"/>
            <w:b w:val="0"/>
            <w:bCs w:val="0"/>
            <w:i w:val="0"/>
            <w:iCs w:val="0"/>
            <w:sz w:val="32"/>
            <w:szCs w:val="32"/>
            <w:lang w:eastAsia="zh"/>
            <w:woUserID w:val="1"/>
          </w:rPr>
          <w:t>侧</w:t>
        </w:r>
      </w:ins>
      <w:ins w:id="510" w:author="xh" w:date="2026-10-23T14:16:35Z">
        <w:del w:id="511" w:author="白日梦想家" w:date="2026-10-27T10:05:26Z">
          <w:r>
            <w:rPr>
              <w:rFonts w:hint="default" w:ascii="Times New Roman" w:hAnsi="Times New Roman" w:eastAsia="方正仿宋_GBK" w:cs="Times New Roman"/>
              <w:b w:val="0"/>
              <w:bCs w:val="0"/>
              <w:i w:val="0"/>
              <w:iCs w:val="0"/>
              <w:sz w:val="32"/>
              <w:szCs w:val="32"/>
              <w:rPrChange w:id="512" w:author="xh" w:date="2026-10-23T14:16:35Z">
                <w:rPr>
                  <w:rFonts w:hint="eastAsia" w:ascii="方正仿宋_GBK" w:hAnsi="方正仿宋_GBK" w:eastAsia="方正仿宋_GBK" w:cs="Times New Roman"/>
                  <w:sz w:val="32"/>
                  <w:szCs w:val="32"/>
                </w:rPr>
              </w:rPrChange>
            </w:rPr>
            <w:delText>端</w:delText>
          </w:r>
        </w:del>
      </w:ins>
      <w:ins w:id="515" w:author="xh" w:date="2026-10-23T14:16:35Z">
        <w:r>
          <w:rPr>
            <w:rFonts w:hint="default" w:ascii="Times New Roman" w:hAnsi="Times New Roman" w:eastAsia="方正仿宋_GBK" w:cs="Times New Roman"/>
            <w:b w:val="0"/>
            <w:bCs w:val="0"/>
            <w:i w:val="0"/>
            <w:iCs w:val="0"/>
            <w:sz w:val="32"/>
            <w:szCs w:val="32"/>
            <w:rPrChange w:id="516" w:author="xh" w:date="2026-10-23T14:16:35Z">
              <w:rPr>
                <w:rFonts w:hint="eastAsia" w:ascii="方正仿宋_GBK" w:hAnsi="方正仿宋_GBK" w:eastAsia="方正仿宋_GBK" w:cs="Times New Roman"/>
                <w:sz w:val="32"/>
                <w:szCs w:val="32"/>
              </w:rPr>
            </w:rPrChange>
          </w:rPr>
          <w:t>主变</w:t>
        </w:r>
      </w:ins>
      <w:r>
        <w:rPr>
          <w:rFonts w:hint="default" w:ascii="Times New Roman" w:hAnsi="Times New Roman" w:eastAsia="方正仿宋_GBK" w:cs="Times New Roman"/>
          <w:b w:val="0"/>
          <w:bCs w:val="0"/>
          <w:i w:val="0"/>
          <w:iCs w:val="0"/>
          <w:sz w:val="32"/>
          <w:szCs w:val="32"/>
          <w:rPrChange w:id="517" w:author="xh" w:date="2026-10-23T14:16:35Z">
            <w:rPr>
              <w:rFonts w:hint="eastAsia" w:ascii="方正仿宋_GBK" w:hAnsi="方正仿宋_GBK" w:eastAsia="方正仿宋_GBK" w:cs="Times New Roman"/>
              <w:sz w:val="32"/>
              <w:szCs w:val="32"/>
            </w:rPr>
          </w:rPrChange>
        </w:rPr>
        <w:t>，</w:t>
      </w:r>
      <w:ins w:id="518" w:author="白日梦想家" w:date="2026-10-23T11:21:23Z">
        <w:del w:id="519" w:author="xh" w:date="2026-10-23T14:16:35Z">
          <w:r>
            <w:rPr>
              <w:rFonts w:hint="eastAsia" w:ascii="方正仿宋_GBK" w:hAnsi="方正仿宋_GBK" w:eastAsia="方正仿宋_GBK" w:cs="Times New Roman"/>
              <w:sz w:val="32"/>
              <w:szCs w:val="32"/>
              <w:lang w:eastAsia="zh"/>
              <w:woUserID w:val="1"/>
            </w:rPr>
            <w:delText>地</w:delText>
          </w:r>
        </w:del>
      </w:ins>
      <w:ins w:id="520" w:author="白日梦想家" w:date="2026-10-23T11:21:23Z">
        <w:r>
          <w:rPr>
            <w:rFonts w:hint="default" w:ascii="Times New Roman" w:hAnsi="Times New Roman" w:eastAsia="方正仿宋_GBK" w:cs="Times New Roman"/>
            <w:b w:val="0"/>
            <w:bCs w:val="0"/>
            <w:i w:val="0"/>
            <w:iCs w:val="0"/>
            <w:sz w:val="32"/>
            <w:szCs w:val="32"/>
            <w:lang w:eastAsia="zh"/>
            <w:rPrChange w:id="521" w:author="xh" w:date="2026-10-23T14:16:35Z">
              <w:rPr>
                <w:rFonts w:hint="eastAsia" w:ascii="方正仿宋_GBK" w:hAnsi="方正仿宋_GBK" w:eastAsia="方正仿宋_GBK" w:cs="Times New Roman"/>
                <w:sz w:val="32"/>
                <w:szCs w:val="32"/>
                <w:lang w:eastAsia="zh"/>
                <w:woUserID w:val="1"/>
              </w:rPr>
            </w:rPrChange>
            <w:woUserID w:val="1"/>
          </w:rPr>
          <w:t>区</w:t>
        </w:r>
      </w:ins>
      <w:ins w:id="522" w:author="xh" w:date="2026-10-23T14:16:35Z">
        <w:r>
          <w:rPr>
            <w:rFonts w:hint="default" w:ascii="Times New Roman" w:hAnsi="Times New Roman" w:eastAsia="方正仿宋_GBK" w:cs="Times New Roman"/>
            <w:b w:val="0"/>
            <w:bCs w:val="0"/>
            <w:i w:val="0"/>
            <w:iCs w:val="0"/>
            <w:sz w:val="32"/>
            <w:szCs w:val="32"/>
            <w:lang w:eastAsia="zh"/>
            <w:rPrChange w:id="523"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w:t>
        </w:r>
      </w:ins>
      <w:ins w:id="524" w:author="xh" w:date="2026-10-23T14:16:35Z">
        <w:del w:id="525" w:author="白日梦想家" w:date="2026-10-27T10:23:59Z">
          <w:r>
            <w:rPr>
              <w:rFonts w:hint="default" w:ascii="Times New Roman" w:hAnsi="Times New Roman" w:eastAsia="方正仿宋_GBK" w:cs="Times New Roman"/>
              <w:b w:val="0"/>
              <w:bCs w:val="0"/>
              <w:i w:val="0"/>
              <w:iCs w:val="0"/>
              <w:sz w:val="32"/>
              <w:szCs w:val="32"/>
              <w:lang w:eastAsia="zh"/>
              <w:rPrChange w:id="526" w:author="xh" w:date="2026-10-23T14:16:35Z">
                <w:rPr>
                  <w:rFonts w:hint="eastAsia" w:ascii="方正仿宋_GBK" w:hAnsi="方正仿宋_GBK" w:eastAsia="方正仿宋_GBK" w:cs="Times New Roman"/>
                  <w:sz w:val="32"/>
                  <w:szCs w:val="32"/>
                  <w:lang w:eastAsia="zh"/>
                  <w:woUserID w:val="1"/>
                </w:rPr>
              </w:rPrChange>
              <w:woUserID w:val="1"/>
            </w:rPr>
            <w:delText>、共享馈线</w:delText>
          </w:r>
        </w:del>
      </w:ins>
      <w:ins w:id="529" w:author="xh" w:date="2026-10-23T14:16:35Z">
        <w:r>
          <w:rPr>
            <w:rFonts w:hint="default" w:ascii="Times New Roman" w:hAnsi="Times New Roman" w:eastAsia="方正仿宋_GBK" w:cs="Times New Roman"/>
            <w:b w:val="0"/>
            <w:bCs w:val="0"/>
            <w:i w:val="0"/>
            <w:iCs w:val="0"/>
            <w:sz w:val="32"/>
            <w:szCs w:val="32"/>
            <w:lang w:eastAsia="zh"/>
            <w:rPrChange w:id="530" w:author="xh" w:date="2026-10-23T14:16:35Z">
              <w:rPr>
                <w:rFonts w:hint="eastAsia" w:ascii="方正仿宋_GBK" w:hAnsi="方正仿宋_GBK" w:eastAsia="方正仿宋_GBK" w:cs="Times New Roman"/>
                <w:sz w:val="32"/>
                <w:szCs w:val="32"/>
                <w:lang w:eastAsia="zh"/>
                <w:woUserID w:val="1"/>
              </w:rPr>
            </w:rPrChange>
            <w:woUserID w:val="1"/>
          </w:rPr>
          <w:t>和受端</w:t>
        </w:r>
      </w:ins>
      <w:ins w:id="531" w:author="白日梦想家" w:date="2026-10-27T10:24:02Z">
        <w:r>
          <w:rPr>
            <w:rFonts w:hint="eastAsia" w:ascii="Times New Roman" w:hAnsi="Times New Roman" w:eastAsia="方正仿宋_GBK" w:cs="Times New Roman"/>
            <w:b w:val="0"/>
            <w:bCs w:val="0"/>
            <w:i w:val="0"/>
            <w:iCs w:val="0"/>
            <w:sz w:val="32"/>
            <w:szCs w:val="32"/>
            <w:lang w:eastAsia="zh"/>
            <w:woUserID w:val="1"/>
          </w:rPr>
          <w:t>主变</w:t>
        </w:r>
      </w:ins>
      <w:ins w:id="532" w:author="xh" w:date="2026-10-23T14:16:35Z">
        <w:r>
          <w:rPr>
            <w:rFonts w:hint="default" w:ascii="Times New Roman" w:hAnsi="Times New Roman" w:eastAsia="方正仿宋_GBK" w:cs="Times New Roman"/>
            <w:b w:val="0"/>
            <w:bCs w:val="0"/>
            <w:i w:val="0"/>
            <w:iCs w:val="0"/>
            <w:sz w:val="32"/>
            <w:szCs w:val="32"/>
            <w:lang w:eastAsia="zh"/>
            <w:rPrChange w:id="533" w:author="xh" w:date="2026-10-23T14:16:35Z">
              <w:rPr>
                <w:rFonts w:hint="eastAsia" w:ascii="方正仿宋_GBK" w:hAnsi="方正仿宋_GBK" w:eastAsia="方正仿宋_GBK" w:cs="Times New Roman"/>
                <w:sz w:val="32"/>
                <w:szCs w:val="32"/>
                <w:lang w:eastAsia="zh"/>
                <w:woUserID w:val="1"/>
              </w:rPr>
            </w:rPrChange>
            <w:woUserID w:val="1"/>
          </w:rPr>
          <w:t>余量确定实际可用支援。</w:t>
        </w:r>
      </w:ins>
      <w:del w:id="534" w:author="xh" w:date="2026-10-23T14:16:35Z">
        <w:r>
          <w:rPr>
            <w:rFonts w:hint="eastAsia" w:ascii="方正仿宋_GBK" w:hAnsi="方正仿宋_GBK" w:eastAsia="方正仿宋_GBK" w:cs="Times New Roman"/>
            <w:sz w:val="32"/>
            <w:szCs w:val="32"/>
            <w:lang w:eastAsia="zh"/>
            <w:woUserID w:val="1"/>
          </w:rPr>
          <w:delText>电网</w:delText>
        </w:r>
      </w:del>
      <w:del w:id="535"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536"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del w:id="537" w:author="白日梦想家" w:date="2026-10-27T10:29:29Z"/>
          <w:rFonts w:hint="eastAsia" w:ascii="方正仿宋_GBK" w:hAnsi="方正仿宋_GBK" w:eastAsia="方正仿宋_GBK" w:cs="Times New Roman"/>
          <w:sz w:val="32"/>
          <w:szCs w:val="32"/>
          <w:highlight w:val="none"/>
          <w14:ligatures w14:val="standardContextual"/>
        </w:rPr>
      </w:pPr>
      <w:ins w:id="538" w:author="xh" w:date="2026-10-23T14:20:00Z">
        <w:r>
          <w:rPr>
            <w:rFonts w:hint="default" w:ascii="Times New Roman" w:hAnsi="Times New Roman" w:eastAsia="方正仿宋_GBK" w:cs="Times New Roman"/>
            <w:b w:val="0"/>
            <w:bCs w:val="0"/>
            <w:i w:val="0"/>
            <w:iCs w:val="0"/>
            <w:sz w:val="32"/>
            <w:szCs w:val="32"/>
            <w:rPrChange w:id="539" w:author="xh" w:date="2026-10-23T14:20:00Z">
              <w:rPr>
                <w:rFonts w:hint="eastAsia" w:ascii="方正仿宋_GBK" w:hAnsi="方正仿宋_GBK" w:eastAsia="方正仿宋_GBK" w:cs="Times New Roman"/>
                <w:sz w:val="32"/>
                <w:szCs w:val="32"/>
              </w:rPr>
            </w:rPrChange>
          </w:rPr>
          <w:t>储能按额定功率与可用电量共同确定</w:t>
        </w:r>
      </w:ins>
      <w:del w:id="540"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541" w:author="xh" w:date="2026-10-23T14:20:00Z">
            <w:rPr>
              <w:rFonts w:hint="eastAsia" w:ascii="方正仿宋_GBK" w:hAnsi="方正仿宋_GBK" w:eastAsia="方正仿宋_GBK" w:cs="Times New Roman"/>
              <w:sz w:val="32"/>
              <w:szCs w:val="32"/>
            </w:rPr>
          </w:rPrChange>
        </w:rPr>
        <w:t>有</w:t>
      </w:r>
      <w:ins w:id="542" w:author="xh" w:date="2026-10-23T14:20:00Z">
        <w:r>
          <w:rPr>
            <w:rFonts w:hint="default" w:ascii="Times New Roman" w:hAnsi="Times New Roman" w:eastAsia="方正仿宋_GBK" w:cs="Times New Roman"/>
            <w:b w:val="0"/>
            <w:bCs w:val="0"/>
            <w:i w:val="0"/>
            <w:iCs w:val="0"/>
            <w:sz w:val="32"/>
            <w:szCs w:val="32"/>
            <w:rPrChange w:id="543" w:author="xh" w:date="2026-10-23T14:20:00Z">
              <w:rPr>
                <w:rFonts w:hint="eastAsia" w:ascii="方正仿宋_GBK" w:hAnsi="方正仿宋_GBK" w:eastAsia="方正仿宋_GBK" w:cs="Times New Roman"/>
                <w:sz w:val="32"/>
                <w:szCs w:val="32"/>
              </w:rPr>
            </w:rPrChange>
          </w:rPr>
          <w:t>效支撑</w:t>
        </w:r>
      </w:ins>
      <w:del w:id="544"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545" w:author="xh" w:date="2026-10-23T14:20:00Z">
            <w:rPr>
              <w:rFonts w:hint="eastAsia" w:ascii="方正仿宋_GBK" w:hAnsi="方正仿宋_GBK" w:eastAsia="方正仿宋_GBK" w:cs="Times New Roman"/>
              <w:sz w:val="32"/>
              <w:szCs w:val="32"/>
            </w:rPr>
          </w:rPrChange>
        </w:rPr>
        <w:t>能力</w:t>
      </w:r>
      <w:ins w:id="546" w:author="xh" w:date="2026-10-23T14:20:00Z">
        <w:r>
          <w:rPr>
            <w:rFonts w:hint="default" w:ascii="Times New Roman" w:hAnsi="Times New Roman" w:eastAsia="方正仿宋_GBK" w:cs="Times New Roman"/>
            <w:b w:val="0"/>
            <w:bCs w:val="0"/>
            <w:i w:val="0"/>
            <w:iCs w:val="0"/>
            <w:sz w:val="32"/>
            <w:szCs w:val="32"/>
            <w:rPrChange w:id="547" w:author="xh" w:date="2026-10-23T14:20:00Z">
              <w:rPr>
                <w:rFonts w:hint="eastAsia" w:ascii="方正仿宋_GBK" w:hAnsi="方正仿宋_GBK" w:eastAsia="方正仿宋_GBK" w:cs="Times New Roman"/>
                <w:sz w:val="32"/>
                <w:szCs w:val="32"/>
              </w:rPr>
            </w:rPrChange>
          </w:rPr>
          <w:t>，正向放</w:t>
        </w:r>
      </w:ins>
      <w:del w:id="548"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549" w:author="xh" w:date="2026-10-23T14:20:00Z">
            <w:rPr>
              <w:rFonts w:hint="eastAsia" w:ascii="方正仿宋_GBK" w:hAnsi="方正仿宋_GBK" w:eastAsia="方正仿宋_GBK" w:cs="Times New Roman"/>
              <w:sz w:val="32"/>
              <w:szCs w:val="32"/>
            </w:rPr>
          </w:rPrChange>
        </w:rPr>
        <w:t>电</w:t>
      </w:r>
      <w:ins w:id="550" w:author="xh" w:date="2026-10-23T14:20:00Z">
        <w:r>
          <w:rPr>
            <w:rFonts w:hint="default" w:ascii="Times New Roman" w:hAnsi="Times New Roman" w:eastAsia="方正仿宋_GBK" w:cs="Times New Roman"/>
            <w:b w:val="0"/>
            <w:bCs w:val="0"/>
            <w:i w:val="0"/>
            <w:iCs w:val="0"/>
            <w:sz w:val="32"/>
            <w:szCs w:val="32"/>
            <w:rPrChange w:id="551" w:author="xh" w:date="2026-10-23T14:20:00Z">
              <w:rPr>
                <w:rFonts w:hint="eastAsia" w:ascii="方正仿宋_GBK" w:hAnsi="方正仿宋_GBK" w:eastAsia="方正仿宋_GBK" w:cs="Times New Roman"/>
                <w:sz w:val="32"/>
                <w:szCs w:val="32"/>
              </w:rPr>
            </w:rPrChange>
          </w:rPr>
          <w:t>和反向吸收分别结合缺口持续时间校核。</w:t>
        </w:r>
      </w:ins>
      <w:ins w:id="552" w:author="xh" w:date="2026-10-23T14:20:00Z">
        <w:del w:id="553" w:author="白日梦想家" w:date="2026-10-27T10:29:28Z">
          <w:r>
            <w:rPr>
              <w:rFonts w:hint="default" w:ascii="Times New Roman" w:hAnsi="Times New Roman" w:eastAsia="方正仿宋_GBK" w:cs="Times New Roman"/>
              <w:b w:val="0"/>
              <w:bCs w:val="0"/>
              <w:i w:val="0"/>
              <w:iCs w:val="0"/>
              <w:sz w:val="32"/>
              <w:szCs w:val="32"/>
              <w:rPrChange w:id="554" w:author="xh" w:date="2026-10-23T14:20:00Z">
                <w:rPr>
                  <w:rFonts w:hint="eastAsia" w:ascii="方正仿宋_GBK" w:hAnsi="方正仿宋_GBK" w:eastAsia="方正仿宋_GBK" w:cs="Times New Roman"/>
                  <w:sz w:val="32"/>
                  <w:szCs w:val="32"/>
                </w:rPr>
              </w:rPrChange>
            </w:rPr>
            <w:delText>容量配置</w:delText>
          </w:r>
        </w:del>
      </w:ins>
      <w:del w:id="557" w:author="白日梦想家" w:date="2026-10-27T10:29:28Z">
        <w:r>
          <w:rPr>
            <w:rFonts w:hint="eastAsia" w:ascii="方正仿宋_GBK" w:hAnsi="方正仿宋_GBK" w:eastAsia="方正仿宋_GBK" w:cs="Times New Roman"/>
            <w:sz w:val="32"/>
            <w:szCs w:val="32"/>
          </w:rPr>
          <w:delText>站全停资料落实为逐站MW上限，</w:delText>
        </w:r>
      </w:del>
      <w:del w:id="558" w:author="白日梦想家" w:date="2026-10-27T10:29:28Z">
        <w:r>
          <w:rPr>
            <w:rFonts w:hint="default" w:ascii="Times New Roman" w:hAnsi="Times New Roman" w:eastAsia="方正仿宋_GBK" w:cs="Times New Roman"/>
            <w:b w:val="0"/>
            <w:bCs w:val="0"/>
            <w:i w:val="0"/>
            <w:iCs w:val="0"/>
            <w:sz w:val="32"/>
            <w:szCs w:val="32"/>
            <w:rPrChange w:id="559" w:author="xh" w:date="2026-10-23T14:20:00Z">
              <w:rPr>
                <w:rFonts w:hint="eastAsia" w:ascii="方正仿宋_GBK" w:hAnsi="方正仿宋_GBK" w:eastAsia="方正仿宋_GBK" w:cs="Times New Roman"/>
                <w:sz w:val="32"/>
                <w:szCs w:val="32"/>
              </w:rPr>
            </w:rPrChange>
          </w:rPr>
          <w:delText>同时</w:delText>
        </w:r>
      </w:del>
      <w:ins w:id="561" w:author="xh" w:date="2026-10-23T14:20:00Z">
        <w:del w:id="562" w:author="白日梦想家" w:date="2026-10-27T10:29:28Z">
          <w:r>
            <w:rPr>
              <w:rFonts w:hint="default" w:ascii="Times New Roman" w:hAnsi="Times New Roman" w:eastAsia="方正仿宋_GBK" w:cs="Times New Roman"/>
              <w:b w:val="0"/>
              <w:bCs w:val="0"/>
              <w:i w:val="0"/>
              <w:iCs w:val="0"/>
              <w:sz w:val="32"/>
              <w:szCs w:val="32"/>
              <w:rPrChange w:id="563" w:author="xh" w:date="2026-10-23T14:20:00Z">
                <w:rPr>
                  <w:rFonts w:hint="eastAsia" w:ascii="方正仿宋_GBK" w:hAnsi="方正仿宋_GBK" w:eastAsia="方正仿宋_GBK" w:cs="Times New Roman"/>
                  <w:sz w:val="32"/>
                  <w:szCs w:val="32"/>
                </w:rPr>
              </w:rPrChange>
            </w:rPr>
            <w:delText>满足</w:delText>
          </w:r>
        </w:del>
      </w:ins>
      <w:del w:id="566" w:author="白日梦想家" w:date="2026-10-27T10:29:28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del w:id="567" w:author="白日梦想家" w:date="2026-10-27T10:29:28Z">
        <w:r>
          <w:rPr>
            <w:rFonts w:hint="default" w:ascii="Times New Roman" w:hAnsi="Times New Roman" w:eastAsia="方正仿宋_GBK" w:cs="Times New Roman"/>
            <w:b w:val="0"/>
            <w:bCs w:val="0"/>
            <w:i w:val="0"/>
            <w:iCs w:val="0"/>
            <w:sz w:val="32"/>
            <w:szCs w:val="32"/>
            <w:rPrChange w:id="568" w:author="xh" w:date="2026-10-23T14:20:00Z">
              <w:rPr>
                <w:rFonts w:hint="eastAsia" w:ascii="方正仿宋_GBK" w:hAnsi="方正仿宋_GBK" w:eastAsia="方正仿宋_GBK" w:cs="Times New Roman"/>
                <w:sz w:val="32"/>
                <w:szCs w:val="32"/>
              </w:rPr>
            </w:rPrChange>
          </w:rPr>
          <w:delText>正常</w:delText>
        </w:r>
      </w:del>
      <w:ins w:id="570" w:author="xh" w:date="2026-10-23T14:20:00Z">
        <w:del w:id="571" w:author="白日梦想家" w:date="2026-10-27T10:29:28Z">
          <w:r>
            <w:rPr>
              <w:rFonts w:hint="default" w:ascii="Times New Roman" w:hAnsi="Times New Roman" w:eastAsia="方正仿宋_GBK" w:cs="Times New Roman"/>
              <w:b w:val="0"/>
              <w:bCs w:val="0"/>
              <w:i w:val="0"/>
              <w:iCs w:val="0"/>
              <w:sz w:val="32"/>
              <w:szCs w:val="32"/>
              <w:rPrChange w:id="572" w:author="xh" w:date="2026-10-23T14:20:00Z">
                <w:rPr>
                  <w:rFonts w:hint="eastAsia" w:ascii="方正仿宋_GBK" w:hAnsi="方正仿宋_GBK" w:eastAsia="方正仿宋_GBK" w:cs="Times New Roman"/>
                  <w:sz w:val="32"/>
                  <w:szCs w:val="32"/>
                </w:rPr>
              </w:rPrChange>
            </w:rPr>
            <w:delText>运行和</w:delText>
          </w:r>
        </w:del>
      </w:ins>
      <w:del w:id="575" w:author="白日梦想家" w:date="2026-10-27T10:29:28Z">
        <w:r>
          <w:rPr>
            <w:rFonts w:hint="eastAsia" w:ascii="方正仿宋_GBK" w:hAnsi="方正仿宋_GBK" w:eastAsia="方正仿宋_GBK" w:cs="Times New Roman"/>
            <w:sz w:val="32"/>
            <w:szCs w:val="32"/>
          </w:rPr>
          <w:delText>及</w:delText>
        </w:r>
      </w:del>
      <w:del w:id="576" w:author="白日梦想家" w:date="2026-10-27T10:29:28Z">
        <w:r>
          <w:rPr>
            <w:rFonts w:hint="default" w:ascii="Times New Roman" w:hAnsi="Times New Roman" w:eastAsia="方正仿宋_GBK" w:cs="Times New Roman"/>
            <w:b w:val="0"/>
            <w:bCs w:val="0"/>
            <w:i w:val="0"/>
            <w:iCs w:val="0"/>
            <w:sz w:val="32"/>
            <w:szCs w:val="32"/>
            <w:rPrChange w:id="577" w:author="xh" w:date="2026-10-23T14:20:00Z">
              <w:rPr>
                <w:rFonts w:hint="eastAsia" w:ascii="方正仿宋_GBK" w:hAnsi="方正仿宋_GBK" w:eastAsia="方正仿宋_GBK" w:cs="Times New Roman"/>
                <w:sz w:val="32"/>
                <w:szCs w:val="32"/>
              </w:rPr>
            </w:rPrChange>
          </w:rPr>
          <w:delText>主变故障</w:delText>
        </w:r>
      </w:del>
      <w:ins w:id="579" w:author="xh" w:date="2026-10-23T14:20:00Z">
        <w:del w:id="580" w:author="白日梦想家" w:date="2026-10-27T10:29:28Z">
          <w:r>
            <w:rPr>
              <w:rFonts w:hint="default" w:ascii="Times New Roman" w:hAnsi="Times New Roman" w:eastAsia="方正仿宋_GBK" w:cs="Times New Roman"/>
              <w:b w:val="0"/>
              <w:bCs w:val="0"/>
              <w:i w:val="0"/>
              <w:iCs w:val="0"/>
              <w:sz w:val="32"/>
              <w:szCs w:val="32"/>
              <w:rPrChange w:id="581" w:author="xh" w:date="2026-10-23T14:20:00Z">
                <w:rPr>
                  <w:rFonts w:hint="eastAsia" w:ascii="方正仿宋_GBK" w:hAnsi="方正仿宋_GBK" w:eastAsia="方正仿宋_GBK" w:cs="Times New Roman"/>
                  <w:sz w:val="32"/>
                  <w:szCs w:val="32"/>
                </w:rPr>
              </w:rPrChange>
            </w:rPr>
            <w:delText>后</w:delText>
          </w:r>
        </w:del>
      </w:ins>
      <w:ins w:id="584" w:author="xh" w:date="2026-10-23T14:20:00Z">
        <w:del w:id="585" w:author="白日梦想家" w:date="2026-10-27T10:29:28Z">
          <w:r>
            <w:rPr>
              <w:rFonts w:hint="default" w:ascii="Times New Roman" w:hAnsi="Times New Roman" w:eastAsia="方正仿宋_GBK" w:cs="Times New Roman"/>
              <w:b w:val="0"/>
              <w:bCs w:val="0"/>
              <w:i w:val="0"/>
              <w:iCs w:val="0"/>
              <w:sz w:val="32"/>
              <w:szCs w:val="32"/>
              <w:rPrChange w:id="586" w:author="xh" w:date="2026-10-23T14:20:00Z">
                <w:rPr>
                  <w:rFonts w:hint="eastAsia" w:ascii="方正仿宋_GBK" w:hAnsi="方正仿宋_GBK" w:eastAsia="方正仿宋_GBK" w:cs="Times New Roman"/>
                  <w:sz w:val="32"/>
                  <w:szCs w:val="32"/>
                </w:rPr>
              </w:rPrChange>
            </w:rPr>
            <w:delText>的承载</w:delText>
          </w:r>
        </w:del>
      </w:ins>
      <w:ins w:id="589" w:author="xh" w:date="2026-10-23T14:20:00Z">
        <w:del w:id="590" w:author="白日梦想家" w:date="2026-10-27T10:29:28Z">
          <w:r>
            <w:rPr>
              <w:rFonts w:hint="default" w:ascii="Times New Roman" w:hAnsi="Times New Roman" w:eastAsia="方正仿宋_GBK" w:cs="Times New Roman"/>
              <w:b w:val="0"/>
              <w:bCs w:val="0"/>
              <w:i w:val="0"/>
              <w:iCs w:val="0"/>
              <w:sz w:val="32"/>
              <w:szCs w:val="32"/>
              <w:rPrChange w:id="591" w:author="xh" w:date="2026-10-23T14:20:00Z">
                <w:rPr>
                  <w:rFonts w:hint="eastAsia" w:ascii="方正仿宋_GBK" w:hAnsi="方正仿宋_GBK" w:eastAsia="方正仿宋_GBK" w:cs="Times New Roman"/>
                  <w:sz w:val="32"/>
                  <w:szCs w:val="32"/>
                </w:rPr>
              </w:rPrChange>
            </w:rPr>
            <w:delText>要求，健康站按80%允许负载率校核，故障站扣除最大单台主变后，剩余主变按130%短时允许负载率校核</w:delText>
          </w:r>
        </w:del>
      </w:ins>
      <w:del w:id="594" w:author="白日梦想家" w:date="2026-10-27T10:29:28Z">
        <w:r>
          <w:rPr>
            <w:rFonts w:hint="eastAsia" w:ascii="方正仿宋_GBK" w:hAnsi="方正仿宋_GBK" w:eastAsia="方正仿宋_GBK" w:cs="Times New Roman"/>
            <w:sz w:val="32"/>
            <w:szCs w:val="32"/>
          </w:rPr>
          <w:delText>追加转供共用既有能力预算和相关路径</w:delText>
        </w:r>
      </w:del>
      <w:del w:id="595" w:author="白日梦想家" w:date="2026-10-27T10:29:28Z">
        <w:r>
          <w:rPr>
            <w:rFonts w:hint="default" w:ascii="Times New Roman" w:hAnsi="Times New Roman" w:eastAsia="方正仿宋_GBK" w:cs="Times New Roman"/>
            <w:b w:val="0"/>
            <w:bCs w:val="0"/>
            <w:i w:val="0"/>
            <w:iCs w:val="0"/>
            <w:sz w:val="32"/>
            <w:szCs w:val="32"/>
            <w:rPrChange w:id="596" w:author="xh" w:date="2026-10-23T14:20:00Z">
              <w:rPr>
                <w:rFonts w:hint="eastAsia" w:ascii="方正仿宋_GBK" w:hAnsi="方正仿宋_GBK" w:eastAsia="方正仿宋_GBK" w:cs="Times New Roman"/>
                <w:sz w:val="32"/>
                <w:szCs w:val="32"/>
              </w:rPr>
            </w:rPrChange>
          </w:rPr>
          <w:delText>。</w:delText>
        </w:r>
      </w:del>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98" w:author="白日梦想家" w:date="2026-10-23T11:24:10Z">
        <w:bookmarkStart w:id="5" w:name="_GoBack"/>
        <w:bookmarkEnd w:id="5"/>
        <w:r>
          <w:rPr>
            <w:rFonts w:hint="default" w:ascii="Times New Roman" w:hAnsi="Times New Roman" w:eastAsia="方正仿宋_GBK" w:cs="Times New Roman"/>
            <w:b w:val="0"/>
            <w:bCs w:val="0"/>
            <w:i w:val="0"/>
            <w:iCs w:val="0"/>
            <w:sz w:val="32"/>
            <w:szCs w:val="32"/>
            <w:lang w:eastAsia="zh"/>
            <w:rPrChange w:id="599" w:author="xh" w:date="2026-10-23T14:23:24Z">
              <w:rPr>
                <w:rFonts w:hint="eastAsia" w:ascii="方正仿宋_GBK" w:hAnsi="方正仿宋_GBK" w:eastAsia="方正仿宋_GBK" w:cs="Times New Roman"/>
                <w:sz w:val="32"/>
                <w:szCs w:val="32"/>
                <w:lang w:eastAsia="zh"/>
                <w:woUserID w:val="1"/>
              </w:rPr>
            </w:rPrChange>
            <w:woUserID w:val="1"/>
          </w:rPr>
          <w:t>供电能</w:t>
        </w:r>
      </w:ins>
      <w:ins w:id="600" w:author="白日梦想家" w:date="2026-10-23T11:24:12Z">
        <w:r>
          <w:rPr>
            <w:rFonts w:hint="default" w:ascii="Times New Roman" w:hAnsi="Times New Roman" w:eastAsia="方正仿宋_GBK" w:cs="Times New Roman"/>
            <w:b w:val="0"/>
            <w:bCs w:val="0"/>
            <w:i w:val="0"/>
            <w:iCs w:val="0"/>
            <w:sz w:val="32"/>
            <w:szCs w:val="32"/>
            <w:lang w:eastAsia="zh"/>
            <w:rPrChange w:id="601" w:author="xh" w:date="2026-10-23T14:23:24Z">
              <w:rPr>
                <w:rFonts w:hint="eastAsia" w:ascii="方正仿宋_GBK" w:hAnsi="方正仿宋_GBK" w:eastAsia="方正仿宋_GBK" w:cs="Times New Roman"/>
                <w:sz w:val="32"/>
                <w:szCs w:val="32"/>
                <w:lang w:eastAsia="zh"/>
                <w:woUserID w:val="1"/>
              </w:rPr>
            </w:rPrChange>
            <w:woUserID w:val="1"/>
          </w:rPr>
          <w:t>力</w:t>
        </w:r>
      </w:ins>
      <w:ins w:id="602" w:author="白日梦想家" w:date="2026-10-23T11:24:13Z">
        <w:r>
          <w:rPr>
            <w:rFonts w:hint="default" w:ascii="Times New Roman" w:hAnsi="Times New Roman" w:eastAsia="方正仿宋_GBK" w:cs="Times New Roman"/>
            <w:b w:val="0"/>
            <w:bCs w:val="0"/>
            <w:i w:val="0"/>
            <w:iCs w:val="0"/>
            <w:sz w:val="32"/>
            <w:szCs w:val="32"/>
            <w:lang w:eastAsia="zh"/>
            <w:rPrChange w:id="603" w:author="xh" w:date="2026-10-23T14:23:24Z">
              <w:rPr>
                <w:rFonts w:hint="eastAsia" w:ascii="方正仿宋_GBK" w:hAnsi="方正仿宋_GBK" w:eastAsia="方正仿宋_GBK" w:cs="Times New Roman"/>
                <w:sz w:val="32"/>
                <w:szCs w:val="32"/>
                <w:lang w:eastAsia="zh"/>
                <w:woUserID w:val="1"/>
              </w:rPr>
            </w:rPrChange>
            <w:woUserID w:val="1"/>
          </w:rPr>
          <w:t>校核</w:t>
        </w:r>
      </w:ins>
      <w:ins w:id="604" w:author="白日梦想家" w:date="2026-10-23T11:24:15Z">
        <w:r>
          <w:rPr>
            <w:rFonts w:hint="default" w:ascii="Times New Roman" w:hAnsi="Times New Roman" w:eastAsia="方正仿宋_GBK" w:cs="Times New Roman"/>
            <w:b w:val="0"/>
            <w:bCs w:val="0"/>
            <w:i w:val="0"/>
            <w:iCs w:val="0"/>
            <w:sz w:val="32"/>
            <w:szCs w:val="32"/>
            <w:lang w:eastAsia="zh"/>
            <w:rPrChange w:id="605"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606"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607" w:author="xh" w:date="2026-10-23T14:23:24Z">
        <w:r>
          <w:rPr>
            <w:rFonts w:hint="default" w:ascii="Times New Roman" w:hAnsi="Times New Roman" w:eastAsia="方正仿宋_GBK" w:cs="Times New Roman"/>
            <w:b w:val="0"/>
            <w:bCs w:val="0"/>
            <w:i w:val="0"/>
            <w:iCs w:val="0"/>
            <w:sz w:val="32"/>
            <w:szCs w:val="32"/>
            <w:lang w:eastAsia="zh"/>
            <w:rPrChange w:id="608"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609" w:author="xh" w:date="2026-10-23T14:23:24Z">
            <w:rPr>
              <w:rFonts w:hint="eastAsia" w:ascii="方正仿宋_GBK" w:hAnsi="方正仿宋_GBK" w:eastAsia="方正仿宋_GBK" w:cs="Times New Roman"/>
              <w:sz w:val="32"/>
              <w:szCs w:val="32"/>
              <w:lang w:eastAsia="zh"/>
              <w:woUserID w:val="1"/>
            </w:rPr>
          </w:rPrChange>
          <w:woUserID w:val="1"/>
        </w:rPr>
        <w:t>转供</w:t>
      </w:r>
      <w:ins w:id="610" w:author="白日梦想家" w:date="2026-10-23T11:24:33Z">
        <w:r>
          <w:rPr>
            <w:rFonts w:hint="default" w:ascii="Times New Roman" w:hAnsi="Times New Roman" w:eastAsia="方正仿宋_GBK" w:cs="Times New Roman"/>
            <w:b w:val="0"/>
            <w:bCs w:val="0"/>
            <w:i w:val="0"/>
            <w:iCs w:val="0"/>
            <w:sz w:val="32"/>
            <w:szCs w:val="32"/>
            <w:lang w:eastAsia="zh"/>
            <w:rPrChange w:id="611" w:author="xh" w:date="2026-10-23T14:23:24Z">
              <w:rPr>
                <w:rFonts w:hint="eastAsia" w:ascii="方正仿宋_GBK" w:hAnsi="方正仿宋_GBK" w:eastAsia="方正仿宋_GBK" w:cs="Times New Roman"/>
                <w:sz w:val="32"/>
                <w:szCs w:val="32"/>
                <w:lang w:eastAsia="zh"/>
                <w:woUserID w:val="1"/>
              </w:rPr>
            </w:rPrChange>
            <w:woUserID w:val="1"/>
          </w:rPr>
          <w:t>方案</w:t>
        </w:r>
      </w:ins>
      <w:ins w:id="612" w:author="白日梦想家" w:date="2026-10-23T11:24:43Z">
        <w:r>
          <w:rPr>
            <w:rFonts w:hint="default" w:ascii="Times New Roman" w:hAnsi="Times New Roman" w:eastAsia="方正仿宋_GBK" w:cs="Times New Roman"/>
            <w:b w:val="0"/>
            <w:bCs w:val="0"/>
            <w:i w:val="0"/>
            <w:iCs w:val="0"/>
            <w:sz w:val="32"/>
            <w:szCs w:val="32"/>
            <w:lang w:eastAsia="zh"/>
            <w:rPrChange w:id="613" w:author="xh" w:date="2026-10-23T14:23:24Z">
              <w:rPr>
                <w:rFonts w:hint="eastAsia" w:ascii="方正仿宋_GBK" w:hAnsi="方正仿宋_GBK" w:eastAsia="方正仿宋_GBK" w:cs="Times New Roman"/>
                <w:sz w:val="32"/>
                <w:szCs w:val="32"/>
                <w:lang w:eastAsia="zh"/>
                <w:woUserID w:val="1"/>
              </w:rPr>
            </w:rPrChange>
            <w:woUserID w:val="1"/>
          </w:rPr>
          <w:t>为</w:t>
        </w:r>
      </w:ins>
      <w:ins w:id="614" w:author="白日梦想家" w:date="2026-10-23T11:24:47Z">
        <w:r>
          <w:rPr>
            <w:rFonts w:hint="default" w:ascii="Times New Roman" w:hAnsi="Times New Roman" w:eastAsia="方正仿宋_GBK" w:cs="Times New Roman"/>
            <w:b w:val="0"/>
            <w:bCs w:val="0"/>
            <w:i w:val="0"/>
            <w:iCs w:val="0"/>
            <w:sz w:val="32"/>
            <w:szCs w:val="32"/>
            <w:lang w:eastAsia="zh"/>
            <w:rPrChange w:id="615" w:author="xh" w:date="2026-10-23T14:23:24Z">
              <w:rPr>
                <w:rFonts w:hint="eastAsia" w:ascii="方正仿宋_GBK" w:hAnsi="方正仿宋_GBK" w:eastAsia="方正仿宋_GBK" w:cs="Times New Roman"/>
                <w:sz w:val="32"/>
                <w:szCs w:val="32"/>
                <w:lang w:eastAsia="zh"/>
                <w:woUserID w:val="1"/>
              </w:rPr>
            </w:rPrChange>
            <w:woUserID w:val="1"/>
          </w:rPr>
          <w:t>约束</w:t>
        </w:r>
      </w:ins>
      <w:del w:id="616"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617" w:author="xh" w:date="2026-10-23T14:23:24Z">
            <w:rPr>
              <w:rFonts w:hint="eastAsia" w:ascii="方正仿宋_GBK" w:hAnsi="方正仿宋_GBK" w:eastAsia="方正仿宋_GBK" w:cs="Times New Roman"/>
              <w:sz w:val="32"/>
              <w:szCs w:val="32"/>
            </w:rPr>
          </w:rPrChange>
        </w:rPr>
        <w:t>，</w:t>
      </w:r>
      <w:del w:id="618"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619" w:author="xh" w:date="2026-10-23T14:23:24Z">
            <w:rPr>
              <w:rFonts w:hint="eastAsia" w:ascii="方正仿宋_GBK" w:hAnsi="方正仿宋_GBK" w:eastAsia="方正仿宋_GBK" w:cs="Times New Roman"/>
              <w:sz w:val="32"/>
              <w:szCs w:val="32"/>
            </w:rPr>
          </w:rPrChange>
        </w:rPr>
        <w:t>再</w:t>
      </w:r>
      <w:del w:id="620" w:author="白日梦想家" w:date="2026-10-26T11:51:35Z">
        <w:r>
          <w:rPr>
            <w:rFonts w:hint="default" w:ascii="Times New Roman" w:hAnsi="Times New Roman" w:eastAsia="方正仿宋_GBK" w:cs="Times New Roman"/>
            <w:b w:val="0"/>
            <w:bCs w:val="0"/>
            <w:i w:val="0"/>
            <w:iCs w:val="0"/>
            <w:sz w:val="32"/>
            <w:szCs w:val="32"/>
            <w:rPrChange w:id="621"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622" w:author="xh" w:date="2026-10-23T14:23:24Z">
            <w:rPr>
              <w:rFonts w:hint="eastAsia" w:ascii="方正仿宋_GBK" w:hAnsi="方正仿宋_GBK" w:eastAsia="方正仿宋_GBK" w:cs="Times New Roman"/>
              <w:sz w:val="32"/>
              <w:szCs w:val="32"/>
            </w:rPr>
          </w:rPrChange>
        </w:rPr>
        <w:t>代</w:t>
      </w:r>
      <w:ins w:id="623"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624" w:author="xh" w:date="2026-10-23T14:23:24Z">
            <w:rPr>
              <w:rFonts w:hint="eastAsia" w:ascii="方正仿宋_GBK" w:hAnsi="方正仿宋_GBK" w:eastAsia="方正仿宋_GBK" w:cs="Times New Roman"/>
              <w:sz w:val="32"/>
              <w:szCs w:val="32"/>
            </w:rPr>
          </w:rPrChange>
        </w:rPr>
        <w:t>全年8760小时检验</w:t>
      </w:r>
      <w:del w:id="625"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626" w:author="xh" w:date="2026-10-23T14:23:24Z">
            <w:rPr>
              <w:rFonts w:hint="eastAsia" w:ascii="方正仿宋_GBK" w:hAnsi="方正仿宋_GBK" w:eastAsia="方正仿宋_GBK" w:cs="Times New Roman"/>
              <w:sz w:val="32"/>
              <w:szCs w:val="32"/>
            </w:rPr>
          </w:rPrChange>
        </w:rPr>
        <w:t>。</w:t>
      </w:r>
      <w:ins w:id="627" w:author="xh" w:date="2026-10-23T14:23:24Z">
        <w:del w:id="628" w:author="白日梦想家" w:date="2026-10-26T11:51:46Z">
          <w:r>
            <w:rPr>
              <w:rFonts w:hint="default" w:ascii="Times New Roman" w:hAnsi="Times New Roman" w:eastAsia="方正仿宋_GBK" w:cs="Times New Roman"/>
              <w:b w:val="0"/>
              <w:bCs w:val="0"/>
              <w:i w:val="0"/>
              <w:iCs w:val="0"/>
              <w:sz w:val="32"/>
              <w:szCs w:val="32"/>
              <w:rPrChange w:id="629"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630" w:author="xh" w:date="2026-10-23T14:26:49Z">
            <w:rPr>
              <w:rFonts w:hint="eastAsia" w:ascii="方正楷体_GBK" w:hAnsi="方正楷体_GBK" w:eastAsia="方正楷体_GBK" w:cs="方正楷体_GBK"/>
              <w:b/>
              <w:bCs/>
              <w:sz w:val="32"/>
              <w:szCs w:val="32"/>
            </w:rPr>
          </w:rPrChange>
        </w:rPr>
        <w:t>（三）按</w:t>
      </w:r>
      <w:ins w:id="631" w:author="xh" w:date="2026-10-23T14:26:49Z">
        <w:r>
          <w:rPr>
            <w:rFonts w:hint="default" w:ascii="Times New Roman" w:hAnsi="Times New Roman" w:eastAsia="方正楷体_GBK" w:cs="Times New Roman"/>
            <w:b/>
            <w:bCs/>
            <w:i w:val="0"/>
            <w:iCs w:val="0"/>
            <w:sz w:val="32"/>
            <w:szCs w:val="32"/>
            <w:rPrChange w:id="632" w:author="xh" w:date="2026-10-23T14:26:49Z">
              <w:rPr>
                <w:rFonts w:hint="eastAsia" w:ascii="方正楷体_GBK" w:hAnsi="方正楷体_GBK" w:eastAsia="方正楷体_GBK" w:cs="方正楷体_GBK"/>
                <w:b/>
                <w:bCs/>
                <w:sz w:val="32"/>
                <w:szCs w:val="32"/>
              </w:rPr>
            </w:rPrChange>
          </w:rPr>
          <w:t>统一工程计价范围比较评价期费</w:t>
        </w:r>
      </w:ins>
      <w:del w:id="633"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634" w:author="xh" w:date="2026-10-23T14:26:49Z">
            <w:rPr>
              <w:rFonts w:hint="eastAsia" w:ascii="方正楷体_GBK" w:hAnsi="方正楷体_GBK" w:eastAsia="方正楷体_GBK" w:cs="方正楷体_GBK"/>
              <w:b/>
              <w:bCs/>
              <w:sz w:val="32"/>
              <w:szCs w:val="32"/>
            </w:rPr>
          </w:rPrChange>
        </w:rPr>
        <w:t>用</w:t>
      </w:r>
      <w:del w:id="635"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637" w:author="白日梦想家" w:date="2026-10-26T11:53:22Z"/>
          <w:rFonts w:hint="default" w:ascii="Times New Roman" w:hAnsi="Times New Roman" w:eastAsia="方正仿宋_GBK" w:cs="Times New Roman"/>
          <w:sz w:val="32"/>
          <w:szCs w:val="32"/>
          <w:highlight w:val="none"/>
          <w:rPrChange w:id="638" w:author="许恒" w:date="2026-10-27T09:29:18Z">
            <w:rPr>
              <w:del w:id="639" w:author="白日梦想家" w:date="2026-10-26T11:53:22Z"/>
              <w:rFonts w:hint="eastAsia" w:ascii="方正仿宋_GBK" w:hAnsi="方正仿宋_GBK" w:eastAsia="方正仿宋_GBK" w:cs="Times New Roman"/>
              <w:sz w:val="32"/>
              <w:szCs w:val="32"/>
              <w:highlight w:val="none"/>
              <w14:ligatures w14:val="standardContextual"/>
            </w:rPr>
          </w:rPrChange>
          <w14:ligatures w14:val="none"/>
        </w:rPr>
        <w:pPrChange w:id="636" w:author="许恒" w:date="2026-10-27T09:30:16Z">
          <w:pPr>
            <w:widowControl/>
            <w:adjustRightInd w:val="0"/>
            <w:snapToGrid w:val="0"/>
            <w:spacing w:line="560" w:lineRule="exact"/>
            <w:ind w:firstLine="640" w:firstLineChars="200"/>
          </w:pPr>
        </w:pPrChange>
      </w:pPr>
      <w:ins w:id="640" w:author="xh" w:date="2026-10-23T14:30:13Z">
        <w:r>
          <w:rPr>
            <w:rFonts w:hint="default" w:ascii="Times New Roman" w:hAnsi="Times New Roman" w:eastAsia="方正仿宋_GBK" w:cs="Times New Roman"/>
            <w:b w:val="0"/>
            <w:bCs w:val="0"/>
            <w:i w:val="0"/>
            <w:iCs w:val="0"/>
            <w:sz w:val="32"/>
            <w:szCs w:val="32"/>
            <w:rPrChange w:id="641" w:author="xh" w:date="2026-10-23T14:30:13Z">
              <w:rPr>
                <w:rFonts w:hint="eastAsia" w:ascii="方正仿宋_GBK" w:hAnsi="方正仿宋_GBK" w:eastAsia="方正仿宋_GBK" w:cs="Times New Roman"/>
                <w:sz w:val="32"/>
                <w:szCs w:val="32"/>
              </w:rPr>
            </w:rPrChange>
          </w:rPr>
          <w:t>工程费用依据实际工程</w:t>
        </w:r>
      </w:ins>
      <w:ins w:id="642" w:author="白日梦想家" w:date="2026-10-26T11:52:35Z">
        <w:r>
          <w:rPr>
            <w:rFonts w:hint="default" w:ascii="Times New Roman" w:hAnsi="Times New Roman" w:eastAsia="方正仿宋_GBK" w:cs="Times New Roman"/>
            <w:b w:val="0"/>
            <w:bCs w:val="0"/>
            <w:i w:val="0"/>
            <w:iCs w:val="0"/>
            <w:sz w:val="32"/>
            <w:szCs w:val="32"/>
            <w:lang w:eastAsia="zh"/>
            <w:rPrChange w:id="64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44" w:author="白日梦想家" w:date="2026-10-26T11:52:36Z">
        <w:r>
          <w:rPr>
            <w:rFonts w:hint="default" w:ascii="Times New Roman" w:hAnsi="Times New Roman" w:eastAsia="方正仿宋_GBK" w:cs="Times New Roman"/>
            <w:b w:val="0"/>
            <w:bCs w:val="0"/>
            <w:i w:val="0"/>
            <w:iCs w:val="0"/>
            <w:sz w:val="32"/>
            <w:szCs w:val="32"/>
            <w:lang w:eastAsia="zh"/>
            <w:rPrChange w:id="645"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国网</w:t>
        </w:r>
      </w:ins>
      <w:ins w:id="646" w:author="白日梦想家" w:date="2026-10-26T11:52:39Z">
        <w:r>
          <w:rPr>
            <w:rFonts w:hint="default" w:ascii="Times New Roman" w:hAnsi="Times New Roman" w:eastAsia="方正仿宋_GBK" w:cs="Times New Roman"/>
            <w:b w:val="0"/>
            <w:bCs w:val="0"/>
            <w:i w:val="0"/>
            <w:iCs w:val="0"/>
            <w:sz w:val="32"/>
            <w:szCs w:val="32"/>
            <w:lang w:eastAsia="zh"/>
            <w:rPrChange w:id="647"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公司</w:t>
        </w:r>
      </w:ins>
      <w:ins w:id="648" w:author="白日梦想家" w:date="2026-10-26T11:52:40Z">
        <w:r>
          <w:rPr>
            <w:rFonts w:hint="default" w:ascii="Times New Roman" w:hAnsi="Times New Roman" w:eastAsia="方正仿宋_GBK" w:cs="Times New Roman"/>
            <w:b w:val="0"/>
            <w:bCs w:val="0"/>
            <w:i w:val="0"/>
            <w:iCs w:val="0"/>
            <w:sz w:val="32"/>
            <w:szCs w:val="32"/>
            <w:lang w:eastAsia="zh"/>
            <w:rPrChange w:id="649"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设备</w:t>
        </w:r>
      </w:ins>
      <w:ins w:id="650" w:author="白日梦想家" w:date="2026-10-26T11:52:41Z">
        <w:r>
          <w:rPr>
            <w:rFonts w:hint="default" w:ascii="Times New Roman" w:hAnsi="Times New Roman" w:eastAsia="方正仿宋_GBK" w:cs="Times New Roman"/>
            <w:b w:val="0"/>
            <w:bCs w:val="0"/>
            <w:i w:val="0"/>
            <w:iCs w:val="0"/>
            <w:sz w:val="32"/>
            <w:szCs w:val="32"/>
            <w:lang w:eastAsia="zh"/>
            <w:rPrChange w:id="651"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信息</w:t>
        </w:r>
      </w:ins>
      <w:ins w:id="652" w:author="白日梦想家" w:date="2026-10-26T11:52:42Z">
        <w:r>
          <w:rPr>
            <w:rFonts w:hint="default" w:ascii="Times New Roman" w:hAnsi="Times New Roman" w:eastAsia="方正仿宋_GBK" w:cs="Times New Roman"/>
            <w:b w:val="0"/>
            <w:bCs w:val="0"/>
            <w:i w:val="0"/>
            <w:iCs w:val="0"/>
            <w:sz w:val="32"/>
            <w:szCs w:val="32"/>
            <w:lang w:eastAsia="zh"/>
            <w:rPrChange w:id="65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54" w:author="xh" w:date="2026-10-23T14:30:13Z">
        <w:del w:id="655" w:author="白日梦想家" w:date="2026-10-26T11:52:34Z">
          <w:r>
            <w:rPr>
              <w:rFonts w:hint="default" w:ascii="Times New Roman" w:hAnsi="Times New Roman" w:eastAsia="方正仿宋_GBK" w:cs="Times New Roman"/>
              <w:b w:val="0"/>
              <w:bCs w:val="0"/>
              <w:i w:val="0"/>
              <w:iCs w:val="0"/>
              <w:sz w:val="32"/>
              <w:szCs w:val="32"/>
              <w:rPrChange w:id="656" w:author="xh" w:date="2026-10-23T14:30:13Z">
                <w:rPr>
                  <w:rFonts w:hint="eastAsia" w:ascii="方正仿宋_GBK" w:hAnsi="方正仿宋_GBK" w:eastAsia="方正仿宋_GBK" w:cs="Times New Roman"/>
                  <w:sz w:val="32"/>
                  <w:szCs w:val="32"/>
                </w:rPr>
              </w:rPrChange>
            </w:rPr>
            <w:delText>和</w:delText>
          </w:r>
        </w:del>
      </w:ins>
      <w:ins w:id="657" w:author="白日梦想家" w:date="2026-10-26T11:53:05Z">
        <w:r>
          <w:rPr>
            <w:rFonts w:hint="default" w:ascii="Times New Roman" w:hAnsi="Times New Roman" w:eastAsia="方正仿宋_GBK" w:cs="Times New Roman"/>
            <w:b w:val="0"/>
            <w:bCs w:val="0"/>
            <w:i w:val="0"/>
            <w:iCs w:val="0"/>
            <w:sz w:val="32"/>
            <w:szCs w:val="32"/>
            <w:lang w:eastAsia="zh"/>
            <w:rPrChange w:id="65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59" w:author="白日梦想家" w:date="2026-10-26T11:53:06Z">
        <w:r>
          <w:rPr>
            <w:rFonts w:hint="default" w:ascii="Times New Roman" w:hAnsi="Times New Roman" w:eastAsia="方正仿宋_GBK" w:cs="Times New Roman"/>
            <w:b w:val="0"/>
            <w:bCs w:val="0"/>
            <w:i w:val="0"/>
            <w:iCs w:val="0"/>
            <w:sz w:val="32"/>
            <w:szCs w:val="32"/>
            <w:lang w:eastAsia="zh"/>
            <w:rPrChange w:id="660"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参考</w:t>
        </w:r>
      </w:ins>
      <w:ins w:id="661" w:author="白日梦想家" w:date="2026-10-26T11:53:07Z">
        <w:r>
          <w:rPr>
            <w:rFonts w:hint="default" w:ascii="Times New Roman" w:hAnsi="Times New Roman" w:eastAsia="方正仿宋_GBK" w:cs="Times New Roman"/>
            <w:b w:val="0"/>
            <w:bCs w:val="0"/>
            <w:i w:val="0"/>
            <w:iCs w:val="0"/>
            <w:sz w:val="32"/>
            <w:szCs w:val="32"/>
            <w:lang w:eastAsia="zh"/>
            <w:rPrChange w:id="662"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63" w:author="白日梦想家" w:date="2026-10-26T11:53:08Z">
        <w:r>
          <w:rPr>
            <w:rFonts w:hint="default" w:ascii="Times New Roman" w:hAnsi="Times New Roman" w:eastAsia="方正仿宋_GBK" w:cs="Times New Roman"/>
            <w:b w:val="0"/>
            <w:bCs w:val="0"/>
            <w:i w:val="0"/>
            <w:iCs w:val="0"/>
            <w:sz w:val="32"/>
            <w:szCs w:val="32"/>
            <w:lang w:eastAsia="zh"/>
            <w:rPrChange w:id="664"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及</w:t>
        </w:r>
      </w:ins>
      <w:ins w:id="665" w:author="白日梦想家" w:date="2026-10-26T11:53:10Z">
        <w:r>
          <w:rPr>
            <w:rFonts w:hint="default" w:ascii="Times New Roman" w:hAnsi="Times New Roman" w:eastAsia="方正仿宋_GBK" w:cs="Times New Roman"/>
            <w:b w:val="0"/>
            <w:bCs w:val="0"/>
            <w:i w:val="0"/>
            <w:iCs w:val="0"/>
            <w:sz w:val="32"/>
            <w:szCs w:val="32"/>
            <w:lang w:eastAsia="zh"/>
            <w:rPrChange w:id="666"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其他</w:t>
        </w:r>
      </w:ins>
      <w:ins w:id="667" w:author="白日梦想家" w:date="2026-10-26T11:53:12Z">
        <w:r>
          <w:rPr>
            <w:rFonts w:hint="default" w:ascii="Times New Roman" w:hAnsi="Times New Roman" w:eastAsia="方正仿宋_GBK" w:cs="Times New Roman"/>
            <w:b w:val="0"/>
            <w:bCs w:val="0"/>
            <w:i w:val="0"/>
            <w:iCs w:val="0"/>
            <w:sz w:val="32"/>
            <w:szCs w:val="32"/>
            <w:lang w:eastAsia="zh"/>
            <w:rPrChange w:id="66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公开资料</w:t>
        </w:r>
      </w:ins>
      <w:ins w:id="669" w:author="xh" w:date="2026-10-23T14:30:13Z">
        <w:del w:id="670" w:author="白日梦想家" w:date="2026-10-26T11:53:14Z">
          <w:r>
            <w:rPr>
              <w:rFonts w:hint="default" w:ascii="Times New Roman" w:hAnsi="Times New Roman" w:eastAsia="方正仿宋_GBK" w:cs="Times New Roman"/>
              <w:b w:val="0"/>
              <w:bCs w:val="0"/>
              <w:i w:val="0"/>
              <w:iCs w:val="0"/>
              <w:sz w:val="32"/>
              <w:szCs w:val="32"/>
              <w:rPrChange w:id="671" w:author="xh" w:date="2026-10-23T14:30:13Z">
                <w:rPr>
                  <w:rFonts w:hint="eastAsia" w:ascii="方正仿宋_GBK" w:hAnsi="方正仿宋_GBK" w:eastAsia="方正仿宋_GBK" w:cs="Times New Roman"/>
                  <w:sz w:val="32"/>
                  <w:szCs w:val="32"/>
                </w:rPr>
              </w:rPrChange>
            </w:rPr>
            <w:delText>采</w:delText>
          </w:r>
        </w:del>
      </w:ins>
      <w:ins w:id="672" w:author="xh" w:date="2026-10-23T14:30:13Z">
        <w:del w:id="673" w:author="白日梦想家" w:date="2026-10-26T11:53:14Z">
          <w:r>
            <w:rPr>
              <w:rFonts w:hint="default" w:ascii="Times New Roman" w:hAnsi="Times New Roman" w:eastAsia="方正仿宋_GBK" w:cs="Times New Roman"/>
              <w:b w:val="0"/>
              <w:bCs w:val="0"/>
              <w:i w:val="0"/>
              <w:iCs w:val="0"/>
              <w:sz w:val="32"/>
              <w:szCs w:val="32"/>
              <w:rPrChange w:id="674" w:author="xh" w:date="2026-10-23T14:30:13Z">
                <w:rPr>
                  <w:rFonts w:hint="eastAsia" w:ascii="方正仿宋_GBK" w:hAnsi="方正仿宋_GBK" w:eastAsia="方正仿宋_GBK" w:cs="Times New Roman"/>
                  <w:sz w:val="32"/>
                  <w:szCs w:val="32"/>
                </w:rPr>
              </w:rPrChange>
            </w:rPr>
            <w:delText>购</w:delText>
          </w:r>
        </w:del>
      </w:ins>
      <w:ins w:id="675" w:author="xh" w:date="2026-10-23T14:30:13Z">
        <w:del w:id="676" w:author="白日梦想家" w:date="2026-10-26T11:53:14Z">
          <w:r>
            <w:rPr>
              <w:rFonts w:hint="default" w:ascii="Times New Roman" w:hAnsi="Times New Roman" w:eastAsia="方正仿宋_GBK" w:cs="Times New Roman"/>
              <w:b w:val="0"/>
              <w:bCs w:val="0"/>
              <w:i w:val="0"/>
              <w:iCs w:val="0"/>
              <w:sz w:val="32"/>
              <w:szCs w:val="32"/>
              <w:rPrChange w:id="677" w:author="xh" w:date="2026-10-23T14:30:13Z">
                <w:rPr>
                  <w:rFonts w:hint="eastAsia" w:ascii="方正仿宋_GBK" w:hAnsi="方正仿宋_GBK" w:eastAsia="方正仿宋_GBK" w:cs="Times New Roman"/>
                  <w:sz w:val="32"/>
                  <w:szCs w:val="32"/>
                </w:rPr>
              </w:rPrChange>
            </w:rPr>
            <w:delText>资</w:delText>
          </w:r>
        </w:del>
      </w:ins>
      <w:ins w:id="678" w:author="xh" w:date="2026-10-23T14:30:13Z">
        <w:del w:id="679" w:author="白日梦想家" w:date="2026-10-26T11:53:14Z">
          <w:r>
            <w:rPr>
              <w:rFonts w:hint="default" w:ascii="Times New Roman" w:hAnsi="Times New Roman" w:eastAsia="方正仿宋_GBK" w:cs="Times New Roman"/>
              <w:b w:val="0"/>
              <w:bCs w:val="0"/>
              <w:i w:val="0"/>
              <w:iCs w:val="0"/>
              <w:sz w:val="32"/>
              <w:szCs w:val="32"/>
              <w:rPrChange w:id="680" w:author="xh" w:date="2026-10-23T14:30:13Z">
                <w:rPr>
                  <w:rFonts w:hint="eastAsia" w:ascii="方正仿宋_GBK" w:hAnsi="方正仿宋_GBK" w:eastAsia="方正仿宋_GBK" w:cs="Times New Roman"/>
                  <w:sz w:val="32"/>
                  <w:szCs w:val="32"/>
                </w:rPr>
              </w:rPrChange>
            </w:rPr>
            <w:delText>料</w:delText>
          </w:r>
        </w:del>
      </w:ins>
      <w:ins w:id="681" w:author="xh" w:date="2026-10-23T14:30:13Z">
        <w:r>
          <w:rPr>
            <w:rFonts w:hint="default" w:ascii="Times New Roman" w:hAnsi="Times New Roman" w:eastAsia="方正仿宋_GBK" w:cs="Times New Roman"/>
            <w:b w:val="0"/>
            <w:bCs w:val="0"/>
            <w:i w:val="0"/>
            <w:iCs w:val="0"/>
            <w:sz w:val="32"/>
            <w:szCs w:val="32"/>
            <w:rPrChange w:id="682" w:author="xh" w:date="2026-10-23T14:30:13Z">
              <w:rPr>
                <w:rFonts w:hint="eastAsia" w:ascii="方正仿宋_GBK" w:hAnsi="方正仿宋_GBK" w:eastAsia="方正仿宋_GBK" w:cs="Times New Roman"/>
                <w:sz w:val="32"/>
                <w:szCs w:val="32"/>
              </w:rPr>
            </w:rPrChange>
          </w:rPr>
          <w:t>建立。</w:t>
        </w:r>
      </w:ins>
      <w:ins w:id="683" w:author="xh" w:date="2026-10-26T18:21:06Z">
        <w:del w:id="684" w:author="白日梦想家" w:date="2026-10-27T10:05:52Z">
          <w:r>
            <w:rPr>
              <w:rFonts w:hint="default" w:ascii="Times New Roman" w:hAnsi="Times New Roman" w:eastAsia="方正仿宋_GBK" w:cs="Times New Roman"/>
              <w:b w:val="0"/>
              <w:bCs w:val="0"/>
              <w:i w:val="0"/>
              <w:iCs w:val="0"/>
              <w:sz w:val="32"/>
              <w:szCs w:val="32"/>
            </w:rPr>
            <w:delText>主变更换按整台新购铭牌容量计价，参考系数为16.57万元/MVA；50.00 MVA主变扩建按完整工程计价，参考投资为1223.00万元/项。储能采用100.00 kW/215.00 kWh成套柜，参考投资为21.05万元/柜。</w:delText>
          </w:r>
        </w:del>
      </w:ins>
      <w:ins w:id="685" w:author="xh" w:date="2026-10-26T18:21:06Z">
        <w:del w:id="686" w:author="白日梦想家" w:date="2026-10-27T10:05:57Z">
          <w:r>
            <w:rPr>
              <w:rFonts w:hint="default" w:ascii="Times New Roman" w:hAnsi="Times New Roman" w:eastAsia="方正仿宋_GBK" w:cs="Times New Roman"/>
              <w:b w:val="0"/>
              <w:bCs w:val="0"/>
              <w:i w:val="0"/>
              <w:iCs w:val="0"/>
              <w:sz w:val="32"/>
              <w:szCs w:val="32"/>
            </w:rPr>
            <w:delText>10千伏联络按电缆与架空线路长度加权计价，</w:delText>
          </w:r>
        </w:del>
      </w:ins>
      <w:ins w:id="687" w:author="xh" w:date="2026-10-26T18:21:06Z">
        <w:del w:id="688" w:author="白日梦想家" w:date="2026-10-27T10:06:06Z">
          <w:r>
            <w:rPr>
              <w:rFonts w:hint="default" w:ascii="Times New Roman" w:hAnsi="Times New Roman" w:eastAsia="方正仿宋_GBK" w:cs="Times New Roman"/>
              <w:b w:val="0"/>
              <w:bCs w:val="0"/>
              <w:i w:val="0"/>
              <w:iCs w:val="0"/>
              <w:sz w:val="32"/>
              <w:szCs w:val="32"/>
            </w:rPr>
            <w:delText>邳州、市区单项参考投资分别为128.38万元、452.40万元。</w:delText>
          </w:r>
        </w:del>
      </w:ins>
      <w:ins w:id="689" w:author="xh" w:date="2026-10-23T14:30:13Z">
        <w:del w:id="690" w:author="白日梦想家" w:date="2026-10-26T11:53:19Z">
          <w:r>
            <w:rPr>
              <w:rFonts w:hint="default" w:ascii="Times New Roman" w:hAnsi="Times New Roman" w:eastAsia="方正仿宋_GBK" w:cs="Times New Roman"/>
              <w:b w:val="0"/>
              <w:bCs w:val="0"/>
              <w:i w:val="0"/>
              <w:iCs w:val="0"/>
              <w:sz w:val="32"/>
              <w:szCs w:val="32"/>
              <w:rPrChange w:id="691"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692" w:author="白日梦想家" w:date="2026-10-26T11:53:19Z">
        <w:r>
          <w:rPr>
            <w:rFonts w:hint="default" w:ascii="Times New Roman" w:hAnsi="Times New Roman" w:eastAsia="方正仿宋_GBK" w:cs="Times New Roman"/>
            <w:b w:val="0"/>
            <w:bCs w:val="0"/>
            <w:i w:val="0"/>
            <w:iCs w:val="0"/>
            <w:sz w:val="32"/>
            <w:szCs w:val="32"/>
            <w:rPrChange w:id="693" w:author="xh" w:date="2026-10-23T14:30:13Z">
              <w:rPr>
                <w:rFonts w:hint="eastAsia" w:ascii="方正仿宋_GBK" w:hAnsi="方正仿宋_GBK" w:eastAsia="方正仿宋_GBK" w:cs="Times New Roman"/>
                <w:sz w:val="32"/>
                <w:szCs w:val="32"/>
              </w:rPr>
            </w:rPrChange>
          </w:rPr>
          <w:delText>储能</w:delText>
        </w:r>
      </w:del>
      <w:ins w:id="694" w:author="xh" w:date="2026-10-23T14:30:13Z">
        <w:del w:id="695" w:author="白日梦想家" w:date="2026-10-26T11:53:19Z">
          <w:r>
            <w:rPr>
              <w:rFonts w:hint="default" w:ascii="Times New Roman" w:hAnsi="Times New Roman" w:eastAsia="方正仿宋_GBK" w:cs="Times New Roman"/>
              <w:b w:val="0"/>
              <w:bCs w:val="0"/>
              <w:i w:val="0"/>
              <w:iCs w:val="0"/>
              <w:sz w:val="32"/>
              <w:szCs w:val="32"/>
              <w:rPrChange w:id="696" w:author="xh" w:date="2026-10-23T14:30:13Z">
                <w:rPr>
                  <w:rFonts w:hint="eastAsia" w:ascii="方正仿宋_GBK" w:hAnsi="方正仿宋_GBK" w:eastAsia="方正仿宋_GBK" w:cs="Times New Roman"/>
                  <w:sz w:val="32"/>
                  <w:szCs w:val="32"/>
                </w:rPr>
              </w:rPrChange>
            </w:rPr>
            <w:delText>按新增</w:delText>
          </w:r>
        </w:del>
      </w:ins>
      <w:del w:id="697" w:author="白日梦想家" w:date="2026-10-26T11:53:19Z">
        <w:r>
          <w:rPr>
            <w:rFonts w:hint="default" w:ascii="Times New Roman" w:hAnsi="Times New Roman" w:eastAsia="方正仿宋_GBK" w:cs="Times New Roman"/>
            <w:sz w:val="32"/>
            <w:szCs w:val="32"/>
            <w:rPrChange w:id="698" w:author="许恒" w:date="2026-10-27T09:29:18Z">
              <w:rPr>
                <w:rFonts w:hint="eastAsia" w:ascii="方正仿宋_GBK" w:hAnsi="方正仿宋_GBK" w:eastAsia="方正仿宋_GBK" w:cs="Times New Roman"/>
                <w:sz w:val="32"/>
                <w:szCs w:val="32"/>
              </w:rPr>
            </w:rPrChange>
          </w:rPr>
          <w:delText>以100.00 kW/215.00 kWh成套柜配置，</w:delText>
        </w:r>
      </w:del>
      <w:del w:id="699" w:author="白日梦想家" w:date="2026-10-26T11:53:19Z">
        <w:r>
          <w:rPr>
            <w:rFonts w:hint="default" w:ascii="Times New Roman" w:hAnsi="Times New Roman" w:eastAsia="方正仿宋_GBK" w:cs="Times New Roman"/>
            <w:b w:val="0"/>
            <w:bCs w:val="0"/>
            <w:i w:val="0"/>
            <w:iCs w:val="0"/>
            <w:sz w:val="32"/>
            <w:szCs w:val="32"/>
            <w:rPrChange w:id="700" w:author="xh" w:date="2026-10-23T14:30:13Z">
              <w:rPr>
                <w:rFonts w:hint="eastAsia" w:ascii="方正仿宋_GBK" w:hAnsi="方正仿宋_GBK" w:eastAsia="方正仿宋_GBK" w:cs="Times New Roman"/>
                <w:sz w:val="32"/>
                <w:szCs w:val="32"/>
              </w:rPr>
            </w:rPrChange>
          </w:rPr>
          <w:delText>柜数</w:delText>
        </w:r>
      </w:del>
      <w:ins w:id="701" w:author="xh" w:date="2026-10-23T14:30:13Z">
        <w:del w:id="702" w:author="白日梦想家" w:date="2026-10-26T11:53:19Z">
          <w:r>
            <w:rPr>
              <w:rFonts w:hint="default" w:ascii="Times New Roman" w:hAnsi="Times New Roman" w:eastAsia="方正仿宋_GBK" w:cs="Times New Roman"/>
              <w:b w:val="0"/>
              <w:bCs w:val="0"/>
              <w:i w:val="0"/>
              <w:iCs w:val="0"/>
              <w:sz w:val="32"/>
              <w:szCs w:val="32"/>
              <w:rPrChange w:id="703" w:author="xh" w:date="2026-10-23T14:30:13Z">
                <w:rPr>
                  <w:rFonts w:hint="eastAsia" w:ascii="方正仿宋_GBK" w:hAnsi="方正仿宋_GBK" w:eastAsia="方正仿宋_GBK" w:cs="Times New Roman"/>
                  <w:sz w:val="32"/>
                  <w:szCs w:val="32"/>
                </w:rPr>
              </w:rPrChange>
            </w:rPr>
            <w:delText>计价，新增联络</w:delText>
          </w:r>
        </w:del>
      </w:ins>
      <w:del w:id="704" w:author="白日梦想家" w:date="2026-10-26T11:53:19Z">
        <w:r>
          <w:rPr>
            <w:rFonts w:hint="default" w:ascii="Times New Roman" w:hAnsi="Times New Roman" w:eastAsia="方正仿宋_GBK" w:cs="Times New Roman"/>
            <w:b w:val="0"/>
            <w:bCs w:val="0"/>
            <w:i w:val="0"/>
            <w:iCs w:val="0"/>
            <w:sz w:val="32"/>
            <w:szCs w:val="32"/>
            <w:rPrChange w:id="705" w:author="xh" w:date="2026-10-23T14:30:13Z">
              <w:rPr>
                <w:rFonts w:hint="eastAsia" w:ascii="方正仿宋_GBK" w:hAnsi="方正仿宋_GBK" w:eastAsia="方正仿宋_GBK" w:cs="Times New Roman"/>
                <w:sz w:val="32"/>
                <w:szCs w:val="32"/>
              </w:rPr>
            </w:rPrChange>
          </w:rPr>
          <w:delText>按</w:delText>
        </w:r>
      </w:del>
      <w:ins w:id="706" w:author="xh" w:date="2026-10-23T14:30:13Z">
        <w:del w:id="707" w:author="白日梦想家" w:date="2026-10-26T11:53:19Z">
          <w:r>
            <w:rPr>
              <w:rFonts w:hint="default" w:ascii="Times New Roman" w:hAnsi="Times New Roman" w:eastAsia="方正仿宋_GBK" w:cs="Times New Roman"/>
              <w:b w:val="0"/>
              <w:bCs w:val="0"/>
              <w:i w:val="0"/>
              <w:iCs w:val="0"/>
              <w:sz w:val="32"/>
              <w:szCs w:val="32"/>
              <w:rPrChange w:id="708" w:author="xh" w:date="2026-10-23T14:30:13Z">
                <w:rPr>
                  <w:rFonts w:hint="eastAsia" w:ascii="方正仿宋_GBK" w:hAnsi="方正仿宋_GBK" w:eastAsia="方正仿宋_GBK" w:cs="Times New Roman"/>
                  <w:sz w:val="32"/>
                  <w:szCs w:val="32"/>
                </w:rPr>
              </w:rPrChange>
            </w:rPr>
            <w:delText>线路形式、长度和接入条件计价。</w:delText>
          </w:r>
        </w:del>
      </w:ins>
      <w:ins w:id="709" w:author="xh" w:date="2026-10-23T14:30:13Z">
        <w:del w:id="710" w:author="白日梦想家" w:date="2026-10-26T11:52:14Z">
          <w:r>
            <w:rPr>
              <w:rFonts w:hint="default" w:ascii="Times New Roman" w:hAnsi="Times New Roman" w:eastAsia="方正仿宋_GBK" w:cs="Times New Roman"/>
              <w:b w:val="0"/>
              <w:bCs w:val="0"/>
              <w:i w:val="0"/>
              <w:iCs w:val="0"/>
              <w:sz w:val="32"/>
              <w:szCs w:val="32"/>
              <w:rPrChange w:id="711" w:author="xh" w:date="2026-10-23T14:30:13Z">
                <w:rPr>
                  <w:rFonts w:hint="eastAsia" w:ascii="方正仿宋_GBK" w:hAnsi="方正仿宋_GBK" w:eastAsia="方正仿宋_GBK" w:cs="Times New Roman"/>
                  <w:sz w:val="32"/>
                  <w:szCs w:val="32"/>
                </w:rPr>
              </w:rPrChange>
            </w:rPr>
            <w:delText>电</w:delText>
          </w:r>
        </w:del>
      </w:ins>
      <w:ins w:id="712" w:author="xh" w:date="2026-10-23T14:30:13Z">
        <w:del w:id="713" w:author="白日梦想家" w:date="2026-10-26T11:52:13Z">
          <w:r>
            <w:rPr>
              <w:rFonts w:hint="default" w:ascii="Times New Roman" w:hAnsi="Times New Roman" w:eastAsia="方正仿宋_GBK" w:cs="Times New Roman"/>
              <w:b w:val="0"/>
              <w:bCs w:val="0"/>
              <w:i w:val="0"/>
              <w:iCs w:val="0"/>
              <w:sz w:val="32"/>
              <w:szCs w:val="32"/>
              <w:rPrChange w:id="714"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715" w:author="白日梦想家" w:date="2026-10-26T11:52:13Z">
        <w:r>
          <w:rPr>
            <w:rFonts w:hint="default" w:ascii="Times New Roman" w:hAnsi="Times New Roman" w:eastAsia="方正仿宋_GBK" w:cs="Times New Roman"/>
            <w:sz w:val="32"/>
            <w:szCs w:val="32"/>
            <w:rPrChange w:id="716" w:author="许恒" w:date="2026-10-27T09:29:18Z">
              <w:rPr>
                <w:rFonts w:hint="eastAsia" w:ascii="方正仿宋_GBK" w:hAnsi="方正仿宋_GBK" w:eastAsia="方正仿宋_GBK" w:cs="Times New Roman"/>
                <w:sz w:val="32"/>
                <w:szCs w:val="32"/>
              </w:rPr>
            </w:rPrChange>
          </w:rPr>
          <w:delText>整数</w:delText>
        </w:r>
      </w:del>
      <w:del w:id="717" w:author="白日梦想家" w:date="2026-10-26T11:52:13Z">
        <w:r>
          <w:rPr>
            <w:rFonts w:hint="default" w:ascii="Times New Roman" w:hAnsi="Times New Roman" w:eastAsia="方正仿宋_GBK" w:cs="Times New Roman"/>
            <w:b w:val="0"/>
            <w:bCs w:val="0"/>
            <w:i w:val="0"/>
            <w:iCs w:val="0"/>
            <w:sz w:val="32"/>
            <w:szCs w:val="32"/>
            <w:rPrChange w:id="718" w:author="xh" w:date="2026-10-23T14:30:13Z">
              <w:rPr>
                <w:rFonts w:hint="eastAsia" w:ascii="方正仿宋_GBK" w:hAnsi="方正仿宋_GBK" w:eastAsia="方正仿宋_GBK" w:cs="Times New Roman"/>
                <w:sz w:val="32"/>
                <w:szCs w:val="32"/>
              </w:rPr>
            </w:rPrChange>
          </w:rPr>
          <w:delText>选择。</w:delText>
        </w:r>
      </w:del>
      <w:del w:id="719" w:author="xh" w:date="2026-10-23T14:30:13Z">
        <w:r>
          <w:rPr>
            <w:rFonts w:hint="default" w:ascii="Times New Roman" w:hAnsi="Times New Roman" w:eastAsia="方正仿宋_GBK" w:cs="Times New Roman"/>
            <w:sz w:val="32"/>
            <w:szCs w:val="32"/>
            <w:rPrChange w:id="720" w:author="许恒" w:date="2026-10-27T09:29:18Z">
              <w:rPr>
                <w:rFonts w:hint="eastAsia" w:ascii="方正仿宋_GBK" w:hAnsi="方正仿宋_GBK" w:eastAsia="方正仿宋_GBK" w:cs="Times New Roman"/>
                <w:sz w:val="32"/>
                <w:szCs w:val="32"/>
              </w:rPr>
            </w:rPrChange>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195B29D8">
      <w:pPr>
        <w:widowControl/>
        <w:adjustRightInd w:val="0"/>
        <w:snapToGrid w:val="0"/>
        <w:spacing w:line="560" w:lineRule="exact"/>
        <w:ind w:firstLine="640" w:firstLineChars="200"/>
        <w:rPr>
          <w:ins w:id="722" w:author="许恒" w:date="2026-10-27T09:30:22Z"/>
          <w:rFonts w:hint="eastAsia" w:ascii="Times New Roman" w:hAnsi="Times New Roman" w:eastAsia="方正仿宋_GBK" w:cs="Times New Roman"/>
          <w:b w:val="0"/>
          <w:bCs w:val="0"/>
          <w:i w:val="0"/>
          <w:iCs w:val="0"/>
          <w:sz w:val="32"/>
          <w:szCs w:val="32"/>
          <w:lang w:eastAsia="zh-CN"/>
        </w:rPr>
        <w:pPrChange w:id="721" w:author="许恒" w:date="2026-10-27T09:30:16Z">
          <w:pPr>
            <w:widowControl/>
            <w:adjustRightInd w:val="0"/>
            <w:snapToGrid w:val="0"/>
            <w:spacing w:line="560" w:lineRule="exact"/>
            <w:ind w:firstLine="640" w:firstLineChars="200"/>
          </w:pPr>
        </w:pPrChange>
      </w:pPr>
      <w:ins w:id="723" w:author="xh" w:date="2026-10-23T14:33:38Z">
        <w:r>
          <w:rPr>
            <w:rFonts w:hint="default" w:ascii="Times New Roman" w:hAnsi="Times New Roman" w:eastAsia="方正仿宋_GBK" w:cs="Times New Roman"/>
            <w:b w:val="0"/>
            <w:bCs w:val="0"/>
            <w:i w:val="0"/>
            <w:iCs w:val="0"/>
            <w:sz w:val="32"/>
            <w:szCs w:val="32"/>
            <w:rPrChange w:id="724" w:author="xh" w:date="2026-10-23T14:33:38Z">
              <w:rPr>
                <w:rFonts w:hint="eastAsia" w:ascii="方正仿宋_GBK" w:hAnsi="方正仿宋_GBK" w:eastAsia="方正仿宋_GBK" w:cs="Times New Roman"/>
                <w:sz w:val="32"/>
                <w:szCs w:val="32"/>
              </w:rPr>
            </w:rPrChange>
          </w:rPr>
          <w:t>各年新增及改造工程分别建立现金流，以2021年末</w:t>
        </w:r>
      </w:ins>
      <w:del w:id="725" w:author="xh" w:date="2026-10-23T14:33:38Z">
        <w:r>
          <w:rPr>
            <w:rFonts w:hint="default" w:ascii="Times New Roman" w:hAnsi="Times New Roman" w:eastAsia="方正仿宋_GBK" w:cs="Times New Roman"/>
            <w:sz w:val="32"/>
            <w:szCs w:val="32"/>
            <w:rPrChange w:id="726" w:author="许恒" w:date="2026-10-27T09:29:18Z">
              <w:rPr>
                <w:rFonts w:hint="eastAsia" w:ascii="方正仿宋_GBK" w:hAnsi="方正仿宋_GBK" w:eastAsia="方正仿宋_GBK" w:cs="Times New Roman"/>
                <w:sz w:val="32"/>
                <w:szCs w:val="32"/>
              </w:rPr>
            </w:rPrChange>
          </w:rPr>
          <w:delText>95%峰值阈值</w:delText>
        </w:r>
      </w:del>
      <w:r>
        <w:rPr>
          <w:rFonts w:hint="default" w:ascii="Times New Roman" w:hAnsi="Times New Roman" w:eastAsia="方正仿宋_GBK" w:cs="Times New Roman"/>
          <w:b w:val="0"/>
          <w:bCs w:val="0"/>
          <w:i w:val="0"/>
          <w:iCs w:val="0"/>
          <w:sz w:val="32"/>
          <w:szCs w:val="32"/>
          <w:rPrChange w:id="727" w:author="xh" w:date="2026-10-23T14:33:38Z">
            <w:rPr>
              <w:rFonts w:hint="eastAsia" w:ascii="方正仿宋_GBK" w:hAnsi="方正仿宋_GBK" w:eastAsia="方正仿宋_GBK" w:cs="Times New Roman"/>
              <w:sz w:val="32"/>
              <w:szCs w:val="32"/>
            </w:rPr>
          </w:rPrChange>
        </w:rPr>
        <w:t>为</w:t>
      </w:r>
      <w:ins w:id="728" w:author="xh" w:date="2026-10-23T14:33:38Z">
        <w:r>
          <w:rPr>
            <w:rFonts w:hint="default" w:ascii="Times New Roman" w:hAnsi="Times New Roman" w:eastAsia="方正仿宋_GBK" w:cs="Times New Roman"/>
            <w:b w:val="0"/>
            <w:bCs w:val="0"/>
            <w:i w:val="0"/>
            <w:iCs w:val="0"/>
            <w:sz w:val="32"/>
            <w:szCs w:val="32"/>
            <w:rPrChange w:id="729" w:author="xh" w:date="2026-10-23T14:33:38Z">
              <w:rPr>
                <w:rFonts w:hint="eastAsia" w:ascii="方正仿宋_GBK" w:hAnsi="方正仿宋_GBK" w:eastAsia="方正仿宋_GBK" w:cs="Times New Roman"/>
                <w:sz w:val="32"/>
                <w:szCs w:val="32"/>
              </w:rPr>
            </w:rPrChange>
          </w:rPr>
          <w:t>折现基准，统一评价至2041</w:t>
        </w:r>
      </w:ins>
      <w:del w:id="730" w:author="xh" w:date="2026-10-23T14:33:38Z">
        <w:r>
          <w:rPr>
            <w:rFonts w:hint="default" w:ascii="Times New Roman" w:hAnsi="Times New Roman" w:eastAsia="方正仿宋_GBK" w:cs="Times New Roman"/>
            <w:sz w:val="32"/>
            <w:szCs w:val="32"/>
            <w:rPrChange w:id="731" w:author="许恒" w:date="2026-10-27T09:29:18Z">
              <w:rPr>
                <w:rFonts w:hint="eastAsia" w:ascii="方正仿宋_GBK" w:hAnsi="方正仿宋_GBK" w:eastAsia="方正仿宋_GBK" w:cs="Times New Roman"/>
                <w:sz w:val="32"/>
                <w:szCs w:val="32"/>
              </w:rPr>
            </w:rPrChange>
          </w:rPr>
          <w:delText>区域净负荷绝对值全</w:delText>
        </w:r>
      </w:del>
      <w:r>
        <w:rPr>
          <w:rFonts w:hint="default" w:ascii="Times New Roman" w:hAnsi="Times New Roman" w:eastAsia="方正仿宋_GBK" w:cs="Times New Roman"/>
          <w:b w:val="0"/>
          <w:bCs w:val="0"/>
          <w:i w:val="0"/>
          <w:iCs w:val="0"/>
          <w:sz w:val="32"/>
          <w:szCs w:val="32"/>
          <w:rPrChange w:id="732" w:author="xh" w:date="2026-10-23T14:33:38Z">
            <w:rPr>
              <w:rFonts w:hint="eastAsia" w:ascii="方正仿宋_GBK" w:hAnsi="方正仿宋_GBK" w:eastAsia="方正仿宋_GBK" w:cs="Times New Roman"/>
              <w:sz w:val="32"/>
              <w:szCs w:val="32"/>
            </w:rPr>
          </w:rPrChange>
        </w:rPr>
        <w:t>年</w:t>
      </w:r>
      <w:ins w:id="733" w:author="xh" w:date="2026-10-23T14:33:38Z">
        <w:r>
          <w:rPr>
            <w:rFonts w:hint="default" w:ascii="Times New Roman" w:hAnsi="Times New Roman" w:eastAsia="方正仿宋_GBK" w:cs="Times New Roman"/>
            <w:b w:val="0"/>
            <w:bCs w:val="0"/>
            <w:i w:val="0"/>
            <w:iCs w:val="0"/>
            <w:sz w:val="32"/>
            <w:szCs w:val="32"/>
            <w:rPrChange w:id="734" w:author="xh" w:date="2026-10-23T14:33:38Z">
              <w:rPr>
                <w:rFonts w:hint="eastAsia" w:ascii="方正仿宋_GBK" w:hAnsi="方正仿宋_GBK" w:eastAsia="方正仿宋_GBK" w:cs="Times New Roman"/>
                <w:sz w:val="32"/>
                <w:szCs w:val="32"/>
              </w:rPr>
            </w:rPrChange>
          </w:rPr>
          <w:t>末，计入建设投资及投运次年起</w:t>
        </w:r>
      </w:ins>
      <w:del w:id="735" w:author="xh" w:date="2026-10-23T14:33:38Z">
        <w:r>
          <w:rPr>
            <w:rFonts w:hint="default" w:ascii="Times New Roman" w:hAnsi="Times New Roman" w:eastAsia="方正仿宋_GBK" w:cs="Times New Roman"/>
            <w:sz w:val="32"/>
            <w:szCs w:val="32"/>
            <w:rPrChange w:id="736" w:author="许恒" w:date="2026-10-27T09:29:18Z">
              <w:rPr>
                <w:rFonts w:hint="eastAsia" w:ascii="方正仿宋_GBK" w:hAnsi="方正仿宋_GBK" w:eastAsia="方正仿宋_GBK" w:cs="Times New Roman"/>
                <w:sz w:val="32"/>
                <w:szCs w:val="32"/>
              </w:rPr>
            </w:rPrChange>
          </w:rPr>
          <w:delText>最大值</w:delText>
        </w:r>
      </w:del>
      <w:r>
        <w:rPr>
          <w:rFonts w:hint="default" w:ascii="Times New Roman" w:hAnsi="Times New Roman" w:eastAsia="方正仿宋_GBK" w:cs="Times New Roman"/>
          <w:b w:val="0"/>
          <w:bCs w:val="0"/>
          <w:i w:val="0"/>
          <w:iCs w:val="0"/>
          <w:sz w:val="32"/>
          <w:szCs w:val="32"/>
          <w:rPrChange w:id="737" w:author="xh" w:date="2026-10-23T14:33:38Z">
            <w:rPr>
              <w:rFonts w:hint="eastAsia" w:ascii="方正仿宋_GBK" w:hAnsi="方正仿宋_GBK" w:eastAsia="方正仿宋_GBK" w:cs="Times New Roman"/>
              <w:sz w:val="32"/>
              <w:szCs w:val="32"/>
            </w:rPr>
          </w:rPrChange>
        </w:rPr>
        <w:t>的</w:t>
      </w:r>
      <w:ins w:id="738" w:author="xh" w:date="2026-10-23T14:33:38Z">
        <w:r>
          <w:rPr>
            <w:rFonts w:hint="default" w:ascii="Times New Roman" w:hAnsi="Times New Roman" w:eastAsia="方正仿宋_GBK" w:cs="Times New Roman"/>
            <w:b w:val="0"/>
            <w:bCs w:val="0"/>
            <w:i w:val="0"/>
            <w:iCs w:val="0"/>
            <w:sz w:val="32"/>
            <w:szCs w:val="32"/>
            <w:rPrChange w:id="739" w:author="xh" w:date="2026-10-23T14:33:38Z">
              <w:rPr>
                <w:rFonts w:hint="eastAsia" w:ascii="方正仿宋_GBK" w:hAnsi="方正仿宋_GBK" w:eastAsia="方正仿宋_GBK" w:cs="Times New Roman"/>
                <w:sz w:val="32"/>
                <w:szCs w:val="32"/>
              </w:rPr>
            </w:rPrChange>
          </w:rPr>
          <w:t>固定运维。折现率取6</w:t>
        </w:r>
      </w:ins>
      <w:del w:id="740" w:author="xh" w:date="2026-10-23T14:33:38Z">
        <w:r>
          <w:rPr>
            <w:rFonts w:hint="default" w:ascii="Times New Roman" w:hAnsi="Times New Roman" w:eastAsia="方正仿宋_GBK" w:cs="Times New Roman"/>
            <w:sz w:val="32"/>
            <w:szCs w:val="32"/>
            <w:rPrChange w:id="741" w:author="许恒" w:date="2026-10-27T09:29:18Z">
              <w:rPr>
                <w:rFonts w:hint="eastAsia" w:ascii="方正仿宋_GBK" w:hAnsi="方正仿宋_GBK" w:eastAsia="方正仿宋_GBK" w:cs="Times New Roman"/>
                <w:sz w:val="32"/>
                <w:szCs w:val="32"/>
              </w:rPr>
            </w:rPrChange>
          </w:rPr>
          <w:delText>95</w:delText>
        </w:r>
      </w:del>
      <w:r>
        <w:rPr>
          <w:rFonts w:hint="default" w:ascii="Times New Roman" w:hAnsi="Times New Roman" w:eastAsia="方正仿宋_GBK" w:cs="Times New Roman"/>
          <w:b w:val="0"/>
          <w:bCs w:val="0"/>
          <w:i w:val="0"/>
          <w:iCs w:val="0"/>
          <w:sz w:val="32"/>
          <w:szCs w:val="32"/>
          <w:rPrChange w:id="742" w:author="xh" w:date="2026-10-23T14:33:38Z">
            <w:rPr>
              <w:rFonts w:hint="eastAsia" w:ascii="方正仿宋_GBK" w:hAnsi="方正仿宋_GBK" w:eastAsia="方正仿宋_GBK" w:cs="Times New Roman"/>
              <w:sz w:val="32"/>
              <w:szCs w:val="32"/>
            </w:rPr>
          </w:rPrChange>
        </w:rPr>
        <w:t>%，</w:t>
      </w:r>
      <w:ins w:id="743" w:author="xh" w:date="2026-10-23T14:33:38Z">
        <w:r>
          <w:rPr>
            <w:rFonts w:hint="default" w:ascii="Times New Roman" w:hAnsi="Times New Roman" w:eastAsia="方正仿宋_GBK" w:cs="Times New Roman"/>
            <w:b w:val="0"/>
            <w:bCs w:val="0"/>
            <w:i w:val="0"/>
            <w:iCs w:val="0"/>
            <w:sz w:val="32"/>
            <w:szCs w:val="32"/>
            <w:rPrChange w:id="744" w:author="xh" w:date="2026-10-23T14:33:38Z">
              <w:rPr>
                <w:rFonts w:hint="eastAsia" w:ascii="方正仿宋_GBK" w:hAnsi="方正仿宋_GBK" w:eastAsia="方正仿宋_GBK" w:cs="Times New Roman"/>
                <w:sz w:val="32"/>
                <w:szCs w:val="32"/>
              </w:rPr>
            </w:rPrChange>
          </w:rPr>
          <w:t>主变</w:t>
        </w:r>
      </w:ins>
      <w:del w:id="745" w:author="xh" w:date="2026-10-23T14:33:38Z">
        <w:r>
          <w:rPr>
            <w:rFonts w:hint="default" w:ascii="Times New Roman" w:hAnsi="Times New Roman" w:eastAsia="方正仿宋_GBK" w:cs="Times New Roman"/>
            <w:sz w:val="32"/>
            <w:szCs w:val="32"/>
            <w:rPrChange w:id="746" w:author="许恒" w:date="2026-10-27T09:29:18Z">
              <w:rPr>
                <w:rFonts w:hint="eastAsia" w:ascii="方正仿宋_GBK" w:hAnsi="方正仿宋_GBK" w:eastAsia="方正仿宋_GBK" w:cs="Times New Roman"/>
                <w:sz w:val="32"/>
                <w:szCs w:val="32"/>
              </w:rPr>
            </w:rPrChange>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747" w:author="xh" w:date="2026-10-23T14:33:38Z">
            <w:rPr>
              <w:rFonts w:hint="eastAsia" w:ascii="方正仿宋_GBK" w:hAnsi="方正仿宋_GBK" w:eastAsia="方正仿宋_GBK" w:cs="Times New Roman"/>
              <w:sz w:val="32"/>
              <w:szCs w:val="32"/>
            </w:rPr>
          </w:rPrChange>
        </w:rPr>
        <w:t>、</w:t>
      </w:r>
      <w:ins w:id="748" w:author="xh" w:date="2026-10-23T14:33:38Z">
        <w:r>
          <w:rPr>
            <w:rFonts w:hint="default" w:ascii="Times New Roman" w:hAnsi="Times New Roman" w:eastAsia="方正仿宋_GBK" w:cs="Times New Roman"/>
            <w:b w:val="0"/>
            <w:bCs w:val="0"/>
            <w:i w:val="0"/>
            <w:iCs w:val="0"/>
            <w:sz w:val="32"/>
            <w:szCs w:val="32"/>
            <w:rPrChange w:id="749" w:author="xh" w:date="2026-10-23T14:33:38Z">
              <w:rPr>
                <w:rFonts w:hint="eastAsia" w:ascii="方正仿宋_GBK" w:hAnsi="方正仿宋_GBK" w:eastAsia="方正仿宋_GBK" w:cs="Times New Roman"/>
                <w:sz w:val="32"/>
                <w:szCs w:val="32"/>
              </w:rPr>
            </w:rPrChange>
          </w:rPr>
          <w:t>线路和储能寿命</w:t>
        </w:r>
      </w:ins>
      <w:del w:id="750" w:author="xh" w:date="2026-10-23T14:33:38Z">
        <w:r>
          <w:rPr>
            <w:rFonts w:hint="default" w:ascii="Times New Roman" w:hAnsi="Times New Roman" w:eastAsia="方正仿宋_GBK" w:cs="Times New Roman"/>
            <w:sz w:val="32"/>
            <w:szCs w:val="32"/>
            <w:rPrChange w:id="751" w:author="许恒" w:date="2026-10-27T09:29:18Z">
              <w:rPr>
                <w:rFonts w:hint="eastAsia" w:ascii="方正仿宋_GBK" w:hAnsi="方正仿宋_GBK" w:eastAsia="方正仿宋_GBK" w:cs="Times New Roman"/>
                <w:sz w:val="32"/>
                <w:szCs w:val="32"/>
              </w:rPr>
            </w:rPrChange>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752" w:author="xh" w:date="2026-10-23T14:33:38Z">
            <w:rPr>
              <w:rFonts w:hint="eastAsia" w:ascii="方正仿宋_GBK" w:hAnsi="方正仿宋_GBK" w:eastAsia="方正仿宋_GBK" w:cs="Times New Roman"/>
              <w:sz w:val="32"/>
              <w:szCs w:val="32"/>
            </w:rPr>
          </w:rPrChange>
        </w:rPr>
        <w:t>分别为</w:t>
      </w:r>
      <w:ins w:id="753" w:author="xh" w:date="2026-10-23T14:33:38Z">
        <w:r>
          <w:rPr>
            <w:rFonts w:hint="default" w:ascii="Times New Roman" w:hAnsi="Times New Roman" w:eastAsia="方正仿宋_GBK" w:cs="Times New Roman"/>
            <w:b w:val="0"/>
            <w:bCs w:val="0"/>
            <w:i w:val="0"/>
            <w:iCs w:val="0"/>
            <w:sz w:val="32"/>
            <w:szCs w:val="32"/>
            <w:rPrChange w:id="754"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755" w:author="xh" w:date="2026-10-23T14:33:38Z">
            <w:rPr>
              <w:rFonts w:hint="eastAsia" w:ascii="方正仿宋_GBK" w:hAnsi="方正仿宋_GBK" w:eastAsia="方正仿宋_GBK" w:cs="Times New Roman"/>
              <w:sz w:val="32"/>
              <w:szCs w:val="32"/>
            </w:rPr>
          </w:rPrChange>
        </w:rPr>
        <w:t>2</w:t>
      </w:r>
      <w:ins w:id="756" w:author="xh" w:date="2026-10-23T14:33:38Z">
        <w:r>
          <w:rPr>
            <w:rFonts w:hint="default" w:ascii="Times New Roman" w:hAnsi="Times New Roman" w:eastAsia="方正仿宋_GBK" w:cs="Times New Roman"/>
            <w:b w:val="0"/>
            <w:bCs w:val="0"/>
            <w:i w:val="0"/>
            <w:iCs w:val="0"/>
            <w:sz w:val="32"/>
            <w:szCs w:val="32"/>
            <w:rPrChange w:id="757" w:author="xh" w:date="2026-10-23T14:33:38Z">
              <w:rPr>
                <w:rFonts w:hint="eastAsia" w:ascii="方正仿宋_GBK" w:hAnsi="方正仿宋_GBK" w:eastAsia="方正仿宋_GBK" w:cs="Times New Roman"/>
                <w:sz w:val="32"/>
                <w:szCs w:val="32"/>
              </w:rPr>
            </w:rPrChange>
          </w:rPr>
          <w:t>5年</w:t>
        </w:r>
      </w:ins>
      <w:ins w:id="758" w:author="xh" w:date="2026-10-23T14:33:38Z">
        <w:del w:id="759" w:author="白日梦想家" w:date="2026-10-27T10:06:27Z">
          <w:r>
            <w:rPr>
              <w:rFonts w:hint="default" w:ascii="Times New Roman" w:hAnsi="Times New Roman" w:eastAsia="方正仿宋_GBK" w:cs="Times New Roman"/>
              <w:b w:val="0"/>
              <w:bCs w:val="0"/>
              <w:i w:val="0"/>
              <w:iCs w:val="0"/>
              <w:sz w:val="32"/>
              <w:szCs w:val="32"/>
              <w:rPrChange w:id="760" w:author="xh" w:date="2026-10-23T14:33:38Z">
                <w:rPr>
                  <w:rFonts w:hint="eastAsia" w:ascii="方正仿宋_GBK" w:hAnsi="方正仿宋_GBK" w:eastAsia="方正仿宋_GBK" w:cs="Times New Roman"/>
                  <w:sz w:val="32"/>
                  <w:szCs w:val="32"/>
                </w:rPr>
              </w:rPrChange>
            </w:rPr>
            <w:delText>，</w:delText>
          </w:r>
        </w:del>
      </w:ins>
      <w:ins w:id="763" w:author="xh" w:date="2026-10-23T14:33:38Z">
        <w:del w:id="764" w:author="白日梦想家" w:date="2026-10-27T10:06:27Z">
          <w:r>
            <w:rPr>
              <w:rFonts w:hint="default" w:ascii="Times New Roman" w:hAnsi="Times New Roman" w:eastAsia="方正仿宋_GBK" w:cs="Times New Roman"/>
              <w:b w:val="0"/>
              <w:bCs w:val="0"/>
              <w:i w:val="0"/>
              <w:iCs w:val="0"/>
              <w:sz w:val="32"/>
              <w:szCs w:val="32"/>
              <w:rPrChange w:id="765" w:author="xh" w:date="2026-10-23T14:33:38Z">
                <w:rPr>
                  <w:rFonts w:hint="eastAsia" w:ascii="方正仿宋_GBK" w:hAnsi="方正仿宋_GBK" w:eastAsia="方正仿宋_GBK" w:cs="Times New Roman"/>
                  <w:sz w:val="32"/>
                  <w:szCs w:val="32"/>
                </w:rPr>
              </w:rPrChange>
            </w:rPr>
            <w:delText>固定维护费率分别为4.20%、2.20%</w:delText>
          </w:r>
        </w:del>
      </w:ins>
      <w:del w:id="768" w:author="白日梦想家" w:date="2026-10-27T10:06:27Z">
        <w:r>
          <w:rPr>
            <w:rFonts w:hint="default" w:ascii="Times New Roman" w:hAnsi="Times New Roman" w:eastAsia="方正仿宋_GBK" w:cs="Times New Roman"/>
            <w:sz w:val="32"/>
            <w:szCs w:val="32"/>
            <w:rPrChange w:id="769" w:author="许恒" w:date="2026-10-27T09:29:18Z">
              <w:rPr>
                <w:rFonts w:hint="eastAsia" w:ascii="方正仿宋_GBK" w:hAnsi="方正仿宋_GBK" w:eastAsia="方正仿宋_GBK" w:cs="Times New Roman"/>
                <w:sz w:val="32"/>
                <w:szCs w:val="32"/>
              </w:rPr>
            </w:rPrChange>
          </w:rPr>
          <w:delText xml:space="preserve"> h</w:delText>
        </w:r>
      </w:del>
      <w:del w:id="771" w:author="白日梦想家" w:date="2026-10-27T10:06:27Z">
        <w:r>
          <w:rPr>
            <w:rFonts w:hint="default" w:ascii="Times New Roman" w:hAnsi="Times New Roman" w:eastAsia="方正仿宋_GBK" w:cs="Times New Roman"/>
            <w:b w:val="0"/>
            <w:bCs w:val="0"/>
            <w:i w:val="0"/>
            <w:iCs w:val="0"/>
            <w:sz w:val="32"/>
            <w:szCs w:val="32"/>
            <w:rPrChange w:id="772" w:author="xh" w:date="2026-10-23T14:33:38Z">
              <w:rPr>
                <w:rFonts w:hint="eastAsia" w:ascii="方正仿宋_GBK" w:hAnsi="方正仿宋_GBK" w:eastAsia="方正仿宋_GBK" w:cs="Times New Roman"/>
                <w:sz w:val="32"/>
                <w:szCs w:val="32"/>
              </w:rPr>
            </w:rPrChange>
          </w:rPr>
          <w:delText>和</w:delText>
        </w:r>
      </w:del>
      <w:ins w:id="774" w:author="xh" w:date="2026-10-23T14:33:38Z">
        <w:del w:id="775" w:author="白日梦想家" w:date="2026-10-27T10:06:27Z">
          <w:r>
            <w:rPr>
              <w:rFonts w:hint="default" w:ascii="Times New Roman" w:hAnsi="Times New Roman" w:eastAsia="方正仿宋_GBK" w:cs="Times New Roman"/>
              <w:b w:val="0"/>
              <w:bCs w:val="0"/>
              <w:i w:val="0"/>
              <w:iCs w:val="0"/>
              <w:sz w:val="32"/>
              <w:szCs w:val="32"/>
              <w:rPrChange w:id="776" w:author="xh" w:date="2026-10-23T14:33:38Z">
                <w:rPr>
                  <w:rFonts w:hint="eastAsia" w:ascii="方正仿宋_GBK" w:hAnsi="方正仿宋_GBK" w:eastAsia="方正仿宋_GBK" w:cs="Times New Roman"/>
                  <w:sz w:val="32"/>
                  <w:szCs w:val="32"/>
                </w:rPr>
              </w:rPrChange>
            </w:rPr>
            <w:delText>3.00%</w:delText>
          </w:r>
        </w:del>
      </w:ins>
      <w:del w:id="779" w:author="白日梦想家" w:date="2026-10-27T10:06:27Z">
        <w:r>
          <w:rPr>
            <w:rFonts w:hint="default" w:ascii="Times New Roman" w:hAnsi="Times New Roman" w:eastAsia="方正仿宋_GBK" w:cs="Times New Roman"/>
            <w:sz w:val="32"/>
            <w:szCs w:val="32"/>
            <w:rPrChange w:id="780" w:author="许恒" w:date="2026-10-27T09:29:18Z">
              <w:rPr>
                <w:rFonts w:hint="eastAsia" w:ascii="方正仿宋_GBK" w:hAnsi="方正仿宋_GBK" w:eastAsia="方正仿宋_GBK" w:cs="Times New Roman"/>
                <w:sz w:val="32"/>
                <w:szCs w:val="32"/>
              </w:rPr>
            </w:rPrChange>
          </w:rPr>
          <w:delText>6 h</w:delText>
        </w:r>
      </w:del>
      <w:del w:id="782" w:author="白日梦想家" w:date="2026-10-27T10:06:27Z">
        <w:r>
          <w:rPr>
            <w:rFonts w:hint="default" w:ascii="Times New Roman" w:hAnsi="Times New Roman" w:eastAsia="方正仿宋_GBK" w:cs="Times New Roman"/>
            <w:b w:val="0"/>
            <w:bCs w:val="0"/>
            <w:i w:val="0"/>
            <w:iCs w:val="0"/>
            <w:sz w:val="32"/>
            <w:szCs w:val="32"/>
            <w:rPrChange w:id="783" w:author="xh" w:date="2026-10-23T14:33:38Z">
              <w:rPr>
                <w:rFonts w:hint="eastAsia" w:ascii="方正仿宋_GBK" w:hAnsi="方正仿宋_GBK" w:eastAsia="方正仿宋_GBK" w:cs="Times New Roman"/>
                <w:sz w:val="32"/>
                <w:szCs w:val="32"/>
              </w:rPr>
            </w:rPrChange>
          </w:rPr>
          <w:delText>，</w:delText>
        </w:r>
      </w:del>
      <w:ins w:id="785" w:author="xh" w:date="2026-10-23T14:33:38Z">
        <w:del w:id="786" w:author="白日梦想家" w:date="2026-10-27T10:06:27Z">
          <w:r>
            <w:rPr>
              <w:rFonts w:hint="default" w:ascii="Times New Roman" w:hAnsi="Times New Roman" w:eastAsia="方正仿宋_GBK" w:cs="Times New Roman"/>
              <w:b w:val="0"/>
              <w:bCs w:val="0"/>
              <w:i w:val="0"/>
              <w:iCs w:val="0"/>
              <w:sz w:val="32"/>
              <w:szCs w:val="32"/>
              <w:rPrChange w:id="787" w:author="xh" w:date="2026-10-23T14:33:38Z">
                <w:rPr>
                  <w:rFonts w:hint="eastAsia" w:ascii="方正仿宋_GBK" w:hAnsi="方正仿宋_GBK" w:eastAsia="方正仿宋_GBK" w:cs="Times New Roman"/>
                  <w:sz w:val="32"/>
                  <w:szCs w:val="32"/>
                </w:rPr>
              </w:rPrChange>
            </w:rPr>
            <w:delText>本评价期内新增</w:delText>
          </w:r>
        </w:del>
      </w:ins>
      <w:del w:id="790" w:author="白日梦想家" w:date="2026-10-27T10:06:27Z">
        <w:r>
          <w:rPr>
            <w:rFonts w:hint="default" w:ascii="Times New Roman" w:hAnsi="Times New Roman" w:eastAsia="方正仿宋_GBK" w:cs="Times New Roman"/>
            <w:sz w:val="32"/>
            <w:szCs w:val="32"/>
            <w:rPrChange w:id="791" w:author="许恒" w:date="2026-10-27T09:29:18Z">
              <w:rPr>
                <w:rFonts w:hint="eastAsia" w:ascii="方正仿宋_GBK" w:hAnsi="方正仿宋_GBK" w:eastAsia="方正仿宋_GBK" w:cs="Times New Roman"/>
                <w:sz w:val="32"/>
                <w:szCs w:val="32"/>
              </w:rPr>
            </w:rPrChange>
          </w:rPr>
          <w:delText>作为案例储能正向支撑条件，反向支撑按各站参数</w:delText>
        </w:r>
      </w:del>
      <w:del w:id="793" w:author="白日梦想家" w:date="2026-10-27T10:06:27Z">
        <w:r>
          <w:rPr>
            <w:rFonts w:hint="default" w:ascii="Times New Roman" w:hAnsi="Times New Roman" w:eastAsia="方正仿宋_GBK" w:cs="Times New Roman"/>
            <w:b w:val="0"/>
            <w:bCs w:val="0"/>
            <w:i w:val="0"/>
            <w:iCs w:val="0"/>
            <w:sz w:val="32"/>
            <w:szCs w:val="32"/>
            <w:rPrChange w:id="794" w:author="xh" w:date="2026-10-23T14:33:38Z">
              <w:rPr>
                <w:rFonts w:hint="eastAsia" w:ascii="方正仿宋_GBK" w:hAnsi="方正仿宋_GBK" w:eastAsia="方正仿宋_GBK" w:cs="Times New Roman"/>
                <w:sz w:val="32"/>
                <w:szCs w:val="32"/>
              </w:rPr>
            </w:rPrChange>
          </w:rPr>
          <w:delText>设</w:delText>
        </w:r>
      </w:del>
      <w:ins w:id="796" w:author="xh" w:date="2026-10-23T14:33:38Z">
        <w:del w:id="797" w:author="白日梦想家" w:date="2026-10-27T10:06:27Z">
          <w:r>
            <w:rPr>
              <w:rFonts w:hint="default" w:ascii="Times New Roman" w:hAnsi="Times New Roman" w:eastAsia="方正仿宋_GBK" w:cs="Times New Roman"/>
              <w:b w:val="0"/>
              <w:bCs w:val="0"/>
              <w:i w:val="0"/>
              <w:iCs w:val="0"/>
              <w:sz w:val="32"/>
              <w:szCs w:val="32"/>
              <w:rPrChange w:id="798" w:author="xh" w:date="2026-10-23T14:33:38Z">
                <w:rPr>
                  <w:rFonts w:hint="eastAsia" w:ascii="方正仿宋_GBK" w:hAnsi="方正仿宋_GBK" w:eastAsia="方正仿宋_GBK" w:cs="Times New Roman"/>
                  <w:sz w:val="32"/>
                  <w:szCs w:val="32"/>
                </w:rPr>
              </w:rPrChange>
            </w:rPr>
            <w:delText>备均</w:delText>
          </w:r>
        </w:del>
      </w:ins>
      <w:ins w:id="801" w:author="许恒" w:date="2026-10-27T09:30:25Z">
        <w:del w:id="802" w:author="白日梦想家" w:date="2026-10-27T10:06:27Z">
          <w:r>
            <w:rPr>
              <w:rFonts w:hint="default" w:ascii="Times New Roman" w:hAnsi="Times New Roman" w:eastAsia="方正仿宋_GBK" w:cs="Times New Roman"/>
              <w:b w:val="0"/>
              <w:bCs w:val="0"/>
              <w:i w:val="0"/>
              <w:iCs w:val="0"/>
              <w:sz w:val="32"/>
              <w:szCs w:val="32"/>
            </w:rPr>
            <w:delText>未触发寿命更新</w:delText>
          </w:r>
        </w:del>
      </w:ins>
      <w:ins w:id="803" w:author="许恒" w:date="2026-10-27T09:30:32Z">
        <w:r>
          <w:rPr>
            <w:rFonts w:hint="eastAsia" w:ascii="Times New Roman" w:hAnsi="Times New Roman" w:eastAsia="方正仿宋_GBK" w:cs="Times New Roman"/>
            <w:b w:val="0"/>
            <w:bCs w:val="0"/>
            <w:i w:val="0"/>
            <w:iCs w:val="0"/>
            <w:sz w:val="32"/>
            <w:szCs w:val="32"/>
            <w:lang w:eastAsia="zh-CN"/>
          </w:rPr>
          <w:t>。</w:t>
        </w:r>
      </w:ins>
    </w:p>
    <w:p w14:paraId="27928056">
      <w:pPr>
        <w:widowControl/>
        <w:adjustRightInd w:val="0"/>
        <w:snapToGrid w:val="0"/>
        <w:spacing w:line="560" w:lineRule="exact"/>
        <w:ind w:firstLine="640" w:firstLineChars="200"/>
        <w:jc w:val="left"/>
        <w:rPr>
          <w:del w:id="805" w:author="白日梦想家" w:date="2026-10-26T14:22:12Z"/>
          <w:rFonts w:hint="default" w:ascii="Times New Roman" w:hAnsi="Times New Roman" w:eastAsia="方正黑体_GBK" w:cs="Times New Roman"/>
          <w:sz w:val="36"/>
          <w:szCs w:val="36"/>
          <w:highlight w:val="none"/>
          <w:rPrChange w:id="806" w:author="白日梦想家" w:date="2026-10-26T14:27:20Z">
            <w:rPr>
              <w:del w:id="807"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Change w:id="804" w:author="许恒" w:date="2026-10-27T09:29:21Z">
          <w:pPr>
            <w:widowControl/>
            <w:adjustRightInd w:val="0"/>
            <w:snapToGrid w:val="0"/>
            <w:spacing w:line="560" w:lineRule="exact"/>
            <w:ind w:firstLine="640" w:firstLineChars="200"/>
          </w:pPr>
        </w:pPrChange>
      </w:pPr>
      <w:ins w:id="808" w:author="xh" w:date="2026-10-23T14:33:38Z">
        <w:del w:id="809" w:author="许恒" w:date="2026-10-27T09:30:24Z">
          <w:r>
            <w:rPr>
              <w:rFonts w:hint="default" w:ascii="Times New Roman" w:hAnsi="Times New Roman" w:eastAsia="方正仿宋_GBK" w:cs="Times New Roman"/>
              <w:b w:val="0"/>
              <w:bCs w:val="0"/>
              <w:i w:val="0"/>
              <w:iCs w:val="0"/>
              <w:sz w:val="32"/>
              <w:szCs w:val="32"/>
              <w:rPrChange w:id="810" w:author="xh" w:date="2026-10-23T14:33:38Z">
                <w:rPr>
                  <w:rFonts w:hint="eastAsia" w:ascii="方正仿宋_GBK" w:hAnsi="方正仿宋_GBK" w:eastAsia="方正仿宋_GBK" w:cs="Times New Roman"/>
                  <w:sz w:val="32"/>
                  <w:szCs w:val="32"/>
                </w:rPr>
              </w:rPrChange>
            </w:rPr>
            <w:delText>未触发寿命更新</w:delText>
          </w:r>
        </w:del>
      </w:ins>
      <w:del w:id="811" w:author="xh" w:date="2026-10-23T14:33:38Z">
        <w:r>
          <w:rPr>
            <w:rFonts w:hint="eastAsia" w:ascii="方正仿宋_GBK" w:hAnsi="方正仿宋_GBK" w:eastAsia="方正仿宋_GBK" w:cs="Times New Roman"/>
            <w:sz w:val="32"/>
            <w:szCs w:val="32"/>
          </w:rPr>
          <w:delText>置</w:delText>
        </w:r>
      </w:del>
      <w:del w:id="812" w:author="许恒" w:date="2026-10-27T09:30:36Z">
        <w:r>
          <w:rPr>
            <w:rFonts w:hint="default" w:ascii="Times New Roman" w:hAnsi="Times New Roman" w:eastAsia="方正仿宋_GBK" w:cs="Times New Roman"/>
            <w:b w:val="0"/>
            <w:bCs w:val="0"/>
            <w:i w:val="0"/>
            <w:iCs w:val="0"/>
            <w:sz w:val="32"/>
            <w:szCs w:val="32"/>
            <w:rPrChange w:id="813" w:author="xh" w:date="2026-10-23T14:33:38Z">
              <w:rPr>
                <w:rFonts w:hint="eastAsia" w:ascii="方正仿宋_GBK" w:hAnsi="方正仿宋_GBK" w:eastAsia="方正仿宋_GBK" w:cs="Times New Roman"/>
                <w:sz w:val="32"/>
                <w:szCs w:val="32"/>
              </w:rPr>
            </w:rPrChange>
          </w:rPr>
          <w:delText>。</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8CF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814" w:author="xh" w:date="2026-10-26T18:21:52Z"/>
        </w:trPr>
        <w:tc>
          <w:tcPr>
            <w:tcW w:w="800" w:type="dxa"/>
            <w:tcMar>
              <w:top w:w="0" w:type="dxa"/>
              <w:left w:w="0" w:type="dxa"/>
              <w:bottom w:w="0" w:type="dxa"/>
              <w:right w:w="0" w:type="dxa"/>
            </w:tcMar>
            <w:vAlign w:val="center"/>
          </w:tcPr>
          <w:p w14:paraId="27B273A0">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301D09FD">
            <w:pPr>
              <w:keepNext/>
              <w:snapToGrid w:val="0"/>
              <w:spacing w:before="50" w:after="50" w:line="360" w:lineRule="auto"/>
              <w:ind w:left="0" w:leftChars="0" w:right="0" w:rightChars="0" w:firstLine="0" w:firstLineChars="0"/>
              <w:jc w:val="center"/>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42DCF052">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（1）</w:t>
            </w:r>
          </w:p>
        </w:tc>
      </w:tr>
    </w:tbl>
    <w:p w14:paraId="04FD1CC8">
      <w:pPr>
        <w:widowControl/>
        <w:adjustRightInd w:val="0"/>
        <w:snapToGrid w:val="0"/>
        <w:spacing w:line="560" w:lineRule="exact"/>
        <w:ind w:left="0" w:leftChars="0" w:right="0" w:rightChars="0" w:firstLine="0" w:firstLineChars="0"/>
        <w:rPr>
          <w:ins w:id="815" w:author="xh" w:date="2026-10-26T18:21:52Z"/>
        </w:rPr>
      </w:pPr>
      <w:ins w:id="816" w:author="xh" w:date="2026-10-26T18:21:52Z">
        <w:commentRangeStart w:id="1"/>
        <w:r>
          <w:rPr>
            <w:rFonts w:ascii="Times New Roman" w:hAnsi="Times New Roman" w:eastAsia="方正仿宋_GBK" w:cs="Times New Roman"/>
            <w:sz w:val="32"/>
          </w:rPr>
          <w:t>式中，</w:t>
        </w:r>
      </w:ins>
      <w:ins w:id="817" w:author="xh" w:date="2026-10-26T18:21:52Z">
        <w:del w:id="818" w:author="xh" w:date="2026-10-27T08:10:00Z">
          <w:r>
            <w:rPr>
              <w:rFonts w:ascii="Times New Roman" w:hAnsi="Times New Roman" w:eastAsia="方正仿宋_GBK" w:cs="Times New Roman"/>
              <w:sz w:val="32"/>
            </w:rPr>
            <w:delText>C</w:delText>
          </w:r>
        </w:del>
      </w:ins>
      <m:oMath>
        <w:ins w:id="819" w:author="xh" w:date="2026-10-27T08:10:00Z">
          <m:r>
            <m:rPr>
              <m:nor/>
            </m:rPr>
            <w:rPr>
              <w:rFonts w:ascii="Times New Roman" w:hAnsi="Times New Roman" w:eastAsia="方正仿宋_GBK" w:cs="Times New Roman"/>
              <w:i/>
              <w:iCs/>
              <w:sz w:val="32"/>
              <w:szCs w:val="32"/>
            </w:rPr>
            <m:t>C</m:t>
          </m:r>
        </w:ins>
      </m:oMath>
      <w:r>
        <w:rPr>
          <w:rFonts w:ascii="Times New Roman" w:hAnsi="Times New Roman" w:eastAsia="方正仿宋_GBK" w:cs="Times New Roman"/>
          <w:sz w:val="32"/>
        </w:rPr>
        <w:t>为单项工程费用现值，</w:t>
      </w:r>
      <w:del w:id="820" w:author="xh" w:date="2026-10-27T08:10:00Z">
        <w:r>
          <w:rPr>
            <w:rFonts w:ascii="Times New Roman" w:hAnsi="Times New Roman" w:eastAsia="方正仿宋_GBK" w:cs="Times New Roman"/>
            <w:sz w:val="32"/>
          </w:rPr>
          <w:delText>I</w:delText>
        </w:r>
      </w:del>
      <m:oMath>
        <w:ins w:id="821" w:author="xh" w:date="2026-10-27T08:10:00Z">
          <m:r>
            <m:rPr>
              <m:nor/>
            </m:rPr>
            <w:rPr>
              <w:rFonts w:ascii="Times New Roman" w:hAnsi="Times New Roman" w:eastAsia="方正仿宋_GBK" w:cs="Times New Roman"/>
              <w:i/>
              <w:iCs/>
              <w:sz w:val="32"/>
              <w:szCs w:val="32"/>
            </w:rPr>
            <m:t>I</m:t>
          </m:r>
        </w:ins>
      </m:oMath>
      <w:r>
        <w:rPr>
          <w:rFonts w:ascii="Times New Roman" w:hAnsi="Times New Roman" w:eastAsia="方正仿宋_GBK" w:cs="Times New Roman"/>
          <w:sz w:val="32"/>
        </w:rPr>
        <w:t>为初始投资，单位均为万元；</w:t>
      </w:r>
      <w:del w:id="822" w:author="xh" w:date="2026-10-27T08:10:00Z">
        <w:r>
          <w:rPr>
            <w:rFonts w:ascii="Times New Roman" w:hAnsi="Times New Roman" w:eastAsia="方正仿宋_GBK" w:cs="Times New Roman"/>
            <w:sz w:val="32"/>
          </w:rPr>
          <w:delText>y</w:delText>
        </w:r>
      </w:del>
      <m:oMath>
        <w:ins w:id="823" w:author="xh" w:date="2026-10-27T08:10:00Z">
          <m:r>
            <m:rPr>
              <m:nor/>
            </m:rPr>
            <w:rPr>
              <w:rFonts w:ascii="Times New Roman" w:hAnsi="Times New Roman" w:eastAsia="方正仿宋_GBK" w:cs="Times New Roman"/>
              <w:i/>
              <w:iCs/>
              <w:sz w:val="32"/>
              <w:szCs w:val="32"/>
            </w:rPr>
            <m:t>y</m:t>
          </m:r>
        </w:ins>
      </m:oMath>
      <w:r>
        <w:rPr>
          <w:rFonts w:ascii="Times New Roman" w:hAnsi="Times New Roman" w:eastAsia="方正仿宋_GBK" w:cs="Times New Roman"/>
          <w:sz w:val="32"/>
        </w:rPr>
        <w:t>为投运年份，</w:t>
      </w:r>
      <w:del w:id="824" w:author="xh" w:date="2026-10-27T08:10:00Z">
        <w:r>
          <w:rPr>
            <w:rFonts w:ascii="Times New Roman" w:hAnsi="Times New Roman" w:eastAsia="方正仿宋_GBK" w:cs="Times New Roman"/>
            <w:sz w:val="32"/>
          </w:rPr>
          <w:delText>L</w:delText>
        </w:r>
      </w:del>
      <m:oMath>
        <w:ins w:id="825" w:author="xh" w:date="2026-10-27T08:10:00Z">
          <m:r>
            <m:rPr>
              <m:nor/>
            </m:rPr>
            <w:rPr>
              <w:rFonts w:ascii="Times New Roman" w:hAnsi="Times New Roman" w:eastAsia="方正仿宋_GBK" w:cs="Times New Roman"/>
              <w:i/>
              <w:iCs/>
              <w:sz w:val="32"/>
              <w:szCs w:val="32"/>
            </w:rPr>
            <m:t>L</m:t>
          </m:r>
        </w:ins>
      </m:oMath>
      <w:r>
        <w:rPr>
          <w:rFonts w:ascii="Times New Roman" w:hAnsi="Times New Roman" w:eastAsia="方正仿宋_GBK" w:cs="Times New Roman"/>
          <w:sz w:val="32"/>
        </w:rPr>
        <w:t>为设备寿命（年），</w:t>
      </w:r>
      <w:del w:id="826" w:author="xh" w:date="2026-10-27T08:10:00Z">
        <w:r>
          <w:rPr>
            <w:rFonts w:ascii="Times New Roman" w:hAnsi="Times New Roman" w:eastAsia="方正仿宋_GBK" w:cs="Times New Roman"/>
            <w:sz w:val="32"/>
          </w:rPr>
          <w:delText>q</w:delText>
        </w:r>
      </w:del>
      <m:oMath>
        <w:ins w:id="827" w:author="xh" w:date="2026-10-27T08:10:00Z">
          <m:r>
            <m:rPr>
              <m:nor/>
            </m:rPr>
            <w:rPr>
              <w:rFonts w:ascii="Times New Roman" w:hAnsi="Times New Roman" w:eastAsia="方正仿宋_GBK" w:cs="Times New Roman"/>
              <w:i/>
              <w:iCs/>
              <w:sz w:val="32"/>
              <w:szCs w:val="32"/>
            </w:rPr>
            <m:t>q</m:t>
          </m:r>
        </w:ins>
      </m:oMath>
      <w:r>
        <w:rPr>
          <w:rFonts w:ascii="Times New Roman" w:hAnsi="Times New Roman" w:eastAsia="方正仿宋_GBK" w:cs="Times New Roman"/>
          <w:sz w:val="32"/>
        </w:rPr>
        <w:t>为固定运维率，</w:t>
      </w:r>
      <w:del w:id="828" w:author="xh" w:date="2026-10-27T08:10:00Z">
        <w:r>
          <w:rPr>
            <w:rFonts w:ascii="Times New Roman" w:hAnsi="Times New Roman" w:eastAsia="方正仿宋_GBK" w:cs="Times New Roman"/>
            <w:sz w:val="32"/>
          </w:rPr>
          <w:delText>r</w:delText>
        </w:r>
      </w:del>
      <m:oMath>
        <w:ins w:id="829" w:author="xh" w:date="2026-10-27T08:10:00Z">
          <m:r>
            <m:rPr>
              <m:nor/>
            </m:rPr>
            <w:rPr>
              <w:rFonts w:ascii="Times New Roman" w:hAnsi="Times New Roman" w:eastAsia="方正仿宋_GBK" w:cs="Times New Roman"/>
              <w:i/>
              <w:iCs/>
              <w:sz w:val="32"/>
              <w:szCs w:val="32"/>
            </w:rPr>
            <m:t>r</m:t>
          </m:r>
        </w:ins>
      </m:oMath>
      <w:r>
        <w:rPr>
          <w:rFonts w:ascii="Times New Roman" w:hAnsi="Times New Roman" w:eastAsia="方正仿宋_GBK" w:cs="Times New Roman"/>
          <w:sz w:val="32"/>
        </w:rPr>
        <w:t>为折现率，</w:t>
      </w:r>
      <w:del w:id="830" w:author="xh" w:date="2026-10-27T08:10:00Z">
        <w:r>
          <w:rPr>
            <w:rFonts w:ascii="Times New Roman" w:hAnsi="Times New Roman" w:eastAsia="方正仿宋_GBK" w:cs="Times New Roman"/>
            <w:sz w:val="32"/>
          </w:rPr>
          <w:delText>T</w:delText>
        </w:r>
      </w:del>
      <m:oMath>
        <w:ins w:id="831"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为评价截止年，</w:t>
      </w:r>
      <w:del w:id="832" w:author="xh" w:date="2026-10-27T08:10:00Z">
        <w:r>
          <w:rPr>
            <w:rFonts w:ascii="Times New Roman" w:hAnsi="Times New Roman" w:eastAsia="方正仿宋_GBK" w:cs="Times New Roman"/>
            <w:sz w:val="32"/>
          </w:rPr>
          <w:delText>k</w:delText>
        </w:r>
      </w:del>
      <m:oMath>
        <w:ins w:id="833" w:author="xh" w:date="2026-10-27T08:10:00Z">
          <m:r>
            <m:rPr>
              <m:nor/>
            </m:rPr>
            <w:rPr>
              <w:rFonts w:ascii="Times New Roman" w:hAnsi="Times New Roman" w:eastAsia="方正仿宋_GBK" w:cs="Times New Roman"/>
              <w:i/>
              <w:iCs/>
              <w:sz w:val="32"/>
              <w:szCs w:val="32"/>
            </w:rPr>
            <m:t>k</m:t>
          </m:r>
        </w:ins>
      </m:oMath>
      <w:r>
        <w:rPr>
          <w:rFonts w:ascii="Times New Roman" w:hAnsi="Times New Roman" w:eastAsia="方正仿宋_GBK" w:cs="Times New Roman"/>
          <w:sz w:val="32"/>
        </w:rPr>
        <w:t>为更新次数，</w:t>
      </w:r>
      <w:del w:id="834" w:author="xh" w:date="2026-10-27T08:10:00Z">
        <w:r>
          <w:rPr>
            <w:rFonts w:ascii="Times New Roman" w:hAnsi="Times New Roman" w:eastAsia="方正仿宋_GBK" w:cs="Times New Roman"/>
            <w:sz w:val="32"/>
          </w:rPr>
          <w:delText>t</w:delText>
        </w:r>
      </w:del>
      <m:oMath>
        <w:ins w:id="835"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为运维年份。</w:t>
      </w:r>
      <w:commentRangeEnd w:id="1"/>
      <w:r>
        <w:rPr>
          <w:woUserID w:val="2"/>
        </w:rPr>
        <w:commentReference w:id="1"/>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8F2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ins w:id="836" w:author="xh" w:date="2026-10-26T18:21:52Z"/>
        </w:trPr>
        <w:tc>
          <w:tcPr>
            <w:tcW w:w="800" w:type="dxa"/>
            <w:tcMar>
              <w:top w:w="0" w:type="dxa"/>
              <w:left w:w="0" w:type="dxa"/>
              <w:bottom w:w="0" w:type="dxa"/>
              <w:right w:w="0" w:type="dxa"/>
            </w:tcMar>
            <w:vAlign w:val="center"/>
          </w:tcPr>
          <w:p w14:paraId="313ECEB4">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157A410A">
            <w:pPr>
              <w:keepNext/>
              <w:snapToGrid w:val="0"/>
              <w:spacing w:before="50" w:after="50" w:line="360" w:lineRule="auto"/>
              <w:ind w:left="0" w:leftChars="0" w:right="0" w:rightChars="0" w:firstLine="0" w:firstLineChars="0"/>
              <w:jc w:val="center"/>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m:oMathPara>
          </w:p>
        </w:tc>
        <w:tc>
          <w:tcPr>
            <w:tcW w:w="800" w:type="dxa"/>
            <w:tcMar>
              <w:top w:w="0" w:type="dxa"/>
              <w:left w:w="0" w:type="dxa"/>
              <w:bottom w:w="0" w:type="dxa"/>
              <w:right w:w="0" w:type="dxa"/>
            </w:tcMar>
            <w:vAlign w:val="center"/>
          </w:tcPr>
          <w:p w14:paraId="4B705664">
            <w:pPr>
              <w:keepNext/>
              <w:snapToGrid w:val="0"/>
              <w:spacing w:before="50" w:after="50" w:line="360" w:lineRule="auto"/>
              <w:ind w:left="0" w:leftChars="0" w:right="0" w:rightChars="0" w:firstLine="0" w:firstLineChars="0"/>
              <w:jc w:val="right"/>
            </w:pPr>
            <w:r>
              <w:rPr>
                <w:rFonts w:ascii="Times New Roman" w:hAnsi="Times New Roman" w:eastAsia="方正仿宋_GBK" w:cs="Times New Roman"/>
                <w:sz w:val="24"/>
              </w:rPr>
              <w:t>（2）</w:t>
            </w:r>
          </w:p>
        </w:tc>
      </w:tr>
    </w:tbl>
    <w:p w14:paraId="4D5F10BD">
      <w:pPr>
        <w:widowControl/>
        <w:adjustRightInd w:val="0"/>
        <w:snapToGrid w:val="0"/>
        <w:spacing w:line="560" w:lineRule="exact"/>
        <w:ind w:left="0" w:leftChars="0" w:right="0" w:rightChars="0" w:firstLine="0" w:firstLineChars="0"/>
        <w:rPr>
          <w:ins w:id="837" w:author="xh" w:date="2026-10-26T18:21:52Z"/>
        </w:rPr>
      </w:pPr>
      <w:ins w:id="838" w:author="xh" w:date="2026-10-26T18:21:52Z">
        <w:r>
          <w:rPr>
            <w:rFonts w:ascii="Times New Roman" w:hAnsi="Times New Roman" w:eastAsia="方正仿宋_GBK" w:cs="Times New Roman"/>
            <w:sz w:val="32"/>
          </w:rPr>
          <w:t>式中，</w:t>
        </w:r>
      </w:ins>
      <w:ins w:id="839" w:author="xh" w:date="2026-10-26T18:21:52Z">
        <w:del w:id="840" w:author="xh" w:date="2026-10-27T08:10:00Z">
          <w:r>
            <w:rPr>
              <w:rFonts w:ascii="Times New Roman" w:hAnsi="Times New Roman" w:eastAsia="方正仿宋_GBK" w:cs="Times New Roman"/>
              <w:sz w:val="32"/>
            </w:rPr>
            <w:delText>Cplan</w:delText>
          </w:r>
        </w:del>
      </w:ins>
      <m:oMath>
        <m:sSub>
          <m:sSubPr/>
          <m:e>
            <w:ins w:id="841" w:author="xh" w:date="2026-10-27T08:10:00Z">
              <m:r>
                <m:rPr>
                  <m:nor/>
                </m:rPr>
                <w:rPr>
                  <w:rFonts w:ascii="Times New Roman" w:hAnsi="Times New Roman" w:eastAsia="方正仿宋_GBK" w:cs="Times New Roman"/>
                  <w:i/>
                  <w:iCs/>
                  <w:sz w:val="32"/>
                  <w:szCs w:val="32"/>
                </w:rPr>
                <m:t>C</m:t>
              </m:r>
            </w:ins>
          </m:e>
          <m:sub>
            <w:ins w:id="842" w:author="xh" w:date="2026-10-27T08:10:00Z">
              <m:r>
                <m:rPr>
                  <m:nor/>
                  <m:sty m:val="p"/>
                </m:rPr>
                <w:rPr>
                  <w:rFonts w:ascii="Times New Roman" w:hAnsi="Times New Roman" w:eastAsia="方正仿宋_GBK" w:cs="Times New Roman"/>
                  <w:b w:val="0"/>
                  <w:i w:val="0"/>
                  <w:iCs w:val="0"/>
                  <w:sz w:val="32"/>
                  <w:szCs w:val="32"/>
                </w:rPr>
                <m:t>plan</m:t>
              </m:r>
            </w:ins>
          </m:sub>
        </m:sSub>
      </m:oMath>
      <w:r>
        <w:rPr>
          <w:rFonts w:ascii="Times New Roman" w:hAnsi="Times New Roman" w:eastAsia="方正仿宋_GBK" w:cs="Times New Roman"/>
          <w:sz w:val="32"/>
        </w:rPr>
        <w:t>为方案费用现值，</w:t>
      </w:r>
      <w:del w:id="843" w:author="xh" w:date="2026-10-27T08:10:00Z">
        <w:r>
          <w:rPr>
            <w:rFonts w:ascii="Times New Roman" w:hAnsi="Times New Roman" w:eastAsia="方正仿宋_GBK" w:cs="Times New Roman"/>
            <w:sz w:val="32"/>
          </w:rPr>
          <w:delText>Ce</w:delText>
        </w:r>
      </w:del>
      <m:oMath>
        <m:sSub>
          <m:sSubPr/>
          <m:e>
            <w:ins w:id="844" w:author="xh" w:date="2026-10-27T08:10:00Z">
              <m:r>
                <m:rPr>
                  <m:nor/>
                </m:rPr>
                <w:rPr>
                  <w:rFonts w:ascii="Times New Roman" w:hAnsi="Times New Roman" w:eastAsia="方正仿宋_GBK" w:cs="Times New Roman"/>
                  <w:i/>
                  <w:iCs/>
                  <w:sz w:val="32"/>
                  <w:szCs w:val="32"/>
                </w:rPr>
                <m:t>C</m:t>
              </m:r>
            </w:ins>
          </m:e>
          <m:sub>
            <w:ins w:id="845" w:author="xh" w:date="2026-10-27T08:10:00Z">
              <m:r>
                <m:rPr>
                  <m:nor/>
                </m:rPr>
                <w:rPr>
                  <w:rFonts w:ascii="Times New Roman" w:hAnsi="Times New Roman" w:eastAsia="方正仿宋_GBK" w:cs="Times New Roman"/>
                  <w:i/>
                  <w:iCs/>
                  <w:sz w:val="32"/>
                  <w:szCs w:val="32"/>
                </w:rPr>
                <m:t>e</m:t>
              </m:r>
            </w:ins>
          </m:sub>
        </m:sSub>
      </m:oMath>
      <w:r>
        <w:rPr>
          <w:rFonts w:ascii="Times New Roman" w:hAnsi="Times New Roman" w:eastAsia="方正仿宋_GBK" w:cs="Times New Roman"/>
          <w:sz w:val="32"/>
        </w:rPr>
        <w:t>为工程项目</w:t>
      </w:r>
      <w:del w:id="846" w:author="xh" w:date="2026-10-27T08:10:00Z">
        <w:r>
          <w:rPr>
            <w:rFonts w:ascii="Times New Roman" w:hAnsi="Times New Roman" w:eastAsia="方正仿宋_GBK" w:cs="Times New Roman"/>
            <w:sz w:val="32"/>
          </w:rPr>
          <w:delText>e</w:delText>
        </w:r>
      </w:del>
      <m:oMath>
        <w:ins w:id="847" w:author="xh" w:date="2026-10-27T08:10:00Z">
          <m:r>
            <m:rPr>
              <m:nor/>
            </m:rPr>
            <w:rPr>
              <w:rFonts w:ascii="Times New Roman" w:hAnsi="Times New Roman" w:eastAsia="方正仿宋_GBK" w:cs="Times New Roman"/>
              <w:i/>
              <w:iCs/>
              <w:sz w:val="32"/>
              <w:szCs w:val="32"/>
            </w:rPr>
            <m:t>e</m:t>
          </m:r>
        </w:ins>
      </m:oMath>
      <w:r>
        <w:rPr>
          <w:rFonts w:ascii="Times New Roman" w:hAnsi="Times New Roman" w:eastAsia="方正仿宋_GBK" w:cs="Times New Roman"/>
          <w:sz w:val="32"/>
        </w:rPr>
        <w:t>的费用现值，单位均为万元；</w:t>
      </w:r>
      <w:del w:id="848" w:author="xh" w:date="2026-10-27T08:10:00Z">
        <w:r>
          <w:rPr>
            <w:rFonts w:ascii="Times New Roman" w:hAnsi="Times New Roman" w:eastAsia="方正仿宋_GBK" w:cs="Times New Roman"/>
            <w:sz w:val="32"/>
          </w:rPr>
          <w:delText>ET</w:delText>
        </w:r>
      </w:del>
      <m:oMath>
        <m:sSub>
          <m:sSubPr/>
          <m:e>
            <w:ins w:id="849" w:author="xh" w:date="2026-10-27T08:10:00Z">
              <m:r>
                <m:rPr>
                  <m:nor/>
                  <m:sty m:val="p"/>
                  <m:scr m:val="script"/>
                </m:rPr>
                <w:rPr>
                  <w:rFonts w:ascii="Times New Roman" w:hAnsi="Times New Roman" w:eastAsia="方正仿宋_GBK" w:cs="Times New Roman"/>
                  <w:b w:val="0"/>
                  <w:i w:val="0"/>
                  <w:iCs/>
                  <w:sz w:val="32"/>
                  <w:szCs w:val="32"/>
                </w:rPr>
                <m:t>E</m:t>
              </m:r>
            </w:ins>
          </m:e>
          <m:sub>
            <w:ins w:id="850" w:author="xh" w:date="2026-10-27T08:10:00Z">
              <m:r>
                <m:rPr>
                  <m:nor/>
                </m:rPr>
                <w:rPr>
                  <w:rFonts w:ascii="Times New Roman" w:hAnsi="Times New Roman" w:eastAsia="方正仿宋_GBK" w:cs="Times New Roman"/>
                  <w:i/>
                  <w:iCs/>
                  <w:sz w:val="32"/>
                  <w:szCs w:val="32"/>
                </w:rPr>
                <m:t>T</m:t>
              </m:r>
            </w:ins>
          </m:sub>
        </m:sSub>
      </m:oMath>
      <w:r>
        <w:rPr>
          <w:rFonts w:ascii="Times New Roman" w:hAnsi="Times New Roman" w:eastAsia="方正仿宋_GBK" w:cs="Times New Roman"/>
          <w:sz w:val="32"/>
        </w:rPr>
        <w:t>、</w:t>
      </w:r>
      <w:del w:id="851" w:author="xh" w:date="2026-10-27T08:10:00Z">
        <w:r>
          <w:rPr>
            <w:rFonts w:ascii="Times New Roman" w:hAnsi="Times New Roman" w:eastAsia="方正仿宋_GBK" w:cs="Times New Roman"/>
            <w:sz w:val="32"/>
          </w:rPr>
          <w:delText>EB</w:delText>
        </w:r>
      </w:del>
      <m:oMath>
        <m:sSub>
          <m:sSubPr/>
          <m:e>
            <w:ins w:id="852" w:author="xh" w:date="2026-10-27T08:10:00Z">
              <m:r>
                <m:rPr>
                  <m:nor/>
                  <m:sty m:val="p"/>
                  <m:scr m:val="script"/>
                </m:rPr>
                <w:rPr>
                  <w:rFonts w:ascii="Times New Roman" w:hAnsi="Times New Roman" w:eastAsia="方正仿宋_GBK" w:cs="Times New Roman"/>
                  <w:b w:val="0"/>
                  <w:i w:val="0"/>
                  <w:iCs/>
                  <w:sz w:val="32"/>
                  <w:szCs w:val="32"/>
                </w:rPr>
                <m:t>E</m:t>
              </m:r>
            </w:ins>
          </m:e>
          <m:sub>
            <w:ins w:id="853" w:author="xh" w:date="2026-10-27T08:10:00Z">
              <m:r>
                <m:rPr>
                  <m:nor/>
                </m:rPr>
                <w:rPr>
                  <w:rFonts w:ascii="Times New Roman" w:hAnsi="Times New Roman" w:eastAsia="方正仿宋_GBK" w:cs="Times New Roman"/>
                  <w:i/>
                  <w:iCs/>
                  <w:sz w:val="32"/>
                  <w:szCs w:val="32"/>
                </w:rPr>
                <m:t>B</m:t>
              </m:r>
            </w:ins>
          </m:sub>
        </m:sSub>
      </m:oMath>
      <w:r>
        <w:rPr>
          <w:rFonts w:ascii="Times New Roman" w:hAnsi="Times New Roman" w:eastAsia="方正仿宋_GBK" w:cs="Times New Roman"/>
          <w:sz w:val="32"/>
        </w:rPr>
        <w:t>、</w:t>
      </w:r>
      <w:del w:id="854" w:author="xh" w:date="2026-10-27T08:10:00Z">
        <w:r>
          <w:rPr>
            <w:rFonts w:ascii="Times New Roman" w:hAnsi="Times New Roman" w:eastAsia="方正仿宋_GBK" w:cs="Times New Roman"/>
            <w:sz w:val="32"/>
          </w:rPr>
          <w:delText>EL</w:delText>
        </w:r>
      </w:del>
      <m:oMath>
        <m:sSub>
          <m:sSubPr/>
          <m:e>
            <w:ins w:id="855" w:author="xh" w:date="2026-10-27T08:10:00Z">
              <m:r>
                <m:rPr>
                  <m:nor/>
                  <m:sty m:val="p"/>
                  <m:scr m:val="script"/>
                </m:rPr>
                <w:rPr>
                  <w:rFonts w:ascii="Times New Roman" w:hAnsi="Times New Roman" w:eastAsia="方正仿宋_GBK" w:cs="Times New Roman"/>
                  <w:b w:val="0"/>
                  <w:i w:val="0"/>
                  <w:iCs/>
                  <w:sz w:val="32"/>
                  <w:szCs w:val="32"/>
                </w:rPr>
                <m:t>E</m:t>
              </m:r>
            </w:ins>
          </m:e>
          <m:sub>
            <w:ins w:id="856" w:author="xh" w:date="2026-10-27T08:10:00Z">
              <m:r>
                <m:rPr>
                  <m:nor/>
                </m:rPr>
                <w:rPr>
                  <w:rFonts w:ascii="Times New Roman" w:hAnsi="Times New Roman" w:eastAsia="方正仿宋_GBK" w:cs="Times New Roman"/>
                  <w:i/>
                  <w:iCs/>
                  <w:sz w:val="32"/>
                  <w:szCs w:val="32"/>
                </w:rPr>
                <m:t>L</m:t>
              </m:r>
            </w:ins>
          </m:sub>
        </m:sSub>
      </m:oMath>
      <w:r>
        <w:rPr>
          <w:rFonts w:ascii="Times New Roman" w:hAnsi="Times New Roman" w:eastAsia="方正仿宋_GBK" w:cs="Times New Roman"/>
          <w:sz w:val="32"/>
        </w:rPr>
        <w:t>分别为主变、储能和线路投运项目集合。</w:t>
      </w:r>
    </w:p>
    <w:p w14:paraId="62532D37">
      <w:pPr>
        <w:widowControl/>
        <w:adjustRightInd w:val="0"/>
        <w:snapToGrid w:val="0"/>
        <w:spacing w:line="560" w:lineRule="exact"/>
        <w:ind w:firstLine="640" w:firstLineChars="200"/>
        <w:rPr>
          <w:ins w:id="857" w:author="xh" w:date="2026-10-26T18:21:52Z"/>
          <w:del w:id="858" w:author="白日梦想家" w:date="2026-10-27T10:06:58Z"/>
        </w:rPr>
      </w:pPr>
      <w:ins w:id="859" w:author="xh" w:date="2026-10-26T18:21:52Z">
        <w:del w:id="860" w:author="白日梦想家" w:date="2026-10-27T10:06:58Z">
          <w:r>
            <w:rPr>
              <w:rFonts w:ascii="Times New Roman" w:hAnsi="Times New Roman" w:eastAsia="方正仿宋_GBK" w:cs="Times New Roman"/>
              <w:sz w:val="32"/>
            </w:rPr>
            <w:delText>两方案统一比较新增及改造工程的建设和固定运维费用，既有资产原建设投资不重复计入。费用范围暂未计入期末残值、被替换设备运维费用变化、储能充电及损耗费用，也未抵扣相关收益。</w:delText>
          </w:r>
        </w:del>
      </w:ins>
    </w:p>
    <w:p w14:paraId="01DF8305">
      <w:pPr>
        <w:widowControl/>
        <w:adjustRightInd w:val="0"/>
        <w:snapToGrid w:val="0"/>
        <w:spacing w:line="560" w:lineRule="exact"/>
        <w:ind w:firstLine="720" w:firstLineChars="200"/>
        <w:rPr>
          <w:ins w:id="862" w:author="白日梦想家" w:date="2026-10-26T14:46:46Z"/>
          <w:del w:id="863" w:author="xh" w:date="2026-10-26T18:22:37Z"/>
          <w:rFonts w:hint="default" w:ascii="Times New Roman" w:hAnsi="Times New Roman" w:eastAsia="方正黑体_GBK" w:cs="Times New Roman"/>
          <w:b w:val="0"/>
          <w:bCs w:val="0"/>
          <w:i w:val="0"/>
          <w:iCs w:val="0"/>
          <w:sz w:val="36"/>
          <w:szCs w:val="36"/>
        </w:rPr>
        <w:pPrChange w:id="861" w:author="白日梦想家" w:date="2026-10-26T14:22:12Z">
          <w:pPr>
            <w:widowControl/>
            <w:adjustRightInd w:val="0"/>
            <w:snapToGrid w:val="0"/>
            <w:spacing w:line="560" w:lineRule="exact"/>
            <w:ind w:firstLine="640" w:firstLineChars="200"/>
          </w:pPr>
        </w:pPrChange>
      </w:pPr>
      <w:ins w:id="864" w:author="xh" w:date="2026-10-23T14:37:02Z">
        <w:del w:id="865" w:author="白日梦想家" w:date="2026-10-26T14:22:11Z">
          <w:r>
            <w:rPr>
              <w:rFonts w:hint="default" w:ascii="Times New Roman" w:hAnsi="Times New Roman" w:eastAsia="方正黑体_GBK" w:cs="Times New Roman"/>
              <w:b w:val="0"/>
              <w:bCs w:val="0"/>
              <w:i w:val="0"/>
              <w:iCs w:val="0"/>
              <w:sz w:val="36"/>
              <w:szCs w:val="36"/>
              <w:rPrChange w:id="866"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867" w:author="白日梦想家" w:date="2026-10-26T14:22:11Z">
        <w:r>
          <w:rPr>
            <w:rFonts w:hint="default" w:ascii="Times New Roman" w:hAnsi="Times New Roman" w:eastAsia="方正黑体_GBK" w:cs="Times New Roman"/>
            <w:b w:val="0"/>
            <w:bCs w:val="0"/>
            <w:i w:val="0"/>
            <w:iCs w:val="0"/>
            <w:sz w:val="36"/>
            <w:szCs w:val="36"/>
            <w:rPrChange w:id="868" w:author="白日梦想家" w:date="2026-10-26T14:27:20Z">
              <w:rPr>
                <w:rFonts w:hint="eastAsia" w:ascii="方正仿宋_GBK" w:hAnsi="方正仿宋_GBK" w:eastAsia="方正仿宋_GBK" w:cs="Times New Roman"/>
                <w:sz w:val="32"/>
                <w:szCs w:val="32"/>
              </w:rPr>
            </w:rPrChange>
          </w:rPr>
          <w:delText>储能</w:delText>
        </w:r>
      </w:del>
      <w:ins w:id="869" w:author="xh" w:date="2026-10-23T14:37:02Z">
        <w:del w:id="870" w:author="白日梦想家" w:date="2026-10-26T14:22:11Z">
          <w:r>
            <w:rPr>
              <w:rFonts w:hint="default" w:ascii="Times New Roman" w:hAnsi="Times New Roman" w:eastAsia="方正黑体_GBK" w:cs="Times New Roman"/>
              <w:b w:val="0"/>
              <w:bCs w:val="0"/>
              <w:i w:val="0"/>
              <w:iCs w:val="0"/>
              <w:sz w:val="36"/>
              <w:szCs w:val="36"/>
              <w:rPrChange w:id="871"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872" w:author="白日梦想家" w:date="2026-10-26T14:22:11Z">
        <w:r>
          <w:rPr>
            <w:rFonts w:hint="default" w:ascii="Times New Roman" w:hAnsi="Times New Roman" w:eastAsia="方正黑体_GBK" w:cs="Times New Roman"/>
            <w:sz w:val="36"/>
            <w:szCs w:val="36"/>
            <w:rPrChange w:id="873" w:author="白日梦想家" w:date="2026-10-26T14:27:20Z">
              <w:rPr>
                <w:rFonts w:hint="eastAsia" w:ascii="方正仿宋_GBK" w:hAnsi="方正仿宋_GBK" w:eastAsia="方正仿宋_GBK" w:cs="Times New Roman"/>
                <w:sz w:val="32"/>
                <w:szCs w:val="32"/>
              </w:rPr>
            </w:rPrChange>
          </w:rPr>
          <w:delText>可在一定持续</w:delText>
        </w:r>
      </w:del>
      <w:del w:id="874" w:author="白日梦想家" w:date="2026-10-26T14:22:11Z">
        <w:r>
          <w:rPr>
            <w:rFonts w:hint="default" w:ascii="Times New Roman" w:hAnsi="Times New Roman" w:eastAsia="方正黑体_GBK" w:cs="Times New Roman"/>
            <w:b w:val="0"/>
            <w:bCs w:val="0"/>
            <w:i w:val="0"/>
            <w:iCs w:val="0"/>
            <w:sz w:val="36"/>
            <w:szCs w:val="36"/>
            <w:rPrChange w:id="875" w:author="白日梦想家" w:date="2026-10-26T14:27:20Z">
              <w:rPr>
                <w:rFonts w:hint="eastAsia" w:ascii="方正仿宋_GBK" w:hAnsi="方正仿宋_GBK" w:eastAsia="方正仿宋_GBK" w:cs="Times New Roman"/>
                <w:sz w:val="32"/>
                <w:szCs w:val="32"/>
              </w:rPr>
            </w:rPrChange>
          </w:rPr>
          <w:delText>时</w:delText>
        </w:r>
      </w:del>
      <w:ins w:id="876" w:author="xh" w:date="2026-10-23T14:37:02Z">
        <w:del w:id="877" w:author="白日梦想家" w:date="2026-10-26T14:22:11Z">
          <w:r>
            <w:rPr>
              <w:rFonts w:hint="default" w:ascii="Times New Roman" w:hAnsi="Times New Roman" w:eastAsia="方正黑体_GBK" w:cs="Times New Roman"/>
              <w:b w:val="0"/>
              <w:bCs w:val="0"/>
              <w:i w:val="0"/>
              <w:iCs w:val="0"/>
              <w:sz w:val="36"/>
              <w:szCs w:val="36"/>
              <w:rPrChange w:id="878" w:author="白日梦想家" w:date="2026-10-26T14:27:20Z">
                <w:rPr>
                  <w:rFonts w:hint="eastAsia" w:ascii="方正仿宋_GBK" w:hAnsi="方正仿宋_GBK" w:eastAsia="方正仿宋_GBK" w:cs="Times New Roman"/>
                  <w:sz w:val="32"/>
                  <w:szCs w:val="32"/>
                </w:rPr>
              </w:rPrChange>
            </w:rPr>
            <w:delText>再结合</w:delText>
          </w:r>
        </w:del>
      </w:ins>
      <w:del w:id="879" w:author="白日梦想家" w:date="2026-10-26T14:22:11Z">
        <w:r>
          <w:rPr>
            <w:rFonts w:hint="default" w:ascii="Times New Roman" w:hAnsi="Times New Roman" w:eastAsia="方正黑体_GBK" w:cs="Times New Roman"/>
            <w:sz w:val="36"/>
            <w:szCs w:val="36"/>
            <w:rPrChange w:id="880"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881" w:author="白日梦想家" w:date="2026-10-26T14:22:11Z">
        <w:r>
          <w:rPr>
            <w:rFonts w:hint="default" w:ascii="Times New Roman" w:hAnsi="Times New Roman" w:eastAsia="方正黑体_GBK" w:cs="Times New Roman"/>
            <w:b w:val="0"/>
            <w:bCs w:val="0"/>
            <w:i w:val="0"/>
            <w:iCs w:val="0"/>
            <w:sz w:val="36"/>
            <w:szCs w:val="36"/>
            <w:rPrChange w:id="882" w:author="白日梦想家" w:date="2026-10-26T14:27:20Z">
              <w:rPr>
                <w:rFonts w:hint="eastAsia" w:ascii="方正仿宋_GBK" w:hAnsi="方正仿宋_GBK" w:eastAsia="方正仿宋_GBK" w:cs="Times New Roman"/>
                <w:sz w:val="32"/>
                <w:szCs w:val="32"/>
              </w:rPr>
            </w:rPrChange>
          </w:rPr>
          <w:delText>运行和</w:delText>
        </w:r>
      </w:del>
      <w:ins w:id="883" w:author="xh" w:date="2026-10-23T14:37:02Z">
        <w:del w:id="884" w:author="白日梦想家" w:date="2026-10-26T14:22:11Z">
          <w:r>
            <w:rPr>
              <w:rFonts w:hint="default" w:ascii="Times New Roman" w:hAnsi="Times New Roman" w:eastAsia="方正黑体_GBK" w:cs="Times New Roman"/>
              <w:b w:val="0"/>
              <w:bCs w:val="0"/>
              <w:i w:val="0"/>
              <w:iCs w:val="0"/>
              <w:sz w:val="36"/>
              <w:szCs w:val="36"/>
              <w:rPrChange w:id="885" w:author="白日梦想家" w:date="2026-10-26T14:27:20Z">
                <w:rPr>
                  <w:rFonts w:hint="eastAsia" w:ascii="方正仿宋_GBK" w:hAnsi="方正仿宋_GBK" w:eastAsia="方正仿宋_GBK" w:cs="Times New Roman"/>
                  <w:sz w:val="32"/>
                  <w:szCs w:val="32"/>
                </w:rPr>
              </w:rPrChange>
            </w:rPr>
            <w:delText>资产资料完善现金流</w:delText>
          </w:r>
        </w:del>
      </w:ins>
      <w:del w:id="886" w:author="白日梦想家" w:date="2026-10-26T14:22:11Z">
        <w:r>
          <w:rPr>
            <w:rFonts w:hint="default" w:ascii="Times New Roman" w:hAnsi="Times New Roman" w:eastAsia="方正黑体_GBK" w:cs="Times New Roman"/>
            <w:sz w:val="36"/>
            <w:szCs w:val="36"/>
            <w:rPrChange w:id="887" w:author="白日梦想家" w:date="2026-10-26T14:27:20Z">
              <w:rPr>
                <w:rFonts w:hint="eastAsia" w:ascii="方正仿宋_GBK" w:hAnsi="方正仿宋_GBK" w:eastAsia="方正仿宋_GBK" w:cs="Times New Roman"/>
                <w:sz w:val="32"/>
                <w:szCs w:val="32"/>
              </w:rPr>
            </w:rPrChange>
          </w:rPr>
          <w:delText>N-1后的承载能力</w:delText>
        </w:r>
      </w:del>
      <w:del w:id="888" w:author="白日梦想家" w:date="2026-10-26T14:22:11Z">
        <w:r>
          <w:rPr>
            <w:rFonts w:hint="default" w:ascii="Times New Roman" w:hAnsi="Times New Roman" w:eastAsia="方正黑体_GBK" w:cs="Times New Roman"/>
            <w:b w:val="0"/>
            <w:bCs w:val="0"/>
            <w:i w:val="0"/>
            <w:iCs w:val="0"/>
            <w:sz w:val="36"/>
            <w:szCs w:val="36"/>
            <w:rPrChange w:id="889"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891" w:author="白日梦想家" w:date="2026-10-26T11:54:29Z"/>
          <w:del w:id="892" w:author="xh" w:date="2026-10-26T18:23:23Z"/>
          <w:rFonts w:hint="default" w:ascii="Times New Roman" w:hAnsi="Times New Roman" w:eastAsia="方正黑体_GBK" w:cs="Times New Roman"/>
          <w:b w:val="0"/>
          <w:bCs w:val="0"/>
          <w:i w:val="0"/>
          <w:iCs w:val="0"/>
          <w:sz w:val="36"/>
          <w:szCs w:val="36"/>
          <w:rPrChange w:id="893" w:author="白日梦想家" w:date="2026-10-26T14:27:20Z">
            <w:rPr>
              <w:ins w:id="894" w:author="白日梦想家" w:date="2026-10-26T11:54:29Z"/>
              <w:del w:id="895" w:author="xh" w:date="2026-10-26T18:23:23Z"/>
              <w:rFonts w:hint="default" w:ascii="Times New Roman" w:hAnsi="Times New Roman" w:eastAsia="方正仿宋_GBK" w:cs="Times New Roman"/>
              <w:b w:val="0"/>
              <w:bCs w:val="0"/>
              <w:i w:val="0"/>
              <w:iCs w:val="0"/>
              <w:sz w:val="32"/>
              <w:szCs w:val="32"/>
            </w:rPr>
          </w:rPrChange>
        </w:rPr>
        <w:pPrChange w:id="890" w:author="白日梦想家" w:date="2026-10-26T14:46:47Z">
          <w:pPr>
            <w:widowControl/>
            <w:adjustRightInd w:val="0"/>
            <w:snapToGrid w:val="0"/>
            <w:spacing w:line="560" w:lineRule="exact"/>
            <w:ind w:firstLine="640" w:firstLineChars="200"/>
          </w:pPr>
        </w:pPrChange>
      </w:pPr>
    </w:p>
    <w:p w14:paraId="272C581C">
      <w:pPr>
        <w:widowControl/>
        <w:adjustRightInd w:val="0"/>
        <w:snapToGrid w:val="0"/>
        <w:spacing w:line="560" w:lineRule="exact"/>
        <w:ind w:firstLine="720" w:firstLineChars="200"/>
        <w:rPr>
          <w:del w:id="896" w:author="白日梦想家" w:date="2026-10-26T11:54:14Z"/>
          <w:rFonts w:hint="default" w:ascii="Times New Roman" w:hAnsi="Times New Roman" w:eastAsia="方正黑体_GBK" w:cs="Times New Roman"/>
          <w:sz w:val="36"/>
          <w:szCs w:val="36"/>
          <w:highlight w:val="none"/>
          <w:rPrChange w:id="897" w:author="白日梦想家" w:date="2026-10-26T14:27:20Z">
            <w:rPr>
              <w:del w:id="898"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899" w:author="xh" w:date="2026-10-23T14:37:02Z">
        <w:r>
          <w:rPr>
            <w:rFonts w:hint="default" w:ascii="Times New Roman" w:hAnsi="Times New Roman" w:eastAsia="方正黑体_GBK" w:cs="Times New Roman"/>
            <w:sz w:val="36"/>
            <w:szCs w:val="36"/>
            <w:rPrChange w:id="900"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902" w:author="xh" w:date="2026-10-23T14:40:27Z"/>
          <w:rFonts w:hint="default" w:ascii="Times New Roman" w:hAnsi="Times New Roman" w:eastAsia="方正黑体_GBK" w:cs="Times New Roman"/>
          <w:b w:val="0"/>
          <w:bCs w:val="0"/>
          <w:sz w:val="36"/>
          <w:szCs w:val="36"/>
          <w:highlight w:val="none"/>
          <w:rPrChange w:id="903" w:author="白日梦想家" w:date="2026-10-26T14:27:20Z">
            <w:rPr>
              <w:del w:id="904" w:author="xh" w:date="2026-10-23T14:40:27Z"/>
              <w:rFonts w:hint="eastAsia" w:ascii="方正楷体_GBK" w:hAnsi="方正楷体_GBK" w:eastAsia="方正楷体_GBK" w:cs="方正楷体_GBK"/>
              <w:b/>
              <w:bCs/>
              <w:sz w:val="32"/>
              <w:szCs w:val="32"/>
              <w:highlight w:val="none"/>
            </w:rPr>
          </w:rPrChange>
        </w:rPr>
        <w:pPrChange w:id="901" w:author="白日梦想家" w:date="2026-10-26T11:54:14Z">
          <w:pPr>
            <w:keepNext/>
            <w:widowControl/>
            <w:adjustRightInd w:val="0"/>
            <w:snapToGrid w:val="0"/>
            <w:spacing w:line="560" w:lineRule="exact"/>
            <w:ind w:firstLine="643" w:firstLineChars="200"/>
            <w:outlineLvl w:val="1"/>
          </w:pPr>
        </w:pPrChange>
      </w:pPr>
      <w:del w:id="905" w:author="xh" w:date="2026-10-23T14:40:27Z">
        <w:r>
          <w:rPr>
            <w:rFonts w:hint="default" w:ascii="Times New Roman" w:hAnsi="Times New Roman" w:eastAsia="方正黑体_GBK" w:cs="Times New Roman"/>
            <w:b w:val="0"/>
            <w:bCs w:val="0"/>
            <w:sz w:val="36"/>
            <w:szCs w:val="36"/>
            <w:rPrChange w:id="906"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907" w:author="xh" w:date="2026-10-23T14:43:51Z"/>
          <w:rFonts w:hint="default" w:ascii="Times New Roman" w:hAnsi="Times New Roman" w:eastAsia="方正黑体_GBK" w:cs="Times New Roman"/>
          <w:sz w:val="36"/>
          <w:szCs w:val="36"/>
          <w:highlight w:val="none"/>
          <w:rPrChange w:id="908" w:author="白日梦想家" w:date="2026-10-26T14:27:20Z">
            <w:rPr>
              <w:del w:id="909"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910" w:author="xh" w:date="2026-10-23T14:43:51Z">
        <w:r>
          <w:rPr>
            <w:rFonts w:hint="default" w:ascii="Times New Roman" w:hAnsi="Times New Roman" w:eastAsia="方正黑体_GBK" w:cs="Times New Roman"/>
            <w:sz w:val="36"/>
            <w:szCs w:val="36"/>
            <w:rPrChange w:id="911"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912" w:author="xh" w:date="2026-10-23T14:47:16Z"/>
          <w:rFonts w:hint="default" w:ascii="Times New Roman" w:hAnsi="Times New Roman" w:eastAsia="方正黑体_GBK" w:cs="Times New Roman"/>
          <w:sz w:val="36"/>
          <w:szCs w:val="36"/>
          <w:highlight w:val="none"/>
          <w:rPrChange w:id="913" w:author="白日梦想家" w:date="2026-10-26T14:27:20Z">
            <w:rPr>
              <w:del w:id="914"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915" w:author="xh" w:date="2026-10-23T14:47:16Z">
        <w:r>
          <w:rPr>
            <w:rFonts w:hint="default" w:ascii="Times New Roman" w:hAnsi="Times New Roman" w:eastAsia="方正黑体_GBK" w:cs="Times New Roman"/>
            <w:sz w:val="36"/>
            <w:szCs w:val="36"/>
            <w:rPrChange w:id="916"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917"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19" w:author="白日梦想家" w:date="2026-10-26T14:27:20Z">
                  <w:rPr/>
                </w:rPrChange>
              </w:rPr>
              <w:pPrChange w:id="918"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21" w:author="白日梦想家" w:date="2026-10-26T14:27:20Z">
                  <w:rPr/>
                </w:rPrChange>
              </w:rPr>
              <w:pPrChange w:id="920"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923" w:author="xh" w:date="2026-10-23T14:50:40Z"/>
                <w:rFonts w:ascii="Times New Roman" w:hAnsi="Times New Roman" w:eastAsia="方正黑体_GBK" w:cs="Times New Roman"/>
                <w:sz w:val="36"/>
                <w:szCs w:val="36"/>
                <w:rPrChange w:id="924" w:author="白日梦想家" w:date="2026-10-26T14:27:20Z">
                  <w:rPr>
                    <w:del w:id="925" w:author="xh" w:date="2026-10-23T14:50:40Z"/>
                  </w:rPr>
                </w:rPrChange>
              </w:rPr>
              <w:pPrChange w:id="922" w:author="白日梦想家" w:date="2026-10-26T11:54:14Z">
                <w:pPr>
                  <w:keepNext/>
                  <w:snapToGrid w:val="0"/>
                  <w:spacing w:before="50" w:after="50" w:line="360" w:lineRule="auto"/>
                  <w:ind w:left="0" w:leftChars="0" w:right="0" w:rightChars="0" w:firstLine="0" w:firstLineChars="0"/>
                  <w:jc w:val="right"/>
                </w:pPr>
              </w:pPrChange>
            </w:pPr>
            <w:del w:id="926" w:author="xh" w:date="2026-10-23T14:50:40Z">
              <w:r>
                <w:rPr>
                  <w:rFonts w:ascii="Times New Roman" w:hAnsi="Times New Roman" w:eastAsia="方正黑体_GBK" w:cs="Times New Roman"/>
                  <w:sz w:val="36"/>
                  <w:szCs w:val="36"/>
                  <w:rPrChange w:id="927"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928" w:author="xh" w:date="2026-10-23T14:54:05Z"/>
          <w:rFonts w:hint="default" w:ascii="Times New Roman" w:hAnsi="Times New Roman" w:eastAsia="方正黑体_GBK" w:cs="Times New Roman"/>
          <w:sz w:val="36"/>
          <w:szCs w:val="36"/>
          <w:highlight w:val="none"/>
          <w:rPrChange w:id="929" w:author="白日梦想家" w:date="2026-10-26T14:27:20Z">
            <w:rPr>
              <w:del w:id="930"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931" w:author="xh" w:date="2026-10-23T14:54:05Z">
        <w:r>
          <w:rPr>
            <w:rFonts w:hint="default" w:ascii="Times New Roman" w:hAnsi="Times New Roman" w:eastAsia="方正黑体_GBK" w:cs="Times New Roman"/>
            <w:sz w:val="36"/>
            <w:szCs w:val="36"/>
            <w:rPrChange w:id="932" w:author="白日梦想家" w:date="2026-10-26T14:27:20Z">
              <w:rPr>
                <w:rFonts w:hint="eastAsia" w:ascii="方正仿宋_GBK" w:hAnsi="方正仿宋_GBK" w:eastAsia="方正仿宋_GBK" w:cs="Times New Roman"/>
                <w:sz w:val="32"/>
                <w:szCs w:val="32"/>
              </w:rPr>
            </w:rPrChange>
          </w:rPr>
          <w:delText>式中，</w:delText>
        </w:r>
      </w:del>
      <w:del w:id="933" w:author="xh" w:date="2026-10-23T14:54:05Z">
        <w:r>
          <w:rPr>
            <w:rFonts w:hint="default" w:ascii="Times New Roman" w:hAnsi="Times New Roman" w:eastAsia="方正黑体_GBK" w:cs="Times New Roman"/>
            <w:i w:val="0"/>
            <w:iCs w:val="0"/>
            <w:sz w:val="36"/>
            <w:szCs w:val="36"/>
            <w:rPrChange w:id="934" w:author="白日梦想家" w:date="2026-10-26T14:27:20Z">
              <w:rPr>
                <w:rFonts w:hint="eastAsia" w:ascii="Times New Roman" w:hAnsi="Times New Roman" w:eastAsia="方正仿宋_GBK" w:cs="Times New Roman"/>
                <w:i/>
                <w:iCs/>
                <w:sz w:val="32"/>
                <w:szCs w:val="32"/>
              </w:rPr>
            </w:rPrChange>
          </w:rPr>
          <w:delText>C</w:delText>
        </w:r>
      </w:del>
      <w:del w:id="935" w:author="xh" w:date="2026-10-23T14:54:05Z">
        <w:r>
          <w:rPr>
            <w:rFonts w:hint="default" w:ascii="Times New Roman" w:hAnsi="Times New Roman" w:eastAsia="方正黑体_GBK" w:cs="Times New Roman"/>
            <w:sz w:val="36"/>
            <w:szCs w:val="36"/>
            <w:rPrChange w:id="936" w:author="白日梦想家" w:date="2026-10-26T14:27:20Z">
              <w:rPr>
                <w:rFonts w:hint="eastAsia" w:ascii="方正仿宋_GBK" w:hAnsi="方正仿宋_GBK" w:eastAsia="方正仿宋_GBK" w:cs="Times New Roman"/>
                <w:sz w:val="32"/>
                <w:szCs w:val="32"/>
              </w:rPr>
            </w:rPrChange>
          </w:rPr>
          <w:delText>为单项工程费用现值，</w:delText>
        </w:r>
      </w:del>
      <w:del w:id="937" w:author="xh" w:date="2026-10-23T14:54:05Z">
        <w:r>
          <w:rPr>
            <w:rFonts w:hint="default" w:ascii="Times New Roman" w:hAnsi="Times New Roman" w:eastAsia="方正黑体_GBK" w:cs="Times New Roman"/>
            <w:i w:val="0"/>
            <w:iCs w:val="0"/>
            <w:sz w:val="36"/>
            <w:szCs w:val="36"/>
            <w:rPrChange w:id="938" w:author="白日梦想家" w:date="2026-10-26T14:27:20Z">
              <w:rPr>
                <w:rFonts w:hint="eastAsia" w:ascii="Times New Roman" w:hAnsi="Times New Roman" w:eastAsia="方正仿宋_GBK" w:cs="Times New Roman"/>
                <w:i/>
                <w:iCs/>
                <w:sz w:val="32"/>
                <w:szCs w:val="32"/>
              </w:rPr>
            </w:rPrChange>
          </w:rPr>
          <w:delText>I</w:delText>
        </w:r>
      </w:del>
      <w:del w:id="939" w:author="xh" w:date="2026-10-23T14:54:05Z">
        <w:r>
          <w:rPr>
            <w:rFonts w:hint="default" w:ascii="Times New Roman" w:hAnsi="Times New Roman" w:eastAsia="方正黑体_GBK" w:cs="Times New Roman"/>
            <w:sz w:val="36"/>
            <w:szCs w:val="36"/>
            <w:rPrChange w:id="940"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941" w:author="xh" w:date="2026-10-23T14:54:05Z">
        <w:r>
          <w:rPr>
            <w:rFonts w:hint="default" w:ascii="Times New Roman" w:hAnsi="Times New Roman" w:eastAsia="方正黑体_GBK" w:cs="Times New Roman"/>
            <w:i w:val="0"/>
            <w:iCs w:val="0"/>
            <w:sz w:val="36"/>
            <w:szCs w:val="36"/>
            <w:rPrChange w:id="942" w:author="白日梦想家" w:date="2026-10-26T14:27:20Z">
              <w:rPr>
                <w:rFonts w:hint="eastAsia" w:ascii="Times New Roman" w:hAnsi="Times New Roman" w:eastAsia="方正仿宋_GBK" w:cs="Times New Roman"/>
                <w:i/>
                <w:iCs/>
                <w:sz w:val="32"/>
                <w:szCs w:val="32"/>
              </w:rPr>
            </w:rPrChange>
          </w:rPr>
          <w:delText>y</w:delText>
        </w:r>
      </w:del>
      <w:del w:id="943" w:author="xh" w:date="2026-10-23T14:54:05Z">
        <w:r>
          <w:rPr>
            <w:rFonts w:hint="default" w:ascii="Times New Roman" w:hAnsi="Times New Roman" w:eastAsia="方正黑体_GBK" w:cs="Times New Roman"/>
            <w:sz w:val="36"/>
            <w:szCs w:val="36"/>
            <w:rPrChange w:id="944" w:author="白日梦想家" w:date="2026-10-26T14:27:20Z">
              <w:rPr>
                <w:rFonts w:hint="eastAsia" w:ascii="方正仿宋_GBK" w:hAnsi="方正仿宋_GBK" w:eastAsia="方正仿宋_GBK" w:cs="Times New Roman"/>
                <w:sz w:val="32"/>
                <w:szCs w:val="32"/>
              </w:rPr>
            </w:rPrChange>
          </w:rPr>
          <w:delText>为投运年份，</w:delText>
        </w:r>
      </w:del>
      <w:del w:id="945" w:author="xh" w:date="2026-10-23T14:54:05Z">
        <w:r>
          <w:rPr>
            <w:rFonts w:hint="default" w:ascii="Times New Roman" w:hAnsi="Times New Roman" w:eastAsia="方正黑体_GBK" w:cs="Times New Roman"/>
            <w:i w:val="0"/>
            <w:iCs w:val="0"/>
            <w:sz w:val="36"/>
            <w:szCs w:val="36"/>
            <w:rPrChange w:id="946" w:author="白日梦想家" w:date="2026-10-26T14:27:20Z">
              <w:rPr>
                <w:rFonts w:hint="eastAsia" w:ascii="Times New Roman" w:hAnsi="Times New Roman" w:eastAsia="方正仿宋_GBK" w:cs="Times New Roman"/>
                <w:i/>
                <w:iCs/>
                <w:sz w:val="32"/>
                <w:szCs w:val="32"/>
              </w:rPr>
            </w:rPrChange>
          </w:rPr>
          <w:delText>L</w:delText>
        </w:r>
      </w:del>
      <w:del w:id="947" w:author="xh" w:date="2026-10-23T14:54:05Z">
        <w:r>
          <w:rPr>
            <w:rFonts w:hint="default" w:ascii="Times New Roman" w:hAnsi="Times New Roman" w:eastAsia="方正黑体_GBK" w:cs="Times New Roman"/>
            <w:sz w:val="36"/>
            <w:szCs w:val="36"/>
            <w:rPrChange w:id="948" w:author="白日梦想家" w:date="2026-10-26T14:27:20Z">
              <w:rPr>
                <w:rFonts w:hint="eastAsia" w:ascii="方正仿宋_GBK" w:hAnsi="方正仿宋_GBK" w:eastAsia="方正仿宋_GBK" w:cs="Times New Roman"/>
                <w:sz w:val="32"/>
                <w:szCs w:val="32"/>
              </w:rPr>
            </w:rPrChange>
          </w:rPr>
          <w:delText>为设备寿命，单位为年；</w:delText>
        </w:r>
      </w:del>
      <w:del w:id="949" w:author="xh" w:date="2026-10-23T14:54:05Z">
        <w:r>
          <w:rPr>
            <w:rFonts w:hint="default" w:ascii="Times New Roman" w:hAnsi="Times New Roman" w:eastAsia="方正黑体_GBK" w:cs="Times New Roman"/>
            <w:i w:val="0"/>
            <w:iCs w:val="0"/>
            <w:sz w:val="36"/>
            <w:szCs w:val="36"/>
            <w:rPrChange w:id="950" w:author="白日梦想家" w:date="2026-10-26T14:27:20Z">
              <w:rPr>
                <w:rFonts w:hint="eastAsia" w:ascii="Times New Roman" w:hAnsi="Times New Roman" w:eastAsia="方正仿宋_GBK" w:cs="Times New Roman"/>
                <w:i/>
                <w:iCs/>
                <w:sz w:val="32"/>
                <w:szCs w:val="32"/>
              </w:rPr>
            </w:rPrChange>
          </w:rPr>
          <w:delText>q</w:delText>
        </w:r>
      </w:del>
      <w:del w:id="951" w:author="xh" w:date="2026-10-23T14:54:05Z">
        <w:r>
          <w:rPr>
            <w:rFonts w:hint="default" w:ascii="Times New Roman" w:hAnsi="Times New Roman" w:eastAsia="方正黑体_GBK" w:cs="Times New Roman"/>
            <w:sz w:val="36"/>
            <w:szCs w:val="36"/>
            <w:rPrChange w:id="952"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953" w:author="xh" w:date="2026-10-23T14:54:05Z">
        <w:r>
          <w:rPr>
            <w:rFonts w:hint="default" w:ascii="Times New Roman" w:hAnsi="Times New Roman" w:eastAsia="方正黑体_GBK" w:cs="Times New Roman"/>
            <w:i w:val="0"/>
            <w:iCs w:val="0"/>
            <w:sz w:val="36"/>
            <w:szCs w:val="36"/>
            <w:rPrChange w:id="954" w:author="白日梦想家" w:date="2026-10-26T14:27:20Z">
              <w:rPr>
                <w:rFonts w:hint="eastAsia" w:ascii="Times New Roman" w:hAnsi="Times New Roman" w:eastAsia="方正仿宋_GBK" w:cs="Times New Roman"/>
                <w:i/>
                <w:iCs/>
                <w:sz w:val="32"/>
                <w:szCs w:val="32"/>
              </w:rPr>
            </w:rPrChange>
          </w:rPr>
          <w:delText>r</w:delText>
        </w:r>
      </w:del>
      <w:del w:id="955" w:author="xh" w:date="2026-10-23T14:54:05Z">
        <w:r>
          <w:rPr>
            <w:rFonts w:hint="default" w:ascii="Times New Roman" w:hAnsi="Times New Roman" w:eastAsia="方正黑体_GBK" w:cs="Times New Roman"/>
            <w:sz w:val="36"/>
            <w:szCs w:val="36"/>
            <w:rPrChange w:id="956" w:author="白日梦想家" w:date="2026-10-26T14:27:20Z">
              <w:rPr>
                <w:rFonts w:hint="eastAsia" w:ascii="方正仿宋_GBK" w:hAnsi="方正仿宋_GBK" w:eastAsia="方正仿宋_GBK" w:cs="Times New Roman"/>
                <w:sz w:val="32"/>
                <w:szCs w:val="32"/>
              </w:rPr>
            </w:rPrChange>
          </w:rPr>
          <w:delText>为折现率，</w:delText>
        </w:r>
      </w:del>
      <w:del w:id="957" w:author="xh" w:date="2026-10-23T14:54:05Z">
        <w:r>
          <w:rPr>
            <w:rFonts w:hint="default" w:ascii="Times New Roman" w:hAnsi="Times New Roman" w:eastAsia="方正黑体_GBK" w:cs="Times New Roman"/>
            <w:i w:val="0"/>
            <w:iCs w:val="0"/>
            <w:sz w:val="36"/>
            <w:szCs w:val="36"/>
            <w:rPrChange w:id="958" w:author="白日梦想家" w:date="2026-10-26T14:27:20Z">
              <w:rPr>
                <w:rFonts w:hint="eastAsia" w:ascii="Times New Roman" w:hAnsi="Times New Roman" w:eastAsia="方正仿宋_GBK" w:cs="Times New Roman"/>
                <w:i/>
                <w:iCs/>
                <w:sz w:val="32"/>
                <w:szCs w:val="32"/>
              </w:rPr>
            </w:rPrChange>
          </w:rPr>
          <w:delText>k</w:delText>
        </w:r>
      </w:del>
      <w:del w:id="959" w:author="xh" w:date="2026-10-23T14:54:05Z">
        <w:r>
          <w:rPr>
            <w:rFonts w:hint="default" w:ascii="Times New Roman" w:hAnsi="Times New Roman" w:eastAsia="方正黑体_GBK" w:cs="Times New Roman"/>
            <w:sz w:val="36"/>
            <w:szCs w:val="36"/>
            <w:rPrChange w:id="960" w:author="白日梦想家" w:date="2026-10-26T14:27:20Z">
              <w:rPr>
                <w:rFonts w:hint="eastAsia" w:ascii="方正仿宋_GBK" w:hAnsi="方正仿宋_GBK" w:eastAsia="方正仿宋_GBK" w:cs="Times New Roman"/>
                <w:sz w:val="32"/>
                <w:szCs w:val="32"/>
              </w:rPr>
            </w:rPrChange>
          </w:rPr>
          <w:delText>为设备更新次数序号，</w:delText>
        </w:r>
      </w:del>
      <w:del w:id="961" w:author="xh" w:date="2026-10-23T14:54:05Z">
        <w:r>
          <w:rPr>
            <w:rFonts w:hint="default" w:ascii="Times New Roman" w:hAnsi="Times New Roman" w:eastAsia="方正黑体_GBK" w:cs="Times New Roman"/>
            <w:i w:val="0"/>
            <w:iCs w:val="0"/>
            <w:sz w:val="36"/>
            <w:szCs w:val="36"/>
            <w:rPrChange w:id="962" w:author="白日梦想家" w:date="2026-10-26T14:27:20Z">
              <w:rPr>
                <w:rFonts w:hint="eastAsia" w:ascii="Times New Roman" w:hAnsi="Times New Roman" w:eastAsia="方正仿宋_GBK" w:cs="Times New Roman"/>
                <w:i/>
                <w:iCs/>
                <w:sz w:val="32"/>
                <w:szCs w:val="32"/>
              </w:rPr>
            </w:rPrChange>
          </w:rPr>
          <w:delText>t</w:delText>
        </w:r>
      </w:del>
      <w:del w:id="963" w:author="xh" w:date="2026-10-23T14:54:05Z">
        <w:r>
          <w:rPr>
            <w:rFonts w:hint="default" w:ascii="Times New Roman" w:hAnsi="Times New Roman" w:eastAsia="方正黑体_GBK" w:cs="Times New Roman"/>
            <w:sz w:val="36"/>
            <w:szCs w:val="36"/>
            <w:rPrChange w:id="964" w:author="白日梦想家" w:date="2026-10-26T14:27:20Z">
              <w:rPr>
                <w:rFonts w:hint="eastAsia" w:ascii="方正仿宋_GBK" w:hAnsi="方正仿宋_GBK" w:eastAsia="方正仿宋_GBK" w:cs="Times New Roman"/>
                <w:sz w:val="32"/>
                <w:szCs w:val="32"/>
              </w:rPr>
            </w:rPrChange>
          </w:rPr>
          <w:delText>为运维年份，</w:delText>
        </w:r>
      </w:del>
      <w:del w:id="965" w:author="xh" w:date="2026-10-23T14:54:05Z">
        <w:r>
          <w:rPr>
            <w:rFonts w:hint="default" w:ascii="Times New Roman" w:hAnsi="Times New Roman" w:eastAsia="方正黑体_GBK" w:cs="Times New Roman"/>
            <w:i w:val="0"/>
            <w:iCs w:val="0"/>
            <w:sz w:val="36"/>
            <w:szCs w:val="36"/>
            <w:rPrChange w:id="966" w:author="白日梦想家" w:date="2026-10-26T14:27:20Z">
              <w:rPr>
                <w:rFonts w:hint="eastAsia" w:ascii="Times New Roman" w:hAnsi="Times New Roman" w:eastAsia="方正仿宋_GBK" w:cs="Times New Roman"/>
                <w:i/>
                <w:iCs/>
                <w:sz w:val="32"/>
                <w:szCs w:val="32"/>
              </w:rPr>
            </w:rPrChange>
          </w:rPr>
          <w:delText>T</w:delText>
        </w:r>
      </w:del>
      <w:del w:id="967" w:author="xh" w:date="2026-10-23T14:54:05Z">
        <w:r>
          <w:rPr>
            <w:rFonts w:hint="default" w:ascii="Times New Roman" w:hAnsi="Times New Roman" w:eastAsia="方正黑体_GBK" w:cs="Times New Roman"/>
            <w:sz w:val="36"/>
            <w:szCs w:val="36"/>
            <w:rPrChange w:id="968" w:author="白日梦想家" w:date="2026-10-26T14:27:20Z">
              <w:rPr>
                <w:rFonts w:hint="eastAsia" w:ascii="方正仿宋_GBK" w:hAnsi="方正仿宋_GBK" w:eastAsia="方正仿宋_GBK" w:cs="Times New Roman"/>
                <w:sz w:val="32"/>
                <w:szCs w:val="32"/>
              </w:rPr>
            </w:rPrChange>
          </w:rPr>
          <w:delText>为评价截止年2041。设备在</w:delText>
        </w:r>
      </w:del>
      <w:del w:id="969" w:author="xh" w:date="2026-10-23T14:54:05Z">
        <w:r>
          <w:rPr>
            <w:rFonts w:hint="default" w:ascii="Times New Roman" w:hAnsi="Times New Roman" w:eastAsia="方正黑体_GBK" w:cs="Times New Roman"/>
            <w:i w:val="0"/>
            <w:iCs w:val="0"/>
            <w:sz w:val="36"/>
            <w:szCs w:val="36"/>
            <w:rPrChange w:id="970" w:author="白日梦想家" w:date="2026-10-26T14:27:20Z">
              <w:rPr>
                <w:rFonts w:hint="eastAsia" w:ascii="Times New Roman" w:hAnsi="Times New Roman" w:eastAsia="方正仿宋_GBK" w:cs="Times New Roman"/>
                <w:i/>
                <w:iCs/>
                <w:sz w:val="32"/>
                <w:szCs w:val="32"/>
              </w:rPr>
            </w:rPrChange>
          </w:rPr>
          <w:delText>y</w:delText>
        </w:r>
      </w:del>
      <w:del w:id="971" w:author="xh" w:date="2026-10-23T14:54:05Z">
        <w:r>
          <w:rPr>
            <w:rFonts w:hint="default" w:ascii="Times New Roman" w:hAnsi="Times New Roman" w:eastAsia="方正黑体_GBK" w:cs="Times New Roman"/>
            <w:sz w:val="36"/>
            <w:szCs w:val="36"/>
            <w:rPrChange w:id="972" w:author="白日梦想家" w:date="2026-10-26T14:27:20Z">
              <w:rPr>
                <w:rFonts w:hint="eastAsia" w:ascii="方正仿宋_GBK" w:hAnsi="方正仿宋_GBK" w:eastAsia="方正仿宋_GBK" w:cs="Times New Roman"/>
                <w:sz w:val="32"/>
                <w:szCs w:val="32"/>
              </w:rPr>
            </w:rPrChange>
          </w:rPr>
          <w:delText>+</w:delText>
        </w:r>
      </w:del>
      <w:del w:id="973" w:author="xh" w:date="2026-10-23T14:54:05Z">
        <w:r>
          <w:rPr>
            <w:rFonts w:hint="default" w:ascii="Times New Roman" w:hAnsi="Times New Roman" w:eastAsia="方正黑体_GBK" w:cs="Times New Roman"/>
            <w:i w:val="0"/>
            <w:iCs w:val="0"/>
            <w:sz w:val="36"/>
            <w:szCs w:val="36"/>
            <w:rPrChange w:id="974" w:author="白日梦想家" w:date="2026-10-26T14:27:20Z">
              <w:rPr>
                <w:rFonts w:hint="eastAsia" w:ascii="Times New Roman" w:hAnsi="Times New Roman" w:eastAsia="方正仿宋_GBK" w:cs="Times New Roman"/>
                <w:i/>
                <w:iCs/>
                <w:sz w:val="32"/>
                <w:szCs w:val="32"/>
              </w:rPr>
            </w:rPrChange>
          </w:rPr>
          <w:delText>kL</w:delText>
        </w:r>
      </w:del>
      <w:del w:id="975" w:author="xh" w:date="2026-10-23T14:54:05Z">
        <w:r>
          <w:rPr>
            <w:rFonts w:hint="default" w:ascii="Times New Roman" w:hAnsi="Times New Roman" w:eastAsia="方正黑体_GBK" w:cs="Times New Roman"/>
            <w:sz w:val="36"/>
            <w:szCs w:val="36"/>
            <w:rPrChange w:id="976"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977" w:author="xh" w:date="2026-10-23T14:57:30Z"/>
          <w:rFonts w:hint="default" w:ascii="Times New Roman" w:hAnsi="Times New Roman" w:eastAsia="方正黑体_GBK" w:cs="Times New Roman"/>
          <w:sz w:val="36"/>
          <w:szCs w:val="36"/>
          <w:highlight w:val="none"/>
          <w:rPrChange w:id="978" w:author="白日梦想家" w:date="2026-10-26T14:27:20Z">
            <w:rPr>
              <w:del w:id="979"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980" w:author="xh" w:date="2026-10-23T14:57:30Z">
        <w:r>
          <w:rPr>
            <w:rFonts w:hint="default" w:ascii="Times New Roman" w:hAnsi="Times New Roman" w:eastAsia="方正黑体_GBK" w:cs="Times New Roman"/>
            <w:sz w:val="36"/>
            <w:szCs w:val="36"/>
            <w:rPrChange w:id="981"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982"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3"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4"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985" w:author="xh" w:date="2026-10-23T15:00:54Z"/>
                <w:rFonts w:ascii="Times New Roman" w:hAnsi="Times New Roman" w:eastAsia="方正黑体_GBK" w:cs="Times New Roman"/>
                <w:sz w:val="36"/>
                <w:szCs w:val="36"/>
                <w:rPrChange w:id="986" w:author="白日梦想家" w:date="2026-10-26T14:27:20Z">
                  <w:rPr>
                    <w:del w:id="987" w:author="xh" w:date="2026-10-23T15:00:54Z"/>
                  </w:rPr>
                </w:rPrChange>
              </w:rPr>
            </w:pPr>
            <w:del w:id="988" w:author="xh" w:date="2026-10-23T15:00:54Z">
              <w:r>
                <w:rPr>
                  <w:rFonts w:ascii="Times New Roman" w:hAnsi="Times New Roman" w:eastAsia="方正黑体_GBK" w:cs="Times New Roman"/>
                  <w:sz w:val="36"/>
                  <w:szCs w:val="36"/>
                  <w:rPrChange w:id="989"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990" w:author="xh" w:date="2026-10-23T15:04:19Z"/>
          <w:rFonts w:hint="default" w:ascii="Times New Roman" w:hAnsi="Times New Roman" w:eastAsia="方正黑体_GBK" w:cs="Times New Roman"/>
          <w:sz w:val="36"/>
          <w:szCs w:val="36"/>
          <w:highlight w:val="none"/>
          <w:rPrChange w:id="991" w:author="白日梦想家" w:date="2026-10-26T14:27:20Z">
            <w:rPr>
              <w:del w:id="992"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993" w:author="xh" w:date="2026-10-23T15:04:19Z">
        <w:r>
          <w:rPr>
            <w:rFonts w:hint="default" w:ascii="Times New Roman" w:hAnsi="Times New Roman" w:eastAsia="方正黑体_GBK" w:cs="Times New Roman"/>
            <w:sz w:val="36"/>
            <w:szCs w:val="36"/>
            <w:rPrChange w:id="994" w:author="白日梦想家" w:date="2026-10-26T14:27:20Z">
              <w:rPr>
                <w:rFonts w:hint="eastAsia" w:ascii="方正仿宋_GBK" w:hAnsi="方正仿宋_GBK" w:eastAsia="方正仿宋_GBK" w:cs="Times New Roman"/>
                <w:sz w:val="32"/>
                <w:szCs w:val="32"/>
              </w:rPr>
            </w:rPrChange>
          </w:rPr>
          <w:delText>式中，</w:delText>
        </w:r>
      </w:del>
      <w:del w:id="995" w:author="xh" w:date="2026-10-23T15:04:19Z">
        <w:r>
          <w:rPr>
            <w:rFonts w:hint="default" w:ascii="Times New Roman" w:hAnsi="Times New Roman" w:eastAsia="方正黑体_GBK" w:cs="Times New Roman"/>
            <w:i w:val="0"/>
            <w:iCs w:val="0"/>
            <w:sz w:val="36"/>
            <w:szCs w:val="36"/>
            <w:rPrChange w:id="996" w:author="白日梦想家" w:date="2026-10-26T14:27:20Z">
              <w:rPr>
                <w:rFonts w:hint="eastAsia" w:ascii="Times New Roman" w:hAnsi="Times New Roman" w:eastAsia="方正仿宋_GBK" w:cs="Times New Roman"/>
                <w:i/>
                <w:iCs/>
                <w:sz w:val="32"/>
                <w:szCs w:val="32"/>
              </w:rPr>
            </w:rPrChange>
          </w:rPr>
          <w:delText>C</w:delText>
        </w:r>
      </w:del>
      <w:del w:id="997" w:author="xh" w:date="2026-10-23T15:04:19Z">
        <w:r>
          <w:rPr>
            <w:rFonts w:hint="default" w:ascii="Times New Roman" w:hAnsi="Times New Roman" w:eastAsia="方正黑体_GBK" w:cs="Times New Roman"/>
            <w:i w:val="0"/>
            <w:iCs w:val="0"/>
            <w:sz w:val="36"/>
            <w:szCs w:val="36"/>
            <w:vertAlign w:val="baseline"/>
            <w:rPrChange w:id="998"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999" w:author="xh" w:date="2026-10-23T15:04:19Z">
        <w:r>
          <w:rPr>
            <w:rFonts w:hint="default" w:ascii="Times New Roman" w:hAnsi="Times New Roman" w:eastAsia="方正黑体_GBK" w:cs="Times New Roman"/>
            <w:sz w:val="36"/>
            <w:szCs w:val="36"/>
            <w:rPrChange w:id="1000" w:author="白日梦想家" w:date="2026-10-26T14:27:20Z">
              <w:rPr>
                <w:rFonts w:hint="eastAsia" w:ascii="方正仿宋_GBK" w:hAnsi="方正仿宋_GBK" w:eastAsia="方正仿宋_GBK" w:cs="Times New Roman"/>
                <w:sz w:val="32"/>
                <w:szCs w:val="32"/>
              </w:rPr>
            </w:rPrChange>
          </w:rPr>
          <w:delText>为方案费用现值，</w:delText>
        </w:r>
      </w:del>
      <w:del w:id="1001" w:author="xh" w:date="2026-10-23T15:04:19Z">
        <w:r>
          <w:rPr>
            <w:rFonts w:hint="default" w:ascii="Times New Roman" w:hAnsi="Times New Roman" w:eastAsia="方正黑体_GBK" w:cs="Times New Roman"/>
            <w:i w:val="0"/>
            <w:iCs w:val="0"/>
            <w:sz w:val="36"/>
            <w:szCs w:val="36"/>
            <w:rPrChange w:id="1002" w:author="白日梦想家" w:date="2026-10-26T14:27:20Z">
              <w:rPr>
                <w:rFonts w:hint="eastAsia" w:ascii="Times New Roman" w:hAnsi="Times New Roman" w:eastAsia="方正仿宋_GBK" w:cs="Times New Roman"/>
                <w:i/>
                <w:iCs/>
                <w:sz w:val="32"/>
                <w:szCs w:val="32"/>
              </w:rPr>
            </w:rPrChange>
          </w:rPr>
          <w:delText>C</w:delText>
        </w:r>
      </w:del>
      <w:del w:id="1003" w:author="xh" w:date="2026-10-23T15:04:19Z">
        <w:r>
          <w:rPr>
            <w:rFonts w:hint="default" w:ascii="Times New Roman" w:hAnsi="Times New Roman" w:eastAsia="方正黑体_GBK" w:cs="Times New Roman"/>
            <w:i w:val="0"/>
            <w:iCs w:val="0"/>
            <w:sz w:val="36"/>
            <w:szCs w:val="36"/>
            <w:vertAlign w:val="baseline"/>
            <w:rPrChange w:id="1004" w:author="白日梦想家" w:date="2026-10-26T14:27:20Z">
              <w:rPr>
                <w:rFonts w:hint="eastAsia" w:ascii="Times New Roman" w:hAnsi="Times New Roman" w:eastAsia="方正仿宋_GBK" w:cs="Times New Roman"/>
                <w:i/>
                <w:iCs/>
                <w:sz w:val="32"/>
                <w:szCs w:val="32"/>
                <w:vertAlign w:val="subscript"/>
              </w:rPr>
            </w:rPrChange>
          </w:rPr>
          <w:delText>e</w:delText>
        </w:r>
      </w:del>
      <w:del w:id="1005" w:author="xh" w:date="2026-10-23T15:04:19Z">
        <w:r>
          <w:rPr>
            <w:rFonts w:hint="default" w:ascii="Times New Roman" w:hAnsi="Times New Roman" w:eastAsia="方正黑体_GBK" w:cs="Times New Roman"/>
            <w:sz w:val="36"/>
            <w:szCs w:val="36"/>
            <w:rPrChange w:id="1006" w:author="白日梦想家" w:date="2026-10-26T14:27:20Z">
              <w:rPr>
                <w:rFonts w:hint="eastAsia" w:ascii="方正仿宋_GBK" w:hAnsi="方正仿宋_GBK" w:eastAsia="方正仿宋_GBK" w:cs="Times New Roman"/>
                <w:sz w:val="32"/>
                <w:szCs w:val="32"/>
              </w:rPr>
            </w:rPrChange>
          </w:rPr>
          <w:delText>为工程</w:delText>
        </w:r>
      </w:del>
      <w:del w:id="1007" w:author="xh" w:date="2026-10-23T15:04:19Z">
        <w:r>
          <w:rPr>
            <w:rFonts w:hint="default" w:ascii="Times New Roman" w:hAnsi="Times New Roman" w:eastAsia="方正黑体_GBK" w:cs="Times New Roman"/>
            <w:i w:val="0"/>
            <w:iCs w:val="0"/>
            <w:sz w:val="36"/>
            <w:szCs w:val="36"/>
            <w:rPrChange w:id="1008" w:author="白日梦想家" w:date="2026-10-26T14:27:20Z">
              <w:rPr>
                <w:rFonts w:hint="eastAsia" w:ascii="Times New Roman" w:hAnsi="Times New Roman" w:eastAsia="方正仿宋_GBK" w:cs="Times New Roman"/>
                <w:i/>
                <w:iCs/>
                <w:sz w:val="32"/>
                <w:szCs w:val="32"/>
              </w:rPr>
            </w:rPrChange>
          </w:rPr>
          <w:delText>e</w:delText>
        </w:r>
      </w:del>
      <w:del w:id="1009" w:author="xh" w:date="2026-10-23T15:04:19Z">
        <w:r>
          <w:rPr>
            <w:rFonts w:hint="default" w:ascii="Times New Roman" w:hAnsi="Times New Roman" w:eastAsia="方正黑体_GBK" w:cs="Times New Roman"/>
            <w:sz w:val="36"/>
            <w:szCs w:val="36"/>
            <w:rPrChange w:id="1010" w:author="白日梦想家" w:date="2026-10-26T14:27:20Z">
              <w:rPr>
                <w:rFonts w:hint="eastAsia" w:ascii="方正仿宋_GBK" w:hAnsi="方正仿宋_GBK" w:eastAsia="方正仿宋_GBK" w:cs="Times New Roman"/>
                <w:sz w:val="32"/>
                <w:szCs w:val="32"/>
              </w:rPr>
            </w:rPrChange>
          </w:rPr>
          <w:delText>的费用现值，单位均为万元；</w:delText>
        </w:r>
      </w:del>
      <w:del w:id="1011" w:author="xh" w:date="2026-10-23T15:04:19Z">
        <w:r>
          <w:rPr>
            <w:rFonts w:hint="default" w:ascii="Times New Roman" w:hAnsi="Times New Roman" w:eastAsia="方正黑体_GBK" w:cs="Times New Roman"/>
            <w:i w:val="0"/>
            <w:iCs w:val="0"/>
            <w:sz w:val="36"/>
            <w:szCs w:val="36"/>
            <w:rPrChange w:id="1012" w:author="白日梦想家" w:date="2026-10-26T14:27:20Z">
              <w:rPr>
                <w:rFonts w:hint="eastAsia" w:ascii="Times New Roman" w:hAnsi="Times New Roman" w:eastAsia="方正仿宋_GBK" w:cs="Times New Roman"/>
                <w:i/>
                <w:iCs/>
                <w:sz w:val="32"/>
                <w:szCs w:val="32"/>
              </w:rPr>
            </w:rPrChange>
          </w:rPr>
          <w:delText>E</w:delText>
        </w:r>
      </w:del>
      <w:del w:id="1013" w:author="xh" w:date="2026-10-23T15:04:19Z">
        <w:r>
          <w:rPr>
            <w:rFonts w:hint="default" w:ascii="Times New Roman" w:hAnsi="Times New Roman" w:eastAsia="方正黑体_GBK" w:cs="Times New Roman"/>
            <w:i w:val="0"/>
            <w:iCs w:val="0"/>
            <w:sz w:val="36"/>
            <w:szCs w:val="36"/>
            <w:vertAlign w:val="baseline"/>
            <w:rPrChange w:id="1014"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1015" w:author="xh" w:date="2026-10-23T15:04:19Z">
        <w:r>
          <w:rPr>
            <w:rFonts w:hint="default" w:ascii="Times New Roman" w:hAnsi="Times New Roman" w:eastAsia="方正黑体_GBK" w:cs="Times New Roman"/>
            <w:sz w:val="36"/>
            <w:szCs w:val="36"/>
            <w:rPrChange w:id="1016" w:author="白日梦想家" w:date="2026-10-26T14:27:20Z">
              <w:rPr>
                <w:rFonts w:hint="eastAsia" w:ascii="方正仿宋_GBK" w:hAnsi="方正仿宋_GBK" w:eastAsia="方正仿宋_GBK" w:cs="Times New Roman"/>
                <w:sz w:val="32"/>
                <w:szCs w:val="32"/>
              </w:rPr>
            </w:rPrChange>
          </w:rPr>
          <w:delText>、</w:delText>
        </w:r>
      </w:del>
      <w:del w:id="1017" w:author="xh" w:date="2026-10-23T15:04:19Z">
        <w:r>
          <w:rPr>
            <w:rFonts w:hint="default" w:ascii="Times New Roman" w:hAnsi="Times New Roman" w:eastAsia="方正黑体_GBK" w:cs="Times New Roman"/>
            <w:i w:val="0"/>
            <w:iCs w:val="0"/>
            <w:sz w:val="36"/>
            <w:szCs w:val="36"/>
            <w:rPrChange w:id="1018" w:author="白日梦想家" w:date="2026-10-26T14:27:20Z">
              <w:rPr>
                <w:rFonts w:hint="eastAsia" w:ascii="Times New Roman" w:hAnsi="Times New Roman" w:eastAsia="方正仿宋_GBK" w:cs="Times New Roman"/>
                <w:i/>
                <w:iCs/>
                <w:sz w:val="32"/>
                <w:szCs w:val="32"/>
              </w:rPr>
            </w:rPrChange>
          </w:rPr>
          <w:delText>E</w:delText>
        </w:r>
      </w:del>
      <w:del w:id="1019" w:author="xh" w:date="2026-10-23T15:04:19Z">
        <w:r>
          <w:rPr>
            <w:rFonts w:hint="default" w:ascii="Times New Roman" w:hAnsi="Times New Roman" w:eastAsia="方正黑体_GBK" w:cs="Times New Roman"/>
            <w:i w:val="0"/>
            <w:iCs w:val="0"/>
            <w:sz w:val="36"/>
            <w:szCs w:val="36"/>
            <w:vertAlign w:val="baseline"/>
            <w:rPrChange w:id="1020"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1021" w:author="xh" w:date="2026-10-23T15:04:19Z">
        <w:r>
          <w:rPr>
            <w:rFonts w:hint="default" w:ascii="Times New Roman" w:hAnsi="Times New Roman" w:eastAsia="方正黑体_GBK" w:cs="Times New Roman"/>
            <w:sz w:val="36"/>
            <w:szCs w:val="36"/>
            <w:rPrChange w:id="1022" w:author="白日梦想家" w:date="2026-10-26T14:27:20Z">
              <w:rPr>
                <w:rFonts w:hint="eastAsia" w:ascii="方正仿宋_GBK" w:hAnsi="方正仿宋_GBK" w:eastAsia="方正仿宋_GBK" w:cs="Times New Roman"/>
                <w:sz w:val="32"/>
                <w:szCs w:val="32"/>
              </w:rPr>
            </w:rPrChange>
          </w:rPr>
          <w:delText>、</w:delText>
        </w:r>
      </w:del>
      <w:del w:id="1023" w:author="xh" w:date="2026-10-23T15:04:19Z">
        <w:r>
          <w:rPr>
            <w:rFonts w:hint="default" w:ascii="Times New Roman" w:hAnsi="Times New Roman" w:eastAsia="方正黑体_GBK" w:cs="Times New Roman"/>
            <w:i w:val="0"/>
            <w:iCs w:val="0"/>
            <w:sz w:val="36"/>
            <w:szCs w:val="36"/>
            <w:rPrChange w:id="1024" w:author="白日梦想家" w:date="2026-10-26T14:27:20Z">
              <w:rPr>
                <w:rFonts w:hint="eastAsia" w:ascii="Times New Roman" w:hAnsi="Times New Roman" w:eastAsia="方正仿宋_GBK" w:cs="Times New Roman"/>
                <w:i/>
                <w:iCs/>
                <w:sz w:val="32"/>
                <w:szCs w:val="32"/>
              </w:rPr>
            </w:rPrChange>
          </w:rPr>
          <w:delText>E</w:delText>
        </w:r>
      </w:del>
      <w:del w:id="1025" w:author="xh" w:date="2026-10-23T15:04:19Z">
        <w:r>
          <w:rPr>
            <w:rFonts w:hint="default" w:ascii="Times New Roman" w:hAnsi="Times New Roman" w:eastAsia="方正黑体_GBK" w:cs="Times New Roman"/>
            <w:i w:val="0"/>
            <w:iCs w:val="0"/>
            <w:sz w:val="36"/>
            <w:szCs w:val="36"/>
            <w:vertAlign w:val="baseline"/>
            <w:rPrChange w:id="1026"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1027" w:author="xh" w:date="2026-10-23T15:04:19Z">
        <w:r>
          <w:rPr>
            <w:rFonts w:hint="default" w:ascii="Times New Roman" w:hAnsi="Times New Roman" w:eastAsia="方正黑体_GBK" w:cs="Times New Roman"/>
            <w:sz w:val="36"/>
            <w:szCs w:val="36"/>
            <w:rPrChange w:id="1028"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1029" w:author="xh" w:date="2026-10-23T15:07:43Z"/>
          <w:rFonts w:hint="default" w:ascii="Times New Roman" w:hAnsi="Times New Roman" w:eastAsia="方正黑体_GBK" w:cs="Times New Roman"/>
          <w:sz w:val="36"/>
          <w:szCs w:val="36"/>
          <w:highlight w:val="none"/>
          <w:rPrChange w:id="1030" w:author="白日梦想家" w:date="2026-10-26T14:27:20Z">
            <w:rPr>
              <w:del w:id="1031"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1032" w:author="xh" w:date="2026-10-23T15:07:43Z">
        <w:r>
          <w:rPr>
            <w:rFonts w:hint="default" w:ascii="Times New Roman" w:hAnsi="Times New Roman" w:eastAsia="方正黑体_GBK" w:cs="Times New Roman"/>
            <w:sz w:val="36"/>
            <w:szCs w:val="36"/>
            <w:rPrChange w:id="1033"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1034" w:author="xh" w:date="2026-10-23T15:11:08Z"/>
          <w:rFonts w:hint="default" w:ascii="Times New Roman" w:hAnsi="Times New Roman" w:eastAsia="方正黑体_GBK" w:cs="Times New Roman"/>
          <w:b w:val="0"/>
          <w:bCs w:val="0"/>
          <w:sz w:val="36"/>
          <w:szCs w:val="36"/>
          <w:highlight w:val="none"/>
          <w:rPrChange w:id="1035" w:author="白日梦想家" w:date="2026-10-26T14:27:20Z">
            <w:rPr>
              <w:del w:id="1036" w:author="xh" w:date="2026-10-23T15:11:08Z"/>
              <w:rFonts w:hint="eastAsia" w:ascii="方正楷体_GBK" w:hAnsi="方正楷体_GBK" w:eastAsia="方正楷体_GBK" w:cs="方正楷体_GBK"/>
              <w:b/>
              <w:bCs/>
              <w:sz w:val="32"/>
              <w:szCs w:val="32"/>
              <w:highlight w:val="none"/>
            </w:rPr>
          </w:rPrChange>
        </w:rPr>
      </w:pPr>
      <w:del w:id="1037" w:author="xh" w:date="2026-10-23T15:11:08Z">
        <w:r>
          <w:rPr>
            <w:rFonts w:hint="default" w:ascii="Times New Roman" w:hAnsi="Times New Roman" w:eastAsia="方正黑体_GBK" w:cs="Times New Roman"/>
            <w:b w:val="0"/>
            <w:bCs w:val="0"/>
            <w:sz w:val="36"/>
            <w:szCs w:val="36"/>
            <w:rPrChange w:id="1038"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1039" w:author="xh" w:date="2026-10-23T15:14:32Z"/>
          <w:rFonts w:hint="default" w:ascii="Times New Roman" w:hAnsi="Times New Roman" w:eastAsia="方正黑体_GBK" w:cs="Times New Roman"/>
          <w:sz w:val="36"/>
          <w:szCs w:val="36"/>
          <w:highlight w:val="none"/>
          <w:rPrChange w:id="1040" w:author="白日梦想家" w:date="2026-10-26T14:27:20Z">
            <w:rPr>
              <w:del w:id="1041"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1042" w:author="xh" w:date="2026-10-23T15:14:32Z">
        <w:r>
          <w:rPr>
            <w:rFonts w:hint="default" w:ascii="Times New Roman" w:hAnsi="Times New Roman" w:eastAsia="方正黑体_GBK" w:cs="Times New Roman"/>
            <w:b w:val="0"/>
            <w:sz w:val="36"/>
            <w:szCs w:val="36"/>
            <w:rPrChange w:id="1043"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1044" w:author="xh" w:date="2026-10-23T15:14:32Z">
        <w:r>
          <w:rPr>
            <w:rFonts w:hint="default" w:ascii="Times New Roman" w:hAnsi="Times New Roman" w:eastAsia="方正黑体_GBK" w:cs="Times New Roman"/>
            <w:sz w:val="36"/>
            <w:szCs w:val="36"/>
            <w:rPrChange w:id="1045"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1046" w:author="xh" w:date="2026-10-23T15:17:57Z"/>
          <w:rFonts w:hint="default" w:ascii="Times New Roman" w:hAnsi="Times New Roman" w:eastAsia="方正黑体_GBK" w:cs="Times New Roman"/>
          <w:sz w:val="36"/>
          <w:szCs w:val="36"/>
          <w:highlight w:val="none"/>
          <w:rPrChange w:id="1047" w:author="白日梦想家" w:date="2026-10-26T14:27:20Z">
            <w:rPr>
              <w:del w:id="1048"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1049" w:author="xh" w:date="2026-10-23T15:17:57Z">
        <w:r>
          <w:rPr>
            <w:rFonts w:hint="default" w:ascii="Times New Roman" w:hAnsi="Times New Roman" w:eastAsia="方正黑体_GBK" w:cs="Times New Roman"/>
            <w:b w:val="0"/>
            <w:sz w:val="36"/>
            <w:szCs w:val="36"/>
            <w:rPrChange w:id="1050"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1051" w:author="xh" w:date="2026-10-23T15:17:57Z">
        <w:r>
          <w:rPr>
            <w:rFonts w:hint="default" w:ascii="Times New Roman" w:hAnsi="Times New Roman" w:eastAsia="方正黑体_GBK" w:cs="Times New Roman"/>
            <w:sz w:val="36"/>
            <w:szCs w:val="36"/>
            <w:rPrChange w:id="1052"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1053"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4"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5"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1056" w:author="xh" w:date="2026-10-23T15:21:21Z"/>
                <w:rFonts w:ascii="Times New Roman" w:hAnsi="Times New Roman" w:eastAsia="方正黑体_GBK" w:cs="Times New Roman"/>
                <w:sz w:val="36"/>
                <w:szCs w:val="36"/>
                <w:rPrChange w:id="1057" w:author="白日梦想家" w:date="2026-10-26T14:27:20Z">
                  <w:rPr>
                    <w:del w:id="1058" w:author="xh" w:date="2026-10-23T15:21:21Z"/>
                  </w:rPr>
                </w:rPrChange>
              </w:rPr>
            </w:pPr>
            <w:del w:id="1059" w:author="xh" w:date="2026-10-23T15:21:21Z">
              <w:r>
                <w:rPr>
                  <w:rFonts w:ascii="Times New Roman" w:hAnsi="Times New Roman" w:eastAsia="方正黑体_GBK" w:cs="Times New Roman"/>
                  <w:sz w:val="36"/>
                  <w:szCs w:val="36"/>
                  <w:rPrChange w:id="1060"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1061" w:author="xh" w:date="2026-10-23T15:24:46Z"/>
          <w:rFonts w:hint="default" w:ascii="Times New Roman" w:hAnsi="Times New Roman" w:eastAsia="方正黑体_GBK" w:cs="Times New Roman"/>
          <w:sz w:val="36"/>
          <w:szCs w:val="36"/>
          <w:highlight w:val="none"/>
          <w:rPrChange w:id="1062" w:author="白日梦想家" w:date="2026-10-26T14:27:20Z">
            <w:rPr>
              <w:del w:id="1063"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1064" w:author="xh" w:date="2026-10-23T15:24:46Z">
        <w:r>
          <w:rPr>
            <w:rFonts w:hint="default" w:ascii="Times New Roman" w:hAnsi="Times New Roman" w:eastAsia="方正黑体_GBK" w:cs="Times New Roman"/>
            <w:sz w:val="36"/>
            <w:szCs w:val="36"/>
            <w:rPrChange w:id="1065" w:author="白日梦想家" w:date="2026-10-26T14:27:20Z">
              <w:rPr>
                <w:rFonts w:hint="eastAsia" w:ascii="方正仿宋_GBK" w:hAnsi="方正仿宋_GBK" w:eastAsia="方正仿宋_GBK" w:cs="Times New Roman"/>
                <w:sz w:val="32"/>
                <w:szCs w:val="32"/>
              </w:rPr>
            </w:rPrChange>
          </w:rPr>
          <w:delText>式中，</w:delText>
        </w:r>
      </w:del>
      <w:del w:id="1066" w:author="xh" w:date="2026-10-23T15:24:46Z">
        <w:r>
          <w:rPr>
            <w:rFonts w:hint="default" w:ascii="Times New Roman" w:hAnsi="Times New Roman" w:eastAsia="方正黑体_GBK" w:cs="Times New Roman"/>
            <w:i w:val="0"/>
            <w:iCs w:val="0"/>
            <w:sz w:val="36"/>
            <w:szCs w:val="36"/>
            <w:rPrChange w:id="1067" w:author="白日梦想家" w:date="2026-10-26T14:27:20Z">
              <w:rPr>
                <w:rFonts w:hint="eastAsia" w:ascii="Times New Roman" w:hAnsi="Times New Roman" w:eastAsia="方正仿宋_GBK" w:cs="Times New Roman"/>
                <w:i/>
                <w:iCs/>
                <w:sz w:val="32"/>
                <w:szCs w:val="32"/>
              </w:rPr>
            </w:rPrChange>
          </w:rPr>
          <w:delText>i</w:delText>
        </w:r>
      </w:del>
      <w:del w:id="1068" w:author="xh" w:date="2026-10-23T15:24:46Z">
        <w:r>
          <w:rPr>
            <w:rFonts w:hint="default" w:ascii="Times New Roman" w:hAnsi="Times New Roman" w:eastAsia="方正黑体_GBK" w:cs="Times New Roman"/>
            <w:sz w:val="36"/>
            <w:szCs w:val="36"/>
            <w:rPrChange w:id="1069" w:author="白日梦想家" w:date="2026-10-26T14:27:20Z">
              <w:rPr>
                <w:rFonts w:hint="eastAsia" w:ascii="方正仿宋_GBK" w:hAnsi="方正仿宋_GBK" w:eastAsia="方正仿宋_GBK" w:cs="Times New Roman"/>
                <w:sz w:val="32"/>
                <w:szCs w:val="32"/>
              </w:rPr>
            </w:rPrChange>
          </w:rPr>
          <w:delText>、</w:delText>
        </w:r>
      </w:del>
      <w:del w:id="1070" w:author="xh" w:date="2026-10-23T15:24:46Z">
        <w:r>
          <w:rPr>
            <w:rFonts w:hint="default" w:ascii="Times New Roman" w:hAnsi="Times New Roman" w:eastAsia="方正黑体_GBK" w:cs="Times New Roman"/>
            <w:i w:val="0"/>
            <w:iCs w:val="0"/>
            <w:sz w:val="36"/>
            <w:szCs w:val="36"/>
            <w:rPrChange w:id="1071" w:author="白日梦想家" w:date="2026-10-26T14:27:20Z">
              <w:rPr>
                <w:rFonts w:hint="eastAsia" w:ascii="Times New Roman" w:hAnsi="Times New Roman" w:eastAsia="方正仿宋_GBK" w:cs="Times New Roman"/>
                <w:i/>
                <w:iCs/>
                <w:sz w:val="32"/>
                <w:szCs w:val="32"/>
              </w:rPr>
            </w:rPrChange>
          </w:rPr>
          <w:delText>j</w:delText>
        </w:r>
      </w:del>
      <w:del w:id="1072" w:author="xh" w:date="2026-10-23T15:24:46Z">
        <w:r>
          <w:rPr>
            <w:rFonts w:hint="default" w:ascii="Times New Roman" w:hAnsi="Times New Roman" w:eastAsia="方正黑体_GBK" w:cs="Times New Roman"/>
            <w:sz w:val="36"/>
            <w:szCs w:val="36"/>
            <w:rPrChange w:id="1073" w:author="白日梦想家" w:date="2026-10-26T14:27:20Z">
              <w:rPr>
                <w:rFonts w:hint="eastAsia" w:ascii="方正仿宋_GBK" w:hAnsi="方正仿宋_GBK" w:eastAsia="方正仿宋_GBK" w:cs="Times New Roman"/>
                <w:sz w:val="32"/>
                <w:szCs w:val="32"/>
              </w:rPr>
            </w:rPrChange>
          </w:rPr>
          <w:delText>分别为站点及主变序号，</w:delText>
        </w:r>
      </w:del>
      <w:del w:id="1074" w:author="xh" w:date="2026-10-23T15:24:46Z">
        <w:r>
          <w:rPr>
            <w:rFonts w:hint="default" w:ascii="Times New Roman" w:hAnsi="Times New Roman" w:eastAsia="方正黑体_GBK" w:cs="Times New Roman"/>
            <w:i w:val="0"/>
            <w:iCs w:val="0"/>
            <w:sz w:val="36"/>
            <w:szCs w:val="36"/>
            <w:rPrChange w:id="1075" w:author="白日梦想家" w:date="2026-10-26T14:27:20Z">
              <w:rPr>
                <w:rFonts w:hint="eastAsia" w:ascii="Times New Roman" w:hAnsi="Times New Roman" w:eastAsia="方正仿宋_GBK" w:cs="Times New Roman"/>
                <w:i/>
                <w:iCs/>
                <w:sz w:val="32"/>
                <w:szCs w:val="32"/>
              </w:rPr>
            </w:rPrChange>
          </w:rPr>
          <w:delText>ω</w:delText>
        </w:r>
      </w:del>
      <w:del w:id="1076" w:author="xh" w:date="2026-10-23T15:24:46Z">
        <w:r>
          <w:rPr>
            <w:rFonts w:hint="default" w:ascii="Times New Roman" w:hAnsi="Times New Roman" w:eastAsia="方正黑体_GBK" w:cs="Times New Roman"/>
            <w:sz w:val="36"/>
            <w:szCs w:val="36"/>
            <w:rPrChange w:id="1077" w:author="白日梦想家" w:date="2026-10-26T14:27:20Z">
              <w:rPr>
                <w:rFonts w:hint="eastAsia" w:ascii="方正仿宋_GBK" w:hAnsi="方正仿宋_GBK" w:eastAsia="方正仿宋_GBK" w:cs="Times New Roman"/>
                <w:sz w:val="32"/>
                <w:szCs w:val="32"/>
              </w:rPr>
            </w:rPrChange>
          </w:rPr>
          <w:delText>为运行工况；</w:delText>
        </w:r>
      </w:del>
      <w:del w:id="1078" w:author="xh" w:date="2026-10-23T15:24:46Z">
        <w:r>
          <w:rPr>
            <w:rFonts w:hint="default" w:ascii="Times New Roman" w:hAnsi="Times New Roman" w:eastAsia="方正黑体_GBK" w:cs="Times New Roman"/>
            <w:i w:val="0"/>
            <w:iCs w:val="0"/>
            <w:sz w:val="36"/>
            <w:szCs w:val="36"/>
            <w:rPrChange w:id="1079" w:author="白日梦想家" w:date="2026-10-26T14:27:20Z">
              <w:rPr>
                <w:rFonts w:hint="eastAsia" w:ascii="Times New Roman" w:hAnsi="Times New Roman" w:eastAsia="方正仿宋_GBK" w:cs="Times New Roman"/>
                <w:i/>
                <w:iCs/>
                <w:sz w:val="32"/>
                <w:szCs w:val="32"/>
              </w:rPr>
            </w:rPrChange>
          </w:rPr>
          <w:delText>P</w:delText>
        </w:r>
      </w:del>
      <w:del w:id="1080" w:author="xh" w:date="2026-10-23T15:24:46Z">
        <w:r>
          <w:rPr>
            <w:rFonts w:hint="default" w:ascii="Times New Roman" w:hAnsi="Times New Roman" w:eastAsia="方正黑体_GBK" w:cs="Times New Roman"/>
            <w:sz w:val="36"/>
            <w:szCs w:val="36"/>
            <w:rPrChange w:id="1081" w:author="白日梦想家" w:date="2026-10-26T14:27:20Z">
              <w:rPr>
                <w:rFonts w:hint="eastAsia" w:ascii="方正仿宋_GBK" w:hAnsi="方正仿宋_GBK" w:eastAsia="方正仿宋_GBK" w:cs="Times New Roman"/>
                <w:sz w:val="32"/>
                <w:szCs w:val="32"/>
              </w:rPr>
            </w:rPrChange>
          </w:rPr>
          <w:delText>为转接前站级净负荷，</w:delText>
        </w:r>
      </w:del>
      <w:del w:id="1082" w:author="xh" w:date="2026-10-23T15:24:46Z">
        <w:r>
          <w:rPr>
            <w:rFonts w:hint="default" w:ascii="Times New Roman" w:hAnsi="Times New Roman" w:eastAsia="方正黑体_GBK" w:cs="Times New Roman"/>
            <w:i w:val="0"/>
            <w:iCs w:val="0"/>
            <w:sz w:val="36"/>
            <w:szCs w:val="36"/>
            <w:rPrChange w:id="1083" w:author="白日梦想家" w:date="2026-10-26T14:27:20Z">
              <w:rPr>
                <w:rFonts w:hint="eastAsia" w:ascii="Times New Roman" w:hAnsi="Times New Roman" w:eastAsia="方正仿宋_GBK" w:cs="Times New Roman"/>
                <w:i/>
                <w:iCs/>
                <w:sz w:val="32"/>
                <w:szCs w:val="32"/>
              </w:rPr>
            </w:rPrChange>
          </w:rPr>
          <w:delText>q</w:delText>
        </w:r>
      </w:del>
      <w:del w:id="1084" w:author="xh" w:date="2026-10-23T15:24:46Z">
        <w:r>
          <w:rPr>
            <w:rFonts w:hint="default" w:ascii="Times New Roman" w:hAnsi="Times New Roman" w:eastAsia="方正黑体_GBK" w:cs="Times New Roman"/>
            <w:i w:val="0"/>
            <w:iCs w:val="0"/>
            <w:sz w:val="36"/>
            <w:szCs w:val="36"/>
            <w:vertAlign w:val="baseline"/>
            <w:rPrChange w:id="1085"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1086" w:author="xh" w:date="2026-10-23T15:24:46Z">
        <w:r>
          <w:rPr>
            <w:rFonts w:hint="default" w:ascii="Times New Roman" w:hAnsi="Times New Roman" w:eastAsia="方正黑体_GBK" w:cs="Times New Roman"/>
            <w:sz w:val="36"/>
            <w:szCs w:val="36"/>
            <w:rPrChange w:id="1087" w:author="白日梦想家" w:date="2026-10-26T14:27:20Z">
              <w:rPr>
                <w:rFonts w:hint="eastAsia" w:ascii="方正仿宋_GBK" w:hAnsi="方正仿宋_GBK" w:eastAsia="方正仿宋_GBK" w:cs="Times New Roman"/>
                <w:sz w:val="32"/>
                <w:szCs w:val="32"/>
              </w:rPr>
            </w:rPrChange>
          </w:rPr>
          <w:delText>、</w:delText>
        </w:r>
      </w:del>
      <w:del w:id="1088" w:author="xh" w:date="2026-10-23T15:24:46Z">
        <w:r>
          <w:rPr>
            <w:rFonts w:hint="default" w:ascii="Times New Roman" w:hAnsi="Times New Roman" w:eastAsia="方正黑体_GBK" w:cs="Times New Roman"/>
            <w:i w:val="0"/>
            <w:iCs w:val="0"/>
            <w:sz w:val="36"/>
            <w:szCs w:val="36"/>
            <w:rPrChange w:id="1089" w:author="白日梦想家" w:date="2026-10-26T14:27:20Z">
              <w:rPr>
                <w:rFonts w:hint="eastAsia" w:ascii="Times New Roman" w:hAnsi="Times New Roman" w:eastAsia="方正仿宋_GBK" w:cs="Times New Roman"/>
                <w:i/>
                <w:iCs/>
                <w:sz w:val="32"/>
                <w:szCs w:val="32"/>
              </w:rPr>
            </w:rPrChange>
          </w:rPr>
          <w:delText>q</w:delText>
        </w:r>
      </w:del>
      <w:del w:id="1090" w:author="xh" w:date="2026-10-23T15:24:46Z">
        <w:r>
          <w:rPr>
            <w:rFonts w:hint="default" w:ascii="Times New Roman" w:hAnsi="Times New Roman" w:eastAsia="方正黑体_GBK" w:cs="Times New Roman"/>
            <w:i w:val="0"/>
            <w:iCs w:val="0"/>
            <w:sz w:val="36"/>
            <w:szCs w:val="36"/>
            <w:vertAlign w:val="baseline"/>
            <w:rPrChange w:id="1091"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1092" w:author="xh" w:date="2026-10-23T15:24:46Z">
        <w:r>
          <w:rPr>
            <w:rFonts w:hint="default" w:ascii="Times New Roman" w:hAnsi="Times New Roman" w:eastAsia="方正黑体_GBK" w:cs="Times New Roman"/>
            <w:sz w:val="36"/>
            <w:szCs w:val="36"/>
            <w:rPrChange w:id="1093" w:author="白日梦想家" w:date="2026-10-26T14:27:20Z">
              <w:rPr>
                <w:rFonts w:hint="eastAsia" w:ascii="方正仿宋_GBK" w:hAnsi="方正仿宋_GBK" w:eastAsia="方正仿宋_GBK" w:cs="Times New Roman"/>
                <w:sz w:val="32"/>
                <w:szCs w:val="32"/>
              </w:rPr>
            </w:rPrChange>
          </w:rPr>
          <w:delText>为区段转出及承接的净功率，</w:delText>
        </w:r>
      </w:del>
      <w:del w:id="1094" w:author="xh" w:date="2026-10-23T15:24:46Z">
        <w:r>
          <w:rPr>
            <w:rFonts w:hint="default" w:ascii="Times New Roman" w:hAnsi="Times New Roman" w:eastAsia="方正黑体_GBK" w:cs="Times New Roman"/>
            <w:i w:val="0"/>
            <w:iCs w:val="0"/>
            <w:sz w:val="36"/>
            <w:szCs w:val="36"/>
            <w:rPrChange w:id="1095" w:author="白日梦想家" w:date="2026-10-26T14:27:20Z">
              <w:rPr>
                <w:rFonts w:hint="eastAsia" w:ascii="Times New Roman" w:hAnsi="Times New Roman" w:eastAsia="方正仿宋_GBK" w:cs="Times New Roman"/>
                <w:i/>
                <w:iCs/>
                <w:sz w:val="32"/>
                <w:szCs w:val="32"/>
              </w:rPr>
            </w:rPrChange>
          </w:rPr>
          <w:delText>B</w:delText>
        </w:r>
      </w:del>
      <w:del w:id="1096" w:author="xh" w:date="2026-10-23T15:24:46Z">
        <w:r>
          <w:rPr>
            <w:rFonts w:hint="default" w:ascii="Times New Roman" w:hAnsi="Times New Roman" w:eastAsia="方正黑体_GBK" w:cs="Times New Roman"/>
            <w:sz w:val="36"/>
            <w:szCs w:val="36"/>
            <w:vertAlign w:val="baseline"/>
            <w:rPrChange w:id="1097" w:author="白日梦想家" w:date="2026-10-26T14:27:20Z">
              <w:rPr>
                <w:rFonts w:hint="eastAsia" w:ascii="方正仿宋_GBK" w:hAnsi="方正仿宋_GBK" w:eastAsia="方正仿宋_GBK" w:cs="Times New Roman"/>
                <w:sz w:val="32"/>
                <w:szCs w:val="32"/>
                <w:vertAlign w:val="superscript"/>
              </w:rPr>
            </w:rPrChange>
          </w:rPr>
          <w:delText>+</w:delText>
        </w:r>
      </w:del>
      <w:del w:id="1098" w:author="xh" w:date="2026-10-23T15:24:46Z">
        <w:r>
          <w:rPr>
            <w:rFonts w:hint="default" w:ascii="Times New Roman" w:hAnsi="Times New Roman" w:eastAsia="方正黑体_GBK" w:cs="Times New Roman"/>
            <w:sz w:val="36"/>
            <w:szCs w:val="36"/>
            <w:rPrChange w:id="1099" w:author="白日梦想家" w:date="2026-10-26T14:27:20Z">
              <w:rPr>
                <w:rFonts w:hint="eastAsia" w:ascii="方正仿宋_GBK" w:hAnsi="方正仿宋_GBK" w:eastAsia="方正仿宋_GBK" w:cs="Times New Roman"/>
                <w:sz w:val="32"/>
                <w:szCs w:val="32"/>
              </w:rPr>
            </w:rPrChange>
          </w:rPr>
          <w:delText>、</w:delText>
        </w:r>
      </w:del>
      <w:del w:id="1100" w:author="xh" w:date="2026-10-23T15:24:46Z">
        <w:r>
          <w:rPr>
            <w:rFonts w:hint="default" w:ascii="Times New Roman" w:hAnsi="Times New Roman" w:eastAsia="方正黑体_GBK" w:cs="Times New Roman"/>
            <w:i w:val="0"/>
            <w:iCs w:val="0"/>
            <w:sz w:val="36"/>
            <w:szCs w:val="36"/>
            <w:rPrChange w:id="1101" w:author="白日梦想家" w:date="2026-10-26T14:27:20Z">
              <w:rPr>
                <w:rFonts w:hint="eastAsia" w:ascii="Times New Roman" w:hAnsi="Times New Roman" w:eastAsia="方正仿宋_GBK" w:cs="Times New Roman"/>
                <w:i/>
                <w:iCs/>
                <w:sz w:val="32"/>
                <w:szCs w:val="32"/>
              </w:rPr>
            </w:rPrChange>
          </w:rPr>
          <w:delText>B</w:delText>
        </w:r>
      </w:del>
      <w:del w:id="1102" w:author="xh" w:date="2026-10-23T15:24:46Z">
        <w:r>
          <w:rPr>
            <w:rFonts w:hint="default" w:ascii="Times New Roman" w:hAnsi="Times New Roman" w:eastAsia="方正黑体_GBK" w:cs="Times New Roman"/>
            <w:sz w:val="36"/>
            <w:szCs w:val="36"/>
            <w:vertAlign w:val="baseline"/>
            <w:rPrChange w:id="1103" w:author="白日梦想家" w:date="2026-10-26T14:27:20Z">
              <w:rPr>
                <w:rFonts w:hint="eastAsia" w:ascii="方正仿宋_GBK" w:hAnsi="方正仿宋_GBK" w:eastAsia="方正仿宋_GBK" w:cs="Times New Roman"/>
                <w:sz w:val="32"/>
                <w:szCs w:val="32"/>
                <w:vertAlign w:val="superscript"/>
              </w:rPr>
            </w:rPrChange>
          </w:rPr>
          <w:delText>−</w:delText>
        </w:r>
      </w:del>
      <w:del w:id="1104" w:author="xh" w:date="2026-10-23T15:24:46Z">
        <w:r>
          <w:rPr>
            <w:rFonts w:hint="default" w:ascii="Times New Roman" w:hAnsi="Times New Roman" w:eastAsia="方正黑体_GBK" w:cs="Times New Roman"/>
            <w:sz w:val="36"/>
            <w:szCs w:val="36"/>
            <w:rPrChange w:id="1105"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1106" w:author="xh" w:date="2026-10-23T15:24:46Z">
        <w:r>
          <w:rPr>
            <w:rFonts w:hint="default" w:ascii="Times New Roman" w:hAnsi="Times New Roman" w:eastAsia="方正黑体_GBK" w:cs="Times New Roman"/>
            <w:i w:val="0"/>
            <w:iCs w:val="0"/>
            <w:sz w:val="36"/>
            <w:szCs w:val="36"/>
            <w:rPrChange w:id="1107" w:author="白日梦想家" w:date="2026-10-26T14:27:20Z">
              <w:rPr>
                <w:rFonts w:hint="eastAsia" w:ascii="Times New Roman" w:hAnsi="Times New Roman" w:eastAsia="方正仿宋_GBK" w:cs="Times New Roman"/>
                <w:i w:val="0"/>
                <w:iCs w:val="0"/>
                <w:sz w:val="32"/>
                <w:szCs w:val="32"/>
              </w:rPr>
            </w:rPrChange>
          </w:rPr>
          <w:delText>MW</w:delText>
        </w:r>
      </w:del>
      <w:del w:id="1108" w:author="xh" w:date="2026-10-23T15:24:46Z">
        <w:r>
          <w:rPr>
            <w:rFonts w:hint="default" w:ascii="Times New Roman" w:hAnsi="Times New Roman" w:eastAsia="方正黑体_GBK" w:cs="Times New Roman"/>
            <w:sz w:val="36"/>
            <w:szCs w:val="36"/>
            <w:rPrChange w:id="1109" w:author="白日梦想家" w:date="2026-10-26T14:27:20Z">
              <w:rPr>
                <w:rFonts w:hint="eastAsia" w:ascii="方正仿宋_GBK" w:hAnsi="方正仿宋_GBK" w:eastAsia="方正仿宋_GBK" w:cs="Times New Roman"/>
                <w:sz w:val="32"/>
                <w:szCs w:val="32"/>
              </w:rPr>
            </w:rPrChange>
          </w:rPr>
          <w:delText>；</w:delText>
        </w:r>
      </w:del>
      <w:del w:id="1110" w:author="xh" w:date="2026-10-23T15:24:46Z">
        <w:r>
          <w:rPr>
            <w:rFonts w:hint="default" w:ascii="Times New Roman" w:hAnsi="Times New Roman" w:eastAsia="方正黑体_GBK" w:cs="Times New Roman"/>
            <w:i w:val="0"/>
            <w:iCs w:val="0"/>
            <w:sz w:val="36"/>
            <w:szCs w:val="36"/>
            <w:rPrChange w:id="1111" w:author="白日梦想家" w:date="2026-10-26T14:27:20Z">
              <w:rPr>
                <w:rFonts w:hint="eastAsia" w:ascii="Times New Roman" w:hAnsi="Times New Roman" w:eastAsia="方正仿宋_GBK" w:cs="Times New Roman"/>
                <w:i/>
                <w:iCs/>
                <w:sz w:val="32"/>
                <w:szCs w:val="32"/>
              </w:rPr>
            </w:rPrChange>
          </w:rPr>
          <w:delText>S</w:delText>
        </w:r>
      </w:del>
      <w:del w:id="1112" w:author="xh" w:date="2026-10-23T15:24:46Z">
        <w:r>
          <w:rPr>
            <w:rFonts w:hint="default" w:ascii="Times New Roman" w:hAnsi="Times New Roman" w:eastAsia="方正黑体_GBK" w:cs="Times New Roman"/>
            <w:i w:val="0"/>
            <w:iCs w:val="0"/>
            <w:sz w:val="36"/>
            <w:szCs w:val="36"/>
            <w:vertAlign w:val="baseline"/>
            <w:rPrChange w:id="1113" w:author="白日梦想家" w:date="2026-10-26T14:27:20Z">
              <w:rPr>
                <w:rFonts w:hint="eastAsia" w:ascii="Times New Roman" w:hAnsi="Times New Roman" w:eastAsia="方正仿宋_GBK" w:cs="Times New Roman"/>
                <w:i/>
                <w:iCs/>
                <w:sz w:val="32"/>
                <w:szCs w:val="32"/>
                <w:vertAlign w:val="subscript"/>
              </w:rPr>
            </w:rPrChange>
          </w:rPr>
          <w:delText>i</w:delText>
        </w:r>
      </w:del>
      <w:del w:id="1114" w:author="xh" w:date="2026-10-23T15:24:46Z">
        <w:r>
          <w:rPr>
            <w:rFonts w:hint="default" w:ascii="Times New Roman" w:hAnsi="Times New Roman" w:eastAsia="方正黑体_GBK" w:cs="Times New Roman"/>
            <w:sz w:val="36"/>
            <w:szCs w:val="36"/>
            <w:rPrChange w:id="1115" w:author="白日梦想家" w:date="2026-10-26T14:27:20Z">
              <w:rPr>
                <w:rFonts w:hint="eastAsia" w:ascii="方正仿宋_GBK" w:hAnsi="方正仿宋_GBK" w:eastAsia="方正仿宋_GBK" w:cs="Times New Roman"/>
                <w:sz w:val="32"/>
                <w:szCs w:val="32"/>
              </w:rPr>
            </w:rPrChange>
          </w:rPr>
          <w:delText>为本站主变总容量，</w:delText>
        </w:r>
      </w:del>
      <w:del w:id="1116" w:author="xh" w:date="2026-10-23T15:24:46Z">
        <w:r>
          <w:rPr>
            <w:rFonts w:hint="default" w:ascii="Times New Roman" w:hAnsi="Times New Roman" w:eastAsia="方正黑体_GBK" w:cs="Times New Roman"/>
            <w:i w:val="0"/>
            <w:iCs w:val="0"/>
            <w:sz w:val="36"/>
            <w:szCs w:val="36"/>
            <w:rPrChange w:id="1117" w:author="白日梦想家" w:date="2026-10-26T14:27:20Z">
              <w:rPr>
                <w:rFonts w:hint="eastAsia" w:ascii="Times New Roman" w:hAnsi="Times New Roman" w:eastAsia="方正仿宋_GBK" w:cs="Times New Roman"/>
                <w:i/>
                <w:iCs/>
                <w:sz w:val="32"/>
                <w:szCs w:val="32"/>
              </w:rPr>
            </w:rPrChange>
          </w:rPr>
          <w:delText>S</w:delText>
        </w:r>
      </w:del>
      <w:del w:id="1118" w:author="xh" w:date="2026-10-23T15:24:46Z">
        <w:r>
          <w:rPr>
            <w:rFonts w:hint="default" w:ascii="Times New Roman" w:hAnsi="Times New Roman" w:eastAsia="方正黑体_GBK" w:cs="Times New Roman"/>
            <w:i w:val="0"/>
            <w:iCs w:val="0"/>
            <w:sz w:val="36"/>
            <w:szCs w:val="36"/>
            <w:vertAlign w:val="baseline"/>
            <w:rPrChange w:id="1119" w:author="白日梦想家" w:date="2026-10-26T14:27:20Z">
              <w:rPr>
                <w:rFonts w:hint="eastAsia" w:ascii="Times New Roman" w:hAnsi="Times New Roman" w:eastAsia="方正仿宋_GBK" w:cs="Times New Roman"/>
                <w:i/>
                <w:iCs/>
                <w:sz w:val="32"/>
                <w:szCs w:val="32"/>
                <w:vertAlign w:val="subscript"/>
              </w:rPr>
            </w:rPrChange>
          </w:rPr>
          <w:delText>i,j</w:delText>
        </w:r>
      </w:del>
      <w:del w:id="1120" w:author="xh" w:date="2026-10-23T15:24:46Z">
        <w:r>
          <w:rPr>
            <w:rFonts w:hint="default" w:ascii="Times New Roman" w:hAnsi="Times New Roman" w:eastAsia="方正黑体_GBK" w:cs="Times New Roman"/>
            <w:sz w:val="36"/>
            <w:szCs w:val="36"/>
            <w:rPrChange w:id="1121" w:author="白日梦想家" w:date="2026-10-26T14:27:20Z">
              <w:rPr>
                <w:rFonts w:hint="eastAsia" w:ascii="方正仿宋_GBK" w:hAnsi="方正仿宋_GBK" w:eastAsia="方正仿宋_GBK" w:cs="Times New Roman"/>
                <w:sz w:val="32"/>
                <w:szCs w:val="32"/>
              </w:rPr>
            </w:rPrChange>
          </w:rPr>
          <w:delText>为单台主变容量，</w:delText>
        </w:r>
      </w:del>
      <w:del w:id="1122" w:author="xh" w:date="2026-10-23T15:24:46Z">
        <w:r>
          <w:rPr>
            <w:rFonts w:hint="default" w:ascii="Times New Roman" w:hAnsi="Times New Roman" w:eastAsia="方正黑体_GBK" w:cs="Times New Roman"/>
            <w:i w:val="0"/>
            <w:iCs w:val="0"/>
            <w:sz w:val="36"/>
            <w:szCs w:val="36"/>
            <w:rPrChange w:id="1123" w:author="白日梦想家" w:date="2026-10-26T14:27:20Z">
              <w:rPr>
                <w:rFonts w:hint="eastAsia" w:ascii="Times New Roman" w:hAnsi="Times New Roman" w:eastAsia="方正仿宋_GBK" w:cs="Times New Roman"/>
                <w:i/>
                <w:iCs/>
                <w:sz w:val="32"/>
                <w:szCs w:val="32"/>
              </w:rPr>
            </w:rPrChange>
          </w:rPr>
          <w:delText>S</w:delText>
        </w:r>
      </w:del>
      <w:del w:id="1124" w:author="xh" w:date="2026-10-23T15:24:46Z">
        <w:r>
          <w:rPr>
            <w:rFonts w:hint="default" w:ascii="Times New Roman" w:hAnsi="Times New Roman" w:eastAsia="方正黑体_GBK" w:cs="Times New Roman"/>
            <w:i w:val="0"/>
            <w:iCs w:val="0"/>
            <w:sz w:val="36"/>
            <w:szCs w:val="36"/>
            <w:vertAlign w:val="baseline"/>
            <w:rPrChange w:id="1125"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1126" w:author="xh" w:date="2026-10-23T15:24:46Z">
        <w:r>
          <w:rPr>
            <w:rFonts w:hint="default" w:ascii="Times New Roman" w:hAnsi="Times New Roman" w:eastAsia="方正黑体_GBK" w:cs="Times New Roman"/>
            <w:sz w:val="36"/>
            <w:szCs w:val="36"/>
            <w:rPrChange w:id="1127"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1128" w:author="xh" w:date="2026-10-23T15:24:46Z">
        <w:r>
          <w:rPr>
            <w:rFonts w:hint="default" w:ascii="Times New Roman" w:hAnsi="Times New Roman" w:eastAsia="方正黑体_GBK" w:cs="Times New Roman"/>
            <w:i w:val="0"/>
            <w:iCs w:val="0"/>
            <w:sz w:val="36"/>
            <w:szCs w:val="36"/>
            <w:rPrChange w:id="1129" w:author="白日梦想家" w:date="2026-10-26T14:27:20Z">
              <w:rPr>
                <w:rFonts w:hint="eastAsia" w:ascii="Times New Roman" w:hAnsi="Times New Roman" w:eastAsia="方正仿宋_GBK" w:cs="Times New Roman"/>
                <w:i w:val="0"/>
                <w:iCs w:val="0"/>
                <w:sz w:val="32"/>
                <w:szCs w:val="32"/>
              </w:rPr>
            </w:rPrChange>
          </w:rPr>
          <w:delText>MVA</w:delText>
        </w:r>
      </w:del>
      <w:del w:id="1130" w:author="xh" w:date="2026-10-23T15:24:46Z">
        <w:r>
          <w:rPr>
            <w:rFonts w:hint="default" w:ascii="Times New Roman" w:hAnsi="Times New Roman" w:eastAsia="方正黑体_GBK" w:cs="Times New Roman"/>
            <w:sz w:val="36"/>
            <w:szCs w:val="36"/>
            <w:rPrChange w:id="1131" w:author="白日梦想家" w:date="2026-10-26T14:27:20Z">
              <w:rPr>
                <w:rFonts w:hint="eastAsia" w:ascii="方正仿宋_GBK" w:hAnsi="方正仿宋_GBK" w:eastAsia="方正仿宋_GBK" w:cs="Times New Roman"/>
                <w:sz w:val="32"/>
                <w:szCs w:val="32"/>
              </w:rPr>
            </w:rPrChange>
          </w:rPr>
          <w:delText>；</w:delText>
        </w:r>
      </w:del>
      <w:del w:id="1132" w:author="xh" w:date="2026-10-23T15:24:46Z">
        <w:r>
          <w:rPr>
            <w:rFonts w:hint="default" w:ascii="Times New Roman" w:hAnsi="Times New Roman" w:eastAsia="方正黑体_GBK" w:cs="Times New Roman"/>
            <w:i w:val="0"/>
            <w:iCs w:val="0"/>
            <w:sz w:val="36"/>
            <w:szCs w:val="36"/>
            <w:rPrChange w:id="1133" w:author="白日梦想家" w:date="2026-10-26T14:27:20Z">
              <w:rPr>
                <w:rFonts w:hint="eastAsia" w:ascii="Times New Roman" w:hAnsi="Times New Roman" w:eastAsia="方正仿宋_GBK" w:cs="Times New Roman"/>
                <w:i/>
                <w:iCs/>
                <w:sz w:val="32"/>
                <w:szCs w:val="32"/>
              </w:rPr>
            </w:rPrChange>
          </w:rPr>
          <w:delText>k</w:delText>
        </w:r>
      </w:del>
      <w:del w:id="1134" w:author="xh" w:date="2026-10-23T15:24:46Z">
        <w:r>
          <w:rPr>
            <w:rFonts w:hint="default" w:ascii="Times New Roman" w:hAnsi="Times New Roman" w:eastAsia="方正黑体_GBK" w:cs="Times New Roman"/>
            <w:sz w:val="36"/>
            <w:szCs w:val="36"/>
            <w:rPrChange w:id="1135"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1136" w:author="xh" w:date="2026-10-23T15:24:46Z">
        <w:r>
          <w:rPr>
            <w:rFonts w:hint="default" w:ascii="Times New Roman" w:hAnsi="Times New Roman" w:eastAsia="方正黑体_GBK" w:cs="Times New Roman"/>
            <w:i w:val="0"/>
            <w:iCs w:val="0"/>
            <w:sz w:val="36"/>
            <w:szCs w:val="36"/>
            <w:rPrChange w:id="1137" w:author="白日梦想家" w:date="2026-10-26T14:27:20Z">
              <w:rPr>
                <w:rFonts w:hint="eastAsia" w:ascii="Times New Roman" w:hAnsi="Times New Roman" w:eastAsia="方正仿宋_GBK" w:cs="Times New Roman"/>
                <w:i w:val="0"/>
                <w:iCs w:val="0"/>
                <w:sz w:val="32"/>
                <w:szCs w:val="32"/>
              </w:rPr>
            </w:rPrChange>
          </w:rPr>
          <w:delText>cos</w:delText>
        </w:r>
      </w:del>
      <w:del w:id="1138" w:author="xh" w:date="2026-10-23T15:24:46Z">
        <w:r>
          <w:rPr>
            <w:rFonts w:hint="default" w:ascii="Times New Roman" w:hAnsi="Times New Roman" w:eastAsia="方正黑体_GBK" w:cs="Times New Roman"/>
            <w:i w:val="0"/>
            <w:iCs w:val="0"/>
            <w:sz w:val="36"/>
            <w:szCs w:val="36"/>
            <w:rPrChange w:id="1139" w:author="白日梦想家" w:date="2026-10-26T14:27:20Z">
              <w:rPr>
                <w:rFonts w:hint="eastAsia" w:ascii="Times New Roman" w:hAnsi="Times New Roman" w:eastAsia="方正仿宋_GBK" w:cs="Times New Roman"/>
                <w:i/>
                <w:iCs/>
                <w:sz w:val="32"/>
                <w:szCs w:val="32"/>
              </w:rPr>
            </w:rPrChange>
          </w:rPr>
          <w:delText>φ</w:delText>
        </w:r>
      </w:del>
      <w:del w:id="1140" w:author="xh" w:date="2026-10-23T15:24:46Z">
        <w:r>
          <w:rPr>
            <w:rFonts w:hint="default" w:ascii="Times New Roman" w:hAnsi="Times New Roman" w:eastAsia="方正黑体_GBK" w:cs="Times New Roman"/>
            <w:sz w:val="36"/>
            <w:szCs w:val="36"/>
            <w:rPrChange w:id="1141"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1142" w:author="xh" w:date="2026-10-23T15:28:10Z"/>
          <w:rFonts w:hint="default" w:ascii="Times New Roman" w:hAnsi="Times New Roman" w:eastAsia="方正黑体_GBK" w:cs="Times New Roman"/>
          <w:sz w:val="36"/>
          <w:szCs w:val="36"/>
          <w:highlight w:val="none"/>
          <w:rPrChange w:id="1143" w:author="白日梦想家" w:date="2026-10-26T14:27:20Z">
            <w:rPr>
              <w:del w:id="1144"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1145" w:author="xh" w:date="2026-10-23T15:28:10Z">
        <w:r>
          <w:rPr>
            <w:rFonts w:hint="default" w:ascii="Times New Roman" w:hAnsi="Times New Roman" w:eastAsia="方正黑体_GBK" w:cs="Times New Roman"/>
            <w:b w:val="0"/>
            <w:sz w:val="36"/>
            <w:szCs w:val="36"/>
            <w:rPrChange w:id="1146" w:author="白日梦想家" w:date="2026-10-26T14:27:20Z">
              <w:rPr>
                <w:rFonts w:hint="eastAsia" w:ascii="方正楷体_GBK" w:hAnsi="方正楷体_GBK" w:eastAsia="方正楷体_GBK" w:cs="方正楷体_GBK"/>
                <w:b/>
                <w:sz w:val="32"/>
                <w:szCs w:val="32"/>
              </w:rPr>
            </w:rPrChange>
          </w:rPr>
          <w:delText>三是转供与持续支撑约束。</w:delText>
        </w:r>
      </w:del>
      <w:del w:id="1147" w:author="xh" w:date="2026-10-23T15:28:10Z">
        <w:r>
          <w:rPr>
            <w:rFonts w:hint="default" w:ascii="Times New Roman" w:hAnsi="Times New Roman" w:eastAsia="方正黑体_GBK" w:cs="Times New Roman"/>
            <w:sz w:val="36"/>
            <w:szCs w:val="36"/>
            <w:rPrChange w:id="1148"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1149" w:author="xh" w:date="2026-10-23T15:31:35Z"/>
          <w:rFonts w:hint="default" w:ascii="Times New Roman" w:hAnsi="Times New Roman" w:eastAsia="方正黑体_GBK" w:cs="Times New Roman"/>
          <w:sz w:val="36"/>
          <w:szCs w:val="36"/>
          <w:highlight w:val="none"/>
          <w:rPrChange w:id="1150" w:author="白日梦想家" w:date="2026-10-26T14:27:20Z">
            <w:rPr>
              <w:del w:id="1151"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1152" w:author="xh" w:date="2026-10-23T15:31:35Z">
        <w:r>
          <w:rPr>
            <w:rFonts w:hint="default" w:ascii="Times New Roman" w:hAnsi="Times New Roman" w:eastAsia="方正黑体_GBK" w:cs="Times New Roman"/>
            <w:sz w:val="36"/>
            <w:szCs w:val="36"/>
            <w:rPrChange w:id="1153"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1154"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155"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1156" w:author="xh" w:date="2026-10-23T15:35:00Z">
            <w:rPr>
              <w:rFonts w:hint="eastAsia" w:ascii="方正黑体_GBK" w:hAnsi="方正黑体_GBK" w:eastAsia="方正黑体_GBK" w:cs="方正黑体_GBK"/>
              <w:b/>
              <w:bCs/>
              <w:sz w:val="36"/>
              <w:szCs w:val="36"/>
            </w:rPr>
          </w:rPrChange>
        </w:rPr>
        <w:t>、</w:t>
      </w:r>
      <w:ins w:id="1157"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1158"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1159" w:author="白日梦想家" w:date="2026-10-26T14:28:46Z">
        <w:r>
          <w:rPr>
            <w:rFonts w:hint="eastAsia" w:ascii="Times New Roman" w:hAnsi="Times New Roman" w:eastAsia="方正黑体_GBK" w:cs="Times New Roman"/>
            <w:b/>
            <w:bCs/>
            <w:i w:val="0"/>
            <w:iCs w:val="0"/>
            <w:sz w:val="36"/>
            <w:szCs w:val="36"/>
            <w:lang w:eastAsia="zh"/>
            <w:woUserID w:val="2"/>
          </w:rPr>
          <w:t>、</w:t>
        </w:r>
      </w:ins>
      <w:ins w:id="1160"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1161"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1162"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1163"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1164" w:author="xh" w:date="2026-10-23T15:35:00Z">
        <w:del w:id="1165" w:author="白日梦想家" w:date="2026-10-26T14:28:33Z">
          <w:r>
            <w:rPr>
              <w:rFonts w:hint="default" w:ascii="Times New Roman" w:hAnsi="Times New Roman" w:eastAsia="方正黑体_GBK" w:cs="Times New Roman"/>
              <w:b/>
              <w:bCs/>
              <w:i w:val="0"/>
              <w:iCs w:val="0"/>
              <w:sz w:val="36"/>
              <w:szCs w:val="36"/>
              <w:rPrChange w:id="1166" w:author="xh" w:date="2026-10-23T15:35:00Z">
                <w:rPr>
                  <w:rFonts w:hint="eastAsia" w:ascii="方正黑体_GBK" w:hAnsi="方正黑体_GBK" w:eastAsia="方正黑体_GBK" w:cs="方正黑体_GBK"/>
                  <w:b/>
                  <w:bCs/>
                  <w:sz w:val="36"/>
                  <w:szCs w:val="36"/>
                </w:rPr>
              </w:rPrChange>
            </w:rPr>
            <w:delText>主要研究</w:delText>
          </w:r>
        </w:del>
      </w:ins>
      <w:del w:id="1167" w:author="白日梦想家" w:date="2026-10-26T14:28:33Z">
        <w:r>
          <w:rPr>
            <w:rFonts w:hint="eastAsia" w:ascii="方正黑体_GBK" w:hAnsi="方正黑体_GBK" w:eastAsia="方正黑体_GBK" w:cs="方正黑体_GBK"/>
            <w:b/>
            <w:bCs/>
            <w:sz w:val="36"/>
            <w:szCs w:val="36"/>
          </w:rPr>
          <w:delText>两地区方案比选与指标优化</w:delText>
        </w:r>
      </w:del>
      <w:del w:id="1168" w:author="白日梦想家" w:date="2026-10-26T14:28:33Z">
        <w:r>
          <w:rPr>
            <w:rFonts w:hint="default" w:ascii="Times New Roman" w:hAnsi="Times New Roman" w:eastAsia="方正黑体_GBK" w:cs="Times New Roman"/>
            <w:b/>
            <w:bCs/>
            <w:i w:val="0"/>
            <w:iCs w:val="0"/>
            <w:sz w:val="36"/>
            <w:szCs w:val="36"/>
            <w:rPrChange w:id="1169"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w:t>
      </w:r>
      <w:ins w:id="1170" w:author="xh" w:date="2026-10-26T18:37:54Z">
        <w:r>
          <w:rPr>
            <w:rFonts w:hint="eastAsia" w:ascii="方正楷体_GBK" w:hAnsi="方正楷体_GBK" w:eastAsia="方正楷体_GBK" w:cs="方正楷体_GBK"/>
            <w:b/>
            <w:bCs/>
            <w:sz w:val="32"/>
            <w:szCs w:val="32"/>
          </w:rPr>
          <w:t>两类片区的</w:t>
        </w:r>
      </w:ins>
      <w:del w:id="1171" w:author="xh" w:date="2026-10-26T18:37:54Z">
        <w:r>
          <w:rPr>
            <w:rFonts w:hint="eastAsia" w:ascii="方正楷体_GBK" w:hAnsi="方正楷体_GBK" w:eastAsia="方正楷体_GBK" w:cs="方正楷体_GBK"/>
            <w:b/>
            <w:bCs/>
            <w:sz w:val="32"/>
            <w:szCs w:val="32"/>
          </w:rPr>
          <w:delText>弹性方案通过</w:delText>
        </w:r>
      </w:del>
      <w:r>
        <w:rPr>
          <w:rFonts w:hint="eastAsia" w:ascii="方正楷体_GBK" w:hAnsi="方正楷体_GBK" w:eastAsia="方正楷体_GBK" w:cs="方正楷体_GBK"/>
          <w:b/>
          <w:bCs/>
          <w:sz w:val="32"/>
          <w:szCs w:val="32"/>
        </w:rPr>
        <w:t>工程替代</w:t>
      </w:r>
      <w:ins w:id="1172" w:author="xh" w:date="2026-10-26T18:37:54Z">
        <w:r>
          <w:rPr>
            <w:rFonts w:hint="eastAsia" w:ascii="方正楷体_GBK" w:hAnsi="方正楷体_GBK" w:eastAsia="方正楷体_GBK" w:cs="方正楷体_GBK"/>
            <w:b/>
            <w:bCs/>
            <w:sz w:val="32"/>
            <w:szCs w:val="32"/>
          </w:rPr>
          <w:t>与</w:t>
        </w:r>
      </w:ins>
      <w:del w:id="1173" w:author="xh" w:date="2026-10-26T18:37:54Z">
        <w:r>
          <w:rPr>
            <w:rFonts w:hint="eastAsia" w:ascii="方正楷体_GBK" w:hAnsi="方正楷体_GBK" w:eastAsia="方正楷体_GBK" w:cs="方正楷体_GBK"/>
            <w:b/>
            <w:bCs/>
            <w:sz w:val="32"/>
            <w:szCs w:val="32"/>
          </w:rPr>
          <w:delText>降低全期</w:delText>
        </w:r>
      </w:del>
      <w:r>
        <w:rPr>
          <w:rFonts w:hint="eastAsia" w:ascii="方正楷体_GBK" w:hAnsi="方正楷体_GBK" w:eastAsia="方正楷体_GBK" w:cs="方正楷体_GBK"/>
          <w:b/>
          <w:bCs/>
          <w:sz w:val="32"/>
          <w:szCs w:val="32"/>
        </w:rPr>
        <w:t>费用</w:t>
      </w:r>
      <w:ins w:id="1174" w:author="xh" w:date="2026-10-26T18:37:54Z">
        <w:r>
          <w:rPr>
            <w:rFonts w:hint="eastAsia" w:ascii="方正楷体_GBK" w:hAnsi="方正楷体_GBK" w:eastAsia="方正楷体_GBK" w:cs="方正楷体_GBK"/>
            <w:b/>
            <w:bCs/>
            <w:sz w:val="32"/>
            <w:szCs w:val="32"/>
          </w:rPr>
          <w:t>表现存在差异</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75" w:author="xh" w:date="2026-10-26T18:38:40Z">
        <w:r>
          <w:rPr>
            <w:rFonts w:hint="default" w:ascii="Times New Roman" w:hAnsi="Times New Roman" w:eastAsia="方正仿宋_GBK" w:cs="Times New Roman"/>
            <w:b w:val="0"/>
            <w:bCs w:val="0"/>
            <w:i w:val="0"/>
            <w:iCs w:val="0"/>
            <w:sz w:val="32"/>
            <w:szCs w:val="32"/>
          </w:rPr>
          <w:t>邳州</w:t>
        </w:r>
      </w:ins>
      <w:del w:id="1176" w:author="xh" w:date="2026-10-26T18:38:40Z">
        <w:r>
          <w:rPr>
            <w:rFonts w:hint="default" w:ascii="Times New Roman" w:hAnsi="Times New Roman" w:eastAsia="方正仿宋_GBK" w:cs="Times New Roman"/>
            <w:b w:val="0"/>
            <w:bCs w:val="0"/>
            <w:i w:val="0"/>
            <w:iCs w:val="0"/>
            <w:sz w:val="32"/>
            <w:szCs w:val="32"/>
            <w:rPrChange w:id="1177" w:author="xh" w:date="2026-10-23T15:41:49Z">
              <w:rPr>
                <w:rFonts w:hint="eastAsia" w:ascii="方正仿宋_GBK" w:hAnsi="方正仿宋_GBK" w:eastAsia="方正仿宋_GBK" w:cs="Times New Roman"/>
                <w:sz w:val="32"/>
                <w:szCs w:val="32"/>
              </w:rPr>
            </w:rPrChange>
          </w:rPr>
          <w:delText>2022—2035年两地区刚性方案费用现值合计98006.53万元，</w:delText>
        </w:r>
      </w:del>
      <w:r>
        <w:rPr>
          <w:rFonts w:hint="default" w:ascii="Times New Roman" w:hAnsi="Times New Roman" w:eastAsia="方正仿宋_GBK" w:cs="Times New Roman"/>
          <w:b w:val="0"/>
          <w:bCs w:val="0"/>
          <w:i w:val="0"/>
          <w:iCs w:val="0"/>
          <w:sz w:val="32"/>
          <w:szCs w:val="32"/>
        </w:rPr>
        <w:t>弹性方案</w:t>
      </w:r>
      <w:ins w:id="1178" w:author="xh" w:date="2026-10-26T18:38:40Z">
        <w:r>
          <w:rPr>
            <w:rFonts w:hint="default" w:ascii="Times New Roman" w:hAnsi="Times New Roman" w:eastAsia="方正仿宋_GBK" w:cs="Times New Roman"/>
            <w:b w:val="0"/>
            <w:bCs w:val="0"/>
            <w:i w:val="0"/>
            <w:iCs w:val="0"/>
            <w:sz w:val="32"/>
            <w:szCs w:val="32"/>
          </w:rPr>
          <w:t>以较多站内容量替代部分储能和中压联络</w:t>
        </w:r>
      </w:ins>
      <w:del w:id="1179" w:author="xh" w:date="2026-10-26T18:38:40Z">
        <w:r>
          <w:rPr>
            <w:rFonts w:hint="default" w:ascii="Times New Roman" w:hAnsi="Times New Roman" w:eastAsia="方正仿宋_GBK" w:cs="Times New Roman"/>
            <w:b w:val="0"/>
            <w:bCs w:val="0"/>
            <w:i w:val="0"/>
            <w:iCs w:val="0"/>
            <w:sz w:val="32"/>
            <w:szCs w:val="32"/>
          </w:rPr>
          <w:delText>95107.86万元</w:delText>
        </w:r>
      </w:del>
      <w:r>
        <w:rPr>
          <w:rFonts w:hint="default" w:ascii="Times New Roman" w:hAnsi="Times New Roman" w:eastAsia="方正仿宋_GBK" w:cs="Times New Roman"/>
          <w:b w:val="0"/>
          <w:bCs w:val="0"/>
          <w:i w:val="0"/>
          <w:iCs w:val="0"/>
          <w:sz w:val="32"/>
          <w:szCs w:val="32"/>
        </w:rPr>
        <w:t>，</w:t>
      </w:r>
      <w:ins w:id="1180" w:author="xh" w:date="2026-10-26T18:38:40Z">
        <w:r>
          <w:rPr>
            <w:rFonts w:hint="default" w:ascii="Times New Roman" w:hAnsi="Times New Roman" w:eastAsia="方正仿宋_GBK" w:cs="Times New Roman"/>
            <w:b w:val="0"/>
            <w:bCs w:val="0"/>
            <w:i w:val="0"/>
            <w:iCs w:val="0"/>
            <w:sz w:val="32"/>
            <w:szCs w:val="32"/>
          </w:rPr>
          <w:t>费用随之</w:t>
        </w:r>
      </w:ins>
      <w:del w:id="1181" w:author="xh" w:date="2026-10-26T18:38:40Z">
        <w:r>
          <w:rPr>
            <w:rFonts w:hint="default" w:ascii="Times New Roman" w:hAnsi="Times New Roman" w:eastAsia="方正仿宋_GBK" w:cs="Times New Roman"/>
            <w:b w:val="0"/>
            <w:bCs w:val="0"/>
            <w:i w:val="0"/>
            <w:iCs w:val="0"/>
            <w:sz w:val="32"/>
            <w:szCs w:val="32"/>
          </w:rPr>
          <w:delText>减少2898.67万元，</w:delText>
        </w:r>
      </w:del>
      <w:r>
        <w:rPr>
          <w:rFonts w:hint="default" w:ascii="Times New Roman" w:hAnsi="Times New Roman" w:eastAsia="方正仿宋_GBK" w:cs="Times New Roman"/>
          <w:b w:val="0"/>
          <w:bCs w:val="0"/>
          <w:i w:val="0"/>
          <w:iCs w:val="0"/>
          <w:sz w:val="32"/>
          <w:szCs w:val="32"/>
        </w:rPr>
        <w:t>降</w:t>
      </w:r>
      <w:ins w:id="1182" w:author="xh" w:date="2026-10-26T18:38:40Z">
        <w:r>
          <w:rPr>
            <w:rFonts w:hint="default" w:ascii="Times New Roman" w:hAnsi="Times New Roman" w:eastAsia="方正仿宋_GBK" w:cs="Times New Roman"/>
            <w:b w:val="0"/>
            <w:bCs w:val="0"/>
            <w:i w:val="0"/>
            <w:iCs w:val="0"/>
            <w:sz w:val="32"/>
            <w:szCs w:val="32"/>
          </w:rPr>
          <w:t>低；</w:t>
        </w:r>
      </w:ins>
      <w:del w:id="1183" w:author="xh" w:date="2026-10-26T18:38:40Z">
        <w:r>
          <w:rPr>
            <w:rFonts w:hint="default" w:ascii="Times New Roman" w:hAnsi="Times New Roman" w:eastAsia="方正仿宋_GBK" w:cs="Times New Roman"/>
            <w:b w:val="0"/>
            <w:bCs w:val="0"/>
            <w:i w:val="0"/>
            <w:iCs w:val="0"/>
            <w:sz w:val="32"/>
            <w:szCs w:val="32"/>
          </w:rPr>
          <w:delText>幅2.96%。其中邳州减少848.32万元，</w:delText>
        </w:r>
      </w:del>
      <w:r>
        <w:rPr>
          <w:rFonts w:hint="default" w:ascii="Times New Roman" w:hAnsi="Times New Roman" w:eastAsia="方正仿宋_GBK" w:cs="Times New Roman"/>
          <w:b w:val="0"/>
          <w:bCs w:val="0"/>
          <w:i w:val="0"/>
          <w:iCs w:val="0"/>
          <w:sz w:val="32"/>
          <w:szCs w:val="32"/>
        </w:rPr>
        <w:t>市区</w:t>
      </w:r>
      <w:ins w:id="1184" w:author="xh" w:date="2026-10-26T18:38:40Z">
        <w:r>
          <w:rPr>
            <w:rFonts w:hint="default" w:ascii="Times New Roman" w:hAnsi="Times New Roman" w:eastAsia="方正仿宋_GBK" w:cs="Times New Roman"/>
            <w:b w:val="0"/>
            <w:bCs w:val="0"/>
            <w:i w:val="0"/>
            <w:iCs w:val="0"/>
            <w:sz w:val="32"/>
            <w:szCs w:val="32"/>
          </w:rPr>
          <w:t>弹性方案在</w:t>
        </w:r>
      </w:ins>
      <w:del w:id="1185" w:author="xh" w:date="2026-10-26T18:38:40Z">
        <w:r>
          <w:rPr>
            <w:rFonts w:hint="default" w:ascii="Times New Roman" w:hAnsi="Times New Roman" w:eastAsia="方正仿宋_GBK" w:cs="Times New Roman"/>
            <w:b w:val="0"/>
            <w:bCs w:val="0"/>
            <w:i w:val="0"/>
            <w:iCs w:val="0"/>
            <w:sz w:val="32"/>
            <w:szCs w:val="32"/>
          </w:rPr>
          <w:delText>减少</w:delText>
        </w:r>
      </w:del>
      <w:r>
        <w:rPr>
          <w:rFonts w:hint="default" w:ascii="Times New Roman" w:hAnsi="Times New Roman" w:eastAsia="方正仿宋_GBK" w:cs="Times New Roman"/>
          <w:b w:val="0"/>
          <w:bCs w:val="0"/>
          <w:i w:val="0"/>
          <w:iCs w:val="0"/>
          <w:sz w:val="32"/>
          <w:szCs w:val="32"/>
        </w:rPr>
        <w:t>20</w:t>
      </w:r>
      <w:ins w:id="1186" w:author="xh" w:date="2026-10-26T18:38:40Z">
        <w:r>
          <w:rPr>
            <w:rFonts w:hint="default" w:ascii="Times New Roman" w:hAnsi="Times New Roman" w:eastAsia="方正仿宋_GBK" w:cs="Times New Roman"/>
            <w:b w:val="0"/>
            <w:bCs w:val="0"/>
            <w:i w:val="0"/>
            <w:iCs w:val="0"/>
            <w:sz w:val="32"/>
            <w:szCs w:val="32"/>
          </w:rPr>
          <w:t>3</w:t>
        </w:r>
      </w:ins>
      <w:del w:id="1187" w:author="xh" w:date="2026-10-26T18:38:40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0</w:t>
      </w:r>
      <w:ins w:id="1188" w:author="xh" w:date="2026-10-26T18:38:40Z">
        <w:r>
          <w:rPr>
            <w:rFonts w:hint="default" w:ascii="Times New Roman" w:hAnsi="Times New Roman" w:eastAsia="方正仿宋_GBK" w:cs="Times New Roman"/>
            <w:b w:val="0"/>
            <w:bCs w:val="0"/>
            <w:i w:val="0"/>
            <w:iCs w:val="0"/>
            <w:sz w:val="32"/>
            <w:szCs w:val="32"/>
          </w:rPr>
          <w:t>年前集中安排站内补强，新增主变支出较高</w:t>
        </w:r>
      </w:ins>
      <w:del w:id="1189" w:author="xh" w:date="2026-10-26T18:38:40Z">
        <w:r>
          <w:rPr>
            <w:rFonts w:hint="default" w:ascii="Times New Roman" w:hAnsi="Times New Roman" w:eastAsia="方正仿宋_GBK" w:cs="Times New Roman"/>
            <w:b w:val="0"/>
            <w:bCs w:val="0"/>
            <w:i w:val="0"/>
            <w:iCs w:val="0"/>
            <w:sz w:val="32"/>
            <w:szCs w:val="32"/>
          </w:rPr>
          <w:delText>.35万元</w:delText>
        </w:r>
      </w:del>
      <w:r>
        <w:rPr>
          <w:rFonts w:hint="default" w:ascii="Times New Roman" w:hAnsi="Times New Roman" w:eastAsia="方正仿宋_GBK" w:cs="Times New Roman"/>
          <w:b w:val="0"/>
          <w:bCs w:val="0"/>
          <w:i w:val="0"/>
          <w:iCs w:val="0"/>
          <w:sz w:val="32"/>
          <w:szCs w:val="32"/>
        </w:rPr>
        <w:t>。</w:t>
      </w:r>
      <w:ins w:id="1190" w:author="xh" w:date="2026-10-23T15:41:49Z">
        <w:r>
          <w:rPr>
            <w:rFonts w:hint="default" w:ascii="Times New Roman" w:hAnsi="Times New Roman" w:eastAsia="方正仿宋_GBK" w:cs="Times New Roman"/>
            <w:b w:val="0"/>
            <w:bCs w:val="0"/>
            <w:i w:val="0"/>
            <w:iCs w:val="0"/>
            <w:sz w:val="32"/>
            <w:szCs w:val="32"/>
            <w:rPrChange w:id="1191" w:author="xh" w:date="2026-10-23T15:41:49Z">
              <w:rPr>
                <w:rFonts w:hint="eastAsia" w:ascii="方正仿宋_GBK" w:hAnsi="方正仿宋_GBK" w:eastAsia="方正仿宋_GBK" w:cs="Times New Roman"/>
                <w:sz w:val="32"/>
                <w:szCs w:val="32"/>
              </w:rPr>
            </w:rPrChange>
          </w:rPr>
          <w:t>两地</w:t>
        </w:r>
      </w:ins>
      <w:ins w:id="1192" w:author="xh" w:date="2026-10-26T18:38:40Z">
        <w:r>
          <w:rPr>
            <w:rFonts w:hint="default" w:ascii="Times New Roman" w:hAnsi="Times New Roman" w:eastAsia="方正仿宋_GBK" w:cs="Times New Roman"/>
            <w:b w:val="0"/>
            <w:bCs w:val="0"/>
            <w:i w:val="0"/>
            <w:iCs w:val="0"/>
            <w:sz w:val="32"/>
            <w:szCs w:val="32"/>
          </w:rPr>
          <w:t>的源荷</w:t>
        </w:r>
      </w:ins>
      <w:del w:id="1193" w:author="xh" w:date="2026-10-26T18:38:40Z">
        <w:r>
          <w:rPr>
            <w:rFonts w:hint="default" w:ascii="Times New Roman" w:hAnsi="Times New Roman" w:eastAsia="方正仿宋_GBK" w:cs="Times New Roman"/>
            <w:b w:val="0"/>
            <w:bCs w:val="0"/>
            <w:i w:val="0"/>
            <w:iCs w:val="0"/>
            <w:sz w:val="32"/>
            <w:szCs w:val="32"/>
          </w:rPr>
          <w:delText>区均通过增加部分站内</w:delText>
        </w:r>
      </w:del>
      <w:ins w:id="1194" w:author="白日梦想家" w:date="2026-10-26T14:07:00Z">
        <w:del w:id="1195" w:author="xh" w:date="2026-10-26T18:38:40Z">
          <w:r>
            <w:rPr>
              <w:rFonts w:hint="eastAsia" w:ascii="Times New Roman" w:hAnsi="Times New Roman" w:eastAsia="方正仿宋_GBK" w:cs="Times New Roman"/>
              <w:b w:val="0"/>
              <w:bCs w:val="0"/>
              <w:i w:val="0"/>
              <w:iCs w:val="0"/>
              <w:sz w:val="32"/>
              <w:szCs w:val="32"/>
              <w:lang w:eastAsia="zh"/>
              <w:woUserID w:val="2"/>
            </w:rPr>
            <w:delText>主变</w:delText>
          </w:r>
        </w:del>
      </w:ins>
      <w:ins w:id="1196" w:author="白日梦想家" w:date="2026-10-26T14:07:01Z">
        <w:del w:id="1197" w:author="xh" w:date="2026-10-26T18:38:40Z">
          <w:r>
            <w:rPr>
              <w:rFonts w:hint="eastAsia" w:ascii="Times New Roman" w:hAnsi="Times New Roman" w:eastAsia="方正仿宋_GBK" w:cs="Times New Roman"/>
              <w:b w:val="0"/>
              <w:bCs w:val="0"/>
              <w:i w:val="0"/>
              <w:iCs w:val="0"/>
              <w:sz w:val="32"/>
              <w:szCs w:val="32"/>
              <w:lang w:eastAsia="zh"/>
              <w:woUserID w:val="2"/>
            </w:rPr>
            <w:delText>投资</w:delText>
          </w:r>
        </w:del>
      </w:ins>
      <w:ins w:id="1198" w:author="xh" w:date="2026-10-23T15:41:49Z">
        <w:del w:id="1199" w:author="白日梦想家" w:date="2026-10-26T14:06:59Z">
          <w:r>
            <w:rPr>
              <w:rFonts w:hint="default" w:ascii="Times New Roman" w:hAnsi="Times New Roman" w:eastAsia="方正仿宋_GBK" w:cs="Times New Roman"/>
              <w:b w:val="0"/>
              <w:bCs w:val="0"/>
              <w:i w:val="0"/>
              <w:iCs w:val="0"/>
              <w:sz w:val="32"/>
              <w:szCs w:val="32"/>
              <w:rPrChange w:id="1200" w:author="xh" w:date="2026-10-23T15:41:49Z">
                <w:rPr>
                  <w:rFonts w:hint="eastAsia" w:ascii="方正仿宋_GBK" w:hAnsi="方正仿宋_GBK" w:eastAsia="方正仿宋_GBK" w:cs="Times New Roman"/>
                  <w:sz w:val="32"/>
                  <w:szCs w:val="32"/>
                </w:rPr>
              </w:rPrChange>
            </w:rPr>
            <w:delText>投</w:delText>
          </w:r>
        </w:del>
      </w:ins>
      <w:ins w:id="1201" w:author="xh" w:date="2026-10-23T15:41:49Z">
        <w:del w:id="1202" w:author="白日梦想家" w:date="2026-10-26T14:06:59Z">
          <w:r>
            <w:rPr>
              <w:rFonts w:hint="default" w:ascii="Times New Roman" w:hAnsi="Times New Roman" w:eastAsia="方正仿宋_GBK" w:cs="Times New Roman"/>
              <w:b w:val="0"/>
              <w:bCs w:val="0"/>
              <w:i w:val="0"/>
              <w:iCs w:val="0"/>
              <w:sz w:val="32"/>
              <w:szCs w:val="32"/>
              <w:rPrChange w:id="1203" w:author="xh" w:date="2026-10-23T15:41:49Z">
                <w:rPr>
                  <w:rFonts w:hint="eastAsia" w:ascii="方正仿宋_GBK" w:hAnsi="方正仿宋_GBK" w:eastAsia="方正仿宋_GBK" w:cs="Times New Roman"/>
                  <w:sz w:val="32"/>
                  <w:szCs w:val="32"/>
                </w:rPr>
              </w:rPrChange>
            </w:rPr>
            <w:delText>入</w:delText>
          </w:r>
        </w:del>
      </w:ins>
      <w:ins w:id="1204" w:author="xh" w:date="2026-10-23T15:41:49Z">
        <w:r>
          <w:rPr>
            <w:rFonts w:hint="default" w:ascii="Times New Roman" w:hAnsi="Times New Roman" w:eastAsia="方正仿宋_GBK" w:cs="Times New Roman"/>
            <w:b w:val="0"/>
            <w:bCs w:val="0"/>
            <w:i w:val="0"/>
            <w:iCs w:val="0"/>
            <w:sz w:val="32"/>
            <w:szCs w:val="32"/>
            <w:rPrChange w:id="1205" w:author="xh" w:date="2026-10-23T15:41:49Z">
              <w:rPr>
                <w:rFonts w:hint="eastAsia" w:ascii="方正仿宋_GBK" w:hAnsi="方正仿宋_GBK" w:eastAsia="方正仿宋_GBK" w:cs="Times New Roman"/>
                <w:sz w:val="32"/>
                <w:szCs w:val="32"/>
              </w:rPr>
            </w:rPrChange>
          </w:rPr>
          <w:t>、</w:t>
        </w:r>
      </w:ins>
      <w:ins w:id="1206" w:author="xh" w:date="2026-10-26T18:38:40Z">
        <w:r>
          <w:rPr>
            <w:rFonts w:hint="default" w:ascii="Times New Roman" w:hAnsi="Times New Roman" w:eastAsia="方正仿宋_GBK" w:cs="Times New Roman"/>
            <w:b w:val="0"/>
            <w:bCs w:val="0"/>
            <w:i w:val="0"/>
            <w:iCs w:val="0"/>
            <w:sz w:val="32"/>
            <w:szCs w:val="32"/>
          </w:rPr>
          <w:t>网架和建设时序不同，</w:t>
        </w:r>
      </w:ins>
      <w:del w:id="1207" w:author="xh" w:date="2026-10-26T18:38:40Z">
        <w:r>
          <w:rPr>
            <w:rFonts w:hint="default" w:ascii="Times New Roman" w:hAnsi="Times New Roman" w:eastAsia="方正仿宋_GBK" w:cs="Times New Roman"/>
            <w:b w:val="0"/>
            <w:bCs w:val="0"/>
            <w:i w:val="0"/>
            <w:iCs w:val="0"/>
            <w:sz w:val="32"/>
            <w:szCs w:val="32"/>
          </w:rPr>
          <w:delText>减少联络等配套工程形成全期</w:delText>
        </w:r>
      </w:del>
      <w:del w:id="1208"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1209" w:author="xh" w:date="2026-10-23T15:41:49Z">
            <w:rPr>
              <w:rFonts w:hint="eastAsia" w:ascii="方正仿宋_GBK" w:hAnsi="方正仿宋_GBK" w:eastAsia="方正仿宋_GBK" w:cs="Times New Roman"/>
              <w:sz w:val="32"/>
              <w:szCs w:val="32"/>
            </w:rPr>
          </w:rPrChange>
        </w:rPr>
        <w:t>费用</w:t>
      </w:r>
      <w:ins w:id="1210" w:author="xh" w:date="2026-10-26T18:38:40Z">
        <w:r>
          <w:rPr>
            <w:rFonts w:hint="default" w:ascii="Times New Roman" w:hAnsi="Times New Roman" w:eastAsia="方正仿宋_GBK" w:cs="Times New Roman"/>
            <w:b w:val="0"/>
            <w:bCs w:val="0"/>
            <w:i w:val="0"/>
            <w:iCs w:val="0"/>
            <w:sz w:val="32"/>
            <w:szCs w:val="32"/>
          </w:rPr>
          <w:t>结果分别说明</w:t>
        </w:r>
      </w:ins>
      <w:del w:id="1211" w:author="xh" w:date="2026-10-26T18:38:40Z">
        <w:r>
          <w:rPr>
            <w:rFonts w:hint="default" w:ascii="Times New Roman" w:hAnsi="Times New Roman" w:eastAsia="方正仿宋_GBK" w:cs="Times New Roman"/>
            <w:b w:val="0"/>
            <w:bCs w:val="0"/>
            <w:i w:val="0"/>
            <w:iCs w:val="0"/>
            <w:sz w:val="32"/>
            <w:szCs w:val="32"/>
            <w:rPrChange w:id="1212" w:author="xh" w:date="2026-10-23T15:41:49Z">
              <w:rPr>
                <w:rFonts w:hint="eastAsia" w:ascii="方正仿宋_GBK" w:hAnsi="方正仿宋_GBK" w:eastAsia="方正仿宋_GBK" w:cs="Times New Roman"/>
                <w:sz w:val="32"/>
                <w:szCs w:val="32"/>
              </w:rPr>
            </w:rPrChange>
          </w:rPr>
          <w:delText>优势</w:delText>
        </w:r>
      </w:del>
      <w:del w:id="1213"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1214"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1215" w:author="xh" w:date="2026-10-23T15:45:13Z"/>
          <w:rFonts w:hint="eastAsia" w:ascii="方正仿宋_GBK" w:hAnsi="方正仿宋_GBK" w:eastAsia="方正仿宋_GBK" w:cs="Times New Roman"/>
          <w:sz w:val="32"/>
          <w:szCs w:val="32"/>
          <w:highlight w:val="none"/>
          <w14:ligatures w14:val="standardContextual"/>
        </w:rPr>
      </w:pPr>
      <w:del w:id="1216"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217"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1218" w:author="xh" w:date="2026-10-23T15:48:38Z"/>
              </w:rPr>
            </w:pPr>
            <w:del w:id="1219"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1220" w:author="xh" w:date="2026-10-23T15:48:38Z"/>
              </w:rPr>
            </w:pPr>
            <w:del w:id="1221"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1222" w:author="xh" w:date="2026-10-23T15:48:38Z"/>
              </w:rPr>
            </w:pPr>
            <w:del w:id="1223"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1224" w:author="xh" w:date="2026-10-23T15:48:38Z"/>
              </w:rPr>
            </w:pPr>
            <w:del w:id="1225"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1226" w:author="xh" w:date="2026-10-23T15:48:38Z"/>
              </w:rPr>
            </w:pPr>
            <w:del w:id="1227"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1228" w:author="xh" w:date="2026-10-23T15:48:38Z"/>
              </w:rPr>
            </w:pPr>
            <w:del w:id="1229"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30"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1231" w:author="xh" w:date="2026-10-23T15:48:38Z"/>
              </w:rPr>
            </w:pPr>
            <w:del w:id="1232"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1233" w:author="xh" w:date="2026-10-23T15:48:38Z"/>
              </w:rPr>
            </w:pPr>
            <w:del w:id="1234"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1235" w:author="xh" w:date="2026-10-23T15:48:38Z"/>
              </w:rPr>
            </w:pPr>
            <w:del w:id="1236"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237" w:author="xh" w:date="2026-10-23T15:48:38Z"/>
              </w:rPr>
            </w:pPr>
            <w:del w:id="1238"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239" w:author="xh" w:date="2026-10-23T15:48:38Z"/>
              </w:rPr>
            </w:pPr>
            <w:del w:id="1240"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241" w:author="xh" w:date="2026-10-23T15:48:38Z"/>
              </w:rPr>
            </w:pPr>
            <w:del w:id="1242"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43"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244" w:author="xh" w:date="2026-10-23T15:48:38Z"/>
              </w:rPr>
            </w:pPr>
            <w:del w:id="1245"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246" w:author="xh" w:date="2026-10-23T15:48:38Z"/>
              </w:rPr>
            </w:pPr>
            <w:del w:id="1247"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248" w:author="xh" w:date="2026-10-23T15:48:38Z"/>
              </w:rPr>
            </w:pPr>
            <w:del w:id="1249"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250" w:author="xh" w:date="2026-10-23T15:48:38Z"/>
              </w:rPr>
            </w:pPr>
            <w:del w:id="1251"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252" w:author="xh" w:date="2026-10-23T15:48:38Z"/>
              </w:rPr>
            </w:pPr>
            <w:del w:id="1253"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254" w:author="xh" w:date="2026-10-23T15:48:38Z"/>
              </w:rPr>
            </w:pPr>
            <w:del w:id="1255"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256"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257" w:author="xh" w:date="2026-10-23T15:48:38Z"/>
              </w:rPr>
            </w:pPr>
            <w:del w:id="1258"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259" w:author="xh" w:date="2026-10-23T15:48:38Z"/>
              </w:rPr>
            </w:pPr>
            <w:del w:id="1260"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261" w:author="xh" w:date="2026-10-23T15:48:38Z"/>
              </w:rPr>
            </w:pPr>
            <w:del w:id="1262"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263" w:author="xh" w:date="2026-10-23T15:48:38Z"/>
              </w:rPr>
            </w:pPr>
            <w:del w:id="1264"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265" w:author="xh" w:date="2026-10-23T15:48:38Z"/>
              </w:rPr>
            </w:pPr>
            <w:del w:id="1266"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267" w:author="xh" w:date="2026-10-23T15:48:38Z"/>
              </w:rPr>
            </w:pPr>
            <w:del w:id="1268"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69"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270" w:author="xh" w:date="2026-10-23T15:48:38Z"/>
              </w:rPr>
            </w:pPr>
            <w:del w:id="1271"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272" w:author="xh" w:date="2026-10-23T15:48:38Z"/>
              </w:rPr>
            </w:pPr>
            <w:del w:id="1273"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274" w:author="xh" w:date="2026-10-23T15:48:38Z"/>
              </w:rPr>
            </w:pPr>
            <w:del w:id="1275"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276" w:author="xh" w:date="2026-10-23T15:48:38Z"/>
              </w:rPr>
            </w:pPr>
            <w:del w:id="1277"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278" w:author="xh" w:date="2026-10-23T15:48:38Z"/>
              </w:rPr>
            </w:pPr>
            <w:del w:id="1279"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280" w:author="xh" w:date="2026-10-23T15:48:38Z"/>
              </w:rPr>
            </w:pPr>
            <w:del w:id="1281"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282" w:author="xh" w:date="2026-10-23T15:52:02Z">
            <w:rPr>
              <w:rFonts w:hint="eastAsia" w:ascii="方正楷体_GBK" w:hAnsi="方正楷体_GBK" w:eastAsia="方正楷体_GBK" w:cs="方正楷体_GBK"/>
              <w:b/>
              <w:sz w:val="32"/>
              <w:szCs w:val="32"/>
            </w:rPr>
          </w:rPrChange>
        </w:rPr>
        <w:t>一是</w:t>
      </w:r>
      <w:ins w:id="1283" w:author="xh" w:date="2026-10-23T15:52:02Z">
        <w:r>
          <w:rPr>
            <w:rFonts w:hint="default" w:ascii="Times New Roman" w:hAnsi="Times New Roman" w:eastAsia="方正楷体_GBK" w:cs="Times New Roman"/>
            <w:b/>
            <w:bCs/>
            <w:i w:val="0"/>
            <w:iCs w:val="0"/>
            <w:sz w:val="32"/>
            <w:szCs w:val="32"/>
            <w:rPrChange w:id="1284" w:author="xh" w:date="2026-10-23T15:52:02Z">
              <w:rPr>
                <w:rFonts w:hint="eastAsia" w:ascii="方正楷体_GBK" w:hAnsi="方正楷体_GBK" w:eastAsia="方正楷体_GBK" w:cs="方正楷体_GBK"/>
                <w:b/>
                <w:sz w:val="32"/>
                <w:szCs w:val="32"/>
              </w:rPr>
            </w:rPrChange>
          </w:rPr>
          <w:t>光伏规模较大的县域</w:t>
        </w:r>
      </w:ins>
      <w:del w:id="1285"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1286" w:author="xh" w:date="2026-10-23T15:52:02Z">
            <w:rPr>
              <w:rFonts w:hint="eastAsia" w:ascii="方正楷体_GBK" w:hAnsi="方正楷体_GBK" w:eastAsia="方正楷体_GBK" w:cs="方正楷体_GBK"/>
              <w:b/>
              <w:sz w:val="32"/>
              <w:szCs w:val="32"/>
            </w:rPr>
          </w:rPrChange>
        </w:rPr>
        <w:t>以</w:t>
      </w:r>
      <w:ins w:id="1287" w:author="白日梦想家" w:date="2026-10-27T10:07:57Z">
        <w:r>
          <w:rPr>
            <w:rFonts w:hint="eastAsia" w:ascii="Times New Roman" w:hAnsi="Times New Roman" w:eastAsia="方正楷体_GBK" w:cs="Times New Roman"/>
            <w:b/>
            <w:bCs/>
            <w:i w:val="0"/>
            <w:iCs w:val="0"/>
            <w:sz w:val="32"/>
            <w:szCs w:val="32"/>
            <w:lang w:eastAsia="zh"/>
            <w:woUserID w:val="1"/>
          </w:rPr>
          <w:t>主变</w:t>
        </w:r>
      </w:ins>
      <w:ins w:id="1288" w:author="白日梦想家" w:date="2026-10-27T10:08:05Z">
        <w:r>
          <w:rPr>
            <w:rFonts w:hint="eastAsia" w:ascii="Times New Roman" w:hAnsi="Times New Roman" w:eastAsia="方正楷体_GBK" w:cs="Times New Roman"/>
            <w:b/>
            <w:bCs/>
            <w:i w:val="0"/>
            <w:iCs w:val="0"/>
            <w:sz w:val="32"/>
            <w:szCs w:val="32"/>
            <w:lang w:eastAsia="zh"/>
            <w:woUserID w:val="1"/>
          </w:rPr>
          <w:t>增容</w:t>
        </w:r>
      </w:ins>
      <w:ins w:id="1289" w:author="xh" w:date="2026-10-23T15:52:02Z">
        <w:del w:id="1290" w:author="白日梦想家" w:date="2026-10-27T10:07:56Z">
          <w:r>
            <w:rPr>
              <w:rFonts w:hint="default" w:ascii="Times New Roman" w:hAnsi="Times New Roman" w:eastAsia="方正楷体_GBK" w:cs="Times New Roman"/>
              <w:b/>
              <w:bCs/>
              <w:i w:val="0"/>
              <w:iCs w:val="0"/>
              <w:sz w:val="32"/>
              <w:szCs w:val="32"/>
              <w:rPrChange w:id="1291" w:author="xh" w:date="2026-10-23T15:52:02Z">
                <w:rPr>
                  <w:rFonts w:hint="eastAsia" w:ascii="方正楷体_GBK" w:hAnsi="方正楷体_GBK" w:eastAsia="方正楷体_GBK" w:cs="方正楷体_GBK"/>
                  <w:b/>
                  <w:sz w:val="32"/>
                  <w:szCs w:val="32"/>
                </w:rPr>
              </w:rPrChange>
            </w:rPr>
            <w:delText>站内</w:delText>
          </w:r>
        </w:del>
      </w:ins>
      <w:ins w:id="1294" w:author="xh" w:date="2026-10-23T15:52:02Z">
        <w:del w:id="1295" w:author="白日梦想家" w:date="2026-10-27T10:07:44Z">
          <w:r>
            <w:rPr>
              <w:rFonts w:hint="default" w:ascii="Times New Roman" w:hAnsi="Times New Roman" w:eastAsia="方正楷体_GBK" w:cs="Times New Roman"/>
              <w:b/>
              <w:bCs/>
              <w:i w:val="0"/>
              <w:iCs w:val="0"/>
              <w:sz w:val="32"/>
              <w:szCs w:val="32"/>
              <w:rPrChange w:id="1296" w:author="xh" w:date="2026-10-23T15:52:02Z">
                <w:rPr>
                  <w:rFonts w:hint="eastAsia" w:ascii="方正楷体_GBK" w:hAnsi="方正楷体_GBK" w:eastAsia="方正楷体_GBK" w:cs="方正楷体_GBK"/>
                  <w:b/>
                  <w:sz w:val="32"/>
                  <w:szCs w:val="32"/>
                </w:rPr>
              </w:rPrChange>
            </w:rPr>
            <w:delText>补强</w:delText>
          </w:r>
        </w:del>
      </w:ins>
      <w:del w:id="1299"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1300" w:author="xh" w:date="2026-10-23T15:52:02Z">
            <w:rPr>
              <w:rFonts w:hint="eastAsia" w:ascii="方正楷体_GBK" w:hAnsi="方正楷体_GBK" w:eastAsia="方正楷体_GBK" w:cs="方正楷体_GBK"/>
              <w:b/>
              <w:sz w:val="32"/>
              <w:szCs w:val="32"/>
            </w:rPr>
          </w:rPrChange>
        </w:rPr>
        <w:t>替代部分</w:t>
      </w:r>
      <w:ins w:id="1301" w:author="白日梦想家" w:date="2026-10-26T17:18:01Z">
        <w:r>
          <w:rPr>
            <w:rFonts w:hint="eastAsia" w:ascii="Times New Roman" w:hAnsi="Times New Roman" w:eastAsia="方正楷体_GBK" w:cs="Times New Roman"/>
            <w:b/>
            <w:bCs/>
            <w:i w:val="0"/>
            <w:iCs w:val="0"/>
            <w:sz w:val="32"/>
            <w:szCs w:val="32"/>
            <w:lang w:eastAsia="zh"/>
            <w:woUserID w:val="2"/>
          </w:rPr>
          <w:t>中压</w:t>
        </w:r>
      </w:ins>
      <w:ins w:id="1302" w:author="xh" w:date="2026-10-23T15:52:02Z">
        <w:r>
          <w:rPr>
            <w:rFonts w:hint="default" w:ascii="Times New Roman" w:hAnsi="Times New Roman" w:eastAsia="方正楷体_GBK" w:cs="Times New Roman"/>
            <w:b/>
            <w:bCs/>
            <w:i w:val="0"/>
            <w:iCs w:val="0"/>
            <w:sz w:val="32"/>
            <w:szCs w:val="32"/>
            <w:rPrChange w:id="1303" w:author="xh" w:date="2026-10-23T15:52:02Z">
              <w:rPr>
                <w:rFonts w:hint="eastAsia" w:ascii="方正楷体_GBK" w:hAnsi="方正楷体_GBK" w:eastAsia="方正楷体_GBK" w:cs="方正楷体_GBK"/>
                <w:b/>
                <w:sz w:val="32"/>
                <w:szCs w:val="32"/>
              </w:rPr>
            </w:rPrChange>
          </w:rPr>
          <w:t>配套工程</w:t>
        </w:r>
      </w:ins>
      <w:del w:id="1304"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1305" w:author="xh" w:date="2026-10-23T15:52:02Z">
            <w:rPr>
              <w:rFonts w:hint="eastAsia" w:ascii="方正楷体_GBK" w:hAnsi="方正楷体_GBK" w:eastAsia="方正楷体_GBK" w:cs="方正楷体_GBK"/>
              <w:b/>
              <w:sz w:val="32"/>
              <w:szCs w:val="32"/>
            </w:rPr>
          </w:rPrChange>
        </w:rPr>
        <w:t>。</w:t>
      </w:r>
      <w:ins w:id="1306" w:author="xh" w:date="2026-10-23T15:52:02Z">
        <w:r>
          <w:rPr>
            <w:rFonts w:hint="default" w:ascii="Times New Roman" w:hAnsi="Times New Roman" w:eastAsia="方正仿宋_GBK" w:cs="Times New Roman"/>
            <w:b w:val="0"/>
            <w:bCs w:val="0"/>
            <w:i w:val="0"/>
            <w:iCs w:val="0"/>
            <w:sz w:val="32"/>
            <w:szCs w:val="32"/>
            <w:rPrChange w:id="1307" w:author="xh" w:date="2026-10-23T15:52:02Z">
              <w:rPr>
                <w:rFonts w:hint="eastAsia" w:ascii="方正仿宋_GBK" w:hAnsi="方正仿宋_GBK" w:eastAsia="方正仿宋_GBK" w:cs="Times New Roman"/>
                <w:sz w:val="32"/>
                <w:szCs w:val="32"/>
              </w:rPr>
            </w:rPrChange>
          </w:rPr>
          <w:t>邳州</w:t>
        </w:r>
      </w:ins>
      <w:ins w:id="1308" w:author="xh" w:date="2026-10-26T18:40:58Z">
        <w:r>
          <w:rPr>
            <w:rFonts w:hint="default" w:ascii="Times New Roman" w:hAnsi="Times New Roman" w:eastAsia="方正仿宋_GBK" w:cs="Times New Roman"/>
            <w:b w:val="0"/>
            <w:bCs w:val="0"/>
            <w:i w:val="0"/>
            <w:iCs w:val="0"/>
            <w:sz w:val="32"/>
            <w:szCs w:val="32"/>
          </w:rPr>
          <w:t>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309" w:author="xh" w:date="2026-10-23T15:52:02Z">
            <w:rPr>
              <w:rFonts w:hint="eastAsia" w:ascii="方正仿宋_GBK" w:hAnsi="方正仿宋_GBK" w:eastAsia="方正仿宋_GBK" w:cs="Times New Roman"/>
              <w:sz w:val="32"/>
              <w:szCs w:val="32"/>
            </w:rPr>
          </w:rPrChange>
        </w:rPr>
        <w:t>弹性方案主变</w:t>
      </w:r>
      <w:ins w:id="1310" w:author="xh" w:date="2026-10-26T18:40:58Z">
        <w:r>
          <w:rPr>
            <w:rFonts w:hint="eastAsia" w:ascii="Times New Roman" w:hAnsi="Times New Roman" w:eastAsia="方正仿宋_GBK" w:cs="Times New Roman"/>
            <w:b w:val="0"/>
            <w:bCs w:val="0"/>
            <w:i w:val="0"/>
            <w:iCs w:val="0"/>
            <w:sz w:val="32"/>
            <w:szCs w:val="32"/>
            <w:lang w:eastAsia="zh"/>
            <w:woUserID w:val="2"/>
          </w:rPr>
          <w:t>费用</w:t>
        </w:r>
      </w:ins>
      <w:del w:id="1311" w:author="xh" w:date="2026-10-26T18:40:58Z">
        <w:r>
          <w:rPr>
            <w:rFonts w:hint="eastAsia" w:ascii="Times New Roman" w:hAnsi="Times New Roman" w:eastAsia="方正仿宋_GBK" w:cs="Times New Roman"/>
            <w:b w:val="0"/>
            <w:bCs w:val="0"/>
            <w:i w:val="0"/>
            <w:iCs w:val="0"/>
            <w:sz w:val="32"/>
            <w:szCs w:val="32"/>
            <w:lang w:eastAsia="zh"/>
            <w:woUserID w:val="2"/>
          </w:rPr>
          <w:delText>扩建</w:delText>
        </w:r>
      </w:del>
      <w:ins w:id="1312" w:author="白日梦想家" w:date="2026-10-26T14:12:44Z">
        <w:del w:id="1313" w:author="xh" w:date="2026-10-26T18:40:58Z">
          <w:r>
            <w:rPr>
              <w:rFonts w:hint="eastAsia" w:ascii="Times New Roman" w:hAnsi="Times New Roman" w:eastAsia="方正仿宋_GBK" w:cs="Times New Roman"/>
              <w:b w:val="0"/>
              <w:bCs w:val="0"/>
              <w:i w:val="0"/>
              <w:iCs w:val="0"/>
              <w:sz w:val="32"/>
              <w:szCs w:val="32"/>
              <w:lang w:eastAsia="zh"/>
              <w:woUserID w:val="2"/>
            </w:rPr>
            <w:delText>工程</w:delText>
          </w:r>
        </w:del>
      </w:ins>
      <w:ins w:id="1314" w:author="白日梦想家" w:date="2026-10-26T14:12:46Z">
        <w:del w:id="1315" w:author="xh" w:date="2026-10-26T18:40:58Z">
          <w:r>
            <w:rPr>
              <w:rFonts w:hint="eastAsia" w:ascii="Times New Roman" w:hAnsi="Times New Roman" w:eastAsia="方正仿宋_GBK" w:cs="Times New Roman"/>
              <w:b w:val="0"/>
              <w:bCs w:val="0"/>
              <w:i w:val="0"/>
              <w:iCs w:val="0"/>
              <w:sz w:val="32"/>
              <w:szCs w:val="32"/>
              <w:lang w:eastAsia="zh"/>
              <w:woUserID w:val="2"/>
            </w:rPr>
            <w:delText>投资</w:delText>
          </w:r>
        </w:del>
      </w:ins>
      <w:ins w:id="1316" w:author="白日梦想家" w:date="2026-10-26T14:12:54Z">
        <w:del w:id="1317" w:author="xh" w:date="2026-10-26T18:40:58Z">
          <w:r>
            <w:rPr>
              <w:rFonts w:hint="eastAsia" w:ascii="Times New Roman" w:hAnsi="Times New Roman" w:eastAsia="方正仿宋_GBK" w:cs="Times New Roman"/>
              <w:b w:val="0"/>
              <w:bCs w:val="0"/>
              <w:i w:val="0"/>
              <w:iCs w:val="0"/>
              <w:sz w:val="32"/>
              <w:szCs w:val="32"/>
              <w:lang w:eastAsia="zh"/>
              <w:woUserID w:val="2"/>
            </w:rPr>
            <w:delText>成本</w:delText>
          </w:r>
        </w:del>
      </w:ins>
      <w:del w:id="1318" w:author="白日梦想家" w:date="2026-10-26T14:12:36Z">
        <w:r>
          <w:rPr>
            <w:rFonts w:hint="default" w:ascii="Times New Roman" w:hAnsi="Times New Roman" w:eastAsia="方正仿宋_GBK" w:cs="Times New Roman"/>
            <w:b w:val="0"/>
            <w:bCs w:val="0"/>
            <w:i w:val="0"/>
            <w:iCs w:val="0"/>
            <w:sz w:val="32"/>
            <w:szCs w:val="32"/>
            <w:rPrChange w:id="1319" w:author="xh" w:date="2026-10-23T15:52:02Z">
              <w:rPr>
                <w:rFonts w:hint="eastAsia" w:ascii="方正仿宋_GBK" w:hAnsi="方正仿宋_GBK" w:eastAsia="方正仿宋_GBK" w:cs="Times New Roman"/>
                <w:sz w:val="32"/>
                <w:szCs w:val="32"/>
              </w:rPr>
            </w:rPrChange>
          </w:rPr>
          <w:delText>费用</w:delText>
        </w:r>
      </w:del>
      <w:del w:id="1320" w:author="白日梦想家" w:date="2026-10-26T14:12:32Z">
        <w:r>
          <w:rPr>
            <w:rFonts w:hint="default" w:ascii="Times New Roman" w:hAnsi="Times New Roman" w:eastAsia="方正仿宋_GBK" w:cs="Times New Roman"/>
            <w:b w:val="0"/>
            <w:bCs w:val="0"/>
            <w:i w:val="0"/>
            <w:iCs w:val="0"/>
            <w:sz w:val="32"/>
            <w:szCs w:val="32"/>
            <w:rPrChange w:id="1321" w:author="xh" w:date="2026-10-23T15:52:02Z">
              <w:rPr>
                <w:rFonts w:hint="eastAsia" w:ascii="方正仿宋_GBK" w:hAnsi="方正仿宋_GBK" w:eastAsia="方正仿宋_GBK" w:cs="Times New Roman"/>
                <w:sz w:val="32"/>
                <w:szCs w:val="32"/>
              </w:rPr>
            </w:rPrChange>
          </w:rPr>
          <w:delText>现值</w:delText>
        </w:r>
      </w:del>
      <w:del w:id="1322" w:author="xh" w:date="2026-10-26T18:40:58Z">
        <w:r>
          <w:rPr>
            <w:rFonts w:hint="default" w:ascii="Times New Roman" w:hAnsi="Times New Roman" w:eastAsia="方正仿宋_GBK" w:cs="Times New Roman"/>
            <w:b w:val="0"/>
            <w:bCs w:val="0"/>
            <w:i w:val="0"/>
            <w:iCs w:val="0"/>
            <w:sz w:val="32"/>
            <w:szCs w:val="32"/>
            <w:rPrChange w:id="1323" w:author="xh" w:date="2026-10-23T15:52:02Z">
              <w:rPr>
                <w:rFonts w:hint="eastAsia" w:ascii="方正仿宋_GBK" w:hAnsi="方正仿宋_GBK" w:eastAsia="方正仿宋_GBK" w:cs="Times New Roman"/>
                <w:sz w:val="32"/>
                <w:szCs w:val="32"/>
              </w:rPr>
            </w:rPrChange>
          </w:rPr>
          <w:delText>较刚性</w:delText>
        </w:r>
      </w:del>
      <w:r>
        <w:rPr>
          <w:rFonts w:hint="default" w:ascii="Times New Roman" w:hAnsi="Times New Roman" w:eastAsia="方正仿宋_GBK" w:cs="Times New Roman"/>
          <w:b w:val="0"/>
          <w:bCs w:val="0"/>
          <w:i w:val="0"/>
          <w:iCs w:val="0"/>
          <w:sz w:val="32"/>
          <w:szCs w:val="32"/>
        </w:rPr>
        <w:t>增加</w:t>
      </w:r>
      <w:ins w:id="1324" w:author="xh" w:date="2026-10-26T18:40:58Z">
        <w:r>
          <w:rPr>
            <w:rFonts w:hint="default" w:ascii="Times New Roman" w:hAnsi="Times New Roman" w:eastAsia="方正仿宋_GBK" w:cs="Times New Roman"/>
            <w:b w:val="0"/>
            <w:bCs w:val="0"/>
            <w:i w:val="0"/>
            <w:iCs w:val="0"/>
            <w:sz w:val="32"/>
            <w:szCs w:val="32"/>
          </w:rPr>
          <w:t>9</w:t>
        </w:r>
      </w:ins>
      <w:del w:id="1325" w:author="xh" w:date="2026-10-26T18:40:58Z">
        <w:r>
          <w:rPr>
            <w:rFonts w:hint="default" w:ascii="Times New Roman" w:hAnsi="Times New Roman" w:eastAsia="方正仿宋_GBK" w:cs="Times New Roman"/>
            <w:b w:val="0"/>
            <w:bCs w:val="0"/>
            <w:i w:val="0"/>
            <w:iCs w:val="0"/>
            <w:sz w:val="32"/>
            <w:szCs w:val="32"/>
          </w:rPr>
          <w:delText>835</w:delText>
        </w:r>
      </w:del>
      <w:r>
        <w:rPr>
          <w:rFonts w:hint="default" w:ascii="Times New Roman" w:hAnsi="Times New Roman" w:eastAsia="方正仿宋_GBK" w:cs="Times New Roman"/>
          <w:b w:val="0"/>
          <w:bCs w:val="0"/>
          <w:i w:val="0"/>
          <w:iCs w:val="0"/>
          <w:sz w:val="32"/>
          <w:szCs w:val="32"/>
        </w:rPr>
        <w:t>2</w:t>
      </w:r>
      <w:ins w:id="1326" w:author="xh" w:date="2026-10-26T18:40:58Z">
        <w:r>
          <w:rPr>
            <w:rFonts w:hint="default" w:ascii="Times New Roman" w:hAnsi="Times New Roman" w:eastAsia="方正仿宋_GBK" w:cs="Times New Roman"/>
            <w:b w:val="0"/>
            <w:bCs w:val="0"/>
            <w:i w:val="0"/>
            <w:iCs w:val="0"/>
            <w:sz w:val="32"/>
            <w:szCs w:val="32"/>
          </w:rPr>
          <w:t>77</w:t>
        </w:r>
      </w:ins>
      <w:r>
        <w:rPr>
          <w:rFonts w:hint="default" w:ascii="Times New Roman" w:hAnsi="Times New Roman" w:eastAsia="方正仿宋_GBK" w:cs="Times New Roman"/>
          <w:b w:val="0"/>
          <w:bCs w:val="0"/>
          <w:i w:val="0"/>
          <w:iCs w:val="0"/>
          <w:sz w:val="32"/>
          <w:szCs w:val="32"/>
        </w:rPr>
        <w:t>.</w:t>
      </w:r>
      <w:ins w:id="1327" w:author="xh" w:date="2026-10-26T18:40:58Z">
        <w:r>
          <w:rPr>
            <w:rFonts w:hint="default" w:ascii="Times New Roman" w:hAnsi="Times New Roman" w:eastAsia="方正仿宋_GBK" w:cs="Times New Roman"/>
            <w:b w:val="0"/>
            <w:bCs w:val="0"/>
            <w:i w:val="0"/>
            <w:iCs w:val="0"/>
            <w:sz w:val="32"/>
            <w:szCs w:val="32"/>
          </w:rPr>
          <w:t>62</w:t>
        </w:r>
      </w:ins>
      <w:del w:id="1328" w:author="xh" w:date="2026-10-26T18:40:58Z">
        <w:r>
          <w:rPr>
            <w:rFonts w:hint="default" w:ascii="Times New Roman" w:hAnsi="Times New Roman" w:eastAsia="方正仿宋_GBK" w:cs="Times New Roman"/>
            <w:b w:val="0"/>
            <w:bCs w:val="0"/>
            <w:i w:val="0"/>
            <w:iCs w:val="0"/>
            <w:sz w:val="32"/>
            <w:szCs w:val="32"/>
          </w:rPr>
          <w:delText>01</w:delText>
        </w:r>
      </w:del>
      <w:r>
        <w:rPr>
          <w:rFonts w:hint="default" w:ascii="Times New Roman" w:hAnsi="Times New Roman" w:eastAsia="方正仿宋_GBK" w:cs="Times New Roman"/>
          <w:b w:val="0"/>
          <w:bCs w:val="0"/>
          <w:i w:val="0"/>
          <w:iCs w:val="0"/>
          <w:sz w:val="32"/>
          <w:szCs w:val="32"/>
        </w:rPr>
        <w:t>万元，储能和联络</w:t>
      </w:r>
      <w:ins w:id="1329" w:author="xh" w:date="2026-10-26T18:40:58Z">
        <w:r>
          <w:rPr>
            <w:rFonts w:hint="default" w:ascii="Times New Roman" w:hAnsi="Times New Roman" w:eastAsia="方正仿宋_GBK" w:cs="Times New Roman"/>
            <w:b w:val="0"/>
            <w:bCs w:val="0"/>
            <w:i w:val="0"/>
            <w:iCs w:val="0"/>
            <w:sz w:val="32"/>
            <w:szCs w:val="32"/>
          </w:rPr>
          <w:t>费用</w:t>
        </w:r>
      </w:ins>
      <w:r>
        <w:rPr>
          <w:rFonts w:hint="default" w:ascii="Times New Roman" w:hAnsi="Times New Roman" w:eastAsia="方正仿宋_GBK" w:cs="Times New Roman"/>
          <w:b w:val="0"/>
          <w:bCs w:val="0"/>
          <w:i w:val="0"/>
          <w:iCs w:val="0"/>
          <w:sz w:val="32"/>
          <w:szCs w:val="32"/>
        </w:rPr>
        <w:t>分别减少</w:t>
      </w:r>
      <w:ins w:id="1330" w:author="xh" w:date="2026-10-26T18:40:58Z">
        <w:r>
          <w:rPr>
            <w:rFonts w:hint="default" w:ascii="Times New Roman" w:hAnsi="Times New Roman" w:eastAsia="方正仿宋_GBK" w:cs="Times New Roman"/>
            <w:b w:val="0"/>
            <w:bCs w:val="0"/>
            <w:i w:val="0"/>
            <w:iCs w:val="0"/>
            <w:sz w:val="32"/>
            <w:szCs w:val="32"/>
          </w:rPr>
          <w:t>894</w:t>
        </w:r>
      </w:ins>
      <w:del w:id="1331" w:author="xh" w:date="2026-10-26T18:40:58Z">
        <w:r>
          <w:rPr>
            <w:rFonts w:hint="default" w:ascii="Times New Roman" w:hAnsi="Times New Roman" w:eastAsia="方正仿宋_GBK" w:cs="Times New Roman"/>
            <w:b w:val="0"/>
            <w:bCs w:val="0"/>
            <w:i w:val="0"/>
            <w:iCs w:val="0"/>
            <w:sz w:val="32"/>
            <w:szCs w:val="32"/>
          </w:rPr>
          <w:delText>56</w:delText>
        </w:r>
      </w:del>
      <w:r>
        <w:rPr>
          <w:rFonts w:hint="default" w:ascii="Times New Roman" w:hAnsi="Times New Roman" w:eastAsia="方正仿宋_GBK" w:cs="Times New Roman"/>
          <w:b w:val="0"/>
          <w:bCs w:val="0"/>
          <w:i w:val="0"/>
          <w:iCs w:val="0"/>
          <w:sz w:val="32"/>
          <w:szCs w:val="32"/>
        </w:rPr>
        <w:t>1</w:t>
      </w:r>
      <w:del w:id="1332" w:author="xh" w:date="2026-10-26T18:40:58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w:t>
      </w:r>
      <w:ins w:id="1333" w:author="xh" w:date="2026-10-26T18:40:58Z">
        <w:r>
          <w:rPr>
            <w:rFonts w:hint="default" w:ascii="Times New Roman" w:hAnsi="Times New Roman" w:eastAsia="方正仿宋_GBK" w:cs="Times New Roman"/>
            <w:b w:val="0"/>
            <w:bCs w:val="0"/>
            <w:i w:val="0"/>
            <w:iCs w:val="0"/>
            <w:sz w:val="32"/>
            <w:szCs w:val="32"/>
          </w:rPr>
          <w:t>92</w:t>
        </w:r>
      </w:ins>
      <w:del w:id="1334" w:author="xh" w:date="2026-10-26T18:40:58Z">
        <w:r>
          <w:rPr>
            <w:rFonts w:hint="default" w:ascii="Times New Roman" w:hAnsi="Times New Roman" w:eastAsia="方正仿宋_GBK" w:cs="Times New Roman"/>
            <w:b w:val="0"/>
            <w:bCs w:val="0"/>
            <w:i w:val="0"/>
            <w:iCs w:val="0"/>
            <w:sz w:val="32"/>
            <w:szCs w:val="32"/>
          </w:rPr>
          <w:delText>74</w:delText>
        </w:r>
      </w:del>
      <w:r>
        <w:rPr>
          <w:rFonts w:hint="default" w:ascii="Times New Roman" w:hAnsi="Times New Roman" w:eastAsia="方正仿宋_GBK" w:cs="Times New Roman"/>
          <w:b w:val="0"/>
          <w:bCs w:val="0"/>
          <w:i w:val="0"/>
          <w:iCs w:val="0"/>
          <w:sz w:val="32"/>
          <w:szCs w:val="32"/>
        </w:rPr>
        <w:t>万元、</w:t>
      </w:r>
      <w:ins w:id="1335" w:author="xh" w:date="2026-10-26T18:40:58Z">
        <w:r>
          <w:rPr>
            <w:rFonts w:hint="default" w:ascii="Times New Roman" w:hAnsi="Times New Roman" w:eastAsia="方正仿宋_GBK" w:cs="Times New Roman"/>
            <w:b w:val="0"/>
            <w:bCs w:val="0"/>
            <w:i w:val="0"/>
            <w:iCs w:val="0"/>
            <w:sz w:val="32"/>
            <w:szCs w:val="32"/>
          </w:rPr>
          <w:t>2218.</w:t>
        </w:r>
      </w:ins>
      <w:r>
        <w:rPr>
          <w:rFonts w:hint="default" w:ascii="Times New Roman" w:hAnsi="Times New Roman" w:eastAsia="方正仿宋_GBK" w:cs="Times New Roman"/>
          <w:b w:val="0"/>
          <w:bCs w:val="0"/>
          <w:i w:val="0"/>
          <w:iCs w:val="0"/>
          <w:sz w:val="32"/>
          <w:szCs w:val="32"/>
        </w:rPr>
        <w:t>3</w:t>
      </w:r>
      <w:del w:id="1336" w:author="xh" w:date="2026-10-26T18:40:58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8</w:t>
      </w:r>
      <w:del w:id="1337" w:author="xh" w:date="2026-10-26T18:40:58Z">
        <w:r>
          <w:rPr>
            <w:rFonts w:hint="default" w:ascii="Times New Roman" w:hAnsi="Times New Roman" w:eastAsia="方正仿宋_GBK" w:cs="Times New Roman"/>
            <w:b w:val="0"/>
            <w:bCs w:val="0"/>
            <w:i w:val="0"/>
            <w:iCs w:val="0"/>
            <w:sz w:val="32"/>
            <w:szCs w:val="32"/>
          </w:rPr>
          <w:delText>3.59</w:delText>
        </w:r>
      </w:del>
      <w:r>
        <w:rPr>
          <w:rFonts w:hint="default" w:ascii="Times New Roman" w:hAnsi="Times New Roman" w:eastAsia="方正仿宋_GBK" w:cs="Times New Roman"/>
          <w:b w:val="0"/>
          <w:bCs w:val="0"/>
          <w:i w:val="0"/>
          <w:iCs w:val="0"/>
          <w:sz w:val="32"/>
          <w:szCs w:val="32"/>
        </w:rPr>
        <w:t>万元</w:t>
      </w:r>
      <w:ins w:id="1338" w:author="xh" w:date="2026-10-26T18:40:58Z">
        <w:r>
          <w:rPr>
            <w:rFonts w:hint="default" w:ascii="Times New Roman" w:hAnsi="Times New Roman" w:eastAsia="方正仿宋_GBK" w:cs="Times New Roman"/>
            <w:b w:val="0"/>
            <w:bCs w:val="0"/>
            <w:i w:val="0"/>
            <w:iCs w:val="0"/>
            <w:sz w:val="32"/>
            <w:szCs w:val="32"/>
          </w:rPr>
          <w:t>，配套工程节省额超过</w:t>
        </w:r>
      </w:ins>
      <w:del w:id="1339" w:author="xh" w:date="2026-10-26T18:40:58Z">
        <w:r>
          <w:rPr>
            <w:rFonts w:hint="default" w:ascii="Times New Roman" w:hAnsi="Times New Roman" w:eastAsia="方正仿宋_GBK" w:cs="Times New Roman"/>
            <w:b w:val="0"/>
            <w:bCs w:val="0"/>
            <w:i w:val="0"/>
            <w:iCs w:val="0"/>
            <w:sz w:val="32"/>
            <w:szCs w:val="32"/>
          </w:rPr>
          <w:delText>。</w:delText>
        </w:r>
      </w:del>
      <w:ins w:id="1340" w:author="xh" w:date="2026-10-23T15:52:02Z">
        <w:r>
          <w:rPr>
            <w:rFonts w:hint="default" w:ascii="Times New Roman" w:hAnsi="Times New Roman" w:eastAsia="方正仿宋_GBK" w:cs="Times New Roman"/>
            <w:b w:val="0"/>
            <w:bCs w:val="0"/>
            <w:i w:val="0"/>
            <w:iCs w:val="0"/>
            <w:sz w:val="32"/>
            <w:szCs w:val="32"/>
            <w:rPrChange w:id="1341" w:author="xh" w:date="2026-10-23T15:52:02Z">
              <w:rPr>
                <w:rFonts w:hint="eastAsia" w:ascii="方正仿宋_GBK" w:hAnsi="方正仿宋_GBK" w:eastAsia="方正仿宋_GBK" w:cs="Times New Roman"/>
                <w:sz w:val="32"/>
                <w:szCs w:val="32"/>
              </w:rPr>
            </w:rPrChange>
          </w:rPr>
          <w:t>主变</w:t>
        </w:r>
      </w:ins>
      <w:del w:id="1342" w:author="xh" w:date="2026-10-23T15:52:02Z">
        <w:r>
          <w:rPr>
            <w:rFonts w:hint="eastAsia" w:ascii="方正仿宋_GBK" w:hAnsi="方正仿宋_GBK" w:eastAsia="方正仿宋_GBK" w:cs="Times New Roman"/>
            <w:sz w:val="32"/>
            <w:szCs w:val="32"/>
          </w:rPr>
          <w:delText>站内</w:delText>
        </w:r>
      </w:del>
      <w:ins w:id="1343" w:author="xh" w:date="2026-10-26T18:40:58Z">
        <w:r>
          <w:rPr>
            <w:rFonts w:hint="eastAsia" w:ascii="方正仿宋_GBK" w:hAnsi="方正仿宋_GBK" w:eastAsia="方正仿宋_GBK" w:cs="Times New Roman"/>
            <w:sz w:val="32"/>
            <w:szCs w:val="32"/>
            <w:lang w:eastAsia="zh"/>
            <w:woUserID w:val="2"/>
          </w:rPr>
          <w:t>投入增加</w:t>
        </w:r>
      </w:ins>
      <w:del w:id="1344" w:author="xh" w:date="2026-10-26T18:40:58Z">
        <w:r>
          <w:rPr>
            <w:rFonts w:hint="eastAsia" w:ascii="方正仿宋_GBK" w:hAnsi="方正仿宋_GBK" w:eastAsia="方正仿宋_GBK" w:cs="Times New Roman"/>
            <w:sz w:val="32"/>
            <w:szCs w:val="32"/>
            <w:lang w:eastAsia="zh"/>
            <w:woUserID w:val="2"/>
          </w:rPr>
          <w:delText>扩建</w:delText>
        </w:r>
      </w:del>
      <w:ins w:id="1345" w:author="白日梦想家" w:date="2026-10-26T14:13:05Z">
        <w:del w:id="1346" w:author="xh" w:date="2026-10-26T18:40:58Z">
          <w:r>
            <w:rPr>
              <w:rFonts w:hint="eastAsia" w:ascii="方正仿宋_GBK" w:hAnsi="方正仿宋_GBK" w:eastAsia="方正仿宋_GBK" w:cs="Times New Roman"/>
              <w:sz w:val="32"/>
              <w:szCs w:val="32"/>
              <w:lang w:eastAsia="zh"/>
              <w:woUserID w:val="2"/>
            </w:rPr>
            <w:delText>可</w:delText>
          </w:r>
        </w:del>
      </w:ins>
      <w:del w:id="1347" w:author="白日梦想家" w:date="2026-10-26T14:13:01Z">
        <w:r>
          <w:rPr>
            <w:rFonts w:hint="default" w:ascii="Times New Roman" w:hAnsi="Times New Roman" w:eastAsia="方正仿宋_GBK" w:cs="Times New Roman"/>
            <w:b w:val="0"/>
            <w:bCs w:val="0"/>
            <w:i w:val="0"/>
            <w:iCs w:val="0"/>
            <w:sz w:val="32"/>
            <w:szCs w:val="32"/>
            <w:rPrChange w:id="1348" w:author="xh" w:date="2026-10-23T15:52:02Z">
              <w:rPr>
                <w:rFonts w:hint="eastAsia" w:ascii="方正仿宋_GBK" w:hAnsi="方正仿宋_GBK" w:eastAsia="方正仿宋_GBK" w:cs="Times New Roman"/>
                <w:sz w:val="32"/>
                <w:szCs w:val="32"/>
              </w:rPr>
            </w:rPrChange>
          </w:rPr>
          <w:delText>补</w:delText>
        </w:r>
      </w:del>
      <w:del w:id="1349" w:author="白日梦想家" w:date="2026-10-26T14:13:00Z">
        <w:r>
          <w:rPr>
            <w:rFonts w:hint="default" w:ascii="Times New Roman" w:hAnsi="Times New Roman" w:eastAsia="方正仿宋_GBK" w:cs="Times New Roman"/>
            <w:b w:val="0"/>
            <w:bCs w:val="0"/>
            <w:i w:val="0"/>
            <w:iCs w:val="0"/>
            <w:sz w:val="32"/>
            <w:szCs w:val="32"/>
            <w:rPrChange w:id="1350" w:author="xh" w:date="2026-10-23T15:52:02Z">
              <w:rPr>
                <w:rFonts w:hint="eastAsia" w:ascii="方正仿宋_GBK" w:hAnsi="方正仿宋_GBK" w:eastAsia="方正仿宋_GBK" w:cs="Times New Roman"/>
                <w:sz w:val="32"/>
                <w:szCs w:val="32"/>
              </w:rPr>
            </w:rPrChange>
          </w:rPr>
          <w:delText>强</w:delText>
        </w:r>
      </w:del>
      <w:ins w:id="1351" w:author="xh" w:date="2026-10-23T15:52:02Z">
        <w:del w:id="1352" w:author="xh" w:date="2026-10-26T18:40:58Z">
          <w:r>
            <w:rPr>
              <w:rFonts w:hint="default" w:ascii="Times New Roman" w:hAnsi="Times New Roman" w:eastAsia="方正仿宋_GBK" w:cs="Times New Roman"/>
              <w:b w:val="0"/>
              <w:bCs w:val="0"/>
              <w:i w:val="0"/>
              <w:iCs w:val="0"/>
              <w:sz w:val="32"/>
              <w:szCs w:val="32"/>
              <w:rPrChange w:id="1353" w:author="xh" w:date="2026-10-23T15:52:02Z">
                <w:rPr>
                  <w:rFonts w:hint="eastAsia" w:ascii="方正仿宋_GBK" w:hAnsi="方正仿宋_GBK" w:eastAsia="方正仿宋_GBK" w:cs="Times New Roman"/>
                  <w:sz w:val="32"/>
                  <w:szCs w:val="32"/>
                </w:rPr>
              </w:rPrChange>
            </w:rPr>
            <w:delText>同时改善</w:delText>
          </w:r>
        </w:del>
      </w:ins>
      <w:del w:id="1354" w:author="xh" w:date="2026-10-23T15:52:02Z">
        <w:r>
          <w:rPr>
            <w:rFonts w:hint="eastAsia" w:ascii="方正仿宋_GBK" w:hAnsi="方正仿宋_GBK" w:eastAsia="方正仿宋_GBK" w:cs="Times New Roman"/>
            <w:sz w:val="32"/>
            <w:szCs w:val="32"/>
          </w:rPr>
          <w:delText>提高</w:delText>
        </w:r>
      </w:del>
      <w:del w:id="1355" w:author="xh" w:date="2026-10-26T18:40:58Z">
        <w:r>
          <w:rPr>
            <w:rFonts w:hint="default" w:ascii="Times New Roman" w:hAnsi="Times New Roman" w:eastAsia="方正仿宋_GBK" w:cs="Times New Roman"/>
            <w:b w:val="0"/>
            <w:bCs w:val="0"/>
            <w:i w:val="0"/>
            <w:iCs w:val="0"/>
            <w:sz w:val="32"/>
            <w:szCs w:val="32"/>
            <w:rPrChange w:id="1356" w:author="xh" w:date="2026-10-23T15:52:02Z">
              <w:rPr>
                <w:rFonts w:hint="eastAsia" w:ascii="方正仿宋_GBK" w:hAnsi="方正仿宋_GBK" w:eastAsia="方正仿宋_GBK" w:cs="Times New Roman"/>
                <w:sz w:val="32"/>
                <w:szCs w:val="32"/>
              </w:rPr>
            </w:rPrChange>
          </w:rPr>
          <w:delText>正常及故障时的</w:delText>
        </w:r>
      </w:del>
      <w:del w:id="1357" w:author="xh" w:date="2026-10-23T15:52:02Z">
        <w:r>
          <w:rPr>
            <w:rFonts w:hint="eastAsia" w:ascii="方正仿宋_GBK" w:hAnsi="方正仿宋_GBK" w:eastAsia="方正仿宋_GBK" w:cs="Times New Roman"/>
            <w:sz w:val="32"/>
            <w:szCs w:val="32"/>
          </w:rPr>
          <w:delText>剩余</w:delText>
        </w:r>
      </w:del>
      <w:del w:id="1358" w:author="xh" w:date="2026-10-26T18:40:58Z">
        <w:r>
          <w:rPr>
            <w:rFonts w:hint="default" w:ascii="Times New Roman" w:hAnsi="Times New Roman" w:eastAsia="方正仿宋_GBK" w:cs="Times New Roman"/>
            <w:b w:val="0"/>
            <w:bCs w:val="0"/>
            <w:i w:val="0"/>
            <w:iCs w:val="0"/>
            <w:sz w:val="32"/>
            <w:szCs w:val="32"/>
            <w:rPrChange w:id="1359" w:author="xh" w:date="2026-10-23T15:52:02Z">
              <w:rPr>
                <w:rFonts w:hint="eastAsia" w:ascii="方正仿宋_GBK" w:hAnsi="方正仿宋_GBK" w:eastAsia="方正仿宋_GBK" w:cs="Times New Roman"/>
                <w:sz w:val="32"/>
                <w:szCs w:val="32"/>
              </w:rPr>
            </w:rPrChange>
          </w:rPr>
          <w:delText>承载能力，减少</w:delText>
        </w:r>
      </w:del>
      <w:del w:id="1360" w:author="xh" w:date="2026-10-23T15:52:02Z">
        <w:r>
          <w:rPr>
            <w:rFonts w:hint="eastAsia" w:ascii="方正仿宋_GBK" w:hAnsi="方正仿宋_GBK" w:eastAsia="方正仿宋_GBK" w:cs="Times New Roman"/>
            <w:sz w:val="32"/>
            <w:szCs w:val="32"/>
          </w:rPr>
          <w:delText>部分</w:delText>
        </w:r>
      </w:del>
      <w:del w:id="1361" w:author="xh" w:date="2026-10-26T18:40:58Z">
        <w:r>
          <w:rPr>
            <w:rFonts w:hint="default" w:ascii="Times New Roman" w:hAnsi="Times New Roman" w:eastAsia="方正仿宋_GBK" w:cs="Times New Roman"/>
            <w:b w:val="0"/>
            <w:bCs w:val="0"/>
            <w:i w:val="0"/>
            <w:iCs w:val="0"/>
            <w:sz w:val="32"/>
            <w:szCs w:val="32"/>
            <w:rPrChange w:id="1362" w:author="xh" w:date="2026-10-23T15:52:02Z">
              <w:rPr>
                <w:rFonts w:hint="eastAsia" w:ascii="方正仿宋_GBK" w:hAnsi="方正仿宋_GBK" w:eastAsia="方正仿宋_GBK" w:cs="Times New Roman"/>
                <w:sz w:val="32"/>
                <w:szCs w:val="32"/>
              </w:rPr>
            </w:rPrChange>
          </w:rPr>
          <w:delText>局部</w:delText>
        </w:r>
      </w:del>
      <w:ins w:id="1363" w:author="xh" w:date="2026-10-23T15:52:02Z">
        <w:del w:id="1364" w:author="xh" w:date="2026-10-26T18:40:58Z">
          <w:r>
            <w:rPr>
              <w:rFonts w:hint="default" w:ascii="Times New Roman" w:hAnsi="Times New Roman" w:eastAsia="方正仿宋_GBK" w:cs="Times New Roman"/>
              <w:b w:val="0"/>
              <w:bCs w:val="0"/>
              <w:i w:val="0"/>
              <w:iCs w:val="0"/>
              <w:sz w:val="32"/>
              <w:szCs w:val="32"/>
              <w:rPrChange w:id="1365" w:author="xh" w:date="2026-10-23T15:52:02Z">
                <w:rPr>
                  <w:rFonts w:hint="eastAsia" w:ascii="方正仿宋_GBK" w:hAnsi="方正仿宋_GBK" w:eastAsia="方正仿宋_GBK" w:cs="Times New Roman"/>
                  <w:sz w:val="32"/>
                  <w:szCs w:val="32"/>
                </w:rPr>
              </w:rPrChange>
            </w:rPr>
            <w:delText>储能</w:delText>
          </w:r>
        </w:del>
      </w:ins>
      <w:del w:id="1366" w:author="xh" w:date="2026-10-26T18:40:58Z">
        <w:r>
          <w:rPr>
            <w:rFonts w:hint="default" w:ascii="Times New Roman" w:hAnsi="Times New Roman" w:eastAsia="方正仿宋_GBK" w:cs="Times New Roman"/>
            <w:b w:val="0"/>
            <w:bCs w:val="0"/>
            <w:i w:val="0"/>
            <w:iCs w:val="0"/>
            <w:sz w:val="32"/>
            <w:szCs w:val="32"/>
            <w:rPrChange w:id="1367" w:author="xh" w:date="2026-10-23T15:52:02Z">
              <w:rPr>
                <w:rFonts w:hint="eastAsia" w:ascii="方正仿宋_GBK" w:hAnsi="方正仿宋_GBK" w:eastAsia="方正仿宋_GBK" w:cs="Times New Roman"/>
                <w:sz w:val="32"/>
                <w:szCs w:val="32"/>
              </w:rPr>
            </w:rPrChange>
          </w:rPr>
          <w:delText>支撑和通道建设</w:delText>
        </w:r>
      </w:del>
      <w:del w:id="1368" w:author="xh" w:date="2026-10-23T15:52:02Z">
        <w:r>
          <w:rPr>
            <w:rFonts w:hint="eastAsia" w:ascii="方正仿宋_GBK" w:hAnsi="方正仿宋_GBK" w:eastAsia="方正仿宋_GBK" w:cs="Times New Roman"/>
            <w:sz w:val="32"/>
            <w:szCs w:val="32"/>
          </w:rPr>
          <w:delText>需求</w:delText>
        </w:r>
      </w:del>
      <w:del w:id="1369" w:author="xh" w:date="2026-10-26T18:40:58Z">
        <w:r>
          <w:rPr>
            <w:rFonts w:hint="default" w:ascii="Times New Roman" w:hAnsi="Times New Roman" w:eastAsia="方正仿宋_GBK" w:cs="Times New Roman"/>
            <w:b w:val="0"/>
            <w:bCs w:val="0"/>
            <w:i w:val="0"/>
            <w:iCs w:val="0"/>
            <w:sz w:val="32"/>
            <w:szCs w:val="32"/>
            <w:rPrChange w:id="1370" w:author="xh" w:date="2026-10-23T15:52:02Z">
              <w:rPr>
                <w:rFonts w:hint="eastAsia" w:ascii="方正仿宋_GBK" w:hAnsi="方正仿宋_GBK" w:eastAsia="方正仿宋_GBK" w:cs="Times New Roman"/>
                <w:sz w:val="32"/>
                <w:szCs w:val="32"/>
              </w:rPr>
            </w:rPrChange>
          </w:rPr>
          <w:delText>，三项费用</w:delText>
        </w:r>
      </w:del>
      <w:del w:id="1371" w:author="xh" w:date="2026-10-23T15:52:02Z">
        <w:r>
          <w:rPr>
            <w:rFonts w:hint="eastAsia" w:ascii="方正仿宋_GBK" w:hAnsi="方正仿宋_GBK" w:eastAsia="方正仿宋_GBK" w:cs="Times New Roman"/>
            <w:sz w:val="32"/>
            <w:szCs w:val="32"/>
          </w:rPr>
          <w:delText>共同形成该地区848.32万元的</w:delText>
        </w:r>
      </w:del>
      <w:del w:id="1372" w:author="xh" w:date="2026-10-26T18:40:58Z">
        <w:r>
          <w:rPr>
            <w:rFonts w:hint="default" w:ascii="Times New Roman" w:hAnsi="Times New Roman" w:eastAsia="方正仿宋_GBK" w:cs="Times New Roman"/>
            <w:b w:val="0"/>
            <w:bCs w:val="0"/>
            <w:i w:val="0"/>
            <w:iCs w:val="0"/>
            <w:sz w:val="32"/>
            <w:szCs w:val="32"/>
            <w:rPrChange w:id="1373" w:author="xh" w:date="2026-10-23T15:52:02Z">
              <w:rPr>
                <w:rFonts w:hint="eastAsia" w:ascii="方正仿宋_GBK" w:hAnsi="方正仿宋_GBK" w:eastAsia="方正仿宋_GBK" w:cs="Times New Roman"/>
                <w:sz w:val="32"/>
                <w:szCs w:val="32"/>
              </w:rPr>
            </w:rPrChange>
          </w:rPr>
          <w:delText>合计下降</w:delText>
        </w:r>
      </w:del>
      <w:r>
        <w:rPr>
          <w:rFonts w:hint="default" w:ascii="Times New Roman" w:hAnsi="Times New Roman" w:eastAsia="方正仿宋_GBK" w:cs="Times New Roman"/>
          <w:b w:val="0"/>
          <w:bCs w:val="0"/>
          <w:i w:val="0"/>
          <w:iCs w:val="0"/>
          <w:sz w:val="32"/>
          <w:szCs w:val="32"/>
        </w:rPr>
        <w:t>。</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374" w:author="xh" w:date="2026-10-23T15:55:27Z">
            <w:rPr>
              <w:rFonts w:hint="eastAsia" w:ascii="方正楷体_GBK" w:hAnsi="方正楷体_GBK" w:eastAsia="方正楷体_GBK" w:cs="方正楷体_GBK"/>
              <w:b/>
              <w:sz w:val="32"/>
              <w:szCs w:val="32"/>
            </w:rPr>
          </w:rPrChange>
        </w:rPr>
        <w:t>二是</w:t>
      </w:r>
      <w:ins w:id="1375" w:author="xh" w:date="2026-10-23T15:55:27Z">
        <w:r>
          <w:rPr>
            <w:rFonts w:hint="default" w:ascii="Times New Roman" w:hAnsi="Times New Roman" w:eastAsia="方正楷体_GBK" w:cs="Times New Roman"/>
            <w:b/>
            <w:bCs/>
            <w:i w:val="0"/>
            <w:iCs w:val="0"/>
            <w:sz w:val="32"/>
            <w:szCs w:val="32"/>
            <w:rPrChange w:id="1376" w:author="xh" w:date="2026-10-23T15:55:27Z">
              <w:rPr>
                <w:rFonts w:hint="eastAsia" w:ascii="方正楷体_GBK" w:hAnsi="方正楷体_GBK" w:eastAsia="方正楷体_GBK" w:cs="方正楷体_GBK"/>
                <w:b/>
                <w:sz w:val="32"/>
                <w:szCs w:val="32"/>
              </w:rPr>
            </w:rPrChange>
          </w:rPr>
          <w:t>电缆比例较高的城</w:t>
        </w:r>
      </w:ins>
      <w:del w:id="1377"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1378" w:author="xh" w:date="2026-10-23T15:55:27Z">
            <w:rPr>
              <w:rFonts w:hint="eastAsia" w:ascii="方正楷体_GBK" w:hAnsi="方正楷体_GBK" w:eastAsia="方正楷体_GBK" w:cs="方正楷体_GBK"/>
              <w:b/>
              <w:sz w:val="32"/>
              <w:szCs w:val="32"/>
            </w:rPr>
          </w:rPrChange>
        </w:rPr>
        <w:t>区</w:t>
      </w:r>
      <w:del w:id="1379"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1380" w:author="xh" w:date="2026-10-23T15:55:27Z">
            <w:rPr>
              <w:rFonts w:hint="eastAsia" w:ascii="方正楷体_GBK" w:hAnsi="方正楷体_GBK" w:eastAsia="方正楷体_GBK" w:cs="方正楷体_GBK"/>
              <w:b/>
              <w:sz w:val="32"/>
              <w:szCs w:val="32"/>
            </w:rPr>
          </w:rPrChange>
        </w:rPr>
        <w:t>通过</w:t>
      </w:r>
      <w:ins w:id="1381" w:author="xh" w:date="2026-10-26T18:41:44Z">
        <w:r>
          <w:rPr>
            <w:rFonts w:hint="default" w:ascii="Times New Roman" w:hAnsi="Times New Roman" w:eastAsia="方正楷体_GBK" w:cs="Times New Roman"/>
            <w:b/>
            <w:bCs/>
            <w:i w:val="0"/>
            <w:iCs w:val="0"/>
            <w:sz w:val="32"/>
            <w:szCs w:val="32"/>
          </w:rPr>
          <w:t>站内补强</w:t>
        </w:r>
      </w:ins>
      <w:r>
        <w:rPr>
          <w:rFonts w:hint="default" w:ascii="Times New Roman" w:hAnsi="Times New Roman" w:eastAsia="方正楷体_GBK" w:cs="Times New Roman"/>
          <w:b/>
          <w:bCs/>
          <w:i w:val="0"/>
          <w:iCs w:val="0"/>
          <w:sz w:val="32"/>
          <w:szCs w:val="32"/>
        </w:rPr>
        <w:t>减少新增联络</w:t>
      </w:r>
      <w:ins w:id="1382" w:author="xh" w:date="2026-10-23T15:55:27Z">
        <w:del w:id="1383" w:author="xh" w:date="2026-10-26T18:41:44Z">
          <w:r>
            <w:rPr>
              <w:rFonts w:hint="default" w:ascii="Times New Roman" w:hAnsi="Times New Roman" w:eastAsia="方正楷体_GBK" w:cs="Times New Roman"/>
              <w:b/>
              <w:bCs/>
              <w:i w:val="0"/>
              <w:iCs w:val="0"/>
              <w:sz w:val="32"/>
              <w:szCs w:val="32"/>
              <w:rPrChange w:id="1384" w:author="xh" w:date="2026-10-23T15:55:27Z">
                <w:rPr>
                  <w:rFonts w:hint="eastAsia" w:ascii="方正楷体_GBK" w:hAnsi="方正楷体_GBK" w:eastAsia="方正楷体_GBK" w:cs="方正楷体_GBK"/>
                  <w:b/>
                  <w:sz w:val="32"/>
                  <w:szCs w:val="32"/>
                </w:rPr>
              </w:rPrChange>
            </w:rPr>
            <w:delText>节省</w:delText>
          </w:r>
        </w:del>
      </w:ins>
      <w:del w:id="1385" w:author="xh" w:date="2026-10-23T15:55:27Z">
        <w:r>
          <w:rPr>
            <w:rFonts w:hint="eastAsia" w:ascii="方正楷体_GBK" w:hAnsi="方正楷体_GBK" w:eastAsia="方正楷体_GBK" w:cs="方正楷体_GBK"/>
            <w:b/>
            <w:sz w:val="32"/>
            <w:szCs w:val="32"/>
          </w:rPr>
          <w:delText>形成</w:delText>
        </w:r>
      </w:del>
      <w:del w:id="1386" w:author="xh" w:date="2026-10-26T18:41:44Z">
        <w:r>
          <w:rPr>
            <w:rFonts w:hint="default" w:ascii="Times New Roman" w:hAnsi="Times New Roman" w:eastAsia="方正楷体_GBK" w:cs="Times New Roman"/>
            <w:b/>
            <w:bCs/>
            <w:i w:val="0"/>
            <w:iCs w:val="0"/>
            <w:sz w:val="32"/>
            <w:szCs w:val="32"/>
            <w:rPrChange w:id="1387" w:author="xh" w:date="2026-10-23T15:55:27Z">
              <w:rPr>
                <w:rFonts w:hint="eastAsia" w:ascii="方正楷体_GBK" w:hAnsi="方正楷体_GBK" w:eastAsia="方正楷体_GBK" w:cs="方正楷体_GBK"/>
                <w:b/>
                <w:sz w:val="32"/>
                <w:szCs w:val="32"/>
              </w:rPr>
            </w:rPrChange>
          </w:rPr>
          <w:delText>费用</w:delText>
        </w:r>
      </w:del>
      <w:ins w:id="1388" w:author="xh" w:date="2026-10-23T15:55:27Z">
        <w:r>
          <w:rPr>
            <w:rFonts w:hint="default" w:ascii="Times New Roman" w:hAnsi="Times New Roman" w:eastAsia="方正楷体_GBK" w:cs="Times New Roman"/>
            <w:b/>
            <w:bCs/>
            <w:i w:val="0"/>
            <w:iCs w:val="0"/>
            <w:sz w:val="32"/>
            <w:szCs w:val="32"/>
            <w:rPrChange w:id="1389" w:author="xh" w:date="2026-10-23T15:55:27Z">
              <w:rPr>
                <w:rFonts w:hint="eastAsia" w:ascii="方正楷体_GBK" w:hAnsi="方正楷体_GBK" w:eastAsia="方正楷体_GBK" w:cs="方正楷体_GBK"/>
                <w:b/>
                <w:sz w:val="32"/>
                <w:szCs w:val="32"/>
              </w:rPr>
            </w:rPrChange>
          </w:rPr>
          <w:t>。</w:t>
        </w:r>
      </w:ins>
      <w:ins w:id="1390" w:author="xh" w:date="2026-10-23T15:55:27Z">
        <w:r>
          <w:rPr>
            <w:rFonts w:hint="default" w:ascii="Times New Roman" w:hAnsi="Times New Roman" w:eastAsia="方正仿宋_GBK" w:cs="Times New Roman"/>
            <w:b w:val="0"/>
            <w:bCs w:val="0"/>
            <w:i w:val="0"/>
            <w:iCs w:val="0"/>
            <w:sz w:val="32"/>
            <w:szCs w:val="32"/>
            <w:rPrChange w:id="1391" w:author="xh" w:date="2026-10-23T15:55:27Z">
              <w:rPr>
                <w:rFonts w:hint="eastAsia" w:ascii="方正楷体_GBK" w:hAnsi="方正楷体_GBK" w:eastAsia="方正楷体_GBK" w:cs="方正楷体_GBK"/>
                <w:b/>
                <w:sz w:val="32"/>
                <w:szCs w:val="32"/>
              </w:rPr>
            </w:rPrChange>
          </w:rPr>
          <w:t>市区电缆长度占比约80%，</w:t>
        </w:r>
      </w:ins>
      <w:ins w:id="1392" w:author="xh" w:date="2026-10-23T15:55:27Z">
        <w:del w:id="1393" w:author="白日梦想家" w:date="2026-10-26T14:13:30Z">
          <w:r>
            <w:rPr>
              <w:rFonts w:hint="default" w:ascii="Times New Roman" w:hAnsi="Times New Roman" w:eastAsia="方正仿宋_GBK" w:cs="Times New Roman"/>
              <w:b w:val="0"/>
              <w:bCs w:val="0"/>
              <w:i w:val="0"/>
              <w:iCs w:val="0"/>
              <w:sz w:val="32"/>
              <w:szCs w:val="32"/>
              <w:rPrChange w:id="1394" w:author="xh" w:date="2026-10-23T15:55:27Z">
                <w:rPr>
                  <w:rFonts w:hint="eastAsia" w:ascii="方正楷体_GBK" w:hAnsi="方正楷体_GBK" w:eastAsia="方正楷体_GBK" w:cs="方正楷体_GBK"/>
                  <w:b/>
                  <w:sz w:val="32"/>
                  <w:szCs w:val="32"/>
                </w:rPr>
              </w:rPrChange>
            </w:rPr>
            <w:delText>高于邳州约11%，</w:delText>
          </w:r>
        </w:del>
      </w:ins>
      <w:ins w:id="1395"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1396" w:author="xh" w:date="2026-10-23T15:55:27Z">
        <w:del w:id="1397" w:author="白日梦想家" w:date="2026-10-26T14:13:33Z">
          <w:r>
            <w:rPr>
              <w:rFonts w:hint="default" w:ascii="Times New Roman" w:hAnsi="Times New Roman" w:eastAsia="方正仿宋_GBK" w:cs="Times New Roman"/>
              <w:b w:val="0"/>
              <w:bCs w:val="0"/>
              <w:i w:val="0"/>
              <w:iCs w:val="0"/>
              <w:sz w:val="32"/>
              <w:szCs w:val="32"/>
              <w:rPrChange w:id="1398" w:author="xh" w:date="2026-10-23T15:55:27Z">
                <w:rPr>
                  <w:rFonts w:hint="eastAsia" w:ascii="方正楷体_GBK" w:hAnsi="方正楷体_GBK" w:eastAsia="方正楷体_GBK" w:cs="方正楷体_GBK"/>
                  <w:b/>
                  <w:sz w:val="32"/>
                  <w:szCs w:val="32"/>
                </w:rPr>
              </w:rPrChange>
            </w:rPr>
            <w:delText>同类</w:delText>
          </w:r>
        </w:del>
      </w:ins>
      <w:ins w:id="1399" w:author="xh" w:date="2026-10-23T15:55:27Z">
        <w:r>
          <w:rPr>
            <w:rFonts w:hint="default" w:ascii="Times New Roman" w:hAnsi="Times New Roman" w:eastAsia="方正仿宋_GBK" w:cs="Times New Roman"/>
            <w:b w:val="0"/>
            <w:bCs w:val="0"/>
            <w:i w:val="0"/>
            <w:iCs w:val="0"/>
            <w:sz w:val="32"/>
            <w:szCs w:val="32"/>
            <w:rPrChange w:id="1400" w:author="xh" w:date="2026-10-23T15:55:27Z">
              <w:rPr>
                <w:rFonts w:hint="eastAsia" w:ascii="方正楷体_GBK" w:hAnsi="方正楷体_GBK" w:eastAsia="方正楷体_GBK" w:cs="方正楷体_GBK"/>
                <w:b/>
                <w:sz w:val="32"/>
                <w:szCs w:val="32"/>
              </w:rPr>
            </w:rPrChange>
          </w:rPr>
          <w:t>联络工程</w:t>
        </w:r>
      </w:ins>
      <w:ins w:id="1401" w:author="白日梦想家" w:date="2026-10-26T14:13:40Z">
        <w:r>
          <w:rPr>
            <w:rFonts w:hint="eastAsia" w:ascii="Times New Roman" w:hAnsi="Times New Roman" w:eastAsia="方正仿宋_GBK" w:cs="Times New Roman"/>
            <w:b w:val="0"/>
            <w:bCs w:val="0"/>
            <w:i w:val="0"/>
            <w:iCs w:val="0"/>
            <w:sz w:val="32"/>
            <w:szCs w:val="32"/>
            <w:lang w:eastAsia="zh"/>
            <w:woUserID w:val="2"/>
          </w:rPr>
          <w:t>成本</w:t>
        </w:r>
      </w:ins>
      <w:ins w:id="1402" w:author="xh" w:date="2026-10-23T15:55:27Z">
        <w:del w:id="1403" w:author="白日梦想家" w:date="2026-10-26T14:13:39Z">
          <w:r>
            <w:rPr>
              <w:rFonts w:hint="default" w:ascii="Times New Roman" w:hAnsi="Times New Roman" w:eastAsia="方正仿宋_GBK" w:cs="Times New Roman"/>
              <w:b w:val="0"/>
              <w:bCs w:val="0"/>
              <w:i w:val="0"/>
              <w:iCs w:val="0"/>
              <w:sz w:val="32"/>
              <w:szCs w:val="32"/>
              <w:rPrChange w:id="1404" w:author="xh" w:date="2026-10-23T15:55:27Z">
                <w:rPr>
                  <w:rFonts w:hint="eastAsia" w:ascii="方正楷体_GBK" w:hAnsi="方正楷体_GBK" w:eastAsia="方正楷体_GBK" w:cs="方正楷体_GBK"/>
                  <w:b/>
                  <w:sz w:val="32"/>
                  <w:szCs w:val="32"/>
                </w:rPr>
              </w:rPrChange>
            </w:rPr>
            <w:delText>费用</w:delText>
          </w:r>
        </w:del>
      </w:ins>
      <w:ins w:id="1405" w:author="xh" w:date="2026-10-23T15:55:27Z">
        <w:r>
          <w:rPr>
            <w:rFonts w:hint="default" w:ascii="Times New Roman" w:hAnsi="Times New Roman" w:eastAsia="方正仿宋_GBK" w:cs="Times New Roman"/>
            <w:b w:val="0"/>
            <w:bCs w:val="0"/>
            <w:i w:val="0"/>
            <w:iCs w:val="0"/>
            <w:sz w:val="32"/>
            <w:szCs w:val="32"/>
            <w:rPrChange w:id="1406" w:author="xh" w:date="2026-10-23T15:55:27Z">
              <w:rPr>
                <w:rFonts w:hint="eastAsia" w:ascii="方正楷体_GBK" w:hAnsi="方正楷体_GBK" w:eastAsia="方正楷体_GBK" w:cs="方正楷体_GBK"/>
                <w:b/>
                <w:sz w:val="32"/>
                <w:szCs w:val="32"/>
              </w:rPr>
            </w:rPrChange>
          </w:rPr>
          <w:t>较高</w:t>
        </w:r>
      </w:ins>
      <w:del w:id="1407"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408" w:author="xh" w:date="2026-10-23T15:55:27Z">
            <w:rPr>
              <w:rFonts w:hint="eastAsia" w:ascii="方正楷体_GBK" w:hAnsi="方正楷体_GBK" w:eastAsia="方正楷体_GBK" w:cs="方正楷体_GBK"/>
              <w:b/>
              <w:sz w:val="32"/>
              <w:szCs w:val="32"/>
            </w:rPr>
          </w:rPrChange>
        </w:rPr>
        <w:t>。</w:t>
      </w:r>
      <w:ins w:id="1409" w:author="xh" w:date="2026-10-26T18:41:44Z">
        <w:r>
          <w:rPr>
            <w:rFonts w:hint="default" w:ascii="Times New Roman" w:hAnsi="Times New Roman" w:eastAsia="方正仿宋_GBK" w:cs="Times New Roman"/>
            <w:b w:val="0"/>
            <w:bCs w:val="0"/>
            <w:i w:val="0"/>
            <w:iCs w:val="0"/>
            <w:sz w:val="32"/>
            <w:szCs w:val="32"/>
          </w:rPr>
          <w:t>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410" w:author="xh" w:date="2026-10-23T15:55:27Z">
            <w:rPr>
              <w:rFonts w:hint="eastAsia" w:ascii="方正仿宋_GBK" w:hAnsi="方正仿宋_GBK" w:eastAsia="方正仿宋_GBK" w:cs="Times New Roman"/>
              <w:sz w:val="32"/>
              <w:szCs w:val="32"/>
            </w:rPr>
          </w:rPrChange>
        </w:rPr>
        <w:t>弹性方案主变</w:t>
      </w:r>
      <w:ins w:id="1411" w:author="xh" w:date="2026-10-26T18:41:44Z">
        <w:r>
          <w:rPr>
            <w:rFonts w:hint="default" w:ascii="Times New Roman" w:hAnsi="Times New Roman" w:eastAsia="方正仿宋_GBK" w:cs="Times New Roman"/>
            <w:b w:val="0"/>
            <w:bCs w:val="0"/>
            <w:i w:val="0"/>
            <w:iCs w:val="0"/>
            <w:sz w:val="32"/>
            <w:szCs w:val="32"/>
          </w:rPr>
          <w:t>费用</w:t>
        </w:r>
      </w:ins>
      <w:del w:id="1412" w:author="xh" w:date="2026-10-26T18:41:44Z">
        <w:r>
          <w:rPr>
            <w:rFonts w:hint="default" w:ascii="Times New Roman" w:hAnsi="Times New Roman" w:eastAsia="方正仿宋_GBK" w:cs="Times New Roman"/>
            <w:b w:val="0"/>
            <w:bCs w:val="0"/>
            <w:i w:val="0"/>
            <w:iCs w:val="0"/>
            <w:sz w:val="32"/>
            <w:szCs w:val="32"/>
            <w:rPrChange w:id="1413" w:author="xh" w:date="2026-10-23T15:55:27Z">
              <w:rPr>
                <w:rFonts w:hint="eastAsia" w:ascii="方正仿宋_GBK" w:hAnsi="方正仿宋_GBK" w:eastAsia="方正仿宋_GBK" w:cs="Times New Roman"/>
                <w:sz w:val="32"/>
                <w:szCs w:val="32"/>
              </w:rPr>
            </w:rPrChange>
          </w:rPr>
          <w:delText>和</w:delText>
        </w:r>
      </w:del>
      <w:del w:id="1414" w:author="xh" w:date="2026-10-23T15:55:27Z">
        <w:r>
          <w:rPr>
            <w:rFonts w:hint="eastAsia" w:ascii="方正仿宋_GBK" w:hAnsi="方正仿宋_GBK" w:eastAsia="方正仿宋_GBK" w:cs="Times New Roman"/>
            <w:sz w:val="32"/>
            <w:szCs w:val="32"/>
          </w:rPr>
          <w:delText>与</w:delText>
        </w:r>
      </w:del>
      <w:del w:id="1415" w:author="xh" w:date="2026-10-26T18:41:44Z">
        <w:r>
          <w:rPr>
            <w:rFonts w:hint="default" w:ascii="Times New Roman" w:hAnsi="Times New Roman" w:eastAsia="方正仿宋_GBK" w:cs="Times New Roman"/>
            <w:b w:val="0"/>
            <w:bCs w:val="0"/>
            <w:i w:val="0"/>
            <w:iCs w:val="0"/>
            <w:sz w:val="32"/>
            <w:szCs w:val="32"/>
            <w:rPrChange w:id="1416" w:author="xh" w:date="2026-10-23T15:55:27Z">
              <w:rPr>
                <w:rFonts w:hint="eastAsia" w:ascii="方正仿宋_GBK" w:hAnsi="方正仿宋_GBK" w:eastAsia="方正仿宋_GBK" w:cs="Times New Roman"/>
                <w:sz w:val="32"/>
                <w:szCs w:val="32"/>
              </w:rPr>
            </w:rPrChange>
          </w:rPr>
          <w:delText>储能</w:delText>
        </w:r>
      </w:del>
      <w:ins w:id="1417" w:author="白日梦想家" w:date="2026-10-26T14:13:44Z">
        <w:del w:id="1418"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19" w:author="白日梦想家" w:date="2026-10-26T14:13:43Z">
        <w:r>
          <w:rPr>
            <w:rFonts w:hint="default" w:ascii="Times New Roman" w:hAnsi="Times New Roman" w:eastAsia="方正仿宋_GBK" w:cs="Times New Roman"/>
            <w:b w:val="0"/>
            <w:bCs w:val="0"/>
            <w:i w:val="0"/>
            <w:iCs w:val="0"/>
            <w:sz w:val="32"/>
            <w:szCs w:val="32"/>
            <w:rPrChange w:id="1420" w:author="xh" w:date="2026-10-23T15:55:27Z">
              <w:rPr>
                <w:rFonts w:hint="eastAsia" w:ascii="方正仿宋_GBK" w:hAnsi="方正仿宋_GBK" w:eastAsia="方正仿宋_GBK" w:cs="Times New Roman"/>
                <w:sz w:val="32"/>
                <w:szCs w:val="32"/>
              </w:rPr>
            </w:rPrChange>
          </w:rPr>
          <w:delText>费用</w:delText>
        </w:r>
      </w:del>
      <w:del w:id="1421" w:author="白日梦想家" w:date="2026-10-26T14:13:46Z">
        <w:r>
          <w:rPr>
            <w:rFonts w:hint="default" w:ascii="Times New Roman" w:hAnsi="Times New Roman" w:eastAsia="方正仿宋_GBK" w:cs="Times New Roman"/>
            <w:b w:val="0"/>
            <w:bCs w:val="0"/>
            <w:i w:val="0"/>
            <w:iCs w:val="0"/>
            <w:sz w:val="32"/>
            <w:szCs w:val="32"/>
            <w:rPrChange w:id="1422" w:author="xh" w:date="2026-10-23T15:55:27Z">
              <w:rPr>
                <w:rFonts w:hint="eastAsia" w:ascii="方正仿宋_GBK" w:hAnsi="方正仿宋_GBK" w:eastAsia="方正仿宋_GBK" w:cs="Times New Roman"/>
                <w:sz w:val="32"/>
                <w:szCs w:val="32"/>
              </w:rPr>
            </w:rPrChange>
          </w:rPr>
          <w:delText>现值</w:delText>
        </w:r>
      </w:del>
      <w:del w:id="1423" w:author="xh" w:date="2026-10-26T18:41:44Z">
        <w:r>
          <w:rPr>
            <w:rFonts w:hint="default" w:ascii="Times New Roman" w:hAnsi="Times New Roman" w:eastAsia="方正仿宋_GBK" w:cs="Times New Roman"/>
            <w:b w:val="0"/>
            <w:bCs w:val="0"/>
            <w:i w:val="0"/>
            <w:iCs w:val="0"/>
            <w:sz w:val="32"/>
            <w:szCs w:val="32"/>
            <w:rPrChange w:id="1424" w:author="xh" w:date="2026-10-23T15:55:27Z">
              <w:rPr>
                <w:rFonts w:hint="eastAsia" w:ascii="方正仿宋_GBK" w:hAnsi="方正仿宋_GBK" w:eastAsia="方正仿宋_GBK" w:cs="Times New Roman"/>
                <w:sz w:val="32"/>
                <w:szCs w:val="32"/>
              </w:rPr>
            </w:rPrChange>
          </w:rPr>
          <w:delText>分别</w:delText>
        </w:r>
      </w:del>
      <w:r>
        <w:rPr>
          <w:rFonts w:hint="default" w:ascii="Times New Roman" w:hAnsi="Times New Roman" w:eastAsia="方正仿宋_GBK" w:cs="Times New Roman"/>
          <w:b w:val="0"/>
          <w:bCs w:val="0"/>
          <w:i w:val="0"/>
          <w:iCs w:val="0"/>
          <w:sz w:val="32"/>
          <w:szCs w:val="32"/>
        </w:rPr>
        <w:t>增加</w:t>
      </w:r>
      <w:ins w:id="1425" w:author="xh" w:date="2026-10-26T18:41:44Z">
        <w:r>
          <w:rPr>
            <w:rFonts w:hint="default" w:ascii="Times New Roman" w:hAnsi="Times New Roman" w:eastAsia="方正仿宋_GBK" w:cs="Times New Roman"/>
            <w:b w:val="0"/>
            <w:bCs w:val="0"/>
            <w:i w:val="0"/>
            <w:iCs w:val="0"/>
            <w:sz w:val="32"/>
            <w:szCs w:val="32"/>
          </w:rPr>
          <w:t>1</w:t>
        </w:r>
      </w:ins>
      <w:del w:id="1426" w:author="xh" w:date="2026-10-26T18:41:44Z">
        <w:r>
          <w:rPr>
            <w:rFonts w:hint="default" w:ascii="Times New Roman" w:hAnsi="Times New Roman" w:eastAsia="方正仿宋_GBK" w:cs="Times New Roman"/>
            <w:b w:val="0"/>
            <w:bCs w:val="0"/>
            <w:i w:val="0"/>
            <w:iCs w:val="0"/>
            <w:sz w:val="32"/>
            <w:szCs w:val="32"/>
          </w:rPr>
          <w:delText>9</w:delText>
        </w:r>
      </w:del>
      <w:r>
        <w:rPr>
          <w:rFonts w:hint="default" w:ascii="Times New Roman" w:hAnsi="Times New Roman" w:eastAsia="方正仿宋_GBK" w:cs="Times New Roman"/>
          <w:b w:val="0"/>
          <w:bCs w:val="0"/>
          <w:i w:val="0"/>
          <w:iCs w:val="0"/>
          <w:sz w:val="32"/>
          <w:szCs w:val="32"/>
        </w:rPr>
        <w:t>5</w:t>
      </w:r>
      <w:ins w:id="1427" w:author="xh" w:date="2026-10-26T18:41:44Z">
        <w:r>
          <w:rPr>
            <w:rFonts w:hint="default" w:ascii="Times New Roman" w:hAnsi="Times New Roman" w:eastAsia="方正仿宋_GBK" w:cs="Times New Roman"/>
            <w:b w:val="0"/>
            <w:bCs w:val="0"/>
            <w:i w:val="0"/>
            <w:iCs w:val="0"/>
            <w:sz w:val="32"/>
            <w:szCs w:val="32"/>
          </w:rPr>
          <w:t>10</w:t>
        </w:r>
      </w:ins>
      <w:del w:id="1428" w:author="xh" w:date="2026-10-26T18:41:44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8.85万元</w:t>
      </w:r>
      <w:ins w:id="1429" w:author="xh" w:date="2026-10-26T18:41:44Z">
        <w:r>
          <w:rPr>
            <w:rFonts w:hint="default" w:ascii="Times New Roman" w:hAnsi="Times New Roman" w:eastAsia="方正仿宋_GBK" w:cs="Times New Roman"/>
            <w:b w:val="0"/>
            <w:bCs w:val="0"/>
            <w:i w:val="0"/>
            <w:iCs w:val="0"/>
            <w:sz w:val="32"/>
            <w:szCs w:val="32"/>
          </w:rPr>
          <w:t>，储能和联络费用分别减少</w:t>
        </w:r>
      </w:ins>
      <w:del w:id="1430" w:author="xh" w:date="2026-10-26T18:41:44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10</w:t>
      </w:r>
      <w:ins w:id="1431" w:author="xh" w:date="2026-10-26T18:41:44Z">
        <w:r>
          <w:rPr>
            <w:rFonts w:hint="default" w:ascii="Times New Roman" w:hAnsi="Times New Roman" w:eastAsia="方正仿宋_GBK" w:cs="Times New Roman"/>
            <w:b w:val="0"/>
            <w:bCs w:val="0"/>
            <w:i w:val="0"/>
            <w:iCs w:val="0"/>
            <w:sz w:val="32"/>
            <w:szCs w:val="32"/>
          </w:rPr>
          <w:t>82</w:t>
        </w:r>
      </w:ins>
      <w:r>
        <w:rPr>
          <w:rFonts w:hint="default" w:ascii="Times New Roman" w:hAnsi="Times New Roman" w:eastAsia="方正仿宋_GBK" w:cs="Times New Roman"/>
          <w:b w:val="0"/>
          <w:bCs w:val="0"/>
          <w:i w:val="0"/>
          <w:iCs w:val="0"/>
          <w:sz w:val="32"/>
          <w:szCs w:val="32"/>
        </w:rPr>
        <w:t>.</w:t>
      </w:r>
      <w:ins w:id="1432" w:author="xh" w:date="2026-10-26T18:41:44Z">
        <w:r>
          <w:rPr>
            <w:rFonts w:hint="default" w:ascii="Times New Roman" w:hAnsi="Times New Roman" w:eastAsia="方正仿宋_GBK" w:cs="Times New Roman"/>
            <w:b w:val="0"/>
            <w:bCs w:val="0"/>
            <w:i w:val="0"/>
            <w:iCs w:val="0"/>
            <w:sz w:val="32"/>
            <w:szCs w:val="32"/>
          </w:rPr>
          <w:t>1</w:t>
        </w:r>
      </w:ins>
      <w:r>
        <w:rPr>
          <w:rFonts w:hint="default" w:ascii="Times New Roman" w:hAnsi="Times New Roman" w:eastAsia="方正仿宋_GBK" w:cs="Times New Roman"/>
          <w:b w:val="0"/>
          <w:bCs w:val="0"/>
          <w:i w:val="0"/>
          <w:iCs w:val="0"/>
          <w:sz w:val="32"/>
          <w:szCs w:val="32"/>
        </w:rPr>
        <w:t>8</w:t>
      </w:r>
      <w:ins w:id="1433" w:author="xh" w:date="2026-10-26T18:41:44Z">
        <w:r>
          <w:rPr>
            <w:rFonts w:hint="default" w:ascii="Times New Roman" w:hAnsi="Times New Roman" w:eastAsia="方正仿宋_GBK" w:cs="Times New Roman"/>
            <w:b w:val="0"/>
            <w:bCs w:val="0"/>
            <w:i w:val="0"/>
            <w:iCs w:val="0"/>
            <w:sz w:val="32"/>
            <w:szCs w:val="32"/>
          </w:rPr>
          <w:t>万元、1203</w:t>
        </w:r>
      </w:ins>
      <w:r>
        <w:rPr>
          <w:rFonts w:hint="default" w:ascii="Times New Roman" w:hAnsi="Times New Roman" w:eastAsia="方正仿宋_GBK" w:cs="Times New Roman"/>
          <w:b w:val="0"/>
          <w:bCs w:val="0"/>
          <w:i w:val="0"/>
          <w:iCs w:val="0"/>
          <w:sz w:val="32"/>
          <w:szCs w:val="32"/>
        </w:rPr>
        <w:t>9</w:t>
      </w:r>
      <w:ins w:id="1434" w:author="xh" w:date="2026-10-26T18:41:44Z">
        <w:r>
          <w:rPr>
            <w:rFonts w:hint="default" w:ascii="Times New Roman" w:hAnsi="Times New Roman" w:eastAsia="方正仿宋_GBK" w:cs="Times New Roman"/>
            <w:b w:val="0"/>
            <w:bCs w:val="0"/>
            <w:i w:val="0"/>
            <w:iCs w:val="0"/>
            <w:sz w:val="32"/>
            <w:szCs w:val="32"/>
          </w:rPr>
          <w:t>.90</w:t>
        </w:r>
      </w:ins>
      <w:r>
        <w:rPr>
          <w:rFonts w:hint="default" w:ascii="Times New Roman" w:hAnsi="Times New Roman" w:eastAsia="方正仿宋_GBK" w:cs="Times New Roman"/>
          <w:b w:val="0"/>
          <w:bCs w:val="0"/>
          <w:i w:val="0"/>
          <w:iCs w:val="0"/>
          <w:sz w:val="32"/>
          <w:szCs w:val="32"/>
        </w:rPr>
        <w:t>万元，</w:t>
      </w:r>
      <w:ins w:id="1435" w:author="xh" w:date="2026-10-26T18:41:44Z">
        <w:r>
          <w:rPr>
            <w:rFonts w:hint="eastAsia" w:ascii="Times New Roman" w:hAnsi="Times New Roman" w:eastAsia="方正仿宋_GBK" w:cs="Times New Roman"/>
            <w:b w:val="0"/>
            <w:bCs w:val="0"/>
            <w:i w:val="0"/>
            <w:iCs w:val="0"/>
            <w:sz w:val="32"/>
            <w:szCs w:val="32"/>
            <w:lang w:eastAsia="zh"/>
            <w:woUserID w:val="2"/>
          </w:rPr>
          <w:t>前期较多主变采购尚未由配套</w:t>
        </w:r>
      </w:ins>
      <w:del w:id="143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del w:id="1437" w:author="xh" w:date="2026-10-26T18:41:44Z">
        <w:r>
          <w:rPr>
            <w:rFonts w:hint="default" w:ascii="Times New Roman" w:hAnsi="Times New Roman" w:eastAsia="方正仿宋_GBK" w:cs="Times New Roman"/>
            <w:b w:val="0"/>
            <w:bCs w:val="0"/>
            <w:i w:val="0"/>
            <w:iCs w:val="0"/>
            <w:sz w:val="32"/>
            <w:szCs w:val="32"/>
            <w:rPrChange w:id="1438" w:author="xh" w:date="2026-10-23T15:55:27Z">
              <w:rPr>
                <w:rFonts w:hint="eastAsia" w:ascii="方正仿宋_GBK" w:hAnsi="方正仿宋_GBK" w:eastAsia="方正仿宋_GBK" w:cs="Times New Roman"/>
                <w:sz w:val="32"/>
                <w:szCs w:val="32"/>
              </w:rPr>
            </w:rPrChange>
          </w:rPr>
          <w:delText>联络</w:delText>
        </w:r>
      </w:del>
      <w:ins w:id="1439" w:author="白日梦想家" w:date="2026-10-26T14:13:58Z">
        <w:r>
          <w:rPr>
            <w:rFonts w:hint="eastAsia" w:ascii="Times New Roman" w:hAnsi="Times New Roman" w:eastAsia="方正仿宋_GBK" w:cs="Times New Roman"/>
            <w:b w:val="0"/>
            <w:bCs w:val="0"/>
            <w:i w:val="0"/>
            <w:iCs w:val="0"/>
            <w:sz w:val="32"/>
            <w:szCs w:val="32"/>
            <w:lang w:eastAsia="zh"/>
            <w:woUserID w:val="2"/>
          </w:rPr>
          <w:t>工程</w:t>
        </w:r>
      </w:ins>
      <w:ins w:id="1440" w:author="白日梦想家" w:date="2026-10-26T14:14:01Z">
        <w:del w:id="144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42" w:author="xh" w:date="2026-10-23T15:55:27Z">
        <w:r>
          <w:rPr>
            <w:rFonts w:hint="eastAsia" w:ascii="方正仿宋_GBK" w:hAnsi="方正仿宋_GBK" w:eastAsia="方正仿宋_GBK" w:cs="Times New Roman"/>
            <w:sz w:val="32"/>
            <w:szCs w:val="32"/>
          </w:rPr>
          <w:delText>费用</w:delText>
        </w:r>
      </w:del>
      <w:del w:id="1443" w:author="xh" w:date="2026-10-26T18:41:44Z">
        <w:r>
          <w:rPr>
            <w:rFonts w:hint="default" w:ascii="Times New Roman" w:hAnsi="Times New Roman" w:eastAsia="方正仿宋_GBK" w:cs="Times New Roman"/>
            <w:b w:val="0"/>
            <w:bCs w:val="0"/>
            <w:i w:val="0"/>
            <w:iCs w:val="0"/>
            <w:sz w:val="32"/>
            <w:szCs w:val="32"/>
            <w:rPrChange w:id="1444" w:author="xh" w:date="2026-10-23T15:55:27Z">
              <w:rPr>
                <w:rFonts w:hint="eastAsia" w:ascii="方正仿宋_GBK" w:hAnsi="方正仿宋_GBK" w:eastAsia="方正仿宋_GBK" w:cs="Times New Roman"/>
                <w:sz w:val="32"/>
                <w:szCs w:val="32"/>
              </w:rPr>
            </w:rPrChange>
          </w:rPr>
          <w:delText>减少12190.08万元，</w:delText>
        </w:r>
      </w:del>
      <w:ins w:id="1445" w:author="白日梦想家" w:date="2026-10-26T17:18:01Z">
        <w:del w:id="144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ins>
      <w:del w:id="1447"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1448" w:author="xh" w:date="2026-10-26T18:41:44Z">
        <w:r>
          <w:rPr>
            <w:rFonts w:hint="default" w:ascii="Times New Roman" w:hAnsi="Times New Roman" w:eastAsia="方正仿宋_GBK" w:cs="Times New Roman"/>
            <w:b w:val="0"/>
            <w:bCs w:val="0"/>
            <w:i w:val="0"/>
            <w:iCs w:val="0"/>
            <w:sz w:val="32"/>
            <w:szCs w:val="32"/>
            <w:rPrChange w:id="1449" w:author="xh" w:date="2026-10-23T15:55:27Z">
              <w:rPr>
                <w:rFonts w:hint="eastAsia" w:ascii="方正仿宋_GBK" w:hAnsi="方正仿宋_GBK" w:eastAsia="方正仿宋_GBK" w:cs="Times New Roman"/>
                <w:sz w:val="32"/>
                <w:szCs w:val="32"/>
              </w:rPr>
            </w:rPrChange>
          </w:rPr>
          <w:delText>联络</w:delText>
        </w:r>
      </w:del>
      <w:ins w:id="1450" w:author="白日梦想家" w:date="2026-10-26T14:14:08Z">
        <w:del w:id="145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ins w:id="1452" w:author="xh" w:date="2026-10-23T15:55:27Z">
        <w:r>
          <w:rPr>
            <w:rFonts w:hint="default" w:ascii="Times New Roman" w:hAnsi="Times New Roman" w:eastAsia="方正仿宋_GBK" w:cs="Times New Roman"/>
            <w:b w:val="0"/>
            <w:bCs w:val="0"/>
            <w:i w:val="0"/>
            <w:iCs w:val="0"/>
            <w:sz w:val="32"/>
            <w:szCs w:val="32"/>
            <w:rPrChange w:id="1453" w:author="xh" w:date="2026-10-23T15:55:27Z">
              <w:rPr>
                <w:rFonts w:hint="eastAsia" w:ascii="方正仿宋_GBK" w:hAnsi="方正仿宋_GBK" w:eastAsia="方正仿宋_GBK" w:cs="Times New Roman"/>
                <w:sz w:val="32"/>
                <w:szCs w:val="32"/>
              </w:rPr>
            </w:rPrChange>
          </w:rPr>
          <w:t>节省</w:t>
        </w:r>
      </w:ins>
      <w:ins w:id="1454" w:author="xh" w:date="2026-10-26T18:41:44Z">
        <w:r>
          <w:rPr>
            <w:rFonts w:hint="default" w:ascii="Times New Roman" w:hAnsi="Times New Roman" w:eastAsia="方正仿宋_GBK" w:cs="Times New Roman"/>
            <w:b w:val="0"/>
            <w:bCs w:val="0"/>
            <w:i w:val="0"/>
            <w:iCs w:val="0"/>
            <w:sz w:val="32"/>
            <w:szCs w:val="32"/>
          </w:rPr>
          <w:t>抵消</w:t>
        </w:r>
      </w:ins>
      <w:del w:id="1455" w:author="xh" w:date="2026-10-26T18:41:44Z">
        <w:r>
          <w:rPr>
            <w:rFonts w:hint="default" w:ascii="Times New Roman" w:hAnsi="Times New Roman" w:eastAsia="方正仿宋_GBK" w:cs="Times New Roman"/>
            <w:b w:val="0"/>
            <w:bCs w:val="0"/>
            <w:i w:val="0"/>
            <w:iCs w:val="0"/>
            <w:sz w:val="32"/>
            <w:szCs w:val="32"/>
          </w:rPr>
          <w:delText>额超过两项投入增加</w:delText>
        </w:r>
      </w:del>
      <w:r>
        <w:rPr>
          <w:rFonts w:hint="default" w:ascii="Times New Roman" w:hAnsi="Times New Roman" w:eastAsia="方正仿宋_GBK" w:cs="Times New Roman"/>
          <w:b w:val="0"/>
          <w:bCs w:val="0"/>
          <w:i w:val="0"/>
          <w:iCs w:val="0"/>
          <w:sz w:val="32"/>
          <w:szCs w:val="32"/>
        </w:rPr>
        <w:t>。图1反映各措施对</w:t>
      </w:r>
      <w:del w:id="1456"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457" w:author="xh" w:date="2026-10-23T15:55:27Z">
            <w:rPr>
              <w:rFonts w:hint="eastAsia" w:ascii="方正仿宋_GBK" w:hAnsi="方正仿宋_GBK" w:eastAsia="方正仿宋_GBK" w:cs="Times New Roman"/>
              <w:sz w:val="32"/>
              <w:szCs w:val="32"/>
            </w:rPr>
          </w:rPrChange>
        </w:rPr>
        <w:t>费用</w:t>
      </w:r>
      <w:ins w:id="1458" w:author="xh" w:date="2026-10-23T15:55:27Z">
        <w:r>
          <w:rPr>
            <w:rFonts w:hint="default" w:ascii="Times New Roman" w:hAnsi="Times New Roman" w:eastAsia="方正仿宋_GBK" w:cs="Times New Roman"/>
            <w:b w:val="0"/>
            <w:bCs w:val="0"/>
            <w:i w:val="0"/>
            <w:iCs w:val="0"/>
            <w:sz w:val="32"/>
            <w:szCs w:val="32"/>
            <w:rPrChange w:id="1459" w:author="xh" w:date="2026-10-23T15:55:27Z">
              <w:rPr>
                <w:rFonts w:hint="eastAsia" w:ascii="方正仿宋_GBK" w:hAnsi="方正仿宋_GBK" w:eastAsia="方正仿宋_GBK" w:cs="Times New Roman"/>
                <w:sz w:val="32"/>
                <w:szCs w:val="32"/>
              </w:rPr>
            </w:rPrChange>
          </w:rPr>
          <w:t>差</w:t>
        </w:r>
      </w:ins>
      <w:del w:id="1460"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461" w:author="xh" w:date="2026-10-23T15:55:27Z">
            <w:rPr>
              <w:rFonts w:hint="eastAsia" w:ascii="方正仿宋_GBK" w:hAnsi="方正仿宋_GBK" w:eastAsia="方正仿宋_GBK" w:cs="Times New Roman"/>
              <w:sz w:val="32"/>
              <w:szCs w:val="32"/>
            </w:rPr>
          </w:rPrChange>
        </w:rPr>
        <w:t>的</w:t>
      </w:r>
      <w:ins w:id="1462" w:author="xh" w:date="2026-10-23T15:55:27Z">
        <w:r>
          <w:rPr>
            <w:rFonts w:hint="default" w:ascii="Times New Roman" w:hAnsi="Times New Roman" w:eastAsia="方正仿宋_GBK" w:cs="Times New Roman"/>
            <w:b w:val="0"/>
            <w:bCs w:val="0"/>
            <w:i w:val="0"/>
            <w:iCs w:val="0"/>
            <w:sz w:val="32"/>
            <w:szCs w:val="32"/>
            <w:rPrChange w:id="1463" w:author="xh" w:date="2026-10-23T15:55:27Z">
              <w:rPr>
                <w:rFonts w:hint="eastAsia" w:ascii="方正仿宋_GBK" w:hAnsi="方正仿宋_GBK" w:eastAsia="方正仿宋_GBK" w:cs="Times New Roman"/>
                <w:sz w:val="32"/>
                <w:szCs w:val="32"/>
              </w:rPr>
            </w:rPrChange>
          </w:rPr>
          <w:t>贡献</w:t>
        </w:r>
      </w:ins>
      <w:del w:id="1464"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465" w:author="xh" w:date="2026-10-23T15:55:27Z">
            <w:rPr>
              <w:rFonts w:hint="eastAsia" w:ascii="方正仿宋_GBK" w:hAnsi="方正仿宋_GBK" w:eastAsia="方正仿宋_GBK" w:cs="Times New Roman"/>
              <w:sz w:val="32"/>
              <w:szCs w:val="32"/>
            </w:rPr>
          </w:rPrChange>
        </w:rPr>
        <w:t>。</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1466" w:author="xh" w:date="2026-10-23T15:58:51Z">
        <w:r>
          <w:rPr>
            <w:rFonts w:hint="eastAsia" w:ascii="方正楷体_GBK" w:hAnsi="方正楷体_GBK" w:eastAsia="方正楷体_GBK" w:cs="方正楷体_GBK"/>
            <w:b/>
            <w:sz w:val="32"/>
            <w:szCs w:val="32"/>
          </w:rPr>
          <w:delText>三是</w:delText>
        </w:r>
      </w:del>
      <w:ins w:id="1467" w:author="xh" w:date="2026-10-26T18:42:30Z">
        <w:r>
          <w:rPr>
            <w:rFonts w:hint="default" w:ascii="Times New Roman" w:hAnsi="Times New Roman" w:eastAsia="方正仿宋_GBK" w:cs="Times New Roman"/>
            <w:b w:val="0"/>
            <w:bCs w:val="0"/>
            <w:i w:val="0"/>
            <w:iCs w:val="0"/>
            <w:sz w:val="32"/>
            <w:szCs w:val="32"/>
          </w:rPr>
          <w:t>上述</w:t>
        </w:r>
      </w:ins>
      <w:r>
        <w:rPr>
          <w:rFonts w:hint="default" w:ascii="Times New Roman" w:hAnsi="Times New Roman" w:eastAsia="方正仿宋_GBK" w:cs="Times New Roman"/>
          <w:b w:val="0"/>
          <w:bCs w:val="0"/>
          <w:i w:val="0"/>
          <w:iCs w:val="0"/>
          <w:sz w:val="32"/>
          <w:szCs w:val="32"/>
          <w:rPrChange w:id="1468" w:author="xh" w:date="2026-10-23T15:58:51Z">
            <w:rPr>
              <w:rFonts w:hint="eastAsia" w:ascii="方正楷体_GBK" w:hAnsi="方正楷体_GBK" w:eastAsia="方正楷体_GBK" w:cs="方正楷体_GBK"/>
              <w:b/>
              <w:sz w:val="32"/>
              <w:szCs w:val="32"/>
            </w:rPr>
          </w:rPrChange>
        </w:rPr>
        <w:t>费用</w:t>
      </w:r>
      <w:ins w:id="1469" w:author="xh" w:date="2026-10-26T18:42:30Z">
        <w:r>
          <w:rPr>
            <w:rFonts w:hint="default" w:ascii="Times New Roman" w:hAnsi="Times New Roman" w:eastAsia="方正仿宋_GBK" w:cs="Times New Roman"/>
            <w:b w:val="0"/>
            <w:bCs w:val="0"/>
            <w:i w:val="0"/>
            <w:iCs w:val="0"/>
            <w:sz w:val="32"/>
            <w:szCs w:val="32"/>
          </w:rPr>
          <w:t>分别计取2022—</w:t>
        </w:r>
      </w:ins>
      <w:del w:id="1470" w:author="xh" w:date="2026-10-26T18:42:30Z">
        <w:r>
          <w:rPr>
            <w:rFonts w:hint="default" w:ascii="Times New Roman" w:hAnsi="Times New Roman" w:eastAsia="方正仿宋_GBK" w:cs="Times New Roman"/>
            <w:b w:val="0"/>
            <w:bCs w:val="0"/>
            <w:i w:val="0"/>
            <w:iCs w:val="0"/>
            <w:sz w:val="32"/>
            <w:szCs w:val="32"/>
          </w:rPr>
          <w:delText>优势随</w:delText>
        </w:r>
      </w:del>
      <w:del w:id="1471" w:author="xh" w:date="2026-10-23T15:58:51Z">
        <w:r>
          <w:rPr>
            <w:rFonts w:hint="eastAsia" w:ascii="方正楷体_GBK" w:hAnsi="方正楷体_GBK" w:eastAsia="方正楷体_GBK" w:cs="方正楷体_GBK"/>
            <w:b/>
            <w:sz w:val="32"/>
            <w:szCs w:val="32"/>
          </w:rPr>
          <w:delText>年度</w:delText>
        </w:r>
      </w:del>
      <w:del w:id="1472" w:author="xh" w:date="2026-10-26T18:42:30Z">
        <w:r>
          <w:rPr>
            <w:rFonts w:hint="default" w:ascii="Times New Roman" w:hAnsi="Times New Roman" w:eastAsia="方正仿宋_GBK" w:cs="Times New Roman"/>
            <w:b w:val="0"/>
            <w:bCs w:val="0"/>
            <w:i w:val="0"/>
            <w:iCs w:val="0"/>
            <w:sz w:val="32"/>
            <w:szCs w:val="32"/>
            <w:rPrChange w:id="1473" w:author="xh" w:date="2026-10-23T15:58:51Z">
              <w:rPr>
                <w:rFonts w:hint="eastAsia" w:ascii="方正楷体_GBK" w:hAnsi="方正楷体_GBK" w:eastAsia="方正楷体_GBK" w:cs="方正楷体_GBK"/>
                <w:b/>
                <w:sz w:val="32"/>
                <w:szCs w:val="32"/>
              </w:rPr>
            </w:rPrChange>
          </w:rPr>
          <w:delText>建设</w:delText>
        </w:r>
      </w:del>
      <w:ins w:id="1474" w:author="xh" w:date="2026-10-23T15:58:51Z">
        <w:del w:id="1475" w:author="xh" w:date="2026-10-26T18:42:30Z">
          <w:r>
            <w:rPr>
              <w:rFonts w:hint="default" w:ascii="Times New Roman" w:hAnsi="Times New Roman" w:eastAsia="方正仿宋_GBK" w:cs="Times New Roman"/>
              <w:b w:val="0"/>
              <w:bCs w:val="0"/>
              <w:i w:val="0"/>
              <w:iCs w:val="0"/>
              <w:sz w:val="32"/>
              <w:szCs w:val="32"/>
              <w:rPrChange w:id="1476" w:author="xh" w:date="2026-10-23T15:58:51Z">
                <w:rPr>
                  <w:rFonts w:hint="eastAsia" w:ascii="方正楷体_GBK" w:hAnsi="方正楷体_GBK" w:eastAsia="方正楷体_GBK" w:cs="方正楷体_GBK"/>
                  <w:b/>
                  <w:sz w:val="32"/>
                  <w:szCs w:val="32"/>
                </w:rPr>
              </w:rPrChange>
            </w:rPr>
            <w:delText>过程</w:delText>
          </w:r>
        </w:del>
      </w:ins>
      <w:del w:id="1477" w:author="xh" w:date="2026-10-26T18:42:30Z">
        <w:r>
          <w:rPr>
            <w:rFonts w:hint="default" w:ascii="Times New Roman" w:hAnsi="Times New Roman" w:eastAsia="方正仿宋_GBK" w:cs="Times New Roman"/>
            <w:b w:val="0"/>
            <w:bCs w:val="0"/>
            <w:i w:val="0"/>
            <w:iCs w:val="0"/>
            <w:sz w:val="32"/>
            <w:szCs w:val="32"/>
            <w:rPrChange w:id="1478" w:author="xh" w:date="2026-10-23T15:58:51Z">
              <w:rPr>
                <w:rFonts w:hint="eastAsia" w:ascii="方正楷体_GBK" w:hAnsi="方正楷体_GBK" w:eastAsia="方正楷体_GBK" w:cs="方正楷体_GBK"/>
                <w:b/>
                <w:sz w:val="32"/>
                <w:szCs w:val="32"/>
              </w:rPr>
            </w:rPrChange>
          </w:rPr>
          <w:delText>逐步形成。</w:delText>
        </w:r>
      </w:del>
      <w:del w:id="1479" w:author="xh" w:date="2026-10-26T18:42:30Z">
        <w:r>
          <w:rPr>
            <w:rFonts w:hint="default" w:ascii="Times New Roman" w:hAnsi="Times New Roman" w:eastAsia="方正仿宋_GBK" w:cs="Times New Roman"/>
            <w:b w:val="0"/>
            <w:bCs w:val="0"/>
            <w:i w:val="0"/>
            <w:iCs w:val="0"/>
            <w:sz w:val="32"/>
            <w:szCs w:val="32"/>
            <w:rPrChange w:id="1480" w:author="xh" w:date="2026-10-23T15:58:51Z">
              <w:rPr>
                <w:rFonts w:hint="eastAsia" w:ascii="方正仿宋_GBK" w:hAnsi="方正仿宋_GBK" w:eastAsia="方正仿宋_GBK" w:cs="Times New Roman"/>
                <w:sz w:val="32"/>
                <w:szCs w:val="32"/>
              </w:rPr>
            </w:rPrChange>
          </w:rPr>
          <w:delText>市区</w:delText>
        </w:r>
      </w:del>
      <w:del w:id="1481"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482" w:author="xh" w:date="2026-10-23T15:58:51Z">
            <w:rPr>
              <w:rFonts w:hint="eastAsia" w:ascii="方正仿宋_GBK" w:hAnsi="方正仿宋_GBK" w:eastAsia="方正仿宋_GBK" w:cs="Times New Roman"/>
              <w:sz w:val="32"/>
              <w:szCs w:val="32"/>
            </w:rPr>
          </w:rPrChange>
        </w:rPr>
        <w:t>2030年</w:t>
      </w:r>
      <w:ins w:id="1483" w:author="xh" w:date="2026-10-26T18:42:30Z">
        <w:r>
          <w:rPr>
            <w:rFonts w:hint="default" w:ascii="Times New Roman" w:hAnsi="Times New Roman" w:eastAsia="方正仿宋_GBK" w:cs="Times New Roman"/>
            <w:b w:val="0"/>
            <w:bCs w:val="0"/>
            <w:i w:val="0"/>
            <w:iCs w:val="0"/>
            <w:sz w:val="32"/>
            <w:szCs w:val="32"/>
          </w:rPr>
          <w:t>投运</w:t>
        </w:r>
      </w:ins>
      <w:del w:id="1484" w:author="xh" w:date="2026-10-26T18:42:30Z">
        <w:r>
          <w:rPr>
            <w:rFonts w:hint="default" w:ascii="Times New Roman" w:hAnsi="Times New Roman" w:eastAsia="方正仿宋_GBK" w:cs="Times New Roman"/>
            <w:b w:val="0"/>
            <w:bCs w:val="0"/>
            <w:i w:val="0"/>
            <w:iCs w:val="0"/>
            <w:sz w:val="32"/>
            <w:szCs w:val="32"/>
          </w:rPr>
          <w:delText>弹性累计费用现值16806.54万元，高于刚性14819.77万元</w:delText>
        </w:r>
      </w:del>
      <w:del w:id="1485" w:author="xh" w:date="2026-10-23T15:58:51Z">
        <w:r>
          <w:rPr>
            <w:rFonts w:hint="eastAsia" w:ascii="方正仿宋_GBK" w:hAnsi="方正仿宋_GBK" w:eastAsia="方正仿宋_GBK" w:cs="Times New Roman"/>
            <w:sz w:val="32"/>
            <w:szCs w:val="32"/>
          </w:rPr>
          <w:delText>。前期较多主变采购增加投入</w:delText>
        </w:r>
      </w:del>
      <w:del w:id="1486" w:author="xh" w:date="2026-10-26T18:42:30Z">
        <w:r>
          <w:rPr>
            <w:rFonts w:hint="default" w:ascii="Times New Roman" w:hAnsi="Times New Roman" w:eastAsia="方正仿宋_GBK" w:cs="Times New Roman"/>
            <w:b w:val="0"/>
            <w:bCs w:val="0"/>
            <w:i w:val="0"/>
            <w:iCs w:val="0"/>
            <w:sz w:val="32"/>
            <w:szCs w:val="32"/>
            <w:rPrChange w:id="1487" w:author="xh" w:date="2026-10-23T15:58:51Z">
              <w:rPr>
                <w:rFonts w:hint="eastAsia" w:ascii="方正仿宋_GBK" w:hAnsi="方正仿宋_GBK" w:eastAsia="方正仿宋_GBK" w:cs="Times New Roman"/>
                <w:sz w:val="32"/>
                <w:szCs w:val="32"/>
              </w:rPr>
            </w:rPrChange>
          </w:rPr>
          <w:delText>，后续联络</w:delText>
        </w:r>
      </w:del>
      <w:ins w:id="1488" w:author="xh" w:date="2026-10-23T15:58:51Z">
        <w:r>
          <w:rPr>
            <w:rFonts w:hint="default" w:ascii="Times New Roman" w:hAnsi="Times New Roman" w:eastAsia="方正仿宋_GBK" w:cs="Times New Roman"/>
            <w:b w:val="0"/>
            <w:bCs w:val="0"/>
            <w:i w:val="0"/>
            <w:iCs w:val="0"/>
            <w:sz w:val="32"/>
            <w:szCs w:val="32"/>
            <w:rPrChange w:id="1489" w:author="xh" w:date="2026-10-23T15:58:51Z">
              <w:rPr>
                <w:rFonts w:hint="eastAsia" w:ascii="方正仿宋_GBK" w:hAnsi="方正仿宋_GBK" w:eastAsia="方正仿宋_GBK" w:cs="Times New Roman"/>
                <w:sz w:val="32"/>
                <w:szCs w:val="32"/>
              </w:rPr>
            </w:rPrChange>
          </w:rPr>
          <w:t>工程</w:t>
        </w:r>
      </w:ins>
      <w:del w:id="1490" w:author="xh" w:date="2026-10-23T15:58:51Z">
        <w:r>
          <w:rPr>
            <w:rFonts w:hint="eastAsia" w:ascii="方正仿宋_GBK" w:hAnsi="方正仿宋_GBK" w:eastAsia="方正仿宋_GBK" w:cs="Times New Roman"/>
            <w:sz w:val="32"/>
            <w:szCs w:val="32"/>
          </w:rPr>
          <w:delText>建设</w:delText>
        </w:r>
      </w:del>
      <w:ins w:id="1491" w:author="xh" w:date="2026-10-26T18:42:30Z">
        <w:r>
          <w:rPr>
            <w:rFonts w:hint="default" w:ascii="Times New Roman" w:hAnsi="Times New Roman" w:eastAsia="方正仿宋_GBK" w:cs="Times New Roman"/>
            <w:b w:val="0"/>
            <w:bCs w:val="0"/>
            <w:i w:val="0"/>
            <w:iCs w:val="0"/>
            <w:sz w:val="32"/>
            <w:szCs w:val="32"/>
          </w:rPr>
          <w:t>至2041年末的建设及固定运维支出</w:t>
        </w:r>
      </w:ins>
      <w:del w:id="1492" w:author="xh" w:date="2026-10-26T18:42:30Z">
        <w:r>
          <w:rPr>
            <w:rFonts w:hint="default" w:ascii="Times New Roman" w:hAnsi="Times New Roman" w:eastAsia="方正仿宋_GBK" w:cs="Times New Roman"/>
            <w:b w:val="0"/>
            <w:bCs w:val="0"/>
            <w:i w:val="0"/>
            <w:iCs w:val="0"/>
            <w:sz w:val="32"/>
            <w:szCs w:val="32"/>
            <w:rPrChange w:id="1493" w:author="xh" w:date="2026-10-23T15:58:51Z">
              <w:rPr>
                <w:rFonts w:hint="eastAsia" w:ascii="方正仿宋_GBK" w:hAnsi="方正仿宋_GBK" w:eastAsia="方正仿宋_GBK" w:cs="Times New Roman"/>
                <w:sz w:val="32"/>
                <w:szCs w:val="32"/>
              </w:rPr>
            </w:rPrChange>
          </w:rPr>
          <w:delText>减少后</w:delText>
        </w:r>
      </w:del>
      <w:del w:id="1494" w:author="xh" w:date="2026-10-23T15:58:51Z">
        <w:r>
          <w:rPr>
            <w:rFonts w:hint="eastAsia" w:ascii="方正仿宋_GBK" w:hAnsi="方正仿宋_GBK" w:eastAsia="方正仿宋_GBK" w:cs="Times New Roman"/>
            <w:sz w:val="32"/>
            <w:szCs w:val="32"/>
          </w:rPr>
          <w:delText>才</w:delText>
        </w:r>
      </w:del>
      <w:del w:id="1495" w:author="xh" w:date="2026-10-26T18:42:30Z">
        <w:r>
          <w:rPr>
            <w:rFonts w:hint="default" w:ascii="Times New Roman" w:hAnsi="Times New Roman" w:eastAsia="方正仿宋_GBK" w:cs="Times New Roman"/>
            <w:b w:val="0"/>
            <w:bCs w:val="0"/>
            <w:i w:val="0"/>
            <w:iCs w:val="0"/>
            <w:sz w:val="32"/>
            <w:szCs w:val="32"/>
            <w:rPrChange w:id="1496" w:author="xh" w:date="2026-10-23T15:58:51Z">
              <w:rPr>
                <w:rFonts w:hint="eastAsia" w:ascii="方正仿宋_GBK" w:hAnsi="方正仿宋_GBK" w:eastAsia="方正仿宋_GBK" w:cs="Times New Roman"/>
                <w:sz w:val="32"/>
                <w:szCs w:val="32"/>
              </w:rPr>
            </w:rPrChange>
          </w:rPr>
          <w:delText>形成全期优势</w:delText>
        </w:r>
      </w:del>
      <w:r>
        <w:rPr>
          <w:rFonts w:hint="default" w:ascii="Times New Roman" w:hAnsi="Times New Roman" w:eastAsia="方正仿宋_GBK" w:cs="Times New Roman"/>
          <w:b w:val="0"/>
          <w:bCs w:val="0"/>
          <w:i w:val="0"/>
          <w:iCs w:val="0"/>
          <w:sz w:val="32"/>
          <w:szCs w:val="32"/>
        </w:rPr>
        <w:t>。</w:t>
      </w:r>
      <w:ins w:id="1497" w:author="xh" w:date="2026-10-23T15:58:51Z">
        <w:r>
          <w:rPr>
            <w:rFonts w:hint="default" w:ascii="Times New Roman" w:hAnsi="Times New Roman" w:eastAsia="方正仿宋_GBK" w:cs="Times New Roman"/>
            <w:b w:val="0"/>
            <w:bCs w:val="0"/>
            <w:i w:val="0"/>
            <w:iCs w:val="0"/>
            <w:sz w:val="32"/>
            <w:szCs w:val="32"/>
            <w:rPrChange w:id="1498" w:author="xh" w:date="2026-10-23T15:58:51Z">
              <w:rPr>
                <w:rFonts w:hint="eastAsia" w:ascii="方正仿宋_GBK" w:hAnsi="方正仿宋_GBK" w:eastAsia="方正仿宋_GBK" w:cs="Times New Roman"/>
                <w:sz w:val="32"/>
                <w:szCs w:val="32"/>
              </w:rPr>
            </w:rPrChange>
          </w:rPr>
          <w:t>规划应</w:t>
        </w:r>
      </w:ins>
      <w:del w:id="1499"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500" w:author="xh" w:date="2026-10-23T15:58:51Z">
            <w:rPr>
              <w:rFonts w:hint="eastAsia" w:ascii="方正仿宋_GBK" w:hAnsi="方正仿宋_GBK" w:eastAsia="方正仿宋_GBK" w:cs="Times New Roman"/>
              <w:sz w:val="32"/>
              <w:szCs w:val="32"/>
            </w:rPr>
          </w:rPrChange>
        </w:rPr>
        <w:t>用</w:t>
      </w:r>
      <w:del w:id="1501"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502" w:author="xh" w:date="2026-10-23T15:58:51Z">
            <w:rPr>
              <w:rFonts w:hint="eastAsia" w:ascii="方正仿宋_GBK" w:hAnsi="方正仿宋_GBK" w:eastAsia="方正仿宋_GBK" w:cs="Times New Roman"/>
              <w:sz w:val="32"/>
              <w:szCs w:val="32"/>
            </w:rPr>
          </w:rPrChange>
        </w:rPr>
        <w:t>需结合投运</w:t>
      </w:r>
      <w:ins w:id="1503" w:author="xh" w:date="2026-10-23T15:58:51Z">
        <w:r>
          <w:rPr>
            <w:rFonts w:hint="default" w:ascii="Times New Roman" w:hAnsi="Times New Roman" w:eastAsia="方正仿宋_GBK" w:cs="Times New Roman"/>
            <w:b w:val="0"/>
            <w:bCs w:val="0"/>
            <w:i w:val="0"/>
            <w:iCs w:val="0"/>
            <w:sz w:val="32"/>
            <w:szCs w:val="32"/>
            <w:rPrChange w:id="1504" w:author="xh" w:date="2026-10-23T15:58:51Z">
              <w:rPr>
                <w:rFonts w:hint="eastAsia" w:ascii="方正仿宋_GBK" w:hAnsi="方正仿宋_GBK" w:eastAsia="方正仿宋_GBK" w:cs="Times New Roman"/>
                <w:sz w:val="32"/>
                <w:szCs w:val="32"/>
              </w:rPr>
            </w:rPrChange>
          </w:rPr>
          <w:t>时点比较累计</w:t>
        </w:r>
      </w:ins>
      <w:ins w:id="1505" w:author="xh" w:date="2026-10-26T18:42:30Z">
        <w:r>
          <w:rPr>
            <w:rFonts w:hint="default" w:ascii="Times New Roman" w:hAnsi="Times New Roman" w:eastAsia="方正仿宋_GBK" w:cs="Times New Roman"/>
            <w:b w:val="0"/>
            <w:bCs w:val="0"/>
            <w:i w:val="0"/>
            <w:iCs w:val="0"/>
            <w:sz w:val="32"/>
            <w:szCs w:val="32"/>
          </w:rPr>
          <w:t>费用</w:t>
        </w:r>
      </w:ins>
      <w:del w:id="1506" w:author="xh" w:date="2026-10-26T18:42:30Z">
        <w:r>
          <w:rPr>
            <w:rFonts w:hint="default" w:ascii="Times New Roman" w:hAnsi="Times New Roman" w:eastAsia="方正仿宋_GBK" w:cs="Times New Roman"/>
            <w:b w:val="0"/>
            <w:bCs w:val="0"/>
            <w:i w:val="0"/>
            <w:iCs w:val="0"/>
            <w:sz w:val="32"/>
            <w:szCs w:val="32"/>
          </w:rPr>
          <w:delText>支出</w:delText>
        </w:r>
      </w:del>
      <w:r>
        <w:rPr>
          <w:rFonts w:hint="default" w:ascii="Times New Roman" w:hAnsi="Times New Roman" w:eastAsia="方正仿宋_GBK" w:cs="Times New Roman"/>
          <w:b w:val="0"/>
          <w:bCs w:val="0"/>
          <w:i w:val="0"/>
          <w:iCs w:val="0"/>
          <w:sz w:val="32"/>
          <w:szCs w:val="32"/>
        </w:rPr>
        <w:t>和</w:t>
      </w:r>
      <w:del w:id="1507" w:author="xh" w:date="2026-10-26T18:42:30Z">
        <w:r>
          <w:rPr>
            <w:rFonts w:hint="default" w:ascii="Times New Roman" w:hAnsi="Times New Roman" w:eastAsia="方正仿宋_GBK" w:cs="Times New Roman"/>
            <w:b w:val="0"/>
            <w:bCs w:val="0"/>
            <w:i w:val="0"/>
            <w:iCs w:val="0"/>
            <w:sz w:val="32"/>
            <w:szCs w:val="32"/>
          </w:rPr>
          <w:delText>最终</w:delText>
        </w:r>
      </w:del>
      <w:r>
        <w:rPr>
          <w:rFonts w:hint="default" w:ascii="Times New Roman" w:hAnsi="Times New Roman" w:eastAsia="方正仿宋_GBK" w:cs="Times New Roman"/>
          <w:b w:val="0"/>
          <w:bCs w:val="0"/>
          <w:i w:val="0"/>
          <w:iCs w:val="0"/>
          <w:sz w:val="32"/>
          <w:szCs w:val="32"/>
        </w:rPr>
        <w:t>工</w:t>
      </w:r>
      <w:del w:id="1508"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509" w:author="xh" w:date="2026-10-23T15:58:51Z">
            <w:rPr>
              <w:rFonts w:hint="eastAsia" w:ascii="方正仿宋_GBK" w:hAnsi="方正仿宋_GBK" w:eastAsia="方正仿宋_GBK" w:cs="Times New Roman"/>
              <w:sz w:val="32"/>
              <w:szCs w:val="32"/>
            </w:rPr>
          </w:rPrChange>
        </w:rPr>
        <w:t>程</w:t>
      </w:r>
      <w:ins w:id="1510" w:author="xh" w:date="2026-10-23T15:58:51Z">
        <w:r>
          <w:rPr>
            <w:rFonts w:hint="default" w:ascii="Times New Roman" w:hAnsi="Times New Roman" w:eastAsia="方正仿宋_GBK" w:cs="Times New Roman"/>
            <w:b w:val="0"/>
            <w:bCs w:val="0"/>
            <w:i w:val="0"/>
            <w:iCs w:val="0"/>
            <w:sz w:val="32"/>
            <w:szCs w:val="32"/>
            <w:rPrChange w:id="1511" w:author="xh" w:date="2026-10-23T15:58:51Z">
              <w:rPr>
                <w:rFonts w:hint="eastAsia" w:ascii="方正仿宋_GBK" w:hAnsi="方正仿宋_GBK" w:eastAsia="方正仿宋_GBK" w:cs="Times New Roman"/>
                <w:sz w:val="32"/>
                <w:szCs w:val="32"/>
              </w:rPr>
            </w:rPrChange>
          </w:rPr>
          <w:t>组合</w:t>
        </w:r>
      </w:ins>
      <w:del w:id="1512"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513" w:author="xh" w:date="2026-10-23T15:58:51Z">
            <w:rPr>
              <w:rFonts w:hint="eastAsia" w:ascii="方正仿宋_GBK" w:hAnsi="方正仿宋_GBK" w:eastAsia="方正仿宋_GBK" w:cs="Times New Roman"/>
              <w:sz w:val="32"/>
              <w:szCs w:val="32"/>
            </w:rPr>
          </w:rPrChange>
        </w:rPr>
        <w:t>。</w:t>
      </w:r>
    </w:p>
    <w:p w14:paraId="0B4D0A69">
      <w:pPr>
        <w:keepNext/>
        <w:ind w:left="0" w:leftChars="0" w:right="0" w:rightChars="0" w:firstLine="0" w:firstLineChars="0"/>
        <w:jc w:val="center"/>
      </w:pPr>
      <w:ins w:id="1514" w:author="xh" w:date="2026-10-23T15:58:51Z">
        <w:del w:id="1515" w:author="xh" w:date="2026-10-26T18:43:15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1518" w:author="xh" w:date="2026-10-26T18:43:15Z">
        <w:r>
          <w:rPr/>
          <w:drawing>
            <wp:inline distT="0" distB="0" distL="114300" distR="114300">
              <wp:extent cx="5166360" cy="2583180"/>
              <wp:effectExtent l="0" t="0" r="0" b="0"/>
              <wp:docPr id="15232"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1520" w:author="xh" w:date="2026-10-27T08:10:00Z">
          <w:pPr>
            <w:keepNext/>
            <w:widowControl/>
            <w:adjustRightInd w:val="0"/>
            <w:snapToGrid w:val="0"/>
            <w:ind w:left="0" w:leftChars="0" w:right="0" w:rightChars="0" w:firstLine="0" w:firstLineChars="0"/>
            <w:jc w:val="center"/>
            <w:outlineLvl w:val="9"/>
          </w:pPr>
        </w:pPrChange>
      </w:pPr>
      <w:ins w:id="1521"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522" w:author="xh" w:date="2026-10-23T16:02:16Z">
            <w:rPr>
              <w:rFonts w:hint="eastAsia" w:ascii="方正楷体_GBK" w:hAnsi="方正楷体_GBK" w:eastAsia="方正楷体_GBK" w:cs="方正楷体_GBK"/>
              <w:b/>
              <w:bCs/>
              <w:sz w:val="32"/>
              <w:szCs w:val="32"/>
            </w:rPr>
          </w:rPrChange>
        </w:rPr>
        <w:t>（二）</w:t>
      </w:r>
      <w:ins w:id="1523" w:author="xh" w:date="2026-10-23T16:02:16Z">
        <w:r>
          <w:rPr>
            <w:rFonts w:hint="default" w:ascii="Times New Roman" w:hAnsi="Times New Roman" w:eastAsia="方正楷体_GBK" w:cs="Times New Roman"/>
            <w:b/>
            <w:bCs/>
            <w:i w:val="0"/>
            <w:iCs w:val="0"/>
            <w:sz w:val="32"/>
            <w:szCs w:val="32"/>
            <w:rPrChange w:id="1524" w:author="xh" w:date="2026-10-23T16:02:16Z">
              <w:rPr>
                <w:rFonts w:hint="eastAsia" w:ascii="方正楷体_GBK" w:hAnsi="方正楷体_GBK" w:eastAsia="方正楷体_GBK" w:cs="方正楷体_GBK"/>
                <w:b/>
                <w:bCs/>
                <w:sz w:val="32"/>
                <w:szCs w:val="32"/>
              </w:rPr>
            </w:rPrChange>
          </w:rPr>
          <w:t>两地区形成适应不同</w:t>
        </w:r>
      </w:ins>
      <w:del w:id="1525" w:author="xh" w:date="2026-10-23T16:02:16Z">
        <w:r>
          <w:rPr>
            <w:rFonts w:hint="eastAsia" w:ascii="方正楷体_GBK" w:hAnsi="方正楷体_GBK" w:eastAsia="方正楷体_GBK" w:cs="方正楷体_GBK"/>
            <w:b/>
            <w:bCs/>
            <w:sz w:val="32"/>
            <w:szCs w:val="32"/>
          </w:rPr>
          <w:delText>邳州兼顾正向</w:delText>
        </w:r>
      </w:del>
      <w:r>
        <w:rPr>
          <w:rFonts w:hint="default" w:ascii="Times New Roman" w:hAnsi="Times New Roman" w:eastAsia="方正楷体_GBK" w:cs="Times New Roman"/>
          <w:b/>
          <w:bCs/>
          <w:i w:val="0"/>
          <w:iCs w:val="0"/>
          <w:sz w:val="32"/>
          <w:szCs w:val="32"/>
          <w:rPrChange w:id="1526" w:author="xh" w:date="2026-10-23T16:02:16Z">
            <w:rPr>
              <w:rFonts w:hint="eastAsia" w:ascii="方正楷体_GBK" w:hAnsi="方正楷体_GBK" w:eastAsia="方正楷体_GBK" w:cs="方正楷体_GBK"/>
              <w:b/>
              <w:bCs/>
              <w:sz w:val="32"/>
              <w:szCs w:val="32"/>
            </w:rPr>
          </w:rPrChange>
        </w:rPr>
        <w:t>供电</w:t>
      </w:r>
      <w:ins w:id="1527" w:author="xh" w:date="2026-10-23T16:02:16Z">
        <w:r>
          <w:rPr>
            <w:rFonts w:hint="default" w:ascii="Times New Roman" w:hAnsi="Times New Roman" w:eastAsia="方正楷体_GBK" w:cs="Times New Roman"/>
            <w:b/>
            <w:bCs/>
            <w:i w:val="0"/>
            <w:iCs w:val="0"/>
            <w:sz w:val="32"/>
            <w:szCs w:val="32"/>
            <w:rPrChange w:id="1528" w:author="xh" w:date="2026-10-23T16:02:16Z">
              <w:rPr>
                <w:rFonts w:hint="eastAsia" w:ascii="方正楷体_GBK" w:hAnsi="方正楷体_GBK" w:eastAsia="方正楷体_GBK" w:cs="方正楷体_GBK"/>
                <w:b/>
                <w:bCs/>
                <w:sz w:val="32"/>
                <w:szCs w:val="32"/>
              </w:rPr>
            </w:rPrChange>
          </w:rPr>
          <w:t>任务的建设组合</w:t>
        </w:r>
      </w:ins>
      <w:del w:id="1529"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del w:id="1530" w:author="白日梦想家" w:date="2026-10-26T15:04:29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1531" w:author="xh" w:date="2026-10-23T16:05:40Z">
            <w:rPr>
              <w:rFonts w:hint="eastAsia" w:ascii="方正仿宋_GBK" w:hAnsi="方正仿宋_GBK" w:eastAsia="方正仿宋_GBK" w:cs="Times New Roman"/>
              <w:sz w:val="32"/>
              <w:szCs w:val="32"/>
            </w:rPr>
          </w:rPrChange>
        </w:rPr>
        <w:t>邳州</w:t>
      </w:r>
      <w:ins w:id="1532" w:author="xh" w:date="2026-10-23T16:05:40Z">
        <w:r>
          <w:rPr>
            <w:rFonts w:hint="default" w:ascii="Times New Roman" w:hAnsi="Times New Roman" w:eastAsia="方正仿宋_GBK" w:cs="Times New Roman"/>
            <w:b w:val="0"/>
            <w:bCs w:val="0"/>
            <w:i w:val="0"/>
            <w:iCs w:val="0"/>
            <w:sz w:val="32"/>
            <w:szCs w:val="32"/>
            <w:rPrChange w:id="1533" w:author="xh" w:date="2026-10-23T16:05:40Z">
              <w:rPr>
                <w:rFonts w:hint="eastAsia" w:ascii="方正仿宋_GBK" w:hAnsi="方正仿宋_GBK" w:eastAsia="方正仿宋_GBK" w:cs="Times New Roman"/>
                <w:sz w:val="32"/>
                <w:szCs w:val="32"/>
              </w:rPr>
            </w:rPrChange>
          </w:rPr>
          <w:t>侧重同时满足晚间正向供电</w:t>
        </w:r>
      </w:ins>
      <w:del w:id="1534" w:author="xh" w:date="2026-10-23T16:05:40Z">
        <w:r>
          <w:rPr>
            <w:rFonts w:hint="eastAsia" w:ascii="方正仿宋_GBK" w:hAnsi="方正仿宋_GBK" w:eastAsia="方正仿宋_GBK" w:cs="Times New Roman"/>
            <w:sz w:val="32"/>
            <w:szCs w:val="32"/>
          </w:rPr>
          <w:delText>刚性方案2022—2026年保持2027.00 MVA主变容量，主要利用储能</w:delText>
        </w:r>
      </w:del>
      <w:r>
        <w:rPr>
          <w:rFonts w:hint="default" w:ascii="Times New Roman" w:hAnsi="Times New Roman" w:eastAsia="方正仿宋_GBK" w:cs="Times New Roman"/>
          <w:b w:val="0"/>
          <w:bCs w:val="0"/>
          <w:i w:val="0"/>
          <w:iCs w:val="0"/>
          <w:sz w:val="32"/>
          <w:szCs w:val="32"/>
          <w:rPrChange w:id="1535" w:author="xh" w:date="2026-10-23T16:05:40Z">
            <w:rPr>
              <w:rFonts w:hint="eastAsia" w:ascii="方正仿宋_GBK" w:hAnsi="方正仿宋_GBK" w:eastAsia="方正仿宋_GBK" w:cs="Times New Roman"/>
              <w:sz w:val="32"/>
              <w:szCs w:val="32"/>
            </w:rPr>
          </w:rPrChange>
        </w:rPr>
        <w:t>和</w:t>
      </w:r>
      <w:ins w:id="1536" w:author="xh" w:date="2026-10-23T16:05:40Z">
        <w:r>
          <w:rPr>
            <w:rFonts w:hint="default" w:ascii="Times New Roman" w:hAnsi="Times New Roman" w:eastAsia="方正仿宋_GBK" w:cs="Times New Roman"/>
            <w:b w:val="0"/>
            <w:bCs w:val="0"/>
            <w:i w:val="0"/>
            <w:iCs w:val="0"/>
            <w:sz w:val="32"/>
            <w:szCs w:val="32"/>
            <w:rPrChange w:id="1537" w:author="xh" w:date="2026-10-23T16:05:40Z">
              <w:rPr>
                <w:rFonts w:hint="eastAsia" w:ascii="方正仿宋_GBK" w:hAnsi="方正仿宋_GBK" w:eastAsia="方正仿宋_GBK" w:cs="Times New Roman"/>
                <w:sz w:val="32"/>
                <w:szCs w:val="32"/>
              </w:rPr>
            </w:rPrChange>
          </w:rPr>
          <w:t>光伏集中出力时的反向承载</w:t>
        </w:r>
      </w:ins>
      <w:del w:id="1538" w:author="xh" w:date="2026-10-23T16:05:40Z">
        <w:r>
          <w:rPr>
            <w:rFonts w:hint="eastAsia" w:ascii="方正仿宋_GBK" w:hAnsi="方正仿宋_GBK" w:eastAsia="方正仿宋_GBK" w:cs="Times New Roman"/>
            <w:sz w:val="32"/>
            <w:szCs w:val="32"/>
          </w:rPr>
          <w:delText>联络应对局部需求</w:delText>
        </w:r>
      </w:del>
      <w:r>
        <w:rPr>
          <w:rFonts w:hint="default" w:ascii="Times New Roman" w:hAnsi="Times New Roman" w:eastAsia="方正仿宋_GBK" w:cs="Times New Roman"/>
          <w:b w:val="0"/>
          <w:bCs w:val="0"/>
          <w:i w:val="0"/>
          <w:iCs w:val="0"/>
          <w:sz w:val="32"/>
          <w:szCs w:val="32"/>
          <w:rPrChange w:id="1539" w:author="xh" w:date="2026-10-23T16:05:40Z">
            <w:rPr>
              <w:rFonts w:hint="eastAsia" w:ascii="方正仿宋_GBK" w:hAnsi="方正仿宋_GBK" w:eastAsia="方正仿宋_GBK" w:cs="Times New Roman"/>
              <w:sz w:val="32"/>
              <w:szCs w:val="32"/>
            </w:rPr>
          </w:rPrChange>
        </w:rPr>
        <w:t>。</w:t>
      </w:r>
      <w:del w:id="1540" w:author="白日梦想家" w:date="2026-10-26T15:04:29Z">
        <w:r>
          <w:rPr>
            <w:rFonts w:hint="default" w:ascii="Times New Roman" w:hAnsi="Times New Roman" w:eastAsia="方正仿宋_GBK" w:cs="Times New Roman"/>
            <w:b w:val="0"/>
            <w:bCs w:val="0"/>
            <w:i w:val="0"/>
            <w:iCs w:val="0"/>
            <w:sz w:val="32"/>
            <w:szCs w:val="32"/>
            <w:rPrChange w:id="1541" w:author="xh" w:date="2026-10-23T16:05:40Z">
              <w:rPr>
                <w:rFonts w:hint="eastAsia" w:ascii="方正仿宋_GBK" w:hAnsi="方正仿宋_GBK" w:eastAsia="方正仿宋_GBK" w:cs="Times New Roman"/>
                <w:sz w:val="32"/>
                <w:szCs w:val="32"/>
              </w:rPr>
            </w:rPrChange>
          </w:rPr>
          <w:delText>弹性方案202</w:delText>
        </w:r>
      </w:del>
      <w:del w:id="1542" w:author="白日梦想家" w:date="2026-10-26T15:04:29Z">
        <w:r>
          <w:rPr>
            <w:rFonts w:hint="eastAsia" w:ascii="方正仿宋_GBK" w:hAnsi="方正仿宋_GBK" w:eastAsia="方正仿宋_GBK" w:cs="Times New Roman"/>
            <w:sz w:val="32"/>
            <w:szCs w:val="32"/>
          </w:rPr>
          <w:delText>2年净增41.50 MVA，202</w:delText>
        </w:r>
      </w:del>
      <w:del w:id="1543" w:author="白日梦想家" w:date="2026-10-26T15:04:29Z">
        <w:r>
          <w:rPr>
            <w:rFonts w:hint="default" w:ascii="Times New Roman" w:hAnsi="Times New Roman" w:eastAsia="方正仿宋_GBK" w:cs="Times New Roman"/>
            <w:b w:val="0"/>
            <w:bCs w:val="0"/>
            <w:i w:val="0"/>
            <w:iCs w:val="0"/>
            <w:sz w:val="32"/>
            <w:szCs w:val="32"/>
            <w:rPrChange w:id="1544" w:author="xh" w:date="2026-10-23T16:05:40Z">
              <w:rPr>
                <w:rFonts w:hint="eastAsia" w:ascii="方正仿宋_GBK" w:hAnsi="方正仿宋_GBK" w:eastAsia="方正仿宋_GBK" w:cs="Times New Roman"/>
                <w:sz w:val="32"/>
                <w:szCs w:val="32"/>
              </w:rPr>
            </w:rPrChange>
          </w:rPr>
          <w:delText>5年</w:delText>
        </w:r>
      </w:del>
      <w:ins w:id="1545" w:author="xh" w:date="2026-10-23T16:05:40Z">
        <w:del w:id="1546" w:author="白日梦想家" w:date="2026-10-26T15:04:29Z">
          <w:r>
            <w:rPr>
              <w:rFonts w:hint="default" w:ascii="Times New Roman" w:hAnsi="Times New Roman" w:eastAsia="方正仿宋_GBK" w:cs="Times New Roman"/>
              <w:b w:val="0"/>
              <w:bCs w:val="0"/>
              <w:i w:val="0"/>
              <w:iCs w:val="0"/>
              <w:sz w:val="32"/>
              <w:szCs w:val="32"/>
              <w:rPrChange w:id="1547" w:author="xh" w:date="2026-10-23T16:05:40Z">
                <w:rPr>
                  <w:rFonts w:hint="eastAsia" w:ascii="方正仿宋_GBK" w:hAnsi="方正仿宋_GBK" w:eastAsia="方正仿宋_GBK" w:cs="Times New Roman"/>
                  <w:sz w:val="32"/>
                  <w:szCs w:val="32"/>
                </w:rPr>
              </w:rPrChange>
            </w:rPr>
            <w:delText>主变容量</w:delText>
          </w:r>
        </w:del>
      </w:ins>
      <w:del w:id="1548" w:author="白日梦想家" w:date="2026-10-26T15:04:29Z">
        <w:r>
          <w:rPr>
            <w:rFonts w:hint="default" w:ascii="Times New Roman" w:hAnsi="Times New Roman" w:eastAsia="方正仿宋_GBK" w:cs="Times New Roman"/>
            <w:b w:val="0"/>
            <w:bCs w:val="0"/>
            <w:i w:val="0"/>
            <w:iCs w:val="0"/>
            <w:sz w:val="32"/>
            <w:szCs w:val="32"/>
            <w:rPrChange w:id="1549" w:author="xh" w:date="2026-10-23T16:05:40Z">
              <w:rPr>
                <w:rFonts w:hint="eastAsia" w:ascii="方正仿宋_GBK" w:hAnsi="方正仿宋_GBK" w:eastAsia="方正仿宋_GBK" w:cs="Times New Roman"/>
                <w:sz w:val="32"/>
                <w:szCs w:val="32"/>
              </w:rPr>
            </w:rPrChange>
          </w:rPr>
          <w:delText>达到2091.50 MVA，</w:delText>
        </w:r>
      </w:del>
      <w:ins w:id="1550" w:author="xh" w:date="2026-10-23T16:05:40Z">
        <w:del w:id="1551" w:author="白日梦想家" w:date="2026-10-26T15:04:29Z">
          <w:r>
            <w:rPr>
              <w:rFonts w:hint="default" w:ascii="Times New Roman" w:hAnsi="Times New Roman" w:eastAsia="方正仿宋_GBK" w:cs="Times New Roman"/>
              <w:b w:val="0"/>
              <w:bCs w:val="0"/>
              <w:i w:val="0"/>
              <w:iCs w:val="0"/>
              <w:sz w:val="32"/>
              <w:szCs w:val="32"/>
              <w:rPrChange w:id="1552" w:author="xh" w:date="2026-10-23T16:05:40Z">
                <w:rPr>
                  <w:rFonts w:hint="eastAsia" w:ascii="方正仿宋_GBK" w:hAnsi="方正仿宋_GBK" w:eastAsia="方正仿宋_GBK" w:cs="Times New Roman"/>
                  <w:sz w:val="32"/>
                  <w:szCs w:val="32"/>
                </w:rPr>
              </w:rPrChange>
            </w:rPr>
            <w:delText>未配置</w:delText>
          </w:r>
        </w:del>
      </w:ins>
      <w:del w:id="1553" w:author="白日梦想家" w:date="2026-10-26T15:04:29Z">
        <w:r>
          <w:rPr>
            <w:rFonts w:hint="eastAsia" w:ascii="方正仿宋_GBK" w:hAnsi="方正仿宋_GBK" w:eastAsia="方正仿宋_GBK" w:cs="Times New Roman"/>
            <w:sz w:val="32"/>
            <w:szCs w:val="32"/>
          </w:rPr>
          <w:delText>该年</w:delText>
        </w:r>
      </w:del>
      <w:del w:id="1554" w:author="白日梦想家" w:date="2026-10-26T15:04:29Z">
        <w:r>
          <w:rPr>
            <w:rFonts w:hint="default" w:ascii="Times New Roman" w:hAnsi="Times New Roman" w:eastAsia="方正仿宋_GBK" w:cs="Times New Roman"/>
            <w:b w:val="0"/>
            <w:bCs w:val="0"/>
            <w:i w:val="0"/>
            <w:iCs w:val="0"/>
            <w:sz w:val="32"/>
            <w:szCs w:val="32"/>
            <w:rPrChange w:id="1555" w:author="xh" w:date="2026-10-23T16:05:40Z">
              <w:rPr>
                <w:rFonts w:hint="eastAsia" w:ascii="方正仿宋_GBK" w:hAnsi="方正仿宋_GBK" w:eastAsia="方正仿宋_GBK" w:cs="Times New Roman"/>
                <w:sz w:val="32"/>
                <w:szCs w:val="32"/>
              </w:rPr>
            </w:rPrChange>
          </w:rPr>
          <w:delText>储能</w:delText>
        </w:r>
      </w:del>
      <w:ins w:id="1556" w:author="xh" w:date="2026-10-23T16:05:40Z">
        <w:del w:id="1557" w:author="白日梦想家" w:date="2026-10-26T15:04:29Z">
          <w:r>
            <w:rPr>
              <w:rFonts w:hint="default" w:ascii="Times New Roman" w:hAnsi="Times New Roman" w:eastAsia="方正仿宋_GBK" w:cs="Times New Roman"/>
              <w:b w:val="0"/>
              <w:bCs w:val="0"/>
              <w:i w:val="0"/>
              <w:iCs w:val="0"/>
              <w:sz w:val="32"/>
              <w:szCs w:val="32"/>
              <w:rPrChange w:id="1558" w:author="xh" w:date="2026-10-23T16:05:40Z">
                <w:rPr>
                  <w:rFonts w:hint="eastAsia" w:ascii="方正仿宋_GBK" w:hAnsi="方正仿宋_GBK" w:eastAsia="方正仿宋_GBK" w:cs="Times New Roman"/>
                  <w:sz w:val="32"/>
                  <w:szCs w:val="32"/>
                </w:rPr>
              </w:rPrChange>
            </w:rPr>
            <w:delText>、</w:delText>
          </w:r>
        </w:del>
      </w:ins>
      <w:del w:id="1559" w:author="白日梦想家" w:date="2026-10-26T15:04:29Z">
        <w:r>
          <w:rPr>
            <w:rFonts w:hint="eastAsia" w:ascii="方正仿宋_GBK" w:hAnsi="方正仿宋_GBK" w:eastAsia="方正仿宋_GBK" w:cs="Times New Roman"/>
            <w:sz w:val="32"/>
            <w:szCs w:val="32"/>
          </w:rPr>
          <w:delText>为零，</w:delText>
        </w:r>
      </w:del>
      <w:del w:id="1560" w:author="白日梦想家" w:date="2026-10-26T15:04:29Z">
        <w:r>
          <w:rPr>
            <w:rFonts w:hint="default" w:ascii="Times New Roman" w:hAnsi="Times New Roman" w:eastAsia="方正仿宋_GBK" w:cs="Times New Roman"/>
            <w:b w:val="0"/>
            <w:bCs w:val="0"/>
            <w:i w:val="0"/>
            <w:iCs w:val="0"/>
            <w:sz w:val="32"/>
            <w:szCs w:val="32"/>
            <w:rPrChange w:id="1561" w:author="xh" w:date="2026-10-23T16:05:40Z">
              <w:rPr>
                <w:rFonts w:hint="eastAsia" w:ascii="方正仿宋_GBK" w:hAnsi="方正仿宋_GBK" w:eastAsia="方正仿宋_GBK" w:cs="Times New Roman"/>
                <w:sz w:val="32"/>
                <w:szCs w:val="32"/>
              </w:rPr>
            </w:rPrChange>
          </w:rPr>
          <w:delText>累计新增联络3条；刚性方案</w:delText>
        </w:r>
      </w:del>
      <w:ins w:id="1562" w:author="xh" w:date="2026-10-23T16:05:40Z">
        <w:del w:id="1563" w:author="白日梦想家" w:date="2026-10-26T15:04:29Z">
          <w:r>
            <w:rPr>
              <w:rFonts w:hint="default" w:ascii="Times New Roman" w:hAnsi="Times New Roman" w:eastAsia="方正仿宋_GBK" w:cs="Times New Roman"/>
              <w:b w:val="0"/>
              <w:bCs w:val="0"/>
              <w:i w:val="0"/>
              <w:iCs w:val="0"/>
              <w:sz w:val="32"/>
              <w:szCs w:val="32"/>
              <w:rPrChange w:id="1564" w:author="xh" w:date="2026-10-23T16:05:40Z">
                <w:rPr>
                  <w:rFonts w:hint="eastAsia" w:ascii="方正仿宋_GBK" w:hAnsi="方正仿宋_GBK" w:eastAsia="方正仿宋_GBK" w:cs="Times New Roman"/>
                  <w:sz w:val="32"/>
                  <w:szCs w:val="32"/>
                </w:rPr>
              </w:rPrChange>
            </w:rPr>
            <w:delText>同期</w:delText>
          </w:r>
        </w:del>
      </w:ins>
      <w:del w:id="1565" w:author="白日梦想家" w:date="2026-10-26T15:04:29Z">
        <w:r>
          <w:rPr>
            <w:rFonts w:hint="eastAsia" w:ascii="方正仿宋_GBK" w:hAnsi="方正仿宋_GBK" w:eastAsia="方正仿宋_GBK" w:cs="Times New Roman"/>
            <w:sz w:val="32"/>
            <w:szCs w:val="32"/>
          </w:rPr>
          <w:delText>2025年</w:delText>
        </w:r>
      </w:del>
      <w:del w:id="1566" w:author="白日梦想家" w:date="2026-10-26T15:04:29Z">
        <w:r>
          <w:rPr>
            <w:rFonts w:hint="default" w:ascii="Times New Roman" w:hAnsi="Times New Roman" w:eastAsia="方正仿宋_GBK" w:cs="Times New Roman"/>
            <w:b w:val="0"/>
            <w:bCs w:val="0"/>
            <w:i w:val="0"/>
            <w:iCs w:val="0"/>
            <w:sz w:val="32"/>
            <w:szCs w:val="32"/>
            <w:rPrChange w:id="1567" w:author="xh" w:date="2026-10-23T16:05:40Z">
              <w:rPr>
                <w:rFonts w:hint="eastAsia" w:ascii="方正仿宋_GBK" w:hAnsi="方正仿宋_GBK" w:eastAsia="方正仿宋_GBK" w:cs="Times New Roman"/>
                <w:sz w:val="32"/>
                <w:szCs w:val="32"/>
              </w:rPr>
            </w:rPrChange>
          </w:rPr>
          <w:delText>配置</w:delText>
        </w:r>
      </w:del>
      <w:ins w:id="1568" w:author="xh" w:date="2026-10-23T16:05:40Z">
        <w:del w:id="1569" w:author="白日梦想家" w:date="2026-10-26T15:04:29Z">
          <w:r>
            <w:rPr>
              <w:rFonts w:hint="default" w:ascii="Times New Roman" w:hAnsi="Times New Roman" w:eastAsia="方正仿宋_GBK" w:cs="Times New Roman"/>
              <w:b w:val="0"/>
              <w:bCs w:val="0"/>
              <w:i w:val="0"/>
              <w:iCs w:val="0"/>
              <w:sz w:val="32"/>
              <w:szCs w:val="32"/>
              <w:rPrChange w:id="1570" w:author="xh" w:date="2026-10-23T16:05:40Z">
                <w:rPr>
                  <w:rFonts w:hint="eastAsia" w:ascii="方正仿宋_GBK" w:hAnsi="方正仿宋_GBK" w:eastAsia="方正仿宋_GBK" w:cs="Times New Roman"/>
                  <w:sz w:val="32"/>
                  <w:szCs w:val="32"/>
                </w:rPr>
              </w:rPrChange>
            </w:rPr>
            <w:delText>储能</w:delText>
          </w:r>
        </w:del>
      </w:ins>
      <w:del w:id="1571" w:author="白日梦想家" w:date="2026-10-26T15:04:29Z">
        <w:r>
          <w:rPr>
            <w:rFonts w:hint="default" w:ascii="Times New Roman" w:hAnsi="Times New Roman" w:eastAsia="方正仿宋_GBK" w:cs="Times New Roman"/>
            <w:b w:val="0"/>
            <w:bCs w:val="0"/>
            <w:i w:val="0"/>
            <w:iCs w:val="0"/>
            <w:sz w:val="32"/>
            <w:szCs w:val="32"/>
            <w:rPrChange w:id="1572" w:author="xh" w:date="2026-10-23T16:05:40Z">
              <w:rPr>
                <w:rFonts w:hint="eastAsia" w:ascii="方正仿宋_GBK" w:hAnsi="方正仿宋_GBK" w:eastAsia="方正仿宋_GBK" w:cs="Times New Roman"/>
                <w:sz w:val="32"/>
                <w:szCs w:val="32"/>
              </w:rPr>
            </w:rPrChange>
          </w:rPr>
          <w:delText>56.33 MWh</w:delText>
        </w:r>
      </w:del>
      <w:ins w:id="1573" w:author="xh" w:date="2026-10-23T16:05:40Z">
        <w:del w:id="1574" w:author="白日梦想家" w:date="2026-10-26T15:04:29Z">
          <w:r>
            <w:rPr>
              <w:rFonts w:hint="default" w:ascii="Times New Roman" w:hAnsi="Times New Roman" w:eastAsia="方正仿宋_GBK" w:cs="Times New Roman"/>
              <w:b w:val="0"/>
              <w:bCs w:val="0"/>
              <w:i w:val="0"/>
              <w:iCs w:val="0"/>
              <w:sz w:val="32"/>
              <w:szCs w:val="32"/>
              <w:rPrChange w:id="1575" w:author="xh" w:date="2026-10-23T16:05:40Z">
                <w:rPr>
                  <w:rFonts w:hint="eastAsia" w:ascii="方正仿宋_GBK" w:hAnsi="方正仿宋_GBK" w:eastAsia="方正仿宋_GBK" w:cs="Times New Roman"/>
                  <w:sz w:val="32"/>
                  <w:szCs w:val="32"/>
                </w:rPr>
              </w:rPrChange>
            </w:rPr>
            <w:delText>、</w:delText>
          </w:r>
        </w:del>
      </w:ins>
      <w:del w:id="1576" w:author="白日梦想家" w:date="2026-10-26T15:04:29Z">
        <w:r>
          <w:rPr>
            <w:rFonts w:hint="eastAsia" w:ascii="方正仿宋_GBK" w:hAnsi="方正仿宋_GBK" w:eastAsia="方正仿宋_GBK" w:cs="Times New Roman"/>
            <w:sz w:val="32"/>
            <w:szCs w:val="32"/>
          </w:rPr>
          <w:delText>储能和9条</w:delText>
        </w:r>
      </w:del>
      <w:del w:id="1577" w:author="白日梦想家" w:date="2026-10-26T15:04:29Z">
        <w:r>
          <w:rPr>
            <w:rFonts w:hint="default" w:ascii="Times New Roman" w:hAnsi="Times New Roman" w:eastAsia="方正仿宋_GBK" w:cs="Times New Roman"/>
            <w:b w:val="0"/>
            <w:bCs w:val="0"/>
            <w:i w:val="0"/>
            <w:iCs w:val="0"/>
            <w:sz w:val="32"/>
            <w:szCs w:val="32"/>
            <w:rPrChange w:id="1578" w:author="xh" w:date="2026-10-23T16:05:40Z">
              <w:rPr>
                <w:rFonts w:hint="eastAsia" w:ascii="方正仿宋_GBK" w:hAnsi="方正仿宋_GBK" w:eastAsia="方正仿宋_GBK" w:cs="Times New Roman"/>
                <w:sz w:val="32"/>
                <w:szCs w:val="32"/>
              </w:rPr>
            </w:rPrChange>
          </w:rPr>
          <w:delText>新增联络</w:delText>
        </w:r>
      </w:del>
      <w:ins w:id="1579" w:author="xh" w:date="2026-10-23T16:05:40Z">
        <w:del w:id="1580" w:author="白日梦想家" w:date="2026-10-26T15:04:29Z">
          <w:r>
            <w:rPr>
              <w:rFonts w:hint="default" w:ascii="Times New Roman" w:hAnsi="Times New Roman" w:eastAsia="方正仿宋_GBK" w:cs="Times New Roman"/>
              <w:b w:val="0"/>
              <w:bCs w:val="0"/>
              <w:i w:val="0"/>
              <w:iCs w:val="0"/>
              <w:sz w:val="32"/>
              <w:szCs w:val="32"/>
              <w:rPrChange w:id="1581" w:author="xh" w:date="2026-10-23T16:05:40Z">
                <w:rPr>
                  <w:rFonts w:hint="eastAsia" w:ascii="方正仿宋_GBK" w:hAnsi="方正仿宋_GBK" w:eastAsia="方正仿宋_GBK" w:cs="Times New Roman"/>
                  <w:sz w:val="32"/>
                  <w:szCs w:val="32"/>
                </w:rPr>
              </w:rPrChange>
            </w:rPr>
            <w:delText>9条</w:delText>
          </w:r>
        </w:del>
      </w:ins>
      <w:del w:id="1582" w:author="白日梦想家" w:date="2026-10-26T15:04:29Z">
        <w:r>
          <w:rPr>
            <w:rFonts w:hint="default" w:ascii="Times New Roman" w:hAnsi="Times New Roman" w:eastAsia="方正仿宋_GBK" w:cs="Times New Roman"/>
            <w:b w:val="0"/>
            <w:bCs w:val="0"/>
            <w:i w:val="0"/>
            <w:iCs w:val="0"/>
            <w:sz w:val="32"/>
            <w:szCs w:val="32"/>
            <w:rPrChange w:id="1583" w:author="xh" w:date="2026-10-23T16:05:40Z">
              <w:rPr>
                <w:rFonts w:hint="eastAsia" w:ascii="方正仿宋_GBK" w:hAnsi="方正仿宋_GBK" w:eastAsia="方正仿宋_GBK" w:cs="Times New Roman"/>
                <w:sz w:val="32"/>
                <w:szCs w:val="32"/>
              </w:rPr>
            </w:rPrChange>
          </w:rPr>
          <w:delText>。</w:delText>
        </w:r>
      </w:del>
      <w:ins w:id="1584" w:author="xh" w:date="2026-10-23T16:05:40Z">
        <w:del w:id="1585" w:author="白日梦想家" w:date="2026-10-26T15:04:29Z">
          <w:r>
            <w:rPr>
              <w:rFonts w:hint="default" w:ascii="Times New Roman" w:hAnsi="Times New Roman" w:eastAsia="方正仿宋_GBK" w:cs="Times New Roman"/>
              <w:b w:val="0"/>
              <w:bCs w:val="0"/>
              <w:i w:val="0"/>
              <w:iCs w:val="0"/>
              <w:sz w:val="32"/>
              <w:szCs w:val="32"/>
              <w:rPrChange w:id="1586"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587"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588" w:author="白日梦想家" w:date="2026-10-26T15:04:29Z">
        <w:r>
          <w:rPr>
            <w:rFonts w:hint="default" w:ascii="Times New Roman" w:hAnsi="Times New Roman" w:eastAsia="方正仿宋_GBK" w:cs="Times New Roman"/>
            <w:b w:val="0"/>
            <w:bCs w:val="0"/>
            <w:i w:val="0"/>
            <w:iCs w:val="0"/>
            <w:sz w:val="32"/>
            <w:szCs w:val="32"/>
            <w:rPrChange w:id="1589" w:author="xh" w:date="2026-10-23T16:05:40Z">
              <w:rPr>
                <w:rFonts w:hint="eastAsia" w:ascii="方正仿宋_GBK" w:hAnsi="方正仿宋_GBK" w:eastAsia="方正仿宋_GBK" w:cs="Times New Roman"/>
                <w:sz w:val="32"/>
                <w:szCs w:val="32"/>
              </w:rPr>
            </w:rPrChange>
          </w:rPr>
          <w:delText>的</w:delText>
        </w:r>
      </w:del>
      <w:ins w:id="1590" w:author="xh" w:date="2026-10-23T16:05:40Z">
        <w:del w:id="1591" w:author="白日梦想家" w:date="2026-10-26T15:04:29Z">
          <w:r>
            <w:rPr>
              <w:rFonts w:hint="default" w:ascii="Times New Roman" w:hAnsi="Times New Roman" w:eastAsia="方正仿宋_GBK" w:cs="Times New Roman"/>
              <w:b w:val="0"/>
              <w:bCs w:val="0"/>
              <w:i w:val="0"/>
              <w:iCs w:val="0"/>
              <w:sz w:val="32"/>
              <w:szCs w:val="32"/>
              <w:rPrChange w:id="1592" w:author="xh" w:date="2026-10-23T16:05:40Z">
                <w:rPr>
                  <w:rFonts w:hint="eastAsia" w:ascii="方正仿宋_GBK" w:hAnsi="方正仿宋_GBK" w:eastAsia="方正仿宋_GBK" w:cs="Times New Roman"/>
                  <w:sz w:val="32"/>
                  <w:szCs w:val="32"/>
                </w:rPr>
              </w:rPrChange>
            </w:rPr>
            <w:delText>153.94 MWh和25条</w:delText>
          </w:r>
        </w:del>
      </w:ins>
      <w:del w:id="1593" w:author="白日梦想家" w:date="2026-10-26T15:04:29Z">
        <w:r>
          <w:rPr>
            <w:rFonts w:hint="eastAsia" w:ascii="方正仿宋_GBK" w:hAnsi="方正仿宋_GBK" w:eastAsia="方正仿宋_GBK" w:cs="Times New Roman"/>
            <w:sz w:val="32"/>
            <w:szCs w:val="32"/>
          </w:rPr>
          <w:delText>组合</w:delText>
        </w:r>
      </w:del>
      <w:del w:id="1594" w:author="白日梦想家" w:date="2026-10-26T15:04:29Z">
        <w:r>
          <w:rPr>
            <w:rFonts w:hint="default" w:ascii="Times New Roman" w:hAnsi="Times New Roman" w:eastAsia="方正仿宋_GBK" w:cs="Times New Roman"/>
            <w:b w:val="0"/>
            <w:bCs w:val="0"/>
            <w:i w:val="0"/>
            <w:iCs w:val="0"/>
            <w:sz w:val="32"/>
            <w:szCs w:val="32"/>
            <w:rPrChange w:id="1595"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del w:id="1596" w:author="白日梦想家" w:date="2026-10-26T15:10:06Z"/>
          <w:rFonts w:hint="eastAsia" w:ascii="方正仿宋_GBK" w:hAnsi="方正仿宋_GBK" w:eastAsia="方正仿宋_GBK" w:cs="Times New Roman"/>
          <w:sz w:val="32"/>
          <w:szCs w:val="32"/>
          <w:highlight w:val="none"/>
          <w14:ligatures w14:val="standardContextual"/>
        </w:rPr>
      </w:pPr>
      <w:ins w:id="1597" w:author="xh" w:date="2026-10-23T16:09:05Z">
        <w:del w:id="1598" w:author="白日梦想家" w:date="2026-10-26T15:04:29Z">
          <w:r>
            <w:rPr>
              <w:rFonts w:hint="default" w:ascii="Times New Roman" w:hAnsi="Times New Roman" w:eastAsia="方正仿宋_GBK" w:cs="Times New Roman"/>
              <w:b w:val="0"/>
              <w:bCs w:val="0"/>
              <w:i w:val="0"/>
              <w:iCs w:val="0"/>
              <w:sz w:val="32"/>
              <w:szCs w:val="32"/>
              <w:rPrChange w:id="1599"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600" w:author="白日梦想家" w:date="2026-10-26T15:05:22Z">
        <w:r>
          <w:rPr>
            <w:rFonts w:hint="eastAsia" w:ascii="Times New Roman" w:hAnsi="Times New Roman" w:eastAsia="方正仿宋_GBK" w:cs="Times New Roman"/>
            <w:b w:val="0"/>
            <w:bCs w:val="0"/>
            <w:i w:val="0"/>
            <w:iCs w:val="0"/>
            <w:sz w:val="32"/>
            <w:szCs w:val="32"/>
            <w:lang w:eastAsia="zh"/>
            <w:woUserID w:val="2"/>
          </w:rPr>
          <w:t>至</w:t>
        </w:r>
      </w:ins>
      <w:r>
        <w:rPr>
          <w:rFonts w:hint="default" w:ascii="Times New Roman" w:hAnsi="Times New Roman" w:eastAsia="方正仿宋_GBK" w:cs="Times New Roman"/>
          <w:b w:val="0"/>
          <w:bCs w:val="0"/>
          <w:i w:val="0"/>
          <w:iCs w:val="0"/>
          <w:sz w:val="32"/>
          <w:szCs w:val="32"/>
          <w:rPrChange w:id="1601" w:author="xh" w:date="2026-10-23T16:09:05Z">
            <w:rPr>
              <w:rFonts w:hint="eastAsia" w:ascii="方正仿宋_GBK" w:hAnsi="方正仿宋_GBK" w:eastAsia="方正仿宋_GBK" w:cs="Times New Roman"/>
              <w:sz w:val="32"/>
              <w:szCs w:val="32"/>
            </w:rPr>
          </w:rPrChange>
        </w:rPr>
        <w:t>203</w:t>
      </w:r>
      <w:ins w:id="1602" w:author="xh" w:date="2026-10-26T18:46:19Z">
        <w:r>
          <w:rPr>
            <w:rFonts w:hint="default" w:ascii="Times New Roman" w:hAnsi="Times New Roman" w:eastAsia="方正仿宋_GBK" w:cs="Times New Roman"/>
            <w:b w:val="0"/>
            <w:bCs w:val="0"/>
            <w:i w:val="0"/>
            <w:iCs w:val="0"/>
            <w:sz w:val="32"/>
            <w:szCs w:val="32"/>
          </w:rPr>
          <w:t>0</w:t>
        </w:r>
      </w:ins>
      <w:del w:id="1603" w:author="xh" w:date="2026-10-26T18:46:19Z">
        <w:r>
          <w:rPr>
            <w:rFonts w:hint="default" w:ascii="Times New Roman" w:hAnsi="Times New Roman" w:eastAsia="方正仿宋_GBK" w:cs="Times New Roman"/>
            <w:b w:val="0"/>
            <w:bCs w:val="0"/>
            <w:i w:val="0"/>
            <w:iCs w:val="0"/>
            <w:sz w:val="32"/>
            <w:szCs w:val="32"/>
            <w:rPrChange w:id="1604" w:author="xh" w:date="2026-10-23T16:09:05Z">
              <w:rPr>
                <w:rFonts w:hint="eastAsia" w:ascii="方正仿宋_GBK" w:hAnsi="方正仿宋_GBK" w:eastAsia="方正仿宋_GBK" w:cs="Times New Roman"/>
                <w:sz w:val="32"/>
                <w:szCs w:val="32"/>
              </w:rPr>
            </w:rPrChange>
          </w:rPr>
          <w:delText>5</w:delText>
        </w:r>
      </w:del>
      <w:del w:id="1605" w:author="xh" w:date="2026-10-23T16:09:05Z">
        <w:r>
          <w:rPr>
            <w:rFonts w:hint="eastAsia" w:ascii="方正仿宋_GBK" w:hAnsi="方正仿宋_GBK" w:eastAsia="方正仿宋_GBK" w:cs="Times New Roman"/>
            <w:sz w:val="32"/>
            <w:szCs w:val="32"/>
          </w:rPr>
          <w:delText>0</w:delText>
        </w:r>
      </w:del>
      <w:r>
        <w:rPr>
          <w:rFonts w:hint="default" w:ascii="Times New Roman" w:hAnsi="Times New Roman" w:eastAsia="方正仿宋_GBK" w:cs="Times New Roman"/>
          <w:b w:val="0"/>
          <w:bCs w:val="0"/>
          <w:i w:val="0"/>
          <w:iCs w:val="0"/>
          <w:sz w:val="32"/>
          <w:szCs w:val="32"/>
          <w:rPrChange w:id="1606" w:author="xh" w:date="2026-10-23T16:09:05Z">
            <w:rPr>
              <w:rFonts w:hint="eastAsia" w:ascii="方正仿宋_GBK" w:hAnsi="方正仿宋_GBK" w:eastAsia="方正仿宋_GBK" w:cs="Times New Roman"/>
              <w:sz w:val="32"/>
              <w:szCs w:val="32"/>
            </w:rPr>
          </w:rPrChange>
        </w:rPr>
        <w:t>年</w:t>
      </w:r>
      <w:ins w:id="1607" w:author="xh" w:date="2026-10-23T16:09:05Z">
        <w:r>
          <w:rPr>
            <w:rFonts w:hint="default" w:ascii="Times New Roman" w:hAnsi="Times New Roman" w:eastAsia="方正仿宋_GBK" w:cs="Times New Roman"/>
            <w:b w:val="0"/>
            <w:bCs w:val="0"/>
            <w:i w:val="0"/>
            <w:iCs w:val="0"/>
            <w:sz w:val="32"/>
            <w:szCs w:val="32"/>
            <w:rPrChange w:id="1608" w:author="xh" w:date="2026-10-23T16:09:05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1609" w:author="xh" w:date="2026-10-23T16:09:05Z">
            <w:rPr>
              <w:rFonts w:hint="eastAsia" w:ascii="方正仿宋_GBK" w:hAnsi="方正仿宋_GBK" w:eastAsia="方正仿宋_GBK" w:cs="Times New Roman"/>
              <w:sz w:val="32"/>
              <w:szCs w:val="32"/>
            </w:rPr>
          </w:rPrChange>
        </w:rPr>
        <w:t>弹性</w:t>
      </w:r>
      <w:ins w:id="1610" w:author="白日梦想家" w:date="2026-10-26T15:07:01Z">
        <w:r>
          <w:rPr>
            <w:rFonts w:hint="eastAsia" w:ascii="Times New Roman" w:hAnsi="Times New Roman" w:eastAsia="方正仿宋_GBK" w:cs="Times New Roman"/>
            <w:b w:val="0"/>
            <w:bCs w:val="0"/>
            <w:i w:val="0"/>
            <w:iCs w:val="0"/>
            <w:sz w:val="32"/>
            <w:szCs w:val="32"/>
            <w:lang w:eastAsia="zh"/>
            <w:woUserID w:val="2"/>
          </w:rPr>
          <w:t>方案</w:t>
        </w:r>
      </w:ins>
      <w:del w:id="1611" w:author="白日梦想家" w:date="2026-10-26T15:07:08Z">
        <w:r>
          <w:rPr>
            <w:rFonts w:hint="default" w:ascii="Times New Roman" w:hAnsi="Times New Roman" w:eastAsia="方正仿宋_GBK" w:cs="Times New Roman"/>
            <w:b w:val="0"/>
            <w:bCs w:val="0"/>
            <w:i w:val="0"/>
            <w:iCs w:val="0"/>
            <w:sz w:val="32"/>
            <w:szCs w:val="32"/>
            <w:rPrChange w:id="1612" w:author="xh" w:date="2026-10-23T16:09:05Z">
              <w:rPr>
                <w:rFonts w:hint="eastAsia" w:ascii="方正仿宋_GBK" w:hAnsi="方正仿宋_GBK" w:eastAsia="方正仿宋_GBK" w:cs="Times New Roman"/>
                <w:sz w:val="32"/>
                <w:szCs w:val="32"/>
              </w:rPr>
            </w:rPrChange>
          </w:rPr>
          <w:delText>主变容量</w:delText>
        </w:r>
      </w:del>
      <w:del w:id="1613"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614" w:author="白日梦想家" w:date="2026-10-26T15:07:08Z">
        <w:r>
          <w:rPr>
            <w:rFonts w:hint="default" w:ascii="Times New Roman" w:hAnsi="Times New Roman" w:eastAsia="方正仿宋_GBK" w:cs="Times New Roman"/>
            <w:b w:val="0"/>
            <w:bCs w:val="0"/>
            <w:i w:val="0"/>
            <w:iCs w:val="0"/>
            <w:sz w:val="32"/>
            <w:szCs w:val="32"/>
            <w:rPrChange w:id="1615" w:author="xh" w:date="2026-10-23T16:09:05Z">
              <w:rPr>
                <w:rFonts w:hint="eastAsia" w:ascii="方正仿宋_GBK" w:hAnsi="方正仿宋_GBK" w:eastAsia="方正仿宋_GBK" w:cs="Times New Roman"/>
                <w:sz w:val="32"/>
                <w:szCs w:val="32"/>
              </w:rPr>
            </w:rPrChange>
          </w:rPr>
          <w:delText>比</w:delText>
        </w:r>
      </w:del>
      <w:ins w:id="1616" w:author="白日梦想家" w:date="2026-10-26T15:07:10Z">
        <w:r>
          <w:rPr>
            <w:rFonts w:hint="eastAsia" w:ascii="Times New Roman" w:hAnsi="Times New Roman" w:eastAsia="方正仿宋_GBK" w:cs="Times New Roman"/>
            <w:b w:val="0"/>
            <w:bCs w:val="0"/>
            <w:i w:val="0"/>
            <w:iCs w:val="0"/>
            <w:sz w:val="32"/>
            <w:szCs w:val="32"/>
            <w:lang w:eastAsia="zh"/>
            <w:woUserID w:val="2"/>
          </w:rPr>
          <w:t>比</w:t>
        </w:r>
      </w:ins>
      <w:r>
        <w:rPr>
          <w:rFonts w:hint="default" w:ascii="Times New Roman" w:hAnsi="Times New Roman" w:eastAsia="方正仿宋_GBK" w:cs="Times New Roman"/>
          <w:b w:val="0"/>
          <w:bCs w:val="0"/>
          <w:i w:val="0"/>
          <w:iCs w:val="0"/>
          <w:sz w:val="32"/>
          <w:szCs w:val="32"/>
          <w:rPrChange w:id="1617" w:author="xh" w:date="2026-10-23T16:09:05Z">
            <w:rPr>
              <w:rFonts w:hint="eastAsia" w:ascii="方正仿宋_GBK" w:hAnsi="方正仿宋_GBK" w:eastAsia="方正仿宋_GBK" w:cs="Times New Roman"/>
              <w:sz w:val="32"/>
              <w:szCs w:val="32"/>
            </w:rPr>
          </w:rPrChange>
        </w:rPr>
        <w:t>刚性</w:t>
      </w:r>
      <w:ins w:id="1618" w:author="白日梦想家" w:date="2026-10-26T15:07:05Z">
        <w:r>
          <w:rPr>
            <w:rFonts w:hint="eastAsia" w:ascii="Times New Roman" w:hAnsi="Times New Roman" w:eastAsia="方正仿宋_GBK" w:cs="Times New Roman"/>
            <w:b w:val="0"/>
            <w:bCs w:val="0"/>
            <w:i w:val="0"/>
            <w:iCs w:val="0"/>
            <w:sz w:val="32"/>
            <w:szCs w:val="32"/>
            <w:lang w:eastAsia="zh"/>
            <w:woUserID w:val="2"/>
          </w:rPr>
          <w:t>方案</w:t>
        </w:r>
      </w:ins>
      <w:ins w:id="1619" w:author="白日梦想家" w:date="2026-10-26T15:07:11Z">
        <w:r>
          <w:rPr>
            <w:rFonts w:hint="default" w:ascii="Times New Roman" w:hAnsi="Times New Roman" w:eastAsia="方正仿宋_GBK" w:cs="Times New Roman"/>
            <w:b w:val="0"/>
            <w:bCs w:val="0"/>
            <w:i w:val="0"/>
            <w:iCs w:val="0"/>
            <w:sz w:val="32"/>
            <w:szCs w:val="32"/>
            <w:woUserID w:val="2"/>
          </w:rPr>
          <w:t>主变容量</w:t>
        </w:r>
      </w:ins>
      <w:del w:id="1620" w:author="xh" w:date="2026-10-23T16:09:05Z">
        <w:r>
          <w:rPr>
            <w:rFonts w:hint="eastAsia" w:ascii="方正仿宋_GBK" w:hAnsi="方正仿宋_GBK" w:eastAsia="方正仿宋_GBK" w:cs="Times New Roman"/>
            <w:sz w:val="32"/>
            <w:szCs w:val="32"/>
          </w:rPr>
          <w:delText>2678.00 MVA</w:delText>
        </w:r>
      </w:del>
      <w:r>
        <w:rPr>
          <w:rFonts w:hint="default" w:ascii="Times New Roman" w:hAnsi="Times New Roman" w:eastAsia="方正仿宋_GBK" w:cs="Times New Roman"/>
          <w:b w:val="0"/>
          <w:bCs w:val="0"/>
          <w:i w:val="0"/>
          <w:iCs w:val="0"/>
          <w:sz w:val="32"/>
          <w:szCs w:val="32"/>
          <w:rPrChange w:id="1621" w:author="xh" w:date="2026-10-23T16:09:05Z">
            <w:rPr>
              <w:rFonts w:hint="eastAsia" w:ascii="方正仿宋_GBK" w:hAnsi="方正仿宋_GBK" w:eastAsia="方正仿宋_GBK" w:cs="Times New Roman"/>
              <w:sz w:val="32"/>
              <w:szCs w:val="32"/>
            </w:rPr>
          </w:rPrChange>
        </w:rPr>
        <w:t>多2</w:t>
      </w:r>
      <w:ins w:id="1622" w:author="xh" w:date="2026-10-26T18:46:19Z">
        <w:r>
          <w:rPr>
            <w:rFonts w:hint="default" w:ascii="Times New Roman" w:hAnsi="Times New Roman" w:eastAsia="方正仿宋_GBK" w:cs="Times New Roman"/>
            <w:b w:val="0"/>
            <w:bCs w:val="0"/>
            <w:i w:val="0"/>
            <w:iCs w:val="0"/>
            <w:sz w:val="32"/>
            <w:szCs w:val="32"/>
          </w:rPr>
          <w:t>6</w:t>
        </w:r>
      </w:ins>
      <w:del w:id="1623" w:author="xh" w:date="2026-10-26T18:46:19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3.00 MVA，储能</w:t>
      </w:r>
      <w:ins w:id="1624" w:author="xh" w:date="2026-10-23T16:09:05Z">
        <w:r>
          <w:rPr>
            <w:rFonts w:hint="default" w:ascii="Times New Roman" w:hAnsi="Times New Roman" w:eastAsia="方正仿宋_GBK" w:cs="Times New Roman"/>
            <w:b w:val="0"/>
            <w:bCs w:val="0"/>
            <w:i w:val="0"/>
            <w:iCs w:val="0"/>
            <w:sz w:val="32"/>
            <w:szCs w:val="32"/>
            <w:rPrChange w:id="1625" w:author="xh" w:date="2026-10-23T16:09:05Z">
              <w:rPr>
                <w:rFonts w:hint="eastAsia" w:ascii="方正仿宋_GBK" w:hAnsi="方正仿宋_GBK" w:eastAsia="方正仿宋_GBK" w:cs="Times New Roman"/>
                <w:sz w:val="32"/>
                <w:szCs w:val="32"/>
              </w:rPr>
            </w:rPrChange>
          </w:rPr>
          <w:t>少</w:t>
        </w:r>
      </w:ins>
      <w:ins w:id="1626" w:author="xh" w:date="2026-10-26T18:46:19Z">
        <w:r>
          <w:rPr>
            <w:rFonts w:hint="default" w:ascii="Times New Roman" w:hAnsi="Times New Roman" w:eastAsia="方正仿宋_GBK" w:cs="Times New Roman"/>
            <w:b w:val="0"/>
            <w:bCs w:val="0"/>
            <w:i w:val="0"/>
            <w:iCs w:val="0"/>
            <w:sz w:val="32"/>
            <w:szCs w:val="32"/>
          </w:rPr>
          <w:t>84.</w:t>
        </w:r>
      </w:ins>
      <w:r>
        <w:rPr>
          <w:rFonts w:hint="default" w:ascii="Times New Roman" w:hAnsi="Times New Roman" w:eastAsia="方正仿宋_GBK" w:cs="Times New Roman"/>
          <w:b w:val="0"/>
          <w:bCs w:val="0"/>
          <w:i w:val="0"/>
          <w:iCs w:val="0"/>
          <w:sz w:val="32"/>
          <w:szCs w:val="32"/>
        </w:rPr>
        <w:t>2</w:t>
      </w:r>
      <w:del w:id="1627" w:author="xh" w:date="2026-10-26T18:46:19Z">
        <w:r>
          <w:rPr>
            <w:rFonts w:hint="default" w:ascii="Times New Roman" w:hAnsi="Times New Roman" w:eastAsia="方正仿宋_GBK" w:cs="Times New Roman"/>
            <w:b w:val="0"/>
            <w:bCs w:val="0"/>
            <w:i w:val="0"/>
            <w:iCs w:val="0"/>
            <w:sz w:val="32"/>
            <w:szCs w:val="32"/>
          </w:rPr>
          <w:delText>2.</w:delText>
        </w:r>
      </w:del>
      <w:del w:id="1628" w:author="xh" w:date="2026-10-23T16:09:05Z">
        <w:r>
          <w:rPr>
            <w:rFonts w:hint="eastAsia" w:ascii="方正仿宋_GBK" w:hAnsi="方正仿宋_GBK" w:eastAsia="方正仿宋_GBK" w:cs="Times New Roman"/>
            <w:sz w:val="32"/>
            <w:szCs w:val="32"/>
          </w:rPr>
          <w:delText>额定能量分别为</w:delText>
        </w:r>
      </w:del>
      <w:del w:id="1629" w:author="xh" w:date="2026-10-26T18:46:19Z">
        <w:r>
          <w:rPr>
            <w:rFonts w:hint="default" w:ascii="Times New Roman" w:hAnsi="Times New Roman" w:eastAsia="方正仿宋_GBK" w:cs="Times New Roman"/>
            <w:b w:val="0"/>
            <w:bCs w:val="0"/>
            <w:i w:val="0"/>
            <w:iCs w:val="0"/>
            <w:sz w:val="32"/>
            <w:szCs w:val="32"/>
            <w:rPrChange w:id="1630" w:author="xh" w:date="2026-10-23T16:09:05Z">
              <w:rPr>
                <w:rFonts w:hint="eastAsia" w:ascii="方正仿宋_GBK" w:hAnsi="方正仿宋_GBK" w:eastAsia="方正仿宋_GBK" w:cs="Times New Roman"/>
                <w:sz w:val="32"/>
                <w:szCs w:val="32"/>
              </w:rPr>
            </w:rPrChange>
          </w:rPr>
          <w:delText>5</w:delText>
        </w:r>
      </w:del>
      <w:del w:id="1631" w:author="xh" w:date="2026-10-23T16:09:05Z">
        <w:r>
          <w:rPr>
            <w:rFonts w:hint="eastAsia" w:ascii="方正仿宋_GBK" w:hAnsi="方正仿宋_GBK" w:eastAsia="方正仿宋_GBK" w:cs="Times New Roman"/>
            <w:sz w:val="32"/>
            <w:szCs w:val="32"/>
          </w:rPr>
          <w:delText>45.67 MWh和56</w:delText>
        </w:r>
      </w:del>
      <w:r>
        <w:rPr>
          <w:rFonts w:hint="default" w:ascii="Times New Roman" w:hAnsi="Times New Roman" w:eastAsia="方正仿宋_GBK" w:cs="Times New Roman"/>
          <w:b w:val="0"/>
          <w:bCs w:val="0"/>
          <w:i w:val="0"/>
          <w:iCs w:val="0"/>
          <w:sz w:val="32"/>
          <w:szCs w:val="32"/>
          <w:rPrChange w:id="1632" w:author="xh" w:date="2026-10-23T16:09:05Z">
            <w:rPr>
              <w:rFonts w:hint="eastAsia" w:ascii="方正仿宋_GBK" w:hAnsi="方正仿宋_GBK" w:eastAsia="方正仿宋_GBK" w:cs="Times New Roman"/>
              <w:sz w:val="32"/>
              <w:szCs w:val="32"/>
            </w:rPr>
          </w:rPrChange>
        </w:rPr>
        <w:t>8</w:t>
      </w:r>
      <w:del w:id="1633" w:author="xh" w:date="2026-10-23T16:09:05Z">
        <w:r>
          <w:rPr>
            <w:rFonts w:hint="eastAsia" w:ascii="方正仿宋_GBK" w:hAnsi="方正仿宋_GBK" w:eastAsia="方正仿宋_GBK" w:cs="Times New Roman"/>
            <w:sz w:val="32"/>
            <w:szCs w:val="32"/>
          </w:rPr>
          <w:delText>.25</w:delText>
        </w:r>
      </w:del>
      <w:r>
        <w:rPr>
          <w:rFonts w:hint="default" w:ascii="Times New Roman" w:hAnsi="Times New Roman" w:eastAsia="方正仿宋_GBK" w:cs="Times New Roman"/>
          <w:b w:val="0"/>
          <w:bCs w:val="0"/>
          <w:i w:val="0"/>
          <w:iCs w:val="0"/>
          <w:sz w:val="32"/>
          <w:szCs w:val="32"/>
          <w:rPrChange w:id="1634" w:author="xh" w:date="2026-10-23T16:09:05Z">
            <w:rPr>
              <w:rFonts w:hint="eastAsia" w:ascii="方正仿宋_GBK" w:hAnsi="方正仿宋_GBK" w:eastAsia="方正仿宋_GBK" w:cs="Times New Roman"/>
              <w:sz w:val="32"/>
              <w:szCs w:val="32"/>
            </w:rPr>
          </w:rPrChange>
        </w:rPr>
        <w:t xml:space="preserve"> MWh，累计新增联络</w:t>
      </w:r>
      <w:ins w:id="1635" w:author="xh" w:date="2026-10-23T16:09:05Z">
        <w:r>
          <w:rPr>
            <w:rFonts w:hint="default" w:ascii="Times New Roman" w:hAnsi="Times New Roman" w:eastAsia="方正仿宋_GBK" w:cs="Times New Roman"/>
            <w:b w:val="0"/>
            <w:bCs w:val="0"/>
            <w:i w:val="0"/>
            <w:iCs w:val="0"/>
            <w:sz w:val="32"/>
            <w:szCs w:val="32"/>
            <w:rPrChange w:id="1636" w:author="xh" w:date="2026-10-23T16:09:05Z">
              <w:rPr>
                <w:rFonts w:hint="eastAsia" w:ascii="方正仿宋_GBK" w:hAnsi="方正仿宋_GBK" w:eastAsia="方正仿宋_GBK" w:cs="Times New Roman"/>
                <w:sz w:val="32"/>
                <w:szCs w:val="32"/>
              </w:rPr>
            </w:rPrChange>
          </w:rPr>
          <w:t>少</w:t>
        </w:r>
      </w:ins>
      <w:ins w:id="1637" w:author="xh" w:date="2026-10-26T18:46:19Z">
        <w:r>
          <w:rPr>
            <w:rFonts w:hint="default" w:ascii="Times New Roman" w:hAnsi="Times New Roman" w:eastAsia="方正仿宋_GBK" w:cs="Times New Roman"/>
            <w:b w:val="0"/>
            <w:bCs w:val="0"/>
            <w:i w:val="0"/>
            <w:iCs w:val="0"/>
            <w:sz w:val="32"/>
            <w:szCs w:val="32"/>
          </w:rPr>
          <w:t>19</w:t>
        </w:r>
      </w:ins>
      <w:del w:id="1638" w:author="xh" w:date="2026-10-26T18:46:19Z">
        <w:r>
          <w:rPr>
            <w:rFonts w:hint="default" w:ascii="Times New Roman" w:hAnsi="Times New Roman" w:eastAsia="方正仿宋_GBK" w:cs="Times New Roman"/>
            <w:b w:val="0"/>
            <w:bCs w:val="0"/>
            <w:i w:val="0"/>
            <w:iCs w:val="0"/>
            <w:sz w:val="32"/>
            <w:szCs w:val="32"/>
          </w:rPr>
          <w:delText>37</w:delText>
        </w:r>
      </w:del>
      <w:del w:id="1639" w:author="xh" w:date="2026-10-23T16:09:05Z">
        <w:r>
          <w:rPr>
            <w:rFonts w:hint="eastAsia" w:ascii="方正仿宋_GBK" w:hAnsi="方正仿宋_GBK" w:eastAsia="方正仿宋_GBK" w:cs="Times New Roman"/>
            <w:sz w:val="32"/>
            <w:szCs w:val="32"/>
          </w:rPr>
          <w:delText>分别为21条和58</w:delText>
        </w:r>
      </w:del>
      <w:r>
        <w:rPr>
          <w:rFonts w:hint="default" w:ascii="Times New Roman" w:hAnsi="Times New Roman" w:eastAsia="方正仿宋_GBK" w:cs="Times New Roman"/>
          <w:b w:val="0"/>
          <w:bCs w:val="0"/>
          <w:i w:val="0"/>
          <w:iCs w:val="0"/>
          <w:sz w:val="32"/>
          <w:szCs w:val="32"/>
          <w:rPrChange w:id="1640" w:author="xh" w:date="2026-10-23T16:09:05Z">
            <w:rPr>
              <w:rFonts w:hint="eastAsia" w:ascii="方正仿宋_GBK" w:hAnsi="方正仿宋_GBK" w:eastAsia="方正仿宋_GBK" w:cs="Times New Roman"/>
              <w:sz w:val="32"/>
              <w:szCs w:val="32"/>
            </w:rPr>
          </w:rPrChange>
        </w:rPr>
        <w:t>条。</w:t>
      </w:r>
      <w:ins w:id="1641" w:author="xh" w:date="2026-10-23T16:09:05Z">
        <w:del w:id="1642" w:author="白日梦想家" w:date="2026-10-26T15:10:02Z">
          <w:r>
            <w:rPr>
              <w:rFonts w:hint="default" w:ascii="Times New Roman" w:hAnsi="Times New Roman" w:eastAsia="方正仿宋_GBK" w:cs="Times New Roman"/>
              <w:b w:val="0"/>
              <w:bCs w:val="0"/>
              <w:i w:val="0"/>
              <w:iCs w:val="0"/>
              <w:sz w:val="32"/>
              <w:szCs w:val="32"/>
              <w:rPrChange w:id="1643"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645" w:author="xh" w:date="2026-10-23T16:12:30Z"/>
          <w:rFonts w:hint="eastAsia" w:ascii="方正仿宋_GBK" w:hAnsi="方正仿宋_GBK" w:eastAsia="方正仿宋_GBK" w:cs="Times New Roman"/>
          <w:sz w:val="32"/>
          <w:szCs w:val="32"/>
          <w:highlight w:val="none"/>
          <w14:ligatures w14:val="standardContextual"/>
        </w:rPr>
        <w:pPrChange w:id="1644" w:author="白日梦想家" w:date="2026-10-26T15:10:06Z">
          <w:pPr>
            <w:keepNext/>
            <w:widowControl/>
            <w:adjustRightInd w:val="0"/>
            <w:snapToGrid w:val="0"/>
            <w:ind w:left="0" w:leftChars="0" w:right="0" w:rightChars="0" w:firstLine="0" w:firstLineChars="0"/>
            <w:jc w:val="center"/>
            <w:outlineLvl w:val="9"/>
          </w:pPr>
        </w:pPrChange>
      </w:pPr>
      <w:del w:id="1646"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647"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0" w:firstLineChars="200"/>
              <w:jc w:val="left"/>
              <w:rPr>
                <w:del w:id="1649" w:author="xh" w:date="2026-10-23T16:15:54Z"/>
              </w:rPr>
              <w:pPrChange w:id="1648" w:author="白日梦想家" w:date="2026-10-26T15:10:06Z">
                <w:pPr>
                  <w:keepNext/>
                  <w:snapToGrid w:val="0"/>
                  <w:spacing w:before="0" w:after="0" w:line="370" w:lineRule="exact"/>
                  <w:ind w:left="0" w:leftChars="0" w:right="0" w:rightChars="0" w:firstLine="0" w:firstLineChars="0"/>
                  <w:jc w:val="center"/>
                </w:pPr>
              </w:pPrChange>
            </w:pPr>
            <w:del w:id="1650"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0" w:firstLineChars="200"/>
              <w:jc w:val="left"/>
              <w:rPr>
                <w:del w:id="1652" w:author="xh" w:date="2026-10-23T16:15:54Z"/>
              </w:rPr>
              <w:pPrChange w:id="1651" w:author="白日梦想家" w:date="2026-10-26T15:10:06Z">
                <w:pPr>
                  <w:keepNext/>
                  <w:snapToGrid w:val="0"/>
                  <w:spacing w:before="0" w:after="0" w:line="370" w:lineRule="exact"/>
                  <w:ind w:left="0" w:leftChars="0" w:right="0" w:rightChars="0" w:firstLine="0" w:firstLineChars="0"/>
                  <w:jc w:val="center"/>
                </w:pPr>
              </w:pPrChange>
            </w:pPr>
            <w:del w:id="1653"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0" w:firstLineChars="200"/>
              <w:jc w:val="left"/>
              <w:rPr>
                <w:del w:id="1655" w:author="xh" w:date="2026-10-23T16:15:54Z"/>
              </w:rPr>
              <w:pPrChange w:id="1654" w:author="白日梦想家" w:date="2026-10-26T15:10:06Z">
                <w:pPr>
                  <w:keepNext/>
                  <w:snapToGrid w:val="0"/>
                  <w:spacing w:before="0" w:after="0" w:line="370" w:lineRule="exact"/>
                  <w:ind w:left="0" w:leftChars="0" w:right="0" w:rightChars="0" w:firstLine="0" w:firstLineChars="0"/>
                  <w:jc w:val="center"/>
                </w:pPr>
              </w:pPrChange>
            </w:pPr>
            <w:del w:id="1656"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0" w:firstLineChars="200"/>
              <w:jc w:val="left"/>
              <w:rPr>
                <w:del w:id="1658" w:author="xh" w:date="2026-10-23T16:15:54Z"/>
              </w:rPr>
              <w:pPrChange w:id="1657" w:author="白日梦想家" w:date="2026-10-26T15:10:06Z">
                <w:pPr>
                  <w:keepNext/>
                  <w:snapToGrid w:val="0"/>
                  <w:spacing w:before="0" w:after="0" w:line="370" w:lineRule="exact"/>
                  <w:ind w:left="0" w:leftChars="0" w:right="0" w:rightChars="0" w:firstLine="0" w:firstLineChars="0"/>
                  <w:jc w:val="center"/>
                </w:pPr>
              </w:pPrChange>
            </w:pPr>
            <w:del w:id="1659"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0" w:firstLineChars="200"/>
              <w:jc w:val="left"/>
              <w:rPr>
                <w:del w:id="1661" w:author="xh" w:date="2026-10-23T16:15:54Z"/>
              </w:rPr>
              <w:pPrChange w:id="1660" w:author="白日梦想家" w:date="2026-10-26T15:10:06Z">
                <w:pPr>
                  <w:keepNext/>
                  <w:snapToGrid w:val="0"/>
                  <w:spacing w:before="0" w:after="0" w:line="370" w:lineRule="exact"/>
                  <w:ind w:left="0" w:leftChars="0" w:right="0" w:rightChars="0" w:firstLine="0" w:firstLineChars="0"/>
                  <w:jc w:val="center"/>
                </w:pPr>
              </w:pPrChange>
            </w:pPr>
            <w:del w:id="1662"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0" w:firstLineChars="200"/>
              <w:jc w:val="left"/>
              <w:rPr>
                <w:del w:id="1664" w:author="xh" w:date="2026-10-23T16:15:54Z"/>
              </w:rPr>
              <w:pPrChange w:id="1663" w:author="白日梦想家" w:date="2026-10-26T15:10:06Z">
                <w:pPr>
                  <w:keepNext/>
                  <w:snapToGrid w:val="0"/>
                  <w:spacing w:before="0" w:after="0" w:line="370" w:lineRule="exact"/>
                  <w:ind w:left="0" w:leftChars="0" w:right="0" w:rightChars="0" w:firstLine="0" w:firstLineChars="0"/>
                  <w:jc w:val="center"/>
                </w:pPr>
              </w:pPrChange>
            </w:pPr>
            <w:del w:id="1665"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66"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668" w:author="xh" w:date="2026-10-23T16:15:54Z"/>
              </w:rPr>
              <w:pPrChange w:id="1667" w:author="白日梦想家" w:date="2026-10-26T15:10:06Z">
                <w:pPr>
                  <w:keepNext/>
                  <w:snapToGrid w:val="0"/>
                  <w:spacing w:before="0" w:after="0" w:line="370" w:lineRule="exact"/>
                  <w:ind w:left="0" w:leftChars="0" w:right="0" w:rightChars="0" w:firstLine="0" w:firstLineChars="0"/>
                  <w:jc w:val="center"/>
                </w:pPr>
              </w:pPrChange>
            </w:pPr>
            <w:del w:id="1669"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671" w:author="xh" w:date="2026-10-23T16:15:54Z"/>
              </w:rPr>
              <w:pPrChange w:id="1670" w:author="白日梦想家" w:date="2026-10-26T15:10:06Z">
                <w:pPr>
                  <w:keepNext/>
                  <w:snapToGrid w:val="0"/>
                  <w:spacing w:before="0" w:after="0" w:line="370" w:lineRule="exact"/>
                  <w:ind w:left="0" w:leftChars="0" w:right="0" w:rightChars="0" w:firstLine="0" w:firstLineChars="0"/>
                  <w:jc w:val="center"/>
                </w:pPr>
              </w:pPrChange>
            </w:pPr>
            <w:del w:id="167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674" w:author="xh" w:date="2026-10-23T16:15:54Z"/>
              </w:rPr>
              <w:pPrChange w:id="1673" w:author="白日梦想家" w:date="2026-10-26T15:10:06Z">
                <w:pPr>
                  <w:keepNext/>
                  <w:snapToGrid w:val="0"/>
                  <w:spacing w:before="0" w:after="0" w:line="370" w:lineRule="exact"/>
                  <w:ind w:left="0" w:leftChars="0" w:right="0" w:rightChars="0" w:firstLine="0" w:firstLineChars="0"/>
                  <w:jc w:val="center"/>
                </w:pPr>
              </w:pPrChange>
            </w:pPr>
            <w:del w:id="1675"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677" w:author="xh" w:date="2026-10-23T16:15:54Z"/>
              </w:rPr>
              <w:pPrChange w:id="1676" w:author="白日梦想家" w:date="2026-10-26T15:10:06Z">
                <w:pPr>
                  <w:keepNext/>
                  <w:snapToGrid w:val="0"/>
                  <w:spacing w:before="0" w:after="0" w:line="370" w:lineRule="exact"/>
                  <w:ind w:left="0" w:leftChars="0" w:right="0" w:rightChars="0" w:firstLine="0" w:firstLineChars="0"/>
                  <w:jc w:val="center"/>
                </w:pPr>
              </w:pPrChange>
            </w:pPr>
            <w:del w:id="1678"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680" w:author="xh" w:date="2026-10-23T16:15:54Z"/>
              </w:rPr>
              <w:pPrChange w:id="1679" w:author="白日梦想家" w:date="2026-10-26T15:10:06Z">
                <w:pPr>
                  <w:keepNext/>
                  <w:snapToGrid w:val="0"/>
                  <w:spacing w:before="0" w:after="0" w:line="370" w:lineRule="exact"/>
                  <w:ind w:left="0" w:leftChars="0" w:right="0" w:rightChars="0" w:firstLine="0" w:firstLineChars="0"/>
                  <w:jc w:val="center"/>
                </w:pPr>
              </w:pPrChange>
            </w:pPr>
            <w:del w:id="1681"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683" w:author="xh" w:date="2026-10-23T16:15:54Z"/>
              </w:rPr>
              <w:pPrChange w:id="1682" w:author="白日梦想家" w:date="2026-10-26T15:10:06Z">
                <w:pPr>
                  <w:keepNext/>
                  <w:snapToGrid w:val="0"/>
                  <w:spacing w:before="0" w:after="0" w:line="370" w:lineRule="exact"/>
                  <w:ind w:left="0" w:leftChars="0" w:right="0" w:rightChars="0" w:firstLine="0" w:firstLineChars="0"/>
                  <w:jc w:val="center"/>
                </w:pPr>
              </w:pPrChange>
            </w:pPr>
            <w:del w:id="1684"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85"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687" w:author="xh" w:date="2026-10-23T16:15:54Z"/>
              </w:rPr>
              <w:pPrChange w:id="1686" w:author="白日梦想家" w:date="2026-10-26T15:10:06Z">
                <w:pPr>
                  <w:keepNext/>
                  <w:snapToGrid w:val="0"/>
                  <w:spacing w:before="0" w:after="0" w:line="370" w:lineRule="exact"/>
                  <w:ind w:left="0" w:leftChars="0" w:right="0" w:rightChars="0" w:firstLine="0" w:firstLineChars="0"/>
                  <w:jc w:val="center"/>
                </w:pPr>
              </w:pPrChange>
            </w:pPr>
            <w:del w:id="1688"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690" w:author="xh" w:date="2026-10-23T16:15:54Z"/>
              </w:rPr>
              <w:pPrChange w:id="1689" w:author="白日梦想家" w:date="2026-10-26T15:10:06Z">
                <w:pPr>
                  <w:keepNext/>
                  <w:snapToGrid w:val="0"/>
                  <w:spacing w:before="0" w:after="0" w:line="370" w:lineRule="exact"/>
                  <w:ind w:left="0" w:leftChars="0" w:right="0" w:rightChars="0" w:firstLine="0" w:firstLineChars="0"/>
                  <w:jc w:val="center"/>
                </w:pPr>
              </w:pPrChange>
            </w:pPr>
            <w:del w:id="1691"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693" w:author="xh" w:date="2026-10-23T16:15:54Z"/>
              </w:rPr>
              <w:pPrChange w:id="1692" w:author="白日梦想家" w:date="2026-10-26T15:10:06Z">
                <w:pPr>
                  <w:keepNext/>
                  <w:snapToGrid w:val="0"/>
                  <w:spacing w:before="0" w:after="0" w:line="370" w:lineRule="exact"/>
                  <w:ind w:left="0" w:leftChars="0" w:right="0" w:rightChars="0" w:firstLine="0" w:firstLineChars="0"/>
                  <w:jc w:val="center"/>
                </w:pPr>
              </w:pPrChange>
            </w:pPr>
            <w:del w:id="169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696" w:author="xh" w:date="2026-10-23T16:15:54Z"/>
              </w:rPr>
              <w:pPrChange w:id="1695" w:author="白日梦想家" w:date="2026-10-26T15:10:06Z">
                <w:pPr>
                  <w:keepNext/>
                  <w:snapToGrid w:val="0"/>
                  <w:spacing w:before="0" w:after="0" w:line="370" w:lineRule="exact"/>
                  <w:ind w:left="0" w:leftChars="0" w:right="0" w:rightChars="0" w:firstLine="0" w:firstLineChars="0"/>
                  <w:jc w:val="center"/>
                </w:pPr>
              </w:pPrChange>
            </w:pPr>
            <w:del w:id="1697"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699" w:author="xh" w:date="2026-10-23T16:15:54Z"/>
              </w:rPr>
              <w:pPrChange w:id="1698" w:author="白日梦想家" w:date="2026-10-26T15:10:06Z">
                <w:pPr>
                  <w:keepNext/>
                  <w:snapToGrid w:val="0"/>
                  <w:spacing w:before="0" w:after="0" w:line="370" w:lineRule="exact"/>
                  <w:ind w:left="0" w:leftChars="0" w:right="0" w:rightChars="0" w:firstLine="0" w:firstLineChars="0"/>
                  <w:jc w:val="center"/>
                </w:pPr>
              </w:pPrChange>
            </w:pPr>
            <w:del w:id="1700"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702" w:author="xh" w:date="2026-10-23T16:15:54Z"/>
              </w:rPr>
              <w:pPrChange w:id="1701" w:author="白日梦想家" w:date="2026-10-26T15:10:06Z">
                <w:pPr>
                  <w:keepNext/>
                  <w:snapToGrid w:val="0"/>
                  <w:spacing w:before="0" w:after="0" w:line="370" w:lineRule="exact"/>
                  <w:ind w:left="0" w:leftChars="0" w:right="0" w:rightChars="0" w:firstLine="0" w:firstLineChars="0"/>
                  <w:jc w:val="center"/>
                </w:pPr>
              </w:pPrChange>
            </w:pPr>
            <w:del w:id="170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704"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706" w:author="xh" w:date="2026-10-23T16:15:54Z"/>
              </w:rPr>
              <w:pPrChange w:id="1705" w:author="白日梦想家" w:date="2026-10-26T15:10:06Z">
                <w:pPr>
                  <w:keepNext/>
                  <w:snapToGrid w:val="0"/>
                  <w:spacing w:before="0" w:after="0" w:line="370" w:lineRule="exact"/>
                  <w:ind w:left="0" w:leftChars="0" w:right="0" w:rightChars="0" w:firstLine="0" w:firstLineChars="0"/>
                  <w:jc w:val="center"/>
                </w:pPr>
              </w:pPrChange>
            </w:pPr>
            <w:del w:id="1707"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709" w:author="xh" w:date="2026-10-23T16:15:54Z"/>
              </w:rPr>
              <w:pPrChange w:id="1708" w:author="白日梦想家" w:date="2026-10-26T15:10:06Z">
                <w:pPr>
                  <w:keepNext/>
                  <w:snapToGrid w:val="0"/>
                  <w:spacing w:before="0" w:after="0" w:line="370" w:lineRule="exact"/>
                  <w:ind w:left="0" w:leftChars="0" w:right="0" w:rightChars="0" w:firstLine="0" w:firstLineChars="0"/>
                  <w:jc w:val="center"/>
                </w:pPr>
              </w:pPrChange>
            </w:pPr>
            <w:del w:id="1710"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712" w:author="xh" w:date="2026-10-23T16:15:54Z"/>
              </w:rPr>
              <w:pPrChange w:id="1711" w:author="白日梦想家" w:date="2026-10-26T15:10:06Z">
                <w:pPr>
                  <w:keepNext/>
                  <w:snapToGrid w:val="0"/>
                  <w:spacing w:before="0" w:after="0" w:line="370" w:lineRule="exact"/>
                  <w:ind w:left="0" w:leftChars="0" w:right="0" w:rightChars="0" w:firstLine="0" w:firstLineChars="0"/>
                  <w:jc w:val="center"/>
                </w:pPr>
              </w:pPrChange>
            </w:pPr>
            <w:del w:id="171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715" w:author="xh" w:date="2026-10-23T16:15:54Z"/>
              </w:rPr>
              <w:pPrChange w:id="1714" w:author="白日梦想家" w:date="2026-10-26T15:10:06Z">
                <w:pPr>
                  <w:keepNext/>
                  <w:snapToGrid w:val="0"/>
                  <w:spacing w:before="0" w:after="0" w:line="370" w:lineRule="exact"/>
                  <w:ind w:left="0" w:leftChars="0" w:right="0" w:rightChars="0" w:firstLine="0" w:firstLineChars="0"/>
                  <w:jc w:val="center"/>
                </w:pPr>
              </w:pPrChange>
            </w:pPr>
            <w:del w:id="1716"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718" w:author="xh" w:date="2026-10-23T16:15:54Z"/>
              </w:rPr>
              <w:pPrChange w:id="1717" w:author="白日梦想家" w:date="2026-10-26T15:10:06Z">
                <w:pPr>
                  <w:keepNext/>
                  <w:snapToGrid w:val="0"/>
                  <w:spacing w:before="0" w:after="0" w:line="370" w:lineRule="exact"/>
                  <w:ind w:left="0" w:leftChars="0" w:right="0" w:rightChars="0" w:firstLine="0" w:firstLineChars="0"/>
                  <w:jc w:val="center"/>
                </w:pPr>
              </w:pPrChange>
            </w:pPr>
            <w:del w:id="1719"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721" w:author="xh" w:date="2026-10-23T16:15:54Z"/>
              </w:rPr>
              <w:pPrChange w:id="1720" w:author="白日梦想家" w:date="2026-10-26T15:10:06Z">
                <w:pPr>
                  <w:keepNext/>
                  <w:snapToGrid w:val="0"/>
                  <w:spacing w:before="0" w:after="0" w:line="370" w:lineRule="exact"/>
                  <w:ind w:left="0" w:leftChars="0" w:right="0" w:rightChars="0" w:firstLine="0" w:firstLineChars="0"/>
                  <w:jc w:val="center"/>
                </w:pPr>
              </w:pPrChange>
            </w:pPr>
            <w:del w:id="1722"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23"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725" w:author="xh" w:date="2026-10-23T16:15:54Z"/>
              </w:rPr>
              <w:pPrChange w:id="1724" w:author="白日梦想家" w:date="2026-10-26T15:10:06Z">
                <w:pPr>
                  <w:keepNext/>
                  <w:snapToGrid w:val="0"/>
                  <w:spacing w:before="0" w:after="0" w:line="370" w:lineRule="exact"/>
                  <w:ind w:left="0" w:leftChars="0" w:right="0" w:rightChars="0" w:firstLine="0" w:firstLineChars="0"/>
                  <w:jc w:val="center"/>
                </w:pPr>
              </w:pPrChange>
            </w:pPr>
            <w:del w:id="1726"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728" w:author="xh" w:date="2026-10-23T16:15:54Z"/>
              </w:rPr>
              <w:pPrChange w:id="1727" w:author="白日梦想家" w:date="2026-10-26T15:10:06Z">
                <w:pPr>
                  <w:keepNext/>
                  <w:snapToGrid w:val="0"/>
                  <w:spacing w:before="0" w:after="0" w:line="370" w:lineRule="exact"/>
                  <w:ind w:left="0" w:leftChars="0" w:right="0" w:rightChars="0" w:firstLine="0" w:firstLineChars="0"/>
                  <w:jc w:val="center"/>
                </w:pPr>
              </w:pPrChange>
            </w:pPr>
            <w:del w:id="1729"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731" w:author="xh" w:date="2026-10-23T16:15:54Z"/>
              </w:rPr>
              <w:pPrChange w:id="1730" w:author="白日梦想家" w:date="2026-10-26T15:10:06Z">
                <w:pPr>
                  <w:keepNext/>
                  <w:snapToGrid w:val="0"/>
                  <w:spacing w:before="0" w:after="0" w:line="370" w:lineRule="exact"/>
                  <w:ind w:left="0" w:leftChars="0" w:right="0" w:rightChars="0" w:firstLine="0" w:firstLineChars="0"/>
                  <w:jc w:val="center"/>
                </w:pPr>
              </w:pPrChange>
            </w:pPr>
            <w:del w:id="173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734" w:author="xh" w:date="2026-10-23T16:15:54Z"/>
              </w:rPr>
              <w:pPrChange w:id="1733" w:author="白日梦想家" w:date="2026-10-26T15:10:06Z">
                <w:pPr>
                  <w:keepNext/>
                  <w:snapToGrid w:val="0"/>
                  <w:spacing w:before="0" w:after="0" w:line="370" w:lineRule="exact"/>
                  <w:ind w:left="0" w:leftChars="0" w:right="0" w:rightChars="0" w:firstLine="0" w:firstLineChars="0"/>
                  <w:jc w:val="center"/>
                </w:pPr>
              </w:pPrChange>
            </w:pPr>
            <w:del w:id="173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737" w:author="xh" w:date="2026-10-23T16:15:54Z"/>
              </w:rPr>
              <w:pPrChange w:id="1736" w:author="白日梦想家" w:date="2026-10-26T15:10:06Z">
                <w:pPr>
                  <w:keepNext/>
                  <w:snapToGrid w:val="0"/>
                  <w:spacing w:before="0" w:after="0" w:line="370" w:lineRule="exact"/>
                  <w:ind w:left="0" w:leftChars="0" w:right="0" w:rightChars="0" w:firstLine="0" w:firstLineChars="0"/>
                  <w:jc w:val="center"/>
                </w:pPr>
              </w:pPrChange>
            </w:pPr>
            <w:del w:id="1738"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740" w:author="xh" w:date="2026-10-23T16:15:54Z"/>
              </w:rPr>
              <w:pPrChange w:id="1739" w:author="白日梦想家" w:date="2026-10-26T15:10:06Z">
                <w:pPr>
                  <w:keepNext/>
                  <w:snapToGrid w:val="0"/>
                  <w:spacing w:before="0" w:after="0" w:line="370" w:lineRule="exact"/>
                  <w:ind w:left="0" w:leftChars="0" w:right="0" w:rightChars="0" w:firstLine="0" w:firstLineChars="0"/>
                  <w:jc w:val="center"/>
                </w:pPr>
              </w:pPrChange>
            </w:pPr>
            <w:del w:id="1741"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42"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744" w:author="xh" w:date="2026-10-23T16:15:54Z"/>
              </w:rPr>
              <w:pPrChange w:id="1743" w:author="白日梦想家" w:date="2026-10-26T15:10:06Z">
                <w:pPr>
                  <w:keepNext/>
                  <w:snapToGrid w:val="0"/>
                  <w:spacing w:before="0" w:after="0" w:line="370" w:lineRule="exact"/>
                  <w:ind w:left="0" w:leftChars="0" w:right="0" w:rightChars="0" w:firstLine="0" w:firstLineChars="0"/>
                  <w:jc w:val="center"/>
                </w:pPr>
              </w:pPrChange>
            </w:pPr>
            <w:del w:id="1745"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747" w:author="xh" w:date="2026-10-23T16:15:54Z"/>
              </w:rPr>
              <w:pPrChange w:id="1746" w:author="白日梦想家" w:date="2026-10-26T15:10:06Z">
                <w:pPr>
                  <w:keepNext/>
                  <w:snapToGrid w:val="0"/>
                  <w:spacing w:before="0" w:after="0" w:line="370" w:lineRule="exact"/>
                  <w:ind w:left="0" w:leftChars="0" w:right="0" w:rightChars="0" w:firstLine="0" w:firstLineChars="0"/>
                  <w:jc w:val="center"/>
                </w:pPr>
              </w:pPrChange>
            </w:pPr>
            <w:del w:id="1748"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750" w:author="xh" w:date="2026-10-23T16:15:54Z"/>
              </w:rPr>
              <w:pPrChange w:id="1749" w:author="白日梦想家" w:date="2026-10-26T15:10:06Z">
                <w:pPr>
                  <w:keepNext/>
                  <w:snapToGrid w:val="0"/>
                  <w:spacing w:before="0" w:after="0" w:line="370" w:lineRule="exact"/>
                  <w:ind w:left="0" w:leftChars="0" w:right="0" w:rightChars="0" w:firstLine="0" w:firstLineChars="0"/>
                  <w:jc w:val="center"/>
                </w:pPr>
              </w:pPrChange>
            </w:pPr>
            <w:del w:id="1751"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753" w:author="xh" w:date="2026-10-23T16:15:54Z"/>
              </w:rPr>
              <w:pPrChange w:id="1752" w:author="白日梦想家" w:date="2026-10-26T15:10:06Z">
                <w:pPr>
                  <w:keepNext/>
                  <w:snapToGrid w:val="0"/>
                  <w:spacing w:before="0" w:after="0" w:line="370" w:lineRule="exact"/>
                  <w:ind w:left="0" w:leftChars="0" w:right="0" w:rightChars="0" w:firstLine="0" w:firstLineChars="0"/>
                  <w:jc w:val="center"/>
                </w:pPr>
              </w:pPrChange>
            </w:pPr>
            <w:del w:id="1754"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756" w:author="xh" w:date="2026-10-23T16:15:54Z"/>
              </w:rPr>
              <w:pPrChange w:id="1755" w:author="白日梦想家" w:date="2026-10-26T15:10:06Z">
                <w:pPr>
                  <w:keepNext/>
                  <w:snapToGrid w:val="0"/>
                  <w:spacing w:before="0" w:after="0" w:line="370" w:lineRule="exact"/>
                  <w:ind w:left="0" w:leftChars="0" w:right="0" w:rightChars="0" w:firstLine="0" w:firstLineChars="0"/>
                  <w:jc w:val="center"/>
                </w:pPr>
              </w:pPrChange>
            </w:pPr>
            <w:del w:id="1757"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759" w:author="xh" w:date="2026-10-23T16:15:54Z"/>
              </w:rPr>
              <w:pPrChange w:id="1758" w:author="白日梦想家" w:date="2026-10-26T15:10:06Z">
                <w:pPr>
                  <w:keepNext/>
                  <w:snapToGrid w:val="0"/>
                  <w:spacing w:before="0" w:after="0" w:line="370" w:lineRule="exact"/>
                  <w:ind w:left="0" w:leftChars="0" w:right="0" w:rightChars="0" w:firstLine="0" w:firstLineChars="0"/>
                  <w:jc w:val="center"/>
                </w:pPr>
              </w:pPrChange>
            </w:pPr>
            <w:del w:id="1760"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61"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763" w:author="xh" w:date="2026-10-23T16:15:54Z"/>
              </w:rPr>
              <w:pPrChange w:id="1762" w:author="白日梦想家" w:date="2026-10-26T15:10:06Z">
                <w:pPr>
                  <w:snapToGrid w:val="0"/>
                  <w:spacing w:before="0" w:after="0" w:line="370" w:lineRule="exact"/>
                  <w:ind w:left="0" w:leftChars="0" w:right="0" w:rightChars="0" w:firstLine="0" w:firstLineChars="0"/>
                  <w:jc w:val="center"/>
                </w:pPr>
              </w:pPrChange>
            </w:pPr>
            <w:del w:id="1764"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766" w:author="xh" w:date="2026-10-23T16:15:54Z"/>
              </w:rPr>
              <w:pPrChange w:id="1765" w:author="白日梦想家" w:date="2026-10-26T15:10:06Z">
                <w:pPr>
                  <w:snapToGrid w:val="0"/>
                  <w:spacing w:before="0" w:after="0" w:line="370" w:lineRule="exact"/>
                  <w:ind w:left="0" w:leftChars="0" w:right="0" w:rightChars="0" w:firstLine="0" w:firstLineChars="0"/>
                  <w:jc w:val="center"/>
                </w:pPr>
              </w:pPrChange>
            </w:pPr>
            <w:del w:id="176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769" w:author="xh" w:date="2026-10-23T16:15:54Z"/>
              </w:rPr>
              <w:pPrChange w:id="1768" w:author="白日梦想家" w:date="2026-10-26T15:10:06Z">
                <w:pPr>
                  <w:snapToGrid w:val="0"/>
                  <w:spacing w:before="0" w:after="0" w:line="370" w:lineRule="exact"/>
                  <w:ind w:left="0" w:leftChars="0" w:right="0" w:rightChars="0" w:firstLine="0" w:firstLineChars="0"/>
                  <w:jc w:val="center"/>
                </w:pPr>
              </w:pPrChange>
            </w:pPr>
            <w:del w:id="1770"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772" w:author="xh" w:date="2026-10-23T16:15:54Z"/>
              </w:rPr>
              <w:pPrChange w:id="1771" w:author="白日梦想家" w:date="2026-10-26T15:10:06Z">
                <w:pPr>
                  <w:snapToGrid w:val="0"/>
                  <w:spacing w:before="0" w:after="0" w:line="370" w:lineRule="exact"/>
                  <w:ind w:left="0" w:leftChars="0" w:right="0" w:rightChars="0" w:firstLine="0" w:firstLineChars="0"/>
                  <w:jc w:val="center"/>
                </w:pPr>
              </w:pPrChange>
            </w:pPr>
            <w:del w:id="1773"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775" w:author="xh" w:date="2026-10-23T16:15:54Z"/>
              </w:rPr>
              <w:pPrChange w:id="1774" w:author="白日梦想家" w:date="2026-10-26T15:10:06Z">
                <w:pPr>
                  <w:snapToGrid w:val="0"/>
                  <w:spacing w:before="0" w:after="0" w:line="370" w:lineRule="exact"/>
                  <w:ind w:left="0" w:leftChars="0" w:right="0" w:rightChars="0" w:firstLine="0" w:firstLineChars="0"/>
                  <w:jc w:val="center"/>
                </w:pPr>
              </w:pPrChange>
            </w:pPr>
            <w:del w:id="1776"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778" w:author="xh" w:date="2026-10-23T16:15:54Z"/>
              </w:rPr>
              <w:pPrChange w:id="1777" w:author="白日梦想家" w:date="2026-10-26T15:10:06Z">
                <w:pPr>
                  <w:snapToGrid w:val="0"/>
                  <w:spacing w:before="0" w:after="0" w:line="370" w:lineRule="exact"/>
                  <w:ind w:left="0" w:leftChars="0" w:right="0" w:rightChars="0" w:firstLine="0" w:firstLineChars="0"/>
                  <w:jc w:val="center"/>
                </w:pPr>
              </w:pPrChange>
            </w:pPr>
            <w:del w:id="1779"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780" w:author="xh" w:date="2026-10-23T16:19:19Z"/>
          <w:rFonts w:hint="eastAsia" w:ascii="方正仿宋_GBK" w:hAnsi="方正仿宋_GBK" w:eastAsia="方正仿宋_GBK" w:cs="Times New Roman"/>
          <w:sz w:val="32"/>
          <w:szCs w:val="32"/>
          <w:highlight w:val="none"/>
          <w14:ligatures w14:val="standardContextual"/>
        </w:rPr>
      </w:pPr>
      <w:del w:id="1781"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783" w:author="xh" w:date="2026-10-23T16:22:43Z"/>
          <w:rFonts w:hint="eastAsia" w:ascii="方正楷体_GBK" w:hAnsi="方正楷体_GBK" w:eastAsia="方正楷体_GBK" w:cs="方正楷体_GBK"/>
          <w:b/>
          <w:bCs/>
          <w:sz w:val="32"/>
          <w:szCs w:val="32"/>
          <w:highlight w:val="none"/>
        </w:rPr>
        <w:pPrChange w:id="1782" w:author="白日梦想家" w:date="2026-10-26T15:10:06Z">
          <w:pPr>
            <w:keepNext/>
            <w:widowControl/>
            <w:adjustRightInd w:val="0"/>
            <w:snapToGrid w:val="0"/>
            <w:spacing w:line="560" w:lineRule="exact"/>
            <w:ind w:firstLine="641" w:firstLineChars="200"/>
            <w:outlineLvl w:val="1"/>
          </w:pPr>
        </w:pPrChange>
      </w:pPr>
      <w:del w:id="1784"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del w:id="1785" w:author="白日梦想家" w:date="2026-10-26T15:04:38Z"/>
          <w:rFonts w:hint="eastAsia" w:ascii="方正仿宋_GBK" w:hAnsi="方正仿宋_GBK" w:eastAsia="方正仿宋_GBK" w:cs="Times New Roman"/>
          <w:sz w:val="32"/>
          <w:szCs w:val="32"/>
          <w:highlight w:val="none"/>
          <w:rPrChange w:id="1786" w:author="白日梦想家" w:date="2026-10-27T10:09:19Z">
            <w:rPr>
              <w:del w:id="1787"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rPr>
      </w:pPr>
      <w:r>
        <w:rPr>
          <w:rFonts w:hint="default" w:ascii="Times New Roman" w:hAnsi="Times New Roman" w:eastAsia="方正仿宋_GBK" w:cs="Times New Roman"/>
          <w:b w:val="0"/>
          <w:bCs w:val="0"/>
          <w:i w:val="0"/>
          <w:iCs w:val="0"/>
          <w:sz w:val="32"/>
          <w:szCs w:val="32"/>
          <w:highlight w:val="none"/>
          <w:rPrChange w:id="1788" w:author="白日梦想家" w:date="2026-10-27T10:09:19Z">
            <w:rPr>
              <w:rFonts w:hint="eastAsia" w:ascii="方正仿宋_GBK" w:hAnsi="方正仿宋_GBK" w:eastAsia="方正仿宋_GBK" w:cs="Times New Roman"/>
              <w:sz w:val="32"/>
              <w:szCs w:val="32"/>
            </w:rPr>
          </w:rPrChange>
        </w:rPr>
        <w:t>市区</w:t>
      </w:r>
      <w:ins w:id="1789" w:author="xh" w:date="2026-10-23T16:26:08Z">
        <w:r>
          <w:rPr>
            <w:rFonts w:hint="default" w:ascii="Times New Roman" w:hAnsi="Times New Roman" w:eastAsia="方正仿宋_GBK" w:cs="Times New Roman"/>
            <w:b w:val="0"/>
            <w:bCs w:val="0"/>
            <w:i w:val="0"/>
            <w:iCs w:val="0"/>
            <w:sz w:val="32"/>
            <w:szCs w:val="32"/>
            <w:highlight w:val="none"/>
            <w:rPrChange w:id="1790" w:author="白日梦想家" w:date="2026-10-27T10:09:19Z">
              <w:rPr>
                <w:rFonts w:hint="eastAsia" w:ascii="方正仿宋_GBK" w:hAnsi="方正仿宋_GBK" w:eastAsia="方正仿宋_GBK" w:cs="Times New Roman"/>
                <w:sz w:val="32"/>
                <w:szCs w:val="32"/>
              </w:rPr>
            </w:rPrChange>
          </w:rPr>
          <w:t>侧重高负载站点的本地</w:t>
        </w:r>
      </w:ins>
      <w:ins w:id="1792" w:author="白日梦想家" w:date="2026-10-27T10:13:46Z">
        <w:r>
          <w:rPr>
            <w:rFonts w:hint="eastAsia" w:ascii="Times New Roman" w:hAnsi="Times New Roman" w:eastAsia="方正仿宋_GBK" w:cs="Times New Roman"/>
            <w:b w:val="0"/>
            <w:bCs w:val="0"/>
            <w:i w:val="0"/>
            <w:iCs w:val="0"/>
            <w:sz w:val="32"/>
            <w:szCs w:val="32"/>
            <w:highlight w:val="none"/>
            <w:lang w:eastAsia="zh"/>
            <w:woUserID w:val="1"/>
          </w:rPr>
          <w:t>主变</w:t>
        </w:r>
      </w:ins>
      <w:ins w:id="1793" w:author="白日梦想家" w:date="2026-10-27T10:13:51Z">
        <w:r>
          <w:rPr>
            <w:rFonts w:hint="eastAsia" w:ascii="Times New Roman" w:hAnsi="Times New Roman" w:eastAsia="方正仿宋_GBK" w:cs="Times New Roman"/>
            <w:b w:val="0"/>
            <w:bCs w:val="0"/>
            <w:i w:val="0"/>
            <w:iCs w:val="0"/>
            <w:sz w:val="32"/>
            <w:szCs w:val="32"/>
            <w:highlight w:val="none"/>
            <w:lang w:eastAsia="zh"/>
            <w:woUserID w:val="1"/>
          </w:rPr>
          <w:t>增容</w:t>
        </w:r>
      </w:ins>
      <w:ins w:id="1794" w:author="xh" w:date="2026-10-23T16:26:08Z">
        <w:del w:id="1795" w:author="白日梦想家" w:date="2026-10-27T10:13:45Z">
          <w:r>
            <w:rPr>
              <w:rFonts w:hint="default" w:ascii="Times New Roman" w:hAnsi="Times New Roman" w:eastAsia="方正仿宋_GBK" w:cs="Times New Roman"/>
              <w:b w:val="0"/>
              <w:bCs w:val="0"/>
              <w:i w:val="0"/>
              <w:iCs w:val="0"/>
              <w:sz w:val="32"/>
              <w:szCs w:val="32"/>
              <w:highlight w:val="none"/>
              <w:rPrChange w:id="1796" w:author="白日梦想家" w:date="2026-10-27T10:09:19Z">
                <w:rPr>
                  <w:rFonts w:hint="eastAsia" w:ascii="方正仿宋_GBK" w:hAnsi="方正仿宋_GBK" w:eastAsia="方正仿宋_GBK" w:cs="Times New Roman"/>
                  <w:sz w:val="32"/>
                  <w:szCs w:val="32"/>
                </w:rPr>
              </w:rPrChange>
            </w:rPr>
            <w:delText>补强</w:delText>
          </w:r>
        </w:del>
      </w:ins>
      <w:ins w:id="1799" w:author="xh" w:date="2026-10-23T16:26:08Z">
        <w:r>
          <w:rPr>
            <w:rFonts w:hint="default" w:ascii="Times New Roman" w:hAnsi="Times New Roman" w:eastAsia="方正仿宋_GBK" w:cs="Times New Roman"/>
            <w:b w:val="0"/>
            <w:bCs w:val="0"/>
            <w:i w:val="0"/>
            <w:iCs w:val="0"/>
            <w:sz w:val="32"/>
            <w:szCs w:val="32"/>
            <w:highlight w:val="none"/>
            <w:rPrChange w:id="1800" w:author="白日梦想家" w:date="2026-10-27T10:09:19Z">
              <w:rPr>
                <w:rFonts w:hint="eastAsia" w:ascii="方正仿宋_GBK" w:hAnsi="方正仿宋_GBK" w:eastAsia="方正仿宋_GBK" w:cs="Times New Roman"/>
                <w:sz w:val="32"/>
                <w:szCs w:val="32"/>
              </w:rPr>
            </w:rPrChange>
          </w:rPr>
          <w:t>与邻站承接。</w:t>
        </w:r>
      </w:ins>
      <w:ins w:id="1802" w:author="xh" w:date="2026-10-23T16:26:08Z">
        <w:del w:id="1803" w:author="xh" w:date="2026-10-26T18:50:08Z">
          <w:r>
            <w:rPr>
              <w:rFonts w:hint="default" w:ascii="Times New Roman" w:hAnsi="Times New Roman" w:eastAsia="方正仿宋_GBK" w:cs="Times New Roman"/>
              <w:b w:val="0"/>
              <w:bCs w:val="0"/>
              <w:i w:val="0"/>
              <w:iCs w:val="0"/>
              <w:sz w:val="32"/>
              <w:szCs w:val="32"/>
              <w:highlight w:val="none"/>
              <w:rPrChange w:id="1804" w:author="白日梦想家" w:date="2026-10-27T10:09:19Z">
                <w:rPr>
                  <w:rFonts w:hint="default" w:ascii="Times New Roman" w:hAnsi="Times New Roman" w:eastAsia="方正仿宋_GBK" w:cs="Times New Roman"/>
                  <w:b w:val="0"/>
                  <w:bCs w:val="0"/>
                  <w:i w:val="0"/>
                  <w:iCs w:val="0"/>
                  <w:sz w:val="32"/>
                  <w:szCs w:val="32"/>
                  <w:highlight w:val="yellow"/>
                </w:rPr>
              </w:rPrChange>
            </w:rPr>
            <w:delText>弹性方案</w:delText>
          </w:r>
        </w:del>
      </w:ins>
      <w:del w:id="1807" w:author="白日梦想家" w:date="2026-10-26T15:04:38Z">
        <w:r>
          <w:rPr>
            <w:rFonts w:hint="default" w:ascii="Times New Roman" w:hAnsi="Times New Roman" w:eastAsia="方正仿宋_GBK" w:cs="Times New Roman"/>
            <w:b w:val="0"/>
            <w:bCs w:val="0"/>
            <w:i w:val="0"/>
            <w:iCs w:val="0"/>
            <w:sz w:val="32"/>
            <w:szCs w:val="32"/>
            <w:highlight w:val="none"/>
            <w:rPrChange w:id="1808" w:author="白日梦想家" w:date="2026-10-27T10:09:19Z">
              <w:rPr>
                <w:rFonts w:hint="eastAsia" w:ascii="方正仿宋_GBK" w:hAnsi="方正仿宋_GBK" w:eastAsia="方正仿宋_GBK" w:cs="Times New Roman"/>
                <w:sz w:val="32"/>
                <w:szCs w:val="32"/>
              </w:rPr>
            </w:rPrChange>
          </w:rPr>
          <w:delText>20</w:delText>
        </w:r>
      </w:del>
      <w:ins w:id="1810" w:author="xh" w:date="2026-10-23T16:26:08Z">
        <w:del w:id="1811" w:author="白日梦想家" w:date="2026-10-26T15:04:38Z">
          <w:r>
            <w:rPr>
              <w:rFonts w:hint="default" w:ascii="Times New Roman" w:hAnsi="Times New Roman" w:eastAsia="方正仿宋_GBK" w:cs="Times New Roman"/>
              <w:b w:val="0"/>
              <w:bCs w:val="0"/>
              <w:i w:val="0"/>
              <w:iCs w:val="0"/>
              <w:sz w:val="32"/>
              <w:szCs w:val="32"/>
              <w:highlight w:val="none"/>
              <w:rPrChange w:id="1812" w:author="白日梦想家" w:date="2026-10-27T10:09:19Z">
                <w:rPr>
                  <w:rFonts w:hint="eastAsia" w:ascii="方正仿宋_GBK" w:hAnsi="方正仿宋_GBK" w:eastAsia="方正仿宋_GBK" w:cs="Times New Roman"/>
                  <w:sz w:val="32"/>
                  <w:szCs w:val="32"/>
                </w:rPr>
              </w:rPrChange>
            </w:rPr>
            <w:delText>30</w:delText>
          </w:r>
        </w:del>
      </w:ins>
      <w:del w:id="1815" w:author="白日梦想家" w:date="2026-10-26T15:04:38Z">
        <w:r>
          <w:rPr>
            <w:rFonts w:hint="eastAsia" w:ascii="方正仿宋_GBK" w:hAnsi="方正仿宋_GBK" w:eastAsia="方正仿宋_GBK" w:cs="Times New Roman"/>
            <w:sz w:val="32"/>
            <w:szCs w:val="32"/>
            <w:highlight w:val="none"/>
            <w:rPrChange w:id="1816" w:author="白日梦想家" w:date="2026-10-27T10:09:19Z">
              <w:rPr>
                <w:rFonts w:hint="eastAsia" w:ascii="方正仿宋_GBK" w:hAnsi="方正仿宋_GBK" w:eastAsia="方正仿宋_GBK" w:cs="Times New Roman"/>
                <w:sz w:val="32"/>
                <w:szCs w:val="32"/>
              </w:rPr>
            </w:rPrChange>
          </w:rPr>
          <w:delText>22</w:delText>
        </w:r>
      </w:del>
      <w:del w:id="1818" w:author="白日梦想家" w:date="2026-10-26T15:04:38Z">
        <w:r>
          <w:rPr>
            <w:rFonts w:hint="default" w:ascii="Times New Roman" w:hAnsi="Times New Roman" w:eastAsia="方正仿宋_GBK" w:cs="Times New Roman"/>
            <w:b w:val="0"/>
            <w:bCs w:val="0"/>
            <w:i w:val="0"/>
            <w:iCs w:val="0"/>
            <w:sz w:val="32"/>
            <w:szCs w:val="32"/>
            <w:highlight w:val="none"/>
            <w:rPrChange w:id="1819" w:author="白日梦想家" w:date="2026-10-27T10:09:19Z">
              <w:rPr>
                <w:rFonts w:hint="eastAsia" w:ascii="方正仿宋_GBK" w:hAnsi="方正仿宋_GBK" w:eastAsia="方正仿宋_GBK" w:cs="Times New Roman"/>
                <w:sz w:val="32"/>
                <w:szCs w:val="32"/>
              </w:rPr>
            </w:rPrChange>
          </w:rPr>
          <w:delText>年</w:delText>
        </w:r>
      </w:del>
      <w:ins w:id="1821" w:author="xh" w:date="2026-10-23T16:26:08Z">
        <w:del w:id="1822" w:author="白日梦想家" w:date="2026-10-26T15:04:38Z">
          <w:r>
            <w:rPr>
              <w:rFonts w:hint="default" w:ascii="Times New Roman" w:hAnsi="Times New Roman" w:eastAsia="方正仿宋_GBK" w:cs="Times New Roman"/>
              <w:b w:val="0"/>
              <w:bCs w:val="0"/>
              <w:i w:val="0"/>
              <w:iCs w:val="0"/>
              <w:sz w:val="32"/>
              <w:szCs w:val="32"/>
              <w:highlight w:val="none"/>
              <w:rPrChange w:id="1823" w:author="白日梦想家" w:date="2026-10-27T10:09:19Z">
                <w:rPr>
                  <w:rFonts w:hint="eastAsia" w:ascii="方正仿宋_GBK" w:hAnsi="方正仿宋_GBK" w:eastAsia="方正仿宋_GBK" w:cs="Times New Roman"/>
                  <w:sz w:val="32"/>
                  <w:szCs w:val="32"/>
                </w:rPr>
              </w:rPrChange>
            </w:rPr>
            <w:delText>主变容量达到</w:delText>
          </w:r>
        </w:del>
      </w:ins>
      <w:del w:id="1826" w:author="白日梦想家" w:date="2026-10-26T15:04:38Z">
        <w:r>
          <w:rPr>
            <w:rFonts w:hint="eastAsia" w:ascii="方正仿宋_GBK" w:hAnsi="方正仿宋_GBK" w:eastAsia="方正仿宋_GBK" w:cs="Times New Roman"/>
            <w:sz w:val="32"/>
            <w:szCs w:val="32"/>
            <w:highlight w:val="none"/>
            <w:rPrChange w:id="1827" w:author="白日梦想家" w:date="2026-10-27T10:09:19Z">
              <w:rPr>
                <w:rFonts w:hint="eastAsia" w:ascii="方正仿宋_GBK" w:hAnsi="方正仿宋_GBK" w:eastAsia="方正仿宋_GBK" w:cs="Times New Roman"/>
                <w:sz w:val="32"/>
                <w:szCs w:val="32"/>
              </w:rPr>
            </w:rPrChange>
          </w:rPr>
          <w:delText>两方案均利用</w:delText>
        </w:r>
      </w:del>
      <w:del w:id="1829" w:author="白日梦想家" w:date="2026-10-26T15:04:38Z">
        <w:r>
          <w:rPr>
            <w:rFonts w:hint="default" w:ascii="Times New Roman" w:hAnsi="Times New Roman" w:eastAsia="方正仿宋_GBK" w:cs="Times New Roman"/>
            <w:b w:val="0"/>
            <w:bCs w:val="0"/>
            <w:i w:val="0"/>
            <w:iCs w:val="0"/>
            <w:sz w:val="32"/>
            <w:szCs w:val="32"/>
            <w:highlight w:val="none"/>
            <w:rPrChange w:id="1830" w:author="白日梦想家" w:date="2026-10-27T10:09:19Z">
              <w:rPr>
                <w:rFonts w:hint="eastAsia" w:ascii="方正仿宋_GBK" w:hAnsi="方正仿宋_GBK" w:eastAsia="方正仿宋_GBK" w:cs="Times New Roman"/>
                <w:sz w:val="32"/>
                <w:szCs w:val="32"/>
              </w:rPr>
            </w:rPrChange>
          </w:rPr>
          <w:delText>3</w:delText>
        </w:r>
      </w:del>
      <w:ins w:id="1832" w:author="xh" w:date="2026-10-23T16:26:08Z">
        <w:del w:id="1833" w:author="白日梦想家" w:date="2026-10-26T15:04:38Z">
          <w:r>
            <w:rPr>
              <w:rFonts w:hint="default" w:ascii="Times New Roman" w:hAnsi="Times New Roman" w:eastAsia="方正仿宋_GBK" w:cs="Times New Roman"/>
              <w:b w:val="0"/>
              <w:bCs w:val="0"/>
              <w:i w:val="0"/>
              <w:iCs w:val="0"/>
              <w:sz w:val="32"/>
              <w:szCs w:val="32"/>
              <w:highlight w:val="none"/>
              <w:rPrChange w:id="1834" w:author="白日梦想家" w:date="2026-10-27T10:09:19Z">
                <w:rPr>
                  <w:rFonts w:hint="eastAsia" w:ascii="方正仿宋_GBK" w:hAnsi="方正仿宋_GBK" w:eastAsia="方正仿宋_GBK" w:cs="Times New Roman"/>
                  <w:sz w:val="32"/>
                  <w:szCs w:val="32"/>
                </w:rPr>
              </w:rPrChange>
            </w:rPr>
            <w:delText>4</w:delText>
          </w:r>
        </w:del>
      </w:ins>
      <w:del w:id="1837" w:author="白日梦想家" w:date="2026-10-26T15:04:38Z">
        <w:r>
          <w:rPr>
            <w:rFonts w:hint="eastAsia" w:ascii="方正仿宋_GBK" w:hAnsi="方正仿宋_GBK" w:eastAsia="方正仿宋_GBK" w:cs="Times New Roman"/>
            <w:sz w:val="32"/>
            <w:szCs w:val="32"/>
            <w:highlight w:val="none"/>
            <w:rPrChange w:id="1838" w:author="白日梦想家" w:date="2026-10-27T10:09:19Z">
              <w:rPr>
                <w:rFonts w:hint="eastAsia" w:ascii="方正仿宋_GBK" w:hAnsi="方正仿宋_GBK" w:eastAsia="方正仿宋_GBK" w:cs="Times New Roman"/>
                <w:sz w:val="32"/>
                <w:szCs w:val="32"/>
              </w:rPr>
            </w:rPrChange>
          </w:rPr>
          <w:delText>1</w:delText>
        </w:r>
      </w:del>
      <w:del w:id="1840" w:author="白日梦想家" w:date="2026-10-26T15:04:38Z">
        <w:r>
          <w:rPr>
            <w:rFonts w:hint="default" w:ascii="Times New Roman" w:hAnsi="Times New Roman" w:eastAsia="方正仿宋_GBK" w:cs="Times New Roman"/>
            <w:b w:val="0"/>
            <w:bCs w:val="0"/>
            <w:i w:val="0"/>
            <w:iCs w:val="0"/>
            <w:sz w:val="32"/>
            <w:szCs w:val="32"/>
            <w:highlight w:val="none"/>
            <w:rPrChange w:id="1841" w:author="白日梦想家" w:date="2026-10-27T10:09:19Z">
              <w:rPr>
                <w:rFonts w:hint="eastAsia" w:ascii="方正仿宋_GBK" w:hAnsi="方正仿宋_GBK" w:eastAsia="方正仿宋_GBK" w:cs="Times New Roman"/>
                <w:sz w:val="32"/>
                <w:szCs w:val="32"/>
              </w:rPr>
            </w:rPrChange>
          </w:rPr>
          <w:delText>13.</w:delText>
        </w:r>
      </w:del>
      <w:del w:id="1843" w:author="白日梦想家" w:date="2026-10-26T15:04:38Z">
        <w:r>
          <w:rPr>
            <w:rFonts w:hint="eastAsia" w:ascii="方正仿宋_GBK" w:hAnsi="方正仿宋_GBK" w:eastAsia="方正仿宋_GBK" w:cs="Times New Roman"/>
            <w:sz w:val="32"/>
            <w:szCs w:val="32"/>
            <w:highlight w:val="none"/>
            <w:rPrChange w:id="1844" w:author="白日梦想家" w:date="2026-10-27T10:09:19Z">
              <w:rPr>
                <w:rFonts w:hint="eastAsia" w:ascii="方正仿宋_GBK" w:hAnsi="方正仿宋_GBK" w:eastAsia="方正仿宋_GBK" w:cs="Times New Roman"/>
                <w:sz w:val="32"/>
                <w:szCs w:val="32"/>
              </w:rPr>
            </w:rPrChange>
          </w:rPr>
          <w:delText>5</w:delText>
        </w:r>
      </w:del>
      <w:del w:id="1846" w:author="白日梦想家" w:date="2026-10-26T15:04:38Z">
        <w:r>
          <w:rPr>
            <w:rFonts w:hint="default" w:ascii="Times New Roman" w:hAnsi="Times New Roman" w:eastAsia="方正仿宋_GBK" w:cs="Times New Roman"/>
            <w:b w:val="0"/>
            <w:bCs w:val="0"/>
            <w:i w:val="0"/>
            <w:iCs w:val="0"/>
            <w:sz w:val="32"/>
            <w:szCs w:val="32"/>
            <w:highlight w:val="none"/>
            <w:rPrChange w:id="1847" w:author="白日梦想家" w:date="2026-10-27T10:09:19Z">
              <w:rPr>
                <w:rFonts w:hint="eastAsia" w:ascii="方正仿宋_GBK" w:hAnsi="方正仿宋_GBK" w:eastAsia="方正仿宋_GBK" w:cs="Times New Roman"/>
                <w:sz w:val="32"/>
                <w:szCs w:val="32"/>
              </w:rPr>
            </w:rPrChange>
          </w:rPr>
          <w:delText>0</w:delText>
        </w:r>
      </w:del>
      <w:del w:id="1849" w:author="白日梦想家" w:date="2026-10-26T15:04:38Z">
        <w:r>
          <w:rPr>
            <w:rFonts w:hint="eastAsia" w:ascii="方正仿宋_GBK" w:hAnsi="方正仿宋_GBK" w:eastAsia="方正仿宋_GBK" w:cs="Times New Roman"/>
            <w:sz w:val="32"/>
            <w:szCs w:val="32"/>
            <w:highlight w:val="none"/>
            <w:rPrChange w:id="1850" w:author="白日梦想家" w:date="2026-10-27T10:09:19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852" w:author="白日梦想家" w:date="2026-10-26T15:04:38Z">
        <w:r>
          <w:rPr>
            <w:rFonts w:hint="default" w:ascii="Times New Roman" w:hAnsi="Times New Roman" w:eastAsia="方正仿宋_GBK" w:cs="Times New Roman"/>
            <w:b w:val="0"/>
            <w:bCs w:val="0"/>
            <w:i w:val="0"/>
            <w:iCs w:val="0"/>
            <w:sz w:val="32"/>
            <w:szCs w:val="32"/>
            <w:highlight w:val="none"/>
            <w:rPrChange w:id="1853" w:author="白日梦想家" w:date="2026-10-27T10:09:19Z">
              <w:rPr>
                <w:rFonts w:hint="eastAsia" w:ascii="方正仿宋_GBK" w:hAnsi="方正仿宋_GBK" w:eastAsia="方正仿宋_GBK" w:cs="Times New Roman"/>
                <w:sz w:val="32"/>
                <w:szCs w:val="32"/>
              </w:rPr>
            </w:rPrChange>
          </w:rPr>
          <w:delText>0 MVA，</w:delText>
        </w:r>
      </w:del>
      <w:ins w:id="1855" w:author="xh" w:date="2026-10-23T16:26:08Z">
        <w:del w:id="1856" w:author="白日梦想家" w:date="2026-10-26T15:04:38Z">
          <w:r>
            <w:rPr>
              <w:rFonts w:hint="default" w:ascii="Times New Roman" w:hAnsi="Times New Roman" w:eastAsia="方正仿宋_GBK" w:cs="Times New Roman"/>
              <w:b w:val="0"/>
              <w:bCs w:val="0"/>
              <w:i w:val="0"/>
              <w:iCs w:val="0"/>
              <w:sz w:val="32"/>
              <w:szCs w:val="32"/>
              <w:highlight w:val="none"/>
              <w:rPrChange w:id="1857" w:author="白日梦想家" w:date="2026-10-27T10:09:19Z">
                <w:rPr>
                  <w:rFonts w:hint="eastAsia" w:ascii="方正仿宋_GBK" w:hAnsi="方正仿宋_GBK" w:eastAsia="方正仿宋_GBK" w:cs="Times New Roman"/>
                  <w:sz w:val="32"/>
                  <w:szCs w:val="32"/>
                </w:rPr>
              </w:rPrChange>
            </w:rPr>
            <w:delText>尚</w:delText>
          </w:r>
        </w:del>
      </w:ins>
      <w:del w:id="1860" w:author="白日梦想家" w:date="2026-10-26T15:04:38Z">
        <w:r>
          <w:rPr>
            <w:rFonts w:hint="default" w:ascii="Times New Roman" w:hAnsi="Times New Roman" w:eastAsia="方正仿宋_GBK" w:cs="Times New Roman"/>
            <w:b w:val="0"/>
            <w:bCs w:val="0"/>
            <w:i w:val="0"/>
            <w:iCs w:val="0"/>
            <w:sz w:val="32"/>
            <w:szCs w:val="32"/>
            <w:highlight w:val="none"/>
            <w:rPrChange w:id="1861" w:author="白日梦想家" w:date="2026-10-27T10:09:19Z">
              <w:rPr>
                <w:rFonts w:hint="eastAsia" w:ascii="方正仿宋_GBK" w:hAnsi="方正仿宋_GBK" w:eastAsia="方正仿宋_GBK" w:cs="Times New Roman"/>
                <w:sz w:val="32"/>
                <w:szCs w:val="32"/>
              </w:rPr>
            </w:rPrChange>
          </w:rPr>
          <w:delText>未新增储能和联络；刚性</w:delText>
        </w:r>
      </w:del>
      <w:ins w:id="1863" w:author="xh" w:date="2026-10-23T16:26:08Z">
        <w:del w:id="1864" w:author="白日梦想家" w:date="2026-10-26T15:04:38Z">
          <w:r>
            <w:rPr>
              <w:rFonts w:hint="default" w:ascii="Times New Roman" w:hAnsi="Times New Roman" w:eastAsia="方正仿宋_GBK" w:cs="Times New Roman"/>
              <w:b w:val="0"/>
              <w:bCs w:val="0"/>
              <w:i w:val="0"/>
              <w:iCs w:val="0"/>
              <w:sz w:val="32"/>
              <w:szCs w:val="32"/>
              <w:highlight w:val="none"/>
              <w:rPrChange w:id="1865" w:author="白日梦想家" w:date="2026-10-27T10:09:19Z">
                <w:rPr>
                  <w:rFonts w:hint="eastAsia" w:ascii="方正仿宋_GBK" w:hAnsi="方正仿宋_GBK" w:eastAsia="方正仿宋_GBK" w:cs="Times New Roman"/>
                  <w:sz w:val="32"/>
                  <w:szCs w:val="32"/>
                </w:rPr>
              </w:rPrChange>
            </w:rPr>
            <w:delText>方案同期</w:delText>
          </w:r>
        </w:del>
      </w:ins>
      <w:del w:id="1868" w:author="白日梦想家" w:date="2026-10-26T15:04:38Z">
        <w:r>
          <w:rPr>
            <w:rFonts w:hint="eastAsia" w:ascii="方正仿宋_GBK" w:hAnsi="方正仿宋_GBK" w:eastAsia="方正仿宋_GBK" w:cs="Times New Roman"/>
            <w:sz w:val="32"/>
            <w:szCs w:val="32"/>
            <w:highlight w:val="none"/>
            <w:rPrChange w:id="1869" w:author="白日梦想家" w:date="2026-10-27T10:09:19Z">
              <w:rPr>
                <w:rFonts w:hint="eastAsia" w:ascii="方正仿宋_GBK" w:hAnsi="方正仿宋_GBK" w:eastAsia="方正仿宋_GBK" w:cs="Times New Roman"/>
                <w:sz w:val="32"/>
                <w:szCs w:val="32"/>
              </w:rPr>
            </w:rPrChange>
          </w:rPr>
          <w:delText>保持3113.50 MVA，</w:delText>
        </w:r>
      </w:del>
      <w:del w:id="1871" w:author="白日梦想家" w:date="2026-10-26T15:04:38Z">
        <w:r>
          <w:rPr>
            <w:rFonts w:hint="default" w:ascii="Times New Roman" w:hAnsi="Times New Roman" w:eastAsia="方正仿宋_GBK" w:cs="Times New Roman"/>
            <w:b w:val="0"/>
            <w:bCs w:val="0"/>
            <w:i w:val="0"/>
            <w:iCs w:val="0"/>
            <w:sz w:val="32"/>
            <w:szCs w:val="32"/>
            <w:highlight w:val="none"/>
            <w:rPrChange w:id="1872" w:author="白日梦想家" w:date="2026-10-27T10:09:19Z">
              <w:rPr>
                <w:rFonts w:hint="eastAsia" w:ascii="方正仿宋_GBK" w:hAnsi="方正仿宋_GBK" w:eastAsia="方正仿宋_GBK" w:cs="Times New Roman"/>
                <w:sz w:val="32"/>
                <w:szCs w:val="32"/>
              </w:rPr>
            </w:rPrChange>
          </w:rPr>
          <w:delText>配置</w:delText>
        </w:r>
      </w:del>
      <w:ins w:id="1874" w:author="xh" w:date="2026-10-23T16:26:08Z">
        <w:del w:id="1875" w:author="白日梦想家" w:date="2026-10-26T15:04:38Z">
          <w:r>
            <w:rPr>
              <w:rFonts w:hint="default" w:ascii="Times New Roman" w:hAnsi="Times New Roman" w:eastAsia="方正仿宋_GBK" w:cs="Times New Roman"/>
              <w:b w:val="0"/>
              <w:bCs w:val="0"/>
              <w:i w:val="0"/>
              <w:iCs w:val="0"/>
              <w:sz w:val="32"/>
              <w:szCs w:val="32"/>
              <w:highlight w:val="none"/>
              <w:rPrChange w:id="1876" w:author="白日梦想家" w:date="2026-10-27T10:09:19Z">
                <w:rPr>
                  <w:rFonts w:hint="eastAsia" w:ascii="方正仿宋_GBK" w:hAnsi="方正仿宋_GBK" w:eastAsia="方正仿宋_GBK" w:cs="Times New Roman"/>
                  <w:sz w:val="32"/>
                  <w:szCs w:val="32"/>
                </w:rPr>
              </w:rPrChange>
            </w:rPr>
            <w:delText>储能12</w:delText>
          </w:r>
        </w:del>
      </w:ins>
      <w:del w:id="1879" w:author="白日梦想家" w:date="2026-10-26T15:04:38Z">
        <w:r>
          <w:rPr>
            <w:rFonts w:hint="eastAsia" w:ascii="方正仿宋_GBK" w:hAnsi="方正仿宋_GBK" w:eastAsia="方正仿宋_GBK" w:cs="Times New Roman"/>
            <w:sz w:val="32"/>
            <w:szCs w:val="32"/>
            <w:highlight w:val="none"/>
            <w:rPrChange w:id="1880" w:author="白日梦想家" w:date="2026-10-27T10:09:19Z">
              <w:rPr>
                <w:rFonts w:hint="eastAsia" w:ascii="方正仿宋_GBK" w:hAnsi="方正仿宋_GBK" w:eastAsia="方正仿宋_GBK" w:cs="Times New Roman"/>
                <w:sz w:val="32"/>
                <w:szCs w:val="32"/>
              </w:rPr>
            </w:rPrChange>
          </w:rPr>
          <w:delText>3</w:delText>
        </w:r>
      </w:del>
      <w:del w:id="1882" w:author="白日梦想家" w:date="2026-10-26T15:04:38Z">
        <w:r>
          <w:rPr>
            <w:rFonts w:hint="default" w:ascii="Times New Roman" w:hAnsi="Times New Roman" w:eastAsia="方正仿宋_GBK" w:cs="Times New Roman"/>
            <w:b w:val="0"/>
            <w:bCs w:val="0"/>
            <w:i w:val="0"/>
            <w:iCs w:val="0"/>
            <w:sz w:val="32"/>
            <w:szCs w:val="32"/>
            <w:highlight w:val="none"/>
            <w:rPrChange w:id="1883" w:author="白日梦想家" w:date="2026-10-27T10:09:19Z">
              <w:rPr>
                <w:rFonts w:hint="eastAsia" w:ascii="方正仿宋_GBK" w:hAnsi="方正仿宋_GBK" w:eastAsia="方正仿宋_GBK" w:cs="Times New Roman"/>
                <w:sz w:val="32"/>
                <w:szCs w:val="32"/>
              </w:rPr>
            </w:rPrChange>
          </w:rPr>
          <w:delText>.</w:delText>
        </w:r>
      </w:del>
      <w:ins w:id="1885" w:author="xh" w:date="2026-10-23T16:26:08Z">
        <w:del w:id="1886" w:author="白日梦想家" w:date="2026-10-26T15:04:38Z">
          <w:r>
            <w:rPr>
              <w:rFonts w:hint="default" w:ascii="Times New Roman" w:hAnsi="Times New Roman" w:eastAsia="方正仿宋_GBK" w:cs="Times New Roman"/>
              <w:b w:val="0"/>
              <w:bCs w:val="0"/>
              <w:i w:val="0"/>
              <w:iCs w:val="0"/>
              <w:sz w:val="32"/>
              <w:szCs w:val="32"/>
              <w:highlight w:val="none"/>
              <w:rPrChange w:id="1887" w:author="白日梦想家" w:date="2026-10-27T10:09:19Z">
                <w:rPr>
                  <w:rFonts w:hint="eastAsia" w:ascii="方正仿宋_GBK" w:hAnsi="方正仿宋_GBK" w:eastAsia="方正仿宋_GBK" w:cs="Times New Roman"/>
                  <w:sz w:val="32"/>
                  <w:szCs w:val="32"/>
                </w:rPr>
              </w:rPrChange>
            </w:rPr>
            <w:delText>04</w:delText>
          </w:r>
        </w:del>
      </w:ins>
      <w:del w:id="1890" w:author="白日梦想家" w:date="2026-10-26T15:04:38Z">
        <w:r>
          <w:rPr>
            <w:rFonts w:hint="eastAsia" w:ascii="方正仿宋_GBK" w:hAnsi="方正仿宋_GBK" w:eastAsia="方正仿宋_GBK" w:cs="Times New Roman"/>
            <w:sz w:val="32"/>
            <w:szCs w:val="32"/>
            <w:highlight w:val="none"/>
            <w:rPrChange w:id="1891" w:author="白日梦想家" w:date="2026-10-27T10:09:19Z">
              <w:rPr>
                <w:rFonts w:hint="eastAsia" w:ascii="方正仿宋_GBK" w:hAnsi="方正仿宋_GBK" w:eastAsia="方正仿宋_GBK" w:cs="Times New Roman"/>
                <w:sz w:val="32"/>
                <w:szCs w:val="32"/>
              </w:rPr>
            </w:rPrChange>
          </w:rPr>
          <w:delText>87</w:delText>
        </w:r>
      </w:del>
      <w:del w:id="1893" w:author="白日梦想家" w:date="2026-10-26T15:04:38Z">
        <w:r>
          <w:rPr>
            <w:rFonts w:hint="default" w:ascii="Times New Roman" w:hAnsi="Times New Roman" w:eastAsia="方正仿宋_GBK" w:cs="Times New Roman"/>
            <w:b w:val="0"/>
            <w:bCs w:val="0"/>
            <w:i w:val="0"/>
            <w:iCs w:val="0"/>
            <w:sz w:val="32"/>
            <w:szCs w:val="32"/>
            <w:highlight w:val="none"/>
            <w:rPrChange w:id="1894" w:author="白日梦想家" w:date="2026-10-27T10:09:19Z">
              <w:rPr>
                <w:rFonts w:hint="eastAsia" w:ascii="方正仿宋_GBK" w:hAnsi="方正仿宋_GBK" w:eastAsia="方正仿宋_GBK" w:cs="Times New Roman"/>
                <w:sz w:val="32"/>
                <w:szCs w:val="32"/>
              </w:rPr>
            </w:rPrChange>
          </w:rPr>
          <w:delText xml:space="preserve"> MWh</w:delText>
        </w:r>
      </w:del>
      <w:del w:id="1896" w:author="白日梦想家" w:date="2026-10-26T15:04:38Z">
        <w:r>
          <w:rPr>
            <w:rFonts w:hint="eastAsia" w:ascii="方正仿宋_GBK" w:hAnsi="方正仿宋_GBK" w:eastAsia="方正仿宋_GBK" w:cs="Times New Roman"/>
            <w:sz w:val="32"/>
            <w:szCs w:val="32"/>
            <w:highlight w:val="none"/>
            <w:rPrChange w:id="1897" w:author="白日梦想家" w:date="2026-10-27T10:09:19Z">
              <w:rPr>
                <w:rFonts w:hint="eastAsia" w:ascii="方正仿宋_GBK" w:hAnsi="方正仿宋_GBK" w:eastAsia="方正仿宋_GBK" w:cs="Times New Roman"/>
                <w:sz w:val="32"/>
                <w:szCs w:val="32"/>
              </w:rPr>
            </w:rPrChange>
          </w:rPr>
          <w:delText>储能</w:delText>
        </w:r>
      </w:del>
      <w:del w:id="1899" w:author="白日梦想家" w:date="2026-10-26T15:04:38Z">
        <w:r>
          <w:rPr>
            <w:rFonts w:hint="default" w:ascii="Times New Roman" w:hAnsi="Times New Roman" w:eastAsia="方正仿宋_GBK" w:cs="Times New Roman"/>
            <w:b w:val="0"/>
            <w:bCs w:val="0"/>
            <w:i w:val="0"/>
            <w:iCs w:val="0"/>
            <w:sz w:val="32"/>
            <w:szCs w:val="32"/>
            <w:highlight w:val="none"/>
            <w:rPrChange w:id="1900" w:author="白日梦想家" w:date="2026-10-27T10:09:19Z">
              <w:rPr>
                <w:rFonts w:hint="eastAsia" w:ascii="方正仿宋_GBK" w:hAnsi="方正仿宋_GBK" w:eastAsia="方正仿宋_GBK" w:cs="Times New Roman"/>
                <w:sz w:val="32"/>
                <w:szCs w:val="32"/>
              </w:rPr>
            </w:rPrChange>
          </w:rPr>
          <w:delText>、累计新增联络</w:delText>
        </w:r>
      </w:del>
      <w:ins w:id="1902" w:author="xh" w:date="2026-10-23T16:26:08Z">
        <w:del w:id="1903" w:author="白日梦想家" w:date="2026-10-26T15:04:38Z">
          <w:r>
            <w:rPr>
              <w:rFonts w:hint="default" w:ascii="Times New Roman" w:hAnsi="Times New Roman" w:eastAsia="方正仿宋_GBK" w:cs="Times New Roman"/>
              <w:b w:val="0"/>
              <w:bCs w:val="0"/>
              <w:i w:val="0"/>
              <w:iCs w:val="0"/>
              <w:sz w:val="32"/>
              <w:szCs w:val="32"/>
              <w:highlight w:val="none"/>
              <w:rPrChange w:id="1904" w:author="白日梦想家" w:date="2026-10-27T10:09:19Z">
                <w:rPr>
                  <w:rFonts w:hint="eastAsia" w:ascii="方正仿宋_GBK" w:hAnsi="方正仿宋_GBK" w:eastAsia="方正仿宋_GBK" w:cs="Times New Roman"/>
                  <w:sz w:val="32"/>
                  <w:szCs w:val="32"/>
                </w:rPr>
              </w:rPrChange>
            </w:rPr>
            <w:delText>32</w:delText>
          </w:r>
        </w:del>
      </w:ins>
      <w:del w:id="1907" w:author="白日梦想家" w:date="2026-10-26T15:04:38Z">
        <w:r>
          <w:rPr>
            <w:rFonts w:hint="eastAsia" w:ascii="方正仿宋_GBK" w:hAnsi="方正仿宋_GBK" w:eastAsia="方正仿宋_GBK" w:cs="Times New Roman"/>
            <w:sz w:val="32"/>
            <w:szCs w:val="32"/>
            <w:highlight w:val="none"/>
            <w:rPrChange w:id="1908" w:author="白日梦想家" w:date="2026-10-27T10:09:19Z">
              <w:rPr>
                <w:rFonts w:hint="eastAsia" w:ascii="方正仿宋_GBK" w:hAnsi="方正仿宋_GBK" w:eastAsia="方正仿宋_GBK" w:cs="Times New Roman"/>
                <w:sz w:val="32"/>
                <w:szCs w:val="32"/>
              </w:rPr>
            </w:rPrChange>
          </w:rPr>
          <w:delText>5</w:delText>
        </w:r>
      </w:del>
      <w:del w:id="1910" w:author="白日梦想家" w:date="2026-10-26T15:04:38Z">
        <w:r>
          <w:rPr>
            <w:rFonts w:hint="default" w:ascii="Times New Roman" w:hAnsi="Times New Roman" w:eastAsia="方正仿宋_GBK" w:cs="Times New Roman"/>
            <w:b w:val="0"/>
            <w:bCs w:val="0"/>
            <w:i w:val="0"/>
            <w:iCs w:val="0"/>
            <w:sz w:val="32"/>
            <w:szCs w:val="32"/>
            <w:highlight w:val="none"/>
            <w:rPrChange w:id="1911" w:author="白日梦想家" w:date="2026-10-27T10:09:19Z">
              <w:rPr>
                <w:rFonts w:hint="eastAsia" w:ascii="方正仿宋_GBK" w:hAnsi="方正仿宋_GBK" w:eastAsia="方正仿宋_GBK" w:cs="Times New Roman"/>
                <w:sz w:val="32"/>
                <w:szCs w:val="32"/>
              </w:rPr>
            </w:rPrChange>
          </w:rPr>
          <w:delText>条。</w:delText>
        </w:r>
      </w:del>
      <w:ins w:id="1913" w:author="xh" w:date="2026-10-23T16:26:08Z">
        <w:del w:id="1914" w:author="白日梦想家" w:date="2026-10-26T15:04:38Z">
          <w:r>
            <w:rPr>
              <w:rFonts w:hint="default" w:ascii="Times New Roman" w:hAnsi="Times New Roman" w:eastAsia="方正仿宋_GBK" w:cs="Times New Roman"/>
              <w:b w:val="0"/>
              <w:bCs w:val="0"/>
              <w:i w:val="0"/>
              <w:iCs w:val="0"/>
              <w:sz w:val="32"/>
              <w:szCs w:val="32"/>
              <w:highlight w:val="none"/>
              <w:rPrChange w:id="1915" w:author="白日梦想家" w:date="2026-10-27T10:09:19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del w:id="1918" w:author="白日梦想家" w:date="2026-10-26T15:09:23Z"/>
          <w:rFonts w:hint="eastAsia" w:ascii="方正仿宋_GBK" w:hAnsi="方正仿宋_GBK" w:eastAsia="方正仿宋_GBK" w:cs="Times New Roman"/>
          <w:sz w:val="32"/>
          <w:szCs w:val="32"/>
          <w:highlight w:val="none"/>
          <w14:ligatures w14:val="standardContextual"/>
        </w:rPr>
      </w:pPr>
      <w:del w:id="1919" w:author="白日梦想家" w:date="2026-10-26T15:04:38Z">
        <w:r>
          <w:rPr>
            <w:rFonts w:hint="eastAsia" w:ascii="方正仿宋_GBK" w:hAnsi="方正仿宋_GBK" w:eastAsia="方正仿宋_GBK" w:cs="Times New Roman"/>
            <w:sz w:val="32"/>
            <w:szCs w:val="32"/>
            <w:highlight w:val="none"/>
            <w:rPrChange w:id="1920" w:author="白日梦想家" w:date="2026-10-27T10:09:19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922" w:author="白日梦想家" w:date="2026-10-26T15:04:38Z">
        <w:r>
          <w:rPr>
            <w:rFonts w:hint="default" w:ascii="Times New Roman" w:hAnsi="Times New Roman" w:eastAsia="方正仿宋_GBK" w:cs="Times New Roman"/>
            <w:b w:val="0"/>
            <w:bCs w:val="0"/>
            <w:i w:val="0"/>
            <w:iCs w:val="0"/>
            <w:sz w:val="32"/>
            <w:szCs w:val="32"/>
            <w:highlight w:val="none"/>
            <w:rPrChange w:id="1923" w:author="白日梦想家" w:date="2026-10-27T10:09:19Z">
              <w:rPr>
                <w:rFonts w:hint="eastAsia" w:ascii="方正仿宋_GBK" w:hAnsi="方正仿宋_GBK" w:eastAsia="方正仿宋_GBK" w:cs="Times New Roman"/>
                <w:sz w:val="32"/>
                <w:szCs w:val="32"/>
              </w:rPr>
            </w:rPrChange>
          </w:rPr>
          <w:delText>2032年以后</w:delText>
        </w:r>
      </w:del>
      <w:ins w:id="1925" w:author="xh" w:date="2026-10-23T16:29:32Z">
        <w:del w:id="1926" w:author="白日梦想家" w:date="2026-10-26T15:04:38Z">
          <w:r>
            <w:rPr>
              <w:rFonts w:hint="default" w:ascii="Times New Roman" w:hAnsi="Times New Roman" w:eastAsia="方正仿宋_GBK" w:cs="Times New Roman"/>
              <w:b w:val="0"/>
              <w:bCs w:val="0"/>
              <w:i w:val="0"/>
              <w:iCs w:val="0"/>
              <w:sz w:val="32"/>
              <w:szCs w:val="32"/>
              <w:highlight w:val="none"/>
              <w:rPrChange w:id="1927" w:author="白日梦想家" w:date="2026-10-27T10:09:19Z">
                <w:rPr>
                  <w:rFonts w:hint="eastAsia" w:ascii="方正仿宋_GBK" w:hAnsi="方正仿宋_GBK" w:eastAsia="方正仿宋_GBK" w:cs="Times New Roman"/>
                  <w:sz w:val="32"/>
                  <w:szCs w:val="32"/>
                </w:rPr>
              </w:rPrChange>
            </w:rPr>
            <w:delText>，局部供电压力扩大，</w:delText>
          </w:r>
        </w:del>
      </w:ins>
      <w:del w:id="1930" w:author="白日梦想家" w:date="2026-10-26T15:04:38Z">
        <w:r>
          <w:rPr>
            <w:rFonts w:hint="default" w:ascii="Times New Roman" w:hAnsi="Times New Roman" w:eastAsia="方正仿宋_GBK" w:cs="Times New Roman"/>
            <w:b w:val="0"/>
            <w:bCs w:val="0"/>
            <w:i w:val="0"/>
            <w:iCs w:val="0"/>
            <w:sz w:val="32"/>
            <w:szCs w:val="32"/>
            <w:highlight w:val="none"/>
            <w:rPrChange w:id="1931" w:author="白日梦想家" w:date="2026-10-27T10:09:19Z">
              <w:rPr>
                <w:rFonts w:hint="eastAsia" w:ascii="方正仿宋_GBK" w:hAnsi="方正仿宋_GBK" w:eastAsia="方正仿宋_GBK" w:cs="Times New Roman"/>
                <w:sz w:val="32"/>
                <w:szCs w:val="32"/>
              </w:rPr>
            </w:rPrChange>
          </w:rPr>
          <w:delText>两方案继续增加</w:delText>
        </w:r>
      </w:del>
      <w:ins w:id="1933" w:author="xh" w:date="2026-10-23T16:29:32Z">
        <w:del w:id="1934" w:author="白日梦想家" w:date="2026-10-26T15:04:38Z">
          <w:r>
            <w:rPr>
              <w:rFonts w:hint="default" w:ascii="Times New Roman" w:hAnsi="Times New Roman" w:eastAsia="方正仿宋_GBK" w:cs="Times New Roman"/>
              <w:b w:val="0"/>
              <w:bCs w:val="0"/>
              <w:i w:val="0"/>
              <w:iCs w:val="0"/>
              <w:sz w:val="32"/>
              <w:szCs w:val="32"/>
              <w:highlight w:val="none"/>
              <w:rPrChange w:id="1935" w:author="白日梦想家" w:date="2026-10-27T10:09:19Z">
                <w:rPr>
                  <w:rFonts w:hint="eastAsia" w:ascii="方正仿宋_GBK" w:hAnsi="方正仿宋_GBK" w:eastAsia="方正仿宋_GBK" w:cs="Times New Roman"/>
                  <w:sz w:val="32"/>
                  <w:szCs w:val="32"/>
                </w:rPr>
              </w:rPrChange>
            </w:rPr>
            <w:delText>储能和联络。</w:delText>
          </w:r>
        </w:del>
      </w:ins>
      <w:del w:id="1938" w:author="白日梦想家" w:date="2026-10-26T15:04:38Z">
        <w:r>
          <w:rPr>
            <w:rFonts w:hint="eastAsia" w:ascii="方正仿宋_GBK" w:hAnsi="方正仿宋_GBK" w:eastAsia="方正仿宋_GBK" w:cs="Times New Roman"/>
            <w:sz w:val="32"/>
            <w:szCs w:val="32"/>
            <w:highlight w:val="none"/>
            <w:rPrChange w:id="1939" w:author="白日梦想家" w:date="2026-10-27T10:09:19Z">
              <w:rPr>
                <w:rFonts w:hint="eastAsia" w:ascii="方正仿宋_GBK" w:hAnsi="方正仿宋_GBK" w:eastAsia="方正仿宋_GBK" w:cs="Times New Roman"/>
                <w:sz w:val="32"/>
                <w:szCs w:val="32"/>
              </w:rPr>
            </w:rPrChange>
          </w:rPr>
          <w:delText>本地支撑，</w:delText>
        </w:r>
      </w:del>
      <w:r>
        <w:rPr>
          <w:rFonts w:hint="default" w:ascii="Times New Roman" w:hAnsi="Times New Roman" w:eastAsia="方正仿宋_GBK" w:cs="Times New Roman"/>
          <w:b w:val="0"/>
          <w:bCs w:val="0"/>
          <w:i w:val="0"/>
          <w:iCs w:val="0"/>
          <w:sz w:val="32"/>
          <w:szCs w:val="32"/>
          <w:highlight w:val="none"/>
          <w:rPrChange w:id="1941" w:author="白日梦想家" w:date="2026-10-27T10:09:19Z">
            <w:rPr>
              <w:rFonts w:hint="eastAsia" w:ascii="方正仿宋_GBK" w:hAnsi="方正仿宋_GBK" w:eastAsia="方正仿宋_GBK" w:cs="Times New Roman"/>
              <w:sz w:val="32"/>
              <w:szCs w:val="32"/>
            </w:rPr>
          </w:rPrChange>
        </w:rPr>
        <w:t>至203</w:t>
      </w:r>
      <w:ins w:id="1942" w:author="xh" w:date="2026-10-26T18:50:54Z">
        <w:r>
          <w:rPr>
            <w:rFonts w:hint="default" w:ascii="Times New Roman" w:hAnsi="Times New Roman" w:eastAsia="方正仿宋_GBK" w:cs="Times New Roman"/>
            <w:b w:val="0"/>
            <w:bCs w:val="0"/>
            <w:i w:val="0"/>
            <w:iCs w:val="0"/>
            <w:sz w:val="32"/>
            <w:szCs w:val="32"/>
            <w:highlight w:val="none"/>
            <w:rPrChange w:id="1943" w:author="白日梦想家" w:date="2026-10-27T10:09:19Z">
              <w:rPr>
                <w:rFonts w:hint="default" w:ascii="Times New Roman" w:hAnsi="Times New Roman" w:eastAsia="方正仿宋_GBK" w:cs="Times New Roman"/>
                <w:b w:val="0"/>
                <w:bCs w:val="0"/>
                <w:i w:val="0"/>
                <w:iCs w:val="0"/>
                <w:sz w:val="32"/>
                <w:szCs w:val="32"/>
                <w:highlight w:val="yellow"/>
              </w:rPr>
            </w:rPrChange>
          </w:rPr>
          <w:t>0</w:t>
        </w:r>
      </w:ins>
      <w:del w:id="1945" w:author="xh" w:date="2026-10-26T18:50:54Z">
        <w:r>
          <w:rPr>
            <w:rFonts w:hint="default" w:ascii="Times New Roman" w:hAnsi="Times New Roman" w:eastAsia="方正仿宋_GBK" w:cs="Times New Roman"/>
            <w:b w:val="0"/>
            <w:bCs w:val="0"/>
            <w:i w:val="0"/>
            <w:iCs w:val="0"/>
            <w:sz w:val="32"/>
            <w:szCs w:val="32"/>
            <w:highlight w:val="none"/>
            <w:rPrChange w:id="1946" w:author="白日梦想家" w:date="2026-10-27T10:09:19Z">
              <w:rPr>
                <w:rFonts w:hint="default" w:ascii="Times New Roman" w:hAnsi="Times New Roman" w:eastAsia="方正仿宋_GBK" w:cs="Times New Roman"/>
                <w:b w:val="0"/>
                <w:bCs w:val="0"/>
                <w:i w:val="0"/>
                <w:iCs w:val="0"/>
                <w:sz w:val="32"/>
                <w:szCs w:val="32"/>
                <w:highlight w:val="yellow"/>
              </w:rPr>
            </w:rPrChange>
          </w:rPr>
          <w:delText>5</w:delText>
        </w:r>
      </w:del>
      <w:r>
        <w:rPr>
          <w:rFonts w:hint="default" w:ascii="Times New Roman" w:hAnsi="Times New Roman" w:eastAsia="方正仿宋_GBK" w:cs="Times New Roman"/>
          <w:b w:val="0"/>
          <w:bCs w:val="0"/>
          <w:i w:val="0"/>
          <w:iCs w:val="0"/>
          <w:sz w:val="32"/>
          <w:szCs w:val="32"/>
          <w:highlight w:val="none"/>
          <w:rPrChange w:id="1948" w:author="白日梦想家" w:date="2026-10-27T10:09:19Z">
            <w:rPr>
              <w:rFonts w:hint="default" w:ascii="Times New Roman" w:hAnsi="Times New Roman" w:eastAsia="方正仿宋_GBK" w:cs="Times New Roman"/>
              <w:b w:val="0"/>
              <w:bCs w:val="0"/>
              <w:i w:val="0"/>
              <w:iCs w:val="0"/>
              <w:sz w:val="32"/>
              <w:szCs w:val="32"/>
              <w:highlight w:val="yellow"/>
            </w:rPr>
          </w:rPrChange>
        </w:rPr>
        <w:t>年</w:t>
      </w:r>
      <w:ins w:id="1949" w:author="xh" w:date="2026-10-23T16:29:32Z">
        <w:del w:id="1950" w:author="白日梦想家" w:date="2026-10-26T15:05:26Z">
          <w:r>
            <w:rPr>
              <w:rFonts w:hint="default" w:ascii="Times New Roman" w:hAnsi="Times New Roman" w:eastAsia="方正仿宋_GBK" w:cs="Times New Roman"/>
              <w:b w:val="0"/>
              <w:bCs w:val="0"/>
              <w:i w:val="0"/>
              <w:iCs w:val="0"/>
              <w:sz w:val="32"/>
              <w:szCs w:val="32"/>
              <w:highlight w:val="none"/>
              <w:rPrChange w:id="1951" w:author="白日梦想家" w:date="2026-10-27T10:09:19Z">
                <w:rPr>
                  <w:rFonts w:hint="eastAsia" w:ascii="方正仿宋_GBK" w:hAnsi="方正仿宋_GBK" w:eastAsia="方正仿宋_GBK" w:cs="Times New Roman"/>
                  <w:sz w:val="32"/>
                  <w:szCs w:val="32"/>
                </w:rPr>
              </w:rPrChange>
            </w:rPr>
            <w:delText>，</w:delText>
          </w:r>
        </w:del>
      </w:ins>
      <w:ins w:id="1954" w:author="xh" w:date="2026-10-23T16:29:32Z">
        <w:r>
          <w:rPr>
            <w:rFonts w:hint="default" w:ascii="Times New Roman" w:hAnsi="Times New Roman" w:eastAsia="方正仿宋_GBK" w:cs="Times New Roman"/>
            <w:b w:val="0"/>
            <w:bCs w:val="0"/>
            <w:i w:val="0"/>
            <w:iCs w:val="0"/>
            <w:sz w:val="32"/>
            <w:szCs w:val="32"/>
            <w:highlight w:val="none"/>
            <w:rPrChange w:id="1955" w:author="白日梦想家" w:date="2026-10-27T10:09:19Z">
              <w:rPr>
                <w:rFonts w:hint="eastAsia" w:ascii="方正仿宋_GBK" w:hAnsi="方正仿宋_GBK" w:eastAsia="方正仿宋_GBK" w:cs="Times New Roman"/>
                <w:sz w:val="32"/>
                <w:szCs w:val="32"/>
              </w:rPr>
            </w:rPrChange>
          </w:rPr>
          <w:t>市区</w:t>
        </w:r>
      </w:ins>
      <w:ins w:id="1957" w:author="白日梦想家" w:date="2026-10-26T15:05:38Z">
        <w:r>
          <w:rPr>
            <w:rFonts w:hint="default" w:ascii="Times New Roman" w:hAnsi="Times New Roman" w:eastAsia="方正仿宋_GBK" w:cs="Times New Roman"/>
            <w:b w:val="0"/>
            <w:bCs w:val="0"/>
            <w:i w:val="0"/>
            <w:iCs w:val="0"/>
            <w:sz w:val="32"/>
            <w:szCs w:val="32"/>
            <w:highlight w:val="none"/>
            <w:rPrChange w:id="1958" w:author="白日梦想家" w:date="2026-10-27T10:09:19Z">
              <w:rPr>
                <w:rFonts w:hint="default" w:ascii="Times New Roman" w:hAnsi="Times New Roman" w:eastAsia="方正仿宋_GBK" w:cs="Times New Roman"/>
                <w:b w:val="0"/>
                <w:bCs w:val="0"/>
                <w:i w:val="0"/>
                <w:iCs w:val="0"/>
                <w:sz w:val="32"/>
                <w:szCs w:val="32"/>
                <w:woUserID w:val="2"/>
              </w:rPr>
            </w:rPrChange>
            <w:woUserID w:val="2"/>
          </w:rPr>
          <w:t>弹性</w:t>
        </w:r>
      </w:ins>
      <w:ins w:id="1960" w:author="白日梦想家" w:date="2026-10-26T15:05:46Z">
        <w:r>
          <w:rPr>
            <w:rFonts w:hint="eastAsia" w:ascii="Times New Roman" w:hAnsi="Times New Roman" w:eastAsia="方正仿宋_GBK" w:cs="Times New Roman"/>
            <w:b w:val="0"/>
            <w:bCs w:val="0"/>
            <w:i w:val="0"/>
            <w:iCs w:val="0"/>
            <w:sz w:val="32"/>
            <w:szCs w:val="32"/>
            <w:highlight w:val="none"/>
            <w:lang w:eastAsia="zh"/>
            <w:rPrChange w:id="1961"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963" w:author="白日梦想家" w:date="2026-10-26T15:06:26Z">
        <w:r>
          <w:rPr>
            <w:rFonts w:hint="eastAsia" w:ascii="Times New Roman" w:hAnsi="Times New Roman" w:eastAsia="方正仿宋_GBK" w:cs="Times New Roman"/>
            <w:b w:val="0"/>
            <w:bCs w:val="0"/>
            <w:i w:val="0"/>
            <w:iCs w:val="0"/>
            <w:sz w:val="32"/>
            <w:szCs w:val="32"/>
            <w:highlight w:val="none"/>
            <w:lang w:eastAsia="zh"/>
            <w:rPrChange w:id="1964"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t>比</w:t>
        </w:r>
      </w:ins>
      <w:ins w:id="1966" w:author="白日梦想家" w:date="2026-10-26T15:05:52Z">
        <w:r>
          <w:rPr>
            <w:rFonts w:hint="default" w:ascii="Times New Roman" w:hAnsi="Times New Roman" w:eastAsia="方正仿宋_GBK" w:cs="Times New Roman"/>
            <w:b w:val="0"/>
            <w:bCs w:val="0"/>
            <w:i w:val="0"/>
            <w:iCs w:val="0"/>
            <w:sz w:val="32"/>
            <w:szCs w:val="32"/>
            <w:highlight w:val="none"/>
            <w:rPrChange w:id="1967" w:author="白日梦想家" w:date="2026-10-27T10:09:19Z">
              <w:rPr>
                <w:rFonts w:hint="default" w:ascii="Times New Roman" w:hAnsi="Times New Roman" w:eastAsia="方正仿宋_GBK" w:cs="Times New Roman"/>
                <w:b w:val="0"/>
                <w:bCs w:val="0"/>
                <w:i w:val="0"/>
                <w:iCs w:val="0"/>
                <w:sz w:val="32"/>
                <w:szCs w:val="32"/>
                <w:woUserID w:val="2"/>
              </w:rPr>
            </w:rPrChange>
            <w:woUserID w:val="2"/>
          </w:rPr>
          <w:t>刚性</w:t>
        </w:r>
      </w:ins>
      <w:ins w:id="1969" w:author="白日梦想家" w:date="2026-10-26T15:05:54Z">
        <w:r>
          <w:rPr>
            <w:rFonts w:hint="eastAsia" w:ascii="Times New Roman" w:hAnsi="Times New Roman" w:eastAsia="方正仿宋_GBK" w:cs="Times New Roman"/>
            <w:b w:val="0"/>
            <w:bCs w:val="0"/>
            <w:i w:val="0"/>
            <w:iCs w:val="0"/>
            <w:sz w:val="32"/>
            <w:szCs w:val="32"/>
            <w:highlight w:val="none"/>
            <w:lang w:eastAsia="zh"/>
            <w:rPrChange w:id="1970"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972" w:author="xh" w:date="2026-10-26T18:50:54Z">
        <w:r>
          <w:rPr>
            <w:rFonts w:hint="eastAsia" w:ascii="Times New Roman" w:hAnsi="Times New Roman" w:eastAsia="方正仿宋_GBK" w:cs="Times New Roman"/>
            <w:b w:val="0"/>
            <w:bCs w:val="0"/>
            <w:i w:val="0"/>
            <w:iCs w:val="0"/>
            <w:sz w:val="32"/>
            <w:szCs w:val="32"/>
            <w:highlight w:val="none"/>
            <w:lang w:eastAsia="zh"/>
            <w:rPrChange w:id="197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t>主变容量</w:t>
        </w:r>
      </w:ins>
      <w:r>
        <w:rPr>
          <w:rFonts w:hint="eastAsia" w:ascii="Times New Roman" w:hAnsi="Times New Roman" w:eastAsia="方正仿宋_GBK" w:cs="Times New Roman"/>
          <w:b w:val="0"/>
          <w:bCs w:val="0"/>
          <w:i w:val="0"/>
          <w:iCs w:val="0"/>
          <w:sz w:val="32"/>
          <w:szCs w:val="32"/>
          <w:highlight w:val="none"/>
          <w:lang w:eastAsia="zh"/>
          <w:rPrChange w:id="1975"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t>多</w:t>
      </w:r>
      <w:ins w:id="1976" w:author="白日梦想家" w:date="2026-10-26T15:06:33Z">
        <w:r>
          <w:rPr>
            <w:rFonts w:hint="eastAsia" w:ascii="Times New Roman" w:hAnsi="Times New Roman" w:eastAsia="方正仿宋_GBK" w:cs="Times New Roman"/>
            <w:b w:val="0"/>
            <w:bCs w:val="0"/>
            <w:i w:val="0"/>
            <w:iCs w:val="0"/>
            <w:sz w:val="32"/>
            <w:szCs w:val="32"/>
            <w:highlight w:val="none"/>
            <w:lang w:eastAsia="zh"/>
            <w:rPrChange w:id="1977"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t>2</w:t>
        </w:r>
      </w:ins>
      <w:ins w:id="1979" w:author="xh" w:date="2026-10-26T18:50:54Z">
        <w:r>
          <w:rPr>
            <w:rFonts w:hint="eastAsia" w:ascii="Times New Roman" w:hAnsi="Times New Roman" w:eastAsia="方正仿宋_GBK" w:cs="Times New Roman"/>
            <w:b w:val="0"/>
            <w:bCs w:val="0"/>
            <w:i w:val="0"/>
            <w:iCs w:val="0"/>
            <w:sz w:val="32"/>
            <w:szCs w:val="32"/>
            <w:highlight w:val="none"/>
            <w:lang w:eastAsia="zh"/>
            <w:rPrChange w:id="1980"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t xml:space="preserve">72.50 </w:t>
        </w:r>
      </w:ins>
      <w:del w:id="1982" w:author="xh" w:date="2026-10-26T18:50:54Z">
        <w:r>
          <w:rPr>
            <w:rFonts w:hint="eastAsia" w:ascii="Times New Roman" w:hAnsi="Times New Roman" w:eastAsia="方正仿宋_GBK" w:cs="Times New Roman"/>
            <w:b w:val="0"/>
            <w:bCs w:val="0"/>
            <w:i w:val="0"/>
            <w:iCs w:val="0"/>
            <w:sz w:val="32"/>
            <w:szCs w:val="32"/>
            <w:highlight w:val="none"/>
            <w:lang w:eastAsia="zh"/>
            <w:rPrChange w:id="198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1</w:delText>
        </w:r>
      </w:del>
      <w:ins w:id="1985" w:author="白日梦想家" w:date="2026-10-26T15:06:34Z">
        <w:r>
          <w:rPr>
            <w:rFonts w:hint="eastAsia" w:ascii="Times New Roman" w:hAnsi="Times New Roman" w:eastAsia="方正仿宋_GBK" w:cs="Times New Roman"/>
            <w:b w:val="0"/>
            <w:bCs w:val="0"/>
            <w:i w:val="0"/>
            <w:iCs w:val="0"/>
            <w:sz w:val="32"/>
            <w:szCs w:val="32"/>
            <w:highlight w:val="none"/>
            <w:lang w:eastAsia="zh"/>
            <w:rPrChange w:id="1986"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t>MVA</w:t>
        </w:r>
      </w:ins>
      <w:ins w:id="1988" w:author="白日梦想家" w:date="2026-10-26T15:05:38Z">
        <w:r>
          <w:rPr>
            <w:rFonts w:hint="default" w:ascii="Times New Roman" w:hAnsi="Times New Roman" w:eastAsia="方正仿宋_GBK" w:cs="Times New Roman"/>
            <w:b w:val="0"/>
            <w:bCs w:val="0"/>
            <w:i w:val="0"/>
            <w:iCs w:val="0"/>
            <w:sz w:val="32"/>
            <w:szCs w:val="32"/>
            <w:highlight w:val="none"/>
            <w:rPrChange w:id="1989" w:author="白日梦想家" w:date="2026-10-27T10:09:19Z">
              <w:rPr>
                <w:rFonts w:hint="default" w:ascii="Times New Roman" w:hAnsi="Times New Roman" w:eastAsia="方正仿宋_GBK" w:cs="Times New Roman"/>
                <w:b w:val="0"/>
                <w:bCs w:val="0"/>
                <w:i w:val="0"/>
                <w:iCs w:val="0"/>
                <w:sz w:val="32"/>
                <w:szCs w:val="32"/>
                <w:woUserID w:val="2"/>
              </w:rPr>
            </w:rPrChange>
            <w:woUserID w:val="2"/>
          </w:rPr>
          <w:t>，</w:t>
        </w:r>
      </w:ins>
      <w:ins w:id="1991" w:author="xh" w:date="2026-10-26T18:50:54Z">
        <w:r>
          <w:rPr>
            <w:rFonts w:hint="default" w:ascii="Times New Roman" w:hAnsi="Times New Roman" w:eastAsia="方正仿宋_GBK" w:cs="Times New Roman"/>
            <w:b w:val="0"/>
            <w:bCs w:val="0"/>
            <w:i w:val="0"/>
            <w:iCs w:val="0"/>
            <w:sz w:val="32"/>
            <w:szCs w:val="32"/>
            <w:highlight w:val="none"/>
            <w:rPrChange w:id="199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未新增</w:t>
        </w:r>
      </w:ins>
      <w:r>
        <w:rPr>
          <w:rFonts w:hint="default" w:ascii="Times New Roman" w:hAnsi="Times New Roman" w:eastAsia="方正仿宋_GBK" w:cs="Times New Roman"/>
          <w:b w:val="0"/>
          <w:bCs w:val="0"/>
          <w:i w:val="0"/>
          <w:iCs w:val="0"/>
          <w:sz w:val="32"/>
          <w:szCs w:val="32"/>
          <w:highlight w:val="none"/>
          <w:rPrChange w:id="199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储能</w:t>
      </w:r>
      <w:ins w:id="1995" w:author="xh" w:date="2026-10-26T18:50:54Z">
        <w:r>
          <w:rPr>
            <w:rFonts w:hint="default" w:ascii="Times New Roman" w:hAnsi="Times New Roman" w:eastAsia="方正仿宋_GBK" w:cs="Times New Roman"/>
            <w:b w:val="0"/>
            <w:bCs w:val="0"/>
            <w:i w:val="0"/>
            <w:iCs w:val="0"/>
            <w:sz w:val="32"/>
            <w:szCs w:val="32"/>
            <w:highlight w:val="none"/>
            <w:rPrChange w:id="199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和联络；刚性方案配储1</w:t>
        </w:r>
      </w:ins>
      <w:del w:id="1998" w:author="xh" w:date="2026-10-26T18:50:54Z">
        <w:r>
          <w:rPr>
            <w:rFonts w:hint="default" w:ascii="Times New Roman" w:hAnsi="Times New Roman" w:eastAsia="方正仿宋_GBK" w:cs="Times New Roman"/>
            <w:b w:val="0"/>
            <w:bCs w:val="0"/>
            <w:i w:val="0"/>
            <w:iCs w:val="0"/>
            <w:sz w:val="32"/>
            <w:szCs w:val="32"/>
            <w:highlight w:val="none"/>
            <w:rPrChange w:id="199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少2</w:delText>
        </w:r>
      </w:del>
      <w:r>
        <w:rPr>
          <w:rFonts w:hint="default" w:ascii="Times New Roman" w:hAnsi="Times New Roman" w:eastAsia="方正仿宋_GBK" w:cs="Times New Roman"/>
          <w:b w:val="0"/>
          <w:bCs w:val="0"/>
          <w:i w:val="0"/>
          <w:iCs w:val="0"/>
          <w:sz w:val="32"/>
          <w:szCs w:val="32"/>
          <w:highlight w:val="none"/>
          <w:rPrChange w:id="2001"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2.</w:t>
      </w:r>
      <w:ins w:id="2002" w:author="xh" w:date="2026-10-26T18:50:54Z">
        <w:r>
          <w:rPr>
            <w:rFonts w:hint="default" w:ascii="Times New Roman" w:hAnsi="Times New Roman" w:eastAsia="方正仿宋_GBK" w:cs="Times New Roman"/>
            <w:b w:val="0"/>
            <w:bCs w:val="0"/>
            <w:i w:val="0"/>
            <w:iCs w:val="0"/>
            <w:sz w:val="32"/>
            <w:szCs w:val="32"/>
            <w:highlight w:val="none"/>
            <w:rPrChange w:id="2003"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04</w:t>
        </w:r>
      </w:ins>
      <w:del w:id="2005" w:author="xh" w:date="2026-10-26T18:50:54Z">
        <w:r>
          <w:rPr>
            <w:rFonts w:hint="default" w:ascii="Times New Roman" w:hAnsi="Times New Roman" w:eastAsia="方正仿宋_GBK" w:cs="Times New Roman"/>
            <w:b w:val="0"/>
            <w:bCs w:val="0"/>
            <w:i w:val="0"/>
            <w:iCs w:val="0"/>
            <w:sz w:val="32"/>
            <w:szCs w:val="32"/>
            <w:highlight w:val="none"/>
            <w:rPrChange w:id="200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58</w:delText>
        </w:r>
      </w:del>
      <w:r>
        <w:rPr>
          <w:rFonts w:hint="default" w:ascii="Times New Roman" w:hAnsi="Times New Roman" w:eastAsia="方正仿宋_GBK" w:cs="Times New Roman"/>
          <w:b w:val="0"/>
          <w:bCs w:val="0"/>
          <w:i w:val="0"/>
          <w:iCs w:val="0"/>
          <w:sz w:val="32"/>
          <w:szCs w:val="32"/>
          <w:highlight w:val="none"/>
          <w:rPrChange w:id="2008"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 xml:space="preserve"> MWh，累计新增联络</w:t>
      </w:r>
      <w:del w:id="2009" w:author="xh" w:date="2026-10-26T18:50:54Z">
        <w:r>
          <w:rPr>
            <w:rFonts w:hint="default" w:ascii="Times New Roman" w:hAnsi="Times New Roman" w:eastAsia="方正仿宋_GBK" w:cs="Times New Roman"/>
            <w:b w:val="0"/>
            <w:bCs w:val="0"/>
            <w:i w:val="0"/>
            <w:iCs w:val="0"/>
            <w:sz w:val="32"/>
            <w:szCs w:val="32"/>
            <w:highlight w:val="none"/>
            <w:rPrChange w:id="2010"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w:delText>
        </w:r>
      </w:del>
      <w:r>
        <w:rPr>
          <w:rFonts w:hint="default" w:ascii="Times New Roman" w:hAnsi="Times New Roman" w:eastAsia="方正仿宋_GBK" w:cs="Times New Roman"/>
          <w:b w:val="0"/>
          <w:bCs w:val="0"/>
          <w:i w:val="0"/>
          <w:iCs w:val="0"/>
          <w:sz w:val="32"/>
          <w:szCs w:val="32"/>
          <w:highlight w:val="none"/>
          <w:rPrChange w:id="201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3</w:t>
      </w:r>
      <w:ins w:id="2013" w:author="xh" w:date="2026-10-26T18:50:54Z">
        <w:r>
          <w:rPr>
            <w:rFonts w:hint="default" w:ascii="Times New Roman" w:hAnsi="Times New Roman" w:eastAsia="方正仿宋_GBK" w:cs="Times New Roman"/>
            <w:b w:val="0"/>
            <w:bCs w:val="0"/>
            <w:i w:val="0"/>
            <w:iCs w:val="0"/>
            <w:sz w:val="32"/>
            <w:szCs w:val="32"/>
            <w:highlight w:val="none"/>
            <w:rPrChange w:id="201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2</w:t>
        </w:r>
      </w:ins>
      <w:del w:id="2016" w:author="xh" w:date="2026-10-26T18:50:54Z">
        <w:r>
          <w:rPr>
            <w:rFonts w:hint="default" w:ascii="Times New Roman" w:hAnsi="Times New Roman" w:eastAsia="方正仿宋_GBK" w:cs="Times New Roman"/>
            <w:b w:val="0"/>
            <w:bCs w:val="0"/>
            <w:i w:val="0"/>
            <w:iCs w:val="0"/>
            <w:sz w:val="32"/>
            <w:szCs w:val="32"/>
            <w:highlight w:val="none"/>
            <w:rPrChange w:id="2017"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7</w:delText>
        </w:r>
      </w:del>
      <w:r>
        <w:rPr>
          <w:rFonts w:hint="default" w:ascii="Times New Roman" w:hAnsi="Times New Roman" w:eastAsia="方正仿宋_GBK" w:cs="Times New Roman"/>
          <w:b w:val="0"/>
          <w:bCs w:val="0"/>
          <w:i w:val="0"/>
          <w:iCs w:val="0"/>
          <w:sz w:val="32"/>
          <w:szCs w:val="32"/>
          <w:highlight w:val="none"/>
          <w:rPrChange w:id="201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t>条</w:t>
      </w:r>
      <w:del w:id="2020" w:author="白日梦想家" w:date="2026-10-26T15:05:13Z">
        <w:r>
          <w:rPr>
            <w:rFonts w:hint="default" w:ascii="Times New Roman" w:hAnsi="Times New Roman" w:eastAsia="方正仿宋_GBK" w:cs="Times New Roman"/>
            <w:b w:val="0"/>
            <w:bCs w:val="0"/>
            <w:i w:val="0"/>
            <w:iCs w:val="0"/>
            <w:sz w:val="32"/>
            <w:szCs w:val="32"/>
            <w:highlight w:val="none"/>
            <w:rPrChange w:id="2021" w:author="白日梦想家" w:date="2026-10-27T10:09:19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r>
        <w:rPr>
          <w:rFonts w:hint="default" w:ascii="Times New Roman" w:hAnsi="Times New Roman" w:eastAsia="方正仿宋_GBK" w:cs="Times New Roman"/>
          <w:b w:val="0"/>
          <w:bCs w:val="0"/>
          <w:i w:val="0"/>
          <w:iCs w:val="0"/>
          <w:sz w:val="32"/>
          <w:szCs w:val="32"/>
          <w:highlight w:val="none"/>
          <w:rPrChange w:id="2023" w:author="白日梦想家" w:date="2026-10-27T10:09:19Z">
            <w:rPr>
              <w:rFonts w:hint="eastAsia" w:ascii="方正仿宋_GBK" w:hAnsi="方正仿宋_GBK" w:eastAsia="方正仿宋_GBK" w:cs="Times New Roman"/>
              <w:sz w:val="32"/>
              <w:szCs w:val="32"/>
            </w:rPr>
          </w:rPrChange>
        </w:rPr>
        <w:t>。</w:t>
      </w:r>
      <w:ins w:id="2024" w:author="xh" w:date="2026-10-23T16:29:32Z">
        <w:del w:id="2025" w:author="白日梦想家" w:date="2026-10-26T15:09:21Z">
          <w:r>
            <w:rPr>
              <w:rFonts w:hint="default" w:ascii="Times New Roman" w:hAnsi="Times New Roman" w:eastAsia="方正仿宋_GBK" w:cs="Times New Roman"/>
              <w:b w:val="0"/>
              <w:bCs w:val="0"/>
              <w:i w:val="0"/>
              <w:iCs w:val="0"/>
              <w:sz w:val="32"/>
              <w:szCs w:val="32"/>
              <w:highlight w:val="yellow"/>
              <w:rPrChange w:id="2026"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2028" w:author="xh" w:date="2026-10-23T16:32:57Z"/>
          <w:rFonts w:hint="eastAsia" w:ascii="方正仿宋_GBK" w:hAnsi="方正仿宋_GBK" w:eastAsia="方正仿宋_GBK" w:cs="Times New Roman"/>
          <w:sz w:val="32"/>
          <w:szCs w:val="32"/>
          <w:highlight w:val="none"/>
          <w14:ligatures w14:val="standardContextual"/>
        </w:rPr>
        <w:pPrChange w:id="2027" w:author="白日梦想家" w:date="2026-10-26T15:10:06Z">
          <w:pPr>
            <w:keepNext/>
            <w:widowControl/>
            <w:adjustRightInd w:val="0"/>
            <w:snapToGrid w:val="0"/>
            <w:ind w:left="0" w:leftChars="0" w:right="0" w:rightChars="0" w:firstLine="0" w:firstLineChars="0"/>
            <w:jc w:val="center"/>
            <w:outlineLvl w:val="9"/>
          </w:pPr>
        </w:pPrChange>
      </w:pPr>
      <w:del w:id="2029"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030"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0" w:firstLineChars="200"/>
              <w:jc w:val="left"/>
              <w:rPr>
                <w:del w:id="2032" w:author="xh" w:date="2026-10-23T16:36:21Z"/>
              </w:rPr>
              <w:pPrChange w:id="2031" w:author="白日梦想家" w:date="2026-10-26T15:10:06Z">
                <w:pPr>
                  <w:keepNext/>
                  <w:snapToGrid w:val="0"/>
                  <w:spacing w:before="0" w:after="0" w:line="370" w:lineRule="exact"/>
                  <w:ind w:left="0" w:leftChars="0" w:right="0" w:rightChars="0" w:firstLine="0" w:firstLineChars="0"/>
                  <w:jc w:val="center"/>
                </w:pPr>
              </w:pPrChange>
            </w:pPr>
            <w:del w:id="2033"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0" w:firstLineChars="200"/>
              <w:jc w:val="left"/>
              <w:rPr>
                <w:del w:id="2035" w:author="xh" w:date="2026-10-23T16:36:21Z"/>
              </w:rPr>
              <w:pPrChange w:id="2034" w:author="白日梦想家" w:date="2026-10-26T15:10:06Z">
                <w:pPr>
                  <w:keepNext/>
                  <w:snapToGrid w:val="0"/>
                  <w:spacing w:before="0" w:after="0" w:line="370" w:lineRule="exact"/>
                  <w:ind w:left="0" w:leftChars="0" w:right="0" w:rightChars="0" w:firstLine="0" w:firstLineChars="0"/>
                  <w:jc w:val="center"/>
                </w:pPr>
              </w:pPrChange>
            </w:pPr>
            <w:del w:id="2036"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0" w:firstLineChars="200"/>
              <w:jc w:val="left"/>
              <w:rPr>
                <w:del w:id="2038" w:author="xh" w:date="2026-10-23T16:36:21Z"/>
              </w:rPr>
              <w:pPrChange w:id="2037" w:author="白日梦想家" w:date="2026-10-26T15:10:06Z">
                <w:pPr>
                  <w:keepNext/>
                  <w:snapToGrid w:val="0"/>
                  <w:spacing w:before="0" w:after="0" w:line="370" w:lineRule="exact"/>
                  <w:ind w:left="0" w:leftChars="0" w:right="0" w:rightChars="0" w:firstLine="0" w:firstLineChars="0"/>
                  <w:jc w:val="center"/>
                </w:pPr>
              </w:pPrChange>
            </w:pPr>
            <w:del w:id="2039"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0" w:firstLineChars="200"/>
              <w:jc w:val="left"/>
              <w:rPr>
                <w:del w:id="2041" w:author="xh" w:date="2026-10-23T16:36:21Z"/>
              </w:rPr>
              <w:pPrChange w:id="2040" w:author="白日梦想家" w:date="2026-10-26T15:10:06Z">
                <w:pPr>
                  <w:keepNext/>
                  <w:snapToGrid w:val="0"/>
                  <w:spacing w:before="0" w:after="0" w:line="370" w:lineRule="exact"/>
                  <w:ind w:left="0" w:leftChars="0" w:right="0" w:rightChars="0" w:firstLine="0" w:firstLineChars="0"/>
                  <w:jc w:val="center"/>
                </w:pPr>
              </w:pPrChange>
            </w:pPr>
            <w:del w:id="2042"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0" w:firstLineChars="200"/>
              <w:jc w:val="left"/>
              <w:rPr>
                <w:del w:id="2044" w:author="xh" w:date="2026-10-23T16:36:21Z"/>
              </w:rPr>
              <w:pPrChange w:id="2043" w:author="白日梦想家" w:date="2026-10-26T15:10:06Z">
                <w:pPr>
                  <w:keepNext/>
                  <w:snapToGrid w:val="0"/>
                  <w:spacing w:before="0" w:after="0" w:line="370" w:lineRule="exact"/>
                  <w:ind w:left="0" w:leftChars="0" w:right="0" w:rightChars="0" w:firstLine="0" w:firstLineChars="0"/>
                  <w:jc w:val="center"/>
                </w:pPr>
              </w:pPrChange>
            </w:pPr>
            <w:del w:id="2045"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0" w:firstLineChars="200"/>
              <w:jc w:val="left"/>
              <w:rPr>
                <w:del w:id="2047" w:author="xh" w:date="2026-10-23T16:36:21Z"/>
              </w:rPr>
              <w:pPrChange w:id="2046" w:author="白日梦想家" w:date="2026-10-26T15:10:06Z">
                <w:pPr>
                  <w:keepNext/>
                  <w:snapToGrid w:val="0"/>
                  <w:spacing w:before="0" w:after="0" w:line="370" w:lineRule="exact"/>
                  <w:ind w:left="0" w:leftChars="0" w:right="0" w:rightChars="0" w:firstLine="0" w:firstLineChars="0"/>
                  <w:jc w:val="center"/>
                </w:pPr>
              </w:pPrChange>
            </w:pPr>
            <w:del w:id="2048"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49"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2051" w:author="xh" w:date="2026-10-23T16:36:21Z"/>
              </w:rPr>
              <w:pPrChange w:id="2050" w:author="白日梦想家" w:date="2026-10-26T15:10:06Z">
                <w:pPr>
                  <w:keepNext/>
                  <w:snapToGrid w:val="0"/>
                  <w:spacing w:before="0" w:after="0" w:line="370" w:lineRule="exact"/>
                  <w:ind w:left="0" w:leftChars="0" w:right="0" w:rightChars="0" w:firstLine="0" w:firstLineChars="0"/>
                  <w:jc w:val="center"/>
                </w:pPr>
              </w:pPrChange>
            </w:pPr>
            <w:del w:id="2052"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2054" w:author="xh" w:date="2026-10-23T16:36:21Z"/>
              </w:rPr>
              <w:pPrChange w:id="2053" w:author="白日梦想家" w:date="2026-10-26T15:10:06Z">
                <w:pPr>
                  <w:keepNext/>
                  <w:snapToGrid w:val="0"/>
                  <w:spacing w:before="0" w:after="0" w:line="370" w:lineRule="exact"/>
                  <w:ind w:left="0" w:leftChars="0" w:right="0" w:rightChars="0" w:firstLine="0" w:firstLineChars="0"/>
                  <w:jc w:val="center"/>
                </w:pPr>
              </w:pPrChange>
            </w:pPr>
            <w:del w:id="2055"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2057" w:author="xh" w:date="2026-10-23T16:36:21Z"/>
              </w:rPr>
              <w:pPrChange w:id="2056" w:author="白日梦想家" w:date="2026-10-26T15:10:06Z">
                <w:pPr>
                  <w:keepNext/>
                  <w:snapToGrid w:val="0"/>
                  <w:spacing w:before="0" w:after="0" w:line="370" w:lineRule="exact"/>
                  <w:ind w:left="0" w:leftChars="0" w:right="0" w:rightChars="0" w:firstLine="0" w:firstLineChars="0"/>
                  <w:jc w:val="center"/>
                </w:pPr>
              </w:pPrChange>
            </w:pPr>
            <w:del w:id="205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2060" w:author="xh" w:date="2026-10-23T16:36:21Z"/>
              </w:rPr>
              <w:pPrChange w:id="2059" w:author="白日梦想家" w:date="2026-10-26T15:10:06Z">
                <w:pPr>
                  <w:keepNext/>
                  <w:snapToGrid w:val="0"/>
                  <w:spacing w:before="0" w:after="0" w:line="370" w:lineRule="exact"/>
                  <w:ind w:left="0" w:leftChars="0" w:right="0" w:rightChars="0" w:firstLine="0" w:firstLineChars="0"/>
                  <w:jc w:val="center"/>
                </w:pPr>
              </w:pPrChange>
            </w:pPr>
            <w:del w:id="2061"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2063" w:author="xh" w:date="2026-10-23T16:36:21Z"/>
              </w:rPr>
              <w:pPrChange w:id="2062" w:author="白日梦想家" w:date="2026-10-26T15:10:06Z">
                <w:pPr>
                  <w:keepNext/>
                  <w:snapToGrid w:val="0"/>
                  <w:spacing w:before="0" w:after="0" w:line="370" w:lineRule="exact"/>
                  <w:ind w:left="0" w:leftChars="0" w:right="0" w:rightChars="0" w:firstLine="0" w:firstLineChars="0"/>
                  <w:jc w:val="center"/>
                </w:pPr>
              </w:pPrChange>
            </w:pPr>
            <w:del w:id="2064"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2066" w:author="xh" w:date="2026-10-23T16:36:21Z"/>
              </w:rPr>
              <w:pPrChange w:id="2065" w:author="白日梦想家" w:date="2026-10-26T15:10:06Z">
                <w:pPr>
                  <w:keepNext/>
                  <w:snapToGrid w:val="0"/>
                  <w:spacing w:before="0" w:after="0" w:line="370" w:lineRule="exact"/>
                  <w:ind w:left="0" w:leftChars="0" w:right="0" w:rightChars="0" w:firstLine="0" w:firstLineChars="0"/>
                  <w:jc w:val="center"/>
                </w:pPr>
              </w:pPrChange>
            </w:pPr>
            <w:del w:id="2067"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68"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2070" w:author="xh" w:date="2026-10-23T16:36:21Z"/>
              </w:rPr>
              <w:pPrChange w:id="2069" w:author="白日梦想家" w:date="2026-10-26T15:10:06Z">
                <w:pPr>
                  <w:keepNext/>
                  <w:snapToGrid w:val="0"/>
                  <w:spacing w:before="0" w:after="0" w:line="370" w:lineRule="exact"/>
                  <w:ind w:left="0" w:leftChars="0" w:right="0" w:rightChars="0" w:firstLine="0" w:firstLineChars="0"/>
                  <w:jc w:val="center"/>
                </w:pPr>
              </w:pPrChange>
            </w:pPr>
            <w:del w:id="2071"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2073" w:author="xh" w:date="2026-10-23T16:36:21Z"/>
              </w:rPr>
              <w:pPrChange w:id="2072" w:author="白日梦想家" w:date="2026-10-26T15:10:06Z">
                <w:pPr>
                  <w:keepNext/>
                  <w:snapToGrid w:val="0"/>
                  <w:spacing w:before="0" w:after="0" w:line="370" w:lineRule="exact"/>
                  <w:ind w:left="0" w:leftChars="0" w:right="0" w:rightChars="0" w:firstLine="0" w:firstLineChars="0"/>
                  <w:jc w:val="center"/>
                </w:pPr>
              </w:pPrChange>
            </w:pPr>
            <w:del w:id="2074"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2076" w:author="xh" w:date="2026-10-23T16:36:21Z"/>
              </w:rPr>
              <w:pPrChange w:id="2075" w:author="白日梦想家" w:date="2026-10-26T15:10:06Z">
                <w:pPr>
                  <w:keepNext/>
                  <w:snapToGrid w:val="0"/>
                  <w:spacing w:before="0" w:after="0" w:line="370" w:lineRule="exact"/>
                  <w:ind w:left="0" w:leftChars="0" w:right="0" w:rightChars="0" w:firstLine="0" w:firstLineChars="0"/>
                  <w:jc w:val="center"/>
                </w:pPr>
              </w:pPrChange>
            </w:pPr>
            <w:del w:id="207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2079" w:author="xh" w:date="2026-10-23T16:36:21Z"/>
              </w:rPr>
              <w:pPrChange w:id="2078" w:author="白日梦想家" w:date="2026-10-26T15:10:06Z">
                <w:pPr>
                  <w:keepNext/>
                  <w:snapToGrid w:val="0"/>
                  <w:spacing w:before="0" w:after="0" w:line="370" w:lineRule="exact"/>
                  <w:ind w:left="0" w:leftChars="0" w:right="0" w:rightChars="0" w:firstLine="0" w:firstLineChars="0"/>
                  <w:jc w:val="center"/>
                </w:pPr>
              </w:pPrChange>
            </w:pPr>
            <w:del w:id="2080"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2082" w:author="xh" w:date="2026-10-23T16:36:21Z"/>
              </w:rPr>
              <w:pPrChange w:id="2081" w:author="白日梦想家" w:date="2026-10-26T15:10:06Z">
                <w:pPr>
                  <w:keepNext/>
                  <w:snapToGrid w:val="0"/>
                  <w:spacing w:before="0" w:after="0" w:line="370" w:lineRule="exact"/>
                  <w:ind w:left="0" w:leftChars="0" w:right="0" w:rightChars="0" w:firstLine="0" w:firstLineChars="0"/>
                  <w:jc w:val="center"/>
                </w:pPr>
              </w:pPrChange>
            </w:pPr>
            <w:del w:id="208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2085" w:author="xh" w:date="2026-10-23T16:36:21Z"/>
              </w:rPr>
              <w:pPrChange w:id="2084" w:author="白日梦想家" w:date="2026-10-26T15:10:06Z">
                <w:pPr>
                  <w:keepNext/>
                  <w:snapToGrid w:val="0"/>
                  <w:spacing w:before="0" w:after="0" w:line="370" w:lineRule="exact"/>
                  <w:ind w:left="0" w:leftChars="0" w:right="0" w:rightChars="0" w:firstLine="0" w:firstLineChars="0"/>
                  <w:jc w:val="center"/>
                </w:pPr>
              </w:pPrChange>
            </w:pPr>
            <w:del w:id="2086"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87"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2089" w:author="xh" w:date="2026-10-23T16:36:21Z"/>
              </w:rPr>
              <w:pPrChange w:id="2088" w:author="白日梦想家" w:date="2026-10-26T15:10:06Z">
                <w:pPr>
                  <w:keepNext/>
                  <w:snapToGrid w:val="0"/>
                  <w:spacing w:before="0" w:after="0" w:line="370" w:lineRule="exact"/>
                  <w:ind w:left="0" w:leftChars="0" w:right="0" w:rightChars="0" w:firstLine="0" w:firstLineChars="0"/>
                  <w:jc w:val="center"/>
                </w:pPr>
              </w:pPrChange>
            </w:pPr>
            <w:del w:id="209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2092" w:author="xh" w:date="2026-10-23T16:36:21Z"/>
              </w:rPr>
              <w:pPrChange w:id="2091" w:author="白日梦想家" w:date="2026-10-26T15:10:06Z">
                <w:pPr>
                  <w:keepNext/>
                  <w:snapToGrid w:val="0"/>
                  <w:spacing w:before="0" w:after="0" w:line="370" w:lineRule="exact"/>
                  <w:ind w:left="0" w:leftChars="0" w:right="0" w:rightChars="0" w:firstLine="0" w:firstLineChars="0"/>
                  <w:jc w:val="center"/>
                </w:pPr>
              </w:pPrChange>
            </w:pPr>
            <w:del w:id="2093"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2095" w:author="xh" w:date="2026-10-23T16:36:21Z"/>
              </w:rPr>
              <w:pPrChange w:id="2094" w:author="白日梦想家" w:date="2026-10-26T15:10:06Z">
                <w:pPr>
                  <w:keepNext/>
                  <w:snapToGrid w:val="0"/>
                  <w:spacing w:before="0" w:after="0" w:line="370" w:lineRule="exact"/>
                  <w:ind w:left="0" w:leftChars="0" w:right="0" w:rightChars="0" w:firstLine="0" w:firstLineChars="0"/>
                  <w:jc w:val="center"/>
                </w:pPr>
              </w:pPrChange>
            </w:pPr>
            <w:del w:id="209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2098" w:author="xh" w:date="2026-10-23T16:36:21Z"/>
              </w:rPr>
              <w:pPrChange w:id="2097" w:author="白日梦想家" w:date="2026-10-26T15:10:06Z">
                <w:pPr>
                  <w:keepNext/>
                  <w:snapToGrid w:val="0"/>
                  <w:spacing w:before="0" w:after="0" w:line="370" w:lineRule="exact"/>
                  <w:ind w:left="0" w:leftChars="0" w:right="0" w:rightChars="0" w:firstLine="0" w:firstLineChars="0"/>
                  <w:jc w:val="center"/>
                </w:pPr>
              </w:pPrChange>
            </w:pPr>
            <w:del w:id="2099"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2101" w:author="xh" w:date="2026-10-23T16:36:21Z"/>
              </w:rPr>
              <w:pPrChange w:id="2100" w:author="白日梦想家" w:date="2026-10-26T15:10:06Z">
                <w:pPr>
                  <w:keepNext/>
                  <w:snapToGrid w:val="0"/>
                  <w:spacing w:before="0" w:after="0" w:line="370" w:lineRule="exact"/>
                  <w:ind w:left="0" w:leftChars="0" w:right="0" w:rightChars="0" w:firstLine="0" w:firstLineChars="0"/>
                  <w:jc w:val="center"/>
                </w:pPr>
              </w:pPrChange>
            </w:pPr>
            <w:del w:id="2102"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2104" w:author="xh" w:date="2026-10-23T16:36:21Z"/>
              </w:rPr>
              <w:pPrChange w:id="2103" w:author="白日梦想家" w:date="2026-10-26T15:10:06Z">
                <w:pPr>
                  <w:keepNext/>
                  <w:snapToGrid w:val="0"/>
                  <w:spacing w:before="0" w:after="0" w:line="370" w:lineRule="exact"/>
                  <w:ind w:left="0" w:leftChars="0" w:right="0" w:rightChars="0" w:firstLine="0" w:firstLineChars="0"/>
                  <w:jc w:val="center"/>
                </w:pPr>
              </w:pPrChange>
            </w:pPr>
            <w:del w:id="2105"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06"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2108" w:author="xh" w:date="2026-10-23T16:36:21Z"/>
              </w:rPr>
              <w:pPrChange w:id="2107" w:author="白日梦想家" w:date="2026-10-26T15:10:06Z">
                <w:pPr>
                  <w:keepNext/>
                  <w:snapToGrid w:val="0"/>
                  <w:spacing w:before="0" w:after="0" w:line="370" w:lineRule="exact"/>
                  <w:ind w:left="0" w:leftChars="0" w:right="0" w:rightChars="0" w:firstLine="0" w:firstLineChars="0"/>
                  <w:jc w:val="center"/>
                </w:pPr>
              </w:pPrChange>
            </w:pPr>
            <w:del w:id="2109"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2111" w:author="xh" w:date="2026-10-23T16:36:21Z"/>
              </w:rPr>
              <w:pPrChange w:id="2110" w:author="白日梦想家" w:date="2026-10-26T15:10:06Z">
                <w:pPr>
                  <w:keepNext/>
                  <w:snapToGrid w:val="0"/>
                  <w:spacing w:before="0" w:after="0" w:line="370" w:lineRule="exact"/>
                  <w:ind w:left="0" w:leftChars="0" w:right="0" w:rightChars="0" w:firstLine="0" w:firstLineChars="0"/>
                  <w:jc w:val="center"/>
                </w:pPr>
              </w:pPrChange>
            </w:pPr>
            <w:del w:id="2112"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2114" w:author="xh" w:date="2026-10-23T16:36:21Z"/>
              </w:rPr>
              <w:pPrChange w:id="2113" w:author="白日梦想家" w:date="2026-10-26T15:10:06Z">
                <w:pPr>
                  <w:keepNext/>
                  <w:snapToGrid w:val="0"/>
                  <w:spacing w:before="0" w:after="0" w:line="370" w:lineRule="exact"/>
                  <w:ind w:left="0" w:leftChars="0" w:right="0" w:rightChars="0" w:firstLine="0" w:firstLineChars="0"/>
                  <w:jc w:val="center"/>
                </w:pPr>
              </w:pPrChange>
            </w:pPr>
            <w:del w:id="211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2117" w:author="xh" w:date="2026-10-23T16:36:21Z"/>
              </w:rPr>
              <w:pPrChange w:id="2116" w:author="白日梦想家" w:date="2026-10-26T15:10:06Z">
                <w:pPr>
                  <w:keepNext/>
                  <w:snapToGrid w:val="0"/>
                  <w:spacing w:before="0" w:after="0" w:line="370" w:lineRule="exact"/>
                  <w:ind w:left="0" w:leftChars="0" w:right="0" w:rightChars="0" w:firstLine="0" w:firstLineChars="0"/>
                  <w:jc w:val="center"/>
                </w:pPr>
              </w:pPrChange>
            </w:pPr>
            <w:del w:id="2118"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2120" w:author="xh" w:date="2026-10-23T16:36:21Z"/>
              </w:rPr>
              <w:pPrChange w:id="2119" w:author="白日梦想家" w:date="2026-10-26T15:10:06Z">
                <w:pPr>
                  <w:keepNext/>
                  <w:snapToGrid w:val="0"/>
                  <w:spacing w:before="0" w:after="0" w:line="370" w:lineRule="exact"/>
                  <w:ind w:left="0" w:leftChars="0" w:right="0" w:rightChars="0" w:firstLine="0" w:firstLineChars="0"/>
                  <w:jc w:val="center"/>
                </w:pPr>
              </w:pPrChange>
            </w:pPr>
            <w:del w:id="212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2123" w:author="xh" w:date="2026-10-23T16:36:21Z"/>
              </w:rPr>
              <w:pPrChange w:id="2122" w:author="白日梦想家" w:date="2026-10-26T15:10:06Z">
                <w:pPr>
                  <w:keepNext/>
                  <w:snapToGrid w:val="0"/>
                  <w:spacing w:before="0" w:after="0" w:line="370" w:lineRule="exact"/>
                  <w:ind w:left="0" w:leftChars="0" w:right="0" w:rightChars="0" w:firstLine="0" w:firstLineChars="0"/>
                  <w:jc w:val="center"/>
                </w:pPr>
              </w:pPrChange>
            </w:pPr>
            <w:del w:id="2124"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25"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2127" w:author="xh" w:date="2026-10-23T16:36:21Z"/>
              </w:rPr>
              <w:pPrChange w:id="2126" w:author="白日梦想家" w:date="2026-10-26T15:10:06Z">
                <w:pPr>
                  <w:keepNext/>
                  <w:snapToGrid w:val="0"/>
                  <w:spacing w:before="0" w:after="0" w:line="370" w:lineRule="exact"/>
                  <w:ind w:left="0" w:leftChars="0" w:right="0" w:rightChars="0" w:firstLine="0" w:firstLineChars="0"/>
                  <w:jc w:val="center"/>
                </w:pPr>
              </w:pPrChange>
            </w:pPr>
            <w:del w:id="2128"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2130" w:author="xh" w:date="2026-10-23T16:36:21Z"/>
              </w:rPr>
              <w:pPrChange w:id="2129" w:author="白日梦想家" w:date="2026-10-26T15:10:06Z">
                <w:pPr>
                  <w:keepNext/>
                  <w:snapToGrid w:val="0"/>
                  <w:spacing w:before="0" w:after="0" w:line="370" w:lineRule="exact"/>
                  <w:ind w:left="0" w:leftChars="0" w:right="0" w:rightChars="0" w:firstLine="0" w:firstLineChars="0"/>
                  <w:jc w:val="center"/>
                </w:pPr>
              </w:pPrChange>
            </w:pPr>
            <w:del w:id="2131"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2133" w:author="xh" w:date="2026-10-23T16:36:21Z"/>
              </w:rPr>
              <w:pPrChange w:id="2132" w:author="白日梦想家" w:date="2026-10-26T15:10:06Z">
                <w:pPr>
                  <w:keepNext/>
                  <w:snapToGrid w:val="0"/>
                  <w:spacing w:before="0" w:after="0" w:line="370" w:lineRule="exact"/>
                  <w:ind w:left="0" w:leftChars="0" w:right="0" w:rightChars="0" w:firstLine="0" w:firstLineChars="0"/>
                  <w:jc w:val="center"/>
                </w:pPr>
              </w:pPrChange>
            </w:pPr>
            <w:del w:id="2134"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2136" w:author="xh" w:date="2026-10-23T16:36:21Z"/>
              </w:rPr>
              <w:pPrChange w:id="2135" w:author="白日梦想家" w:date="2026-10-26T15:10:06Z">
                <w:pPr>
                  <w:keepNext/>
                  <w:snapToGrid w:val="0"/>
                  <w:spacing w:before="0" w:after="0" w:line="370" w:lineRule="exact"/>
                  <w:ind w:left="0" w:leftChars="0" w:right="0" w:rightChars="0" w:firstLine="0" w:firstLineChars="0"/>
                  <w:jc w:val="center"/>
                </w:pPr>
              </w:pPrChange>
            </w:pPr>
            <w:del w:id="2137"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2139" w:author="xh" w:date="2026-10-23T16:36:21Z"/>
              </w:rPr>
              <w:pPrChange w:id="2138" w:author="白日梦想家" w:date="2026-10-26T15:10:06Z">
                <w:pPr>
                  <w:keepNext/>
                  <w:snapToGrid w:val="0"/>
                  <w:spacing w:before="0" w:after="0" w:line="370" w:lineRule="exact"/>
                  <w:ind w:left="0" w:leftChars="0" w:right="0" w:rightChars="0" w:firstLine="0" w:firstLineChars="0"/>
                  <w:jc w:val="center"/>
                </w:pPr>
              </w:pPrChange>
            </w:pPr>
            <w:del w:id="2140"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2142" w:author="xh" w:date="2026-10-23T16:36:21Z"/>
              </w:rPr>
              <w:pPrChange w:id="2141" w:author="白日梦想家" w:date="2026-10-26T15:10:06Z">
                <w:pPr>
                  <w:keepNext/>
                  <w:snapToGrid w:val="0"/>
                  <w:spacing w:before="0" w:after="0" w:line="370" w:lineRule="exact"/>
                  <w:ind w:left="0" w:leftChars="0" w:right="0" w:rightChars="0" w:firstLine="0" w:firstLineChars="0"/>
                  <w:jc w:val="center"/>
                </w:pPr>
              </w:pPrChange>
            </w:pPr>
            <w:del w:id="2143"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44"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2146" w:author="xh" w:date="2026-10-23T16:36:21Z"/>
              </w:rPr>
              <w:pPrChange w:id="2145" w:author="白日梦想家" w:date="2026-10-26T15:10:06Z">
                <w:pPr>
                  <w:snapToGrid w:val="0"/>
                  <w:spacing w:before="0" w:after="0" w:line="370" w:lineRule="exact"/>
                  <w:ind w:left="0" w:leftChars="0" w:right="0" w:rightChars="0" w:firstLine="0" w:firstLineChars="0"/>
                  <w:jc w:val="center"/>
                </w:pPr>
              </w:pPrChange>
            </w:pPr>
            <w:del w:id="2147"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2149" w:author="xh" w:date="2026-10-23T16:36:21Z"/>
              </w:rPr>
              <w:pPrChange w:id="2148" w:author="白日梦想家" w:date="2026-10-26T15:10:06Z">
                <w:pPr>
                  <w:snapToGrid w:val="0"/>
                  <w:spacing w:before="0" w:after="0" w:line="370" w:lineRule="exact"/>
                  <w:ind w:left="0" w:leftChars="0" w:right="0" w:rightChars="0" w:firstLine="0" w:firstLineChars="0"/>
                  <w:jc w:val="center"/>
                </w:pPr>
              </w:pPrChange>
            </w:pPr>
            <w:del w:id="2150"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2152" w:author="xh" w:date="2026-10-23T16:36:21Z"/>
              </w:rPr>
              <w:pPrChange w:id="2151" w:author="白日梦想家" w:date="2026-10-26T15:10:06Z">
                <w:pPr>
                  <w:snapToGrid w:val="0"/>
                  <w:spacing w:before="0" w:after="0" w:line="370" w:lineRule="exact"/>
                  <w:ind w:left="0" w:leftChars="0" w:right="0" w:rightChars="0" w:firstLine="0" w:firstLineChars="0"/>
                  <w:jc w:val="center"/>
                </w:pPr>
              </w:pPrChange>
            </w:pPr>
            <w:del w:id="215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2155" w:author="xh" w:date="2026-10-23T16:36:21Z"/>
              </w:rPr>
              <w:pPrChange w:id="2154" w:author="白日梦想家" w:date="2026-10-26T15:10:06Z">
                <w:pPr>
                  <w:snapToGrid w:val="0"/>
                  <w:spacing w:before="0" w:after="0" w:line="370" w:lineRule="exact"/>
                  <w:ind w:left="0" w:leftChars="0" w:right="0" w:rightChars="0" w:firstLine="0" w:firstLineChars="0"/>
                  <w:jc w:val="center"/>
                </w:pPr>
              </w:pPrChange>
            </w:pPr>
            <w:del w:id="2156"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2158" w:author="xh" w:date="2026-10-23T16:36:21Z"/>
              </w:rPr>
              <w:pPrChange w:id="2157" w:author="白日梦想家" w:date="2026-10-26T15:10:06Z">
                <w:pPr>
                  <w:snapToGrid w:val="0"/>
                  <w:spacing w:before="0" w:after="0" w:line="370" w:lineRule="exact"/>
                  <w:ind w:left="0" w:leftChars="0" w:right="0" w:rightChars="0" w:firstLine="0" w:firstLineChars="0"/>
                  <w:jc w:val="center"/>
                </w:pPr>
              </w:pPrChange>
            </w:pPr>
            <w:del w:id="2159"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2161" w:author="xh" w:date="2026-10-23T16:36:21Z"/>
              </w:rPr>
              <w:pPrChange w:id="2160" w:author="白日梦想家" w:date="2026-10-26T15:10:06Z">
                <w:pPr>
                  <w:snapToGrid w:val="0"/>
                  <w:spacing w:before="0" w:after="0" w:line="370" w:lineRule="exact"/>
                  <w:ind w:left="0" w:leftChars="0" w:right="0" w:rightChars="0" w:firstLine="0" w:firstLineChars="0"/>
                  <w:jc w:val="center"/>
                </w:pPr>
              </w:pPrChange>
            </w:pPr>
            <w:del w:id="2162"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
        <w:t>表1列示203</w:t>
      </w:r>
      <w:ins w:id="2163" w:author="xh" w:date="2026-10-26T18:53:11Z">
        <w:r>
          <w:rPr>
            <w:rFonts w:hint="default" w:ascii="Times New Roman" w:hAnsi="Times New Roman" w:eastAsia="方正仿宋_GBK" w:cs="Times New Roman"/>
            <w:b w:val="0"/>
            <w:bCs w:val="0"/>
            <w:i w:val="0"/>
            <w:iCs w:val="0"/>
            <w:sz w:val="32"/>
            <w:szCs w:val="32"/>
          </w:rPr>
          <w:t>0</w:t>
        </w:r>
      </w:ins>
      <w:del w:id="2164" w:author="xh" w:date="2026-10-26T18:53:11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2165" w:author="xh" w:date="2026-10-23T16:39:46Z">
        <w:r>
          <w:rPr>
            <w:rFonts w:hint="default" w:ascii="Times New Roman" w:hAnsi="Times New Roman" w:eastAsia="方正仿宋_GBK" w:cs="Times New Roman"/>
            <w:b w:val="0"/>
            <w:bCs w:val="0"/>
            <w:i w:val="0"/>
            <w:iCs w:val="0"/>
            <w:sz w:val="32"/>
            <w:szCs w:val="32"/>
          </w:rPr>
          <w:t>年末配置，主变、储能为在役规模，联络为2022—203</w:t>
        </w:r>
      </w:ins>
      <w:ins w:id="2166" w:author="xh" w:date="2026-10-26T18:53:11Z">
        <w:r>
          <w:rPr>
            <w:rFonts w:hint="default" w:ascii="Times New Roman" w:hAnsi="Times New Roman" w:eastAsia="方正仿宋_GBK" w:cs="Times New Roman"/>
            <w:b w:val="0"/>
            <w:bCs w:val="0"/>
            <w:i w:val="0"/>
            <w:iCs w:val="0"/>
            <w:sz w:val="32"/>
            <w:szCs w:val="32"/>
          </w:rPr>
          <w:t>0</w:t>
        </w:r>
      </w:ins>
      <w:del w:id="2167" w:author="xh" w:date="2026-10-26T18:53:11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年累计新增条数。两地区均形成较多</w:t>
      </w:r>
      <w:del w:id="2168" w:author="xh" w:date="2026-10-23T16:39:46Z">
        <w:r>
          <w:rPr>
            <w:rFonts w:hint="eastAsia" w:ascii="方正仿宋_GBK" w:hAnsi="方正仿宋_GBK" w:eastAsia="方正仿宋_GBK" w:cs="Times New Roman"/>
            <w:sz w:val="32"/>
            <w:szCs w:val="32"/>
          </w:rPr>
          <w:delText>弹性与刚性</w:delText>
        </w:r>
      </w:del>
      <w:r>
        <w:rPr>
          <w:rFonts w:hint="default" w:ascii="Times New Roman" w:hAnsi="Times New Roman" w:eastAsia="方正仿宋_GBK" w:cs="Times New Roman"/>
          <w:b w:val="0"/>
          <w:bCs w:val="0"/>
          <w:i w:val="0"/>
          <w:iCs w:val="0"/>
          <w:sz w:val="32"/>
          <w:szCs w:val="32"/>
          <w:rPrChange w:id="2169" w:author="xh" w:date="2026-10-23T16:39:46Z">
            <w:rPr>
              <w:rFonts w:hint="eastAsia" w:ascii="方正仿宋_GBK" w:hAnsi="方正仿宋_GBK" w:eastAsia="方正仿宋_GBK" w:cs="Times New Roman"/>
              <w:sz w:val="32"/>
              <w:szCs w:val="32"/>
            </w:rPr>
          </w:rPrChange>
        </w:rPr>
        <w:t>主变容量</w:t>
      </w:r>
      <w:del w:id="2170" w:author="xh" w:date="2026-10-23T16:39:46Z">
        <w:r>
          <w:rPr>
            <w:rFonts w:hint="eastAsia" w:ascii="方正仿宋_GBK" w:hAnsi="方正仿宋_GBK" w:eastAsia="方正仿宋_GBK" w:cs="Times New Roman"/>
            <w:sz w:val="32"/>
            <w:szCs w:val="32"/>
          </w:rPr>
          <w:delText>分别为3608.50 MVA</w:delText>
        </w:r>
      </w:del>
      <w:r>
        <w:rPr>
          <w:rFonts w:hint="default" w:ascii="Times New Roman" w:hAnsi="Times New Roman" w:eastAsia="方正仿宋_GBK" w:cs="Times New Roman"/>
          <w:b w:val="0"/>
          <w:bCs w:val="0"/>
          <w:i w:val="0"/>
          <w:iCs w:val="0"/>
          <w:sz w:val="32"/>
          <w:szCs w:val="32"/>
          <w:rPrChange w:id="2171" w:author="xh" w:date="2026-10-23T16:39:46Z">
            <w:rPr>
              <w:rFonts w:hint="eastAsia" w:ascii="方正仿宋_GBK" w:hAnsi="方正仿宋_GBK" w:eastAsia="方正仿宋_GBK" w:cs="Times New Roman"/>
              <w:sz w:val="32"/>
              <w:szCs w:val="32"/>
            </w:rPr>
          </w:rPrChange>
        </w:rPr>
        <w:t>、</w:t>
      </w:r>
      <w:ins w:id="2172" w:author="xh" w:date="2026-10-23T16:39:46Z">
        <w:r>
          <w:rPr>
            <w:rFonts w:hint="default" w:ascii="Times New Roman" w:hAnsi="Times New Roman" w:eastAsia="方正仿宋_GBK" w:cs="Times New Roman"/>
            <w:b w:val="0"/>
            <w:bCs w:val="0"/>
            <w:i w:val="0"/>
            <w:iCs w:val="0"/>
            <w:sz w:val="32"/>
            <w:szCs w:val="32"/>
            <w:rPrChange w:id="2173" w:author="xh" w:date="2026-10-23T16:39:46Z">
              <w:rPr>
                <w:rFonts w:hint="eastAsia" w:ascii="方正仿宋_GBK" w:hAnsi="方正仿宋_GBK" w:eastAsia="方正仿宋_GBK" w:cs="Times New Roman"/>
                <w:sz w:val="32"/>
                <w:szCs w:val="32"/>
              </w:rPr>
            </w:rPrChange>
          </w:rPr>
          <w:t>较少新增联络</w:t>
        </w:r>
      </w:ins>
      <w:del w:id="2174" w:author="xh" w:date="2026-10-23T16:39:46Z">
        <w:r>
          <w:rPr>
            <w:rFonts w:hint="eastAsia" w:ascii="方正仿宋_GBK" w:hAnsi="方正仿宋_GBK" w:eastAsia="方正仿宋_GBK" w:cs="Times New Roman"/>
            <w:sz w:val="32"/>
            <w:szCs w:val="32"/>
          </w:rPr>
          <w:delText>3587.00 MVA，容量差21.50 MVA，容载比分别为1.62、1.61。市区</w:delText>
        </w:r>
      </w:del>
      <w:r>
        <w:rPr>
          <w:rFonts w:hint="default" w:ascii="Times New Roman" w:hAnsi="Times New Roman" w:eastAsia="方正仿宋_GBK" w:cs="Times New Roman"/>
          <w:b w:val="0"/>
          <w:bCs w:val="0"/>
          <w:i w:val="0"/>
          <w:iCs w:val="0"/>
          <w:sz w:val="32"/>
          <w:szCs w:val="32"/>
          <w:rPrChange w:id="2175" w:author="xh" w:date="2026-10-23T16:39:46Z">
            <w:rPr>
              <w:rFonts w:hint="eastAsia" w:ascii="方正仿宋_GBK" w:hAnsi="方正仿宋_GBK" w:eastAsia="方正仿宋_GBK" w:cs="Times New Roman"/>
              <w:sz w:val="32"/>
              <w:szCs w:val="32"/>
            </w:rPr>
          </w:rPrChange>
        </w:rPr>
        <w:t>的</w:t>
      </w:r>
      <w:ins w:id="2176" w:author="xh" w:date="2026-10-23T16:39:46Z">
        <w:r>
          <w:rPr>
            <w:rFonts w:hint="default" w:ascii="Times New Roman" w:hAnsi="Times New Roman" w:eastAsia="方正仿宋_GBK" w:cs="Times New Roman"/>
            <w:b w:val="0"/>
            <w:bCs w:val="0"/>
            <w:i w:val="0"/>
            <w:iCs w:val="0"/>
            <w:sz w:val="32"/>
            <w:szCs w:val="32"/>
            <w:rPrChange w:id="2177" w:author="xh" w:date="2026-10-23T16:39:46Z">
              <w:rPr>
                <w:rFonts w:hint="eastAsia" w:ascii="方正仿宋_GBK" w:hAnsi="方正仿宋_GBK" w:eastAsia="方正仿宋_GBK" w:cs="Times New Roman"/>
                <w:sz w:val="32"/>
                <w:szCs w:val="32"/>
              </w:rPr>
            </w:rPrChange>
          </w:rPr>
          <w:t>弹性</w:t>
        </w:r>
      </w:ins>
      <w:del w:id="2178" w:author="xh" w:date="2026-10-23T16:39:46Z">
        <w:r>
          <w:rPr>
            <w:rFonts w:hint="eastAsia" w:ascii="方正仿宋_GBK" w:hAnsi="方正仿宋_GBK" w:eastAsia="方正仿宋_GBK" w:cs="Times New Roman"/>
            <w:sz w:val="32"/>
            <w:szCs w:val="32"/>
          </w:rPr>
          <w:delText>费用改善主要体现为建设</w:delText>
        </w:r>
      </w:del>
      <w:r>
        <w:rPr>
          <w:rFonts w:hint="default" w:ascii="Times New Roman" w:hAnsi="Times New Roman" w:eastAsia="方正仿宋_GBK" w:cs="Times New Roman"/>
          <w:b w:val="0"/>
          <w:bCs w:val="0"/>
          <w:i w:val="0"/>
          <w:iCs w:val="0"/>
          <w:sz w:val="32"/>
          <w:szCs w:val="32"/>
          <w:rPrChange w:id="2179" w:author="xh" w:date="2026-10-23T16:39:46Z">
            <w:rPr>
              <w:rFonts w:hint="eastAsia" w:ascii="方正仿宋_GBK" w:hAnsi="方正仿宋_GBK" w:eastAsia="方正仿宋_GBK" w:cs="Times New Roman"/>
              <w:sz w:val="32"/>
              <w:szCs w:val="32"/>
            </w:rPr>
          </w:rPrChange>
        </w:rPr>
        <w:t>组合</w:t>
      </w:r>
      <w:ins w:id="2180" w:author="xh" w:date="2026-10-23T16:39:46Z">
        <w:r>
          <w:rPr>
            <w:rFonts w:hint="default" w:ascii="Times New Roman" w:hAnsi="Times New Roman" w:eastAsia="方正仿宋_GBK" w:cs="Times New Roman"/>
            <w:b w:val="0"/>
            <w:bCs w:val="0"/>
            <w:i w:val="0"/>
            <w:iCs w:val="0"/>
            <w:sz w:val="32"/>
            <w:szCs w:val="32"/>
            <w:rPrChange w:id="2181" w:author="xh" w:date="2026-10-23T16:39:46Z">
              <w:rPr>
                <w:rFonts w:hint="eastAsia" w:ascii="方正仿宋_GBK" w:hAnsi="方正仿宋_GBK" w:eastAsia="方正仿宋_GBK" w:cs="Times New Roman"/>
                <w:sz w:val="32"/>
                <w:szCs w:val="32"/>
              </w:rPr>
            </w:rPrChange>
          </w:rPr>
          <w:t>，配</w:t>
        </w:r>
      </w:ins>
      <w:del w:id="2182" w:author="xh" w:date="2026-10-23T16:39:46Z">
        <w:r>
          <w:rPr>
            <w:rFonts w:hint="eastAsia" w:ascii="方正仿宋_GBK" w:hAnsi="方正仿宋_GBK" w:eastAsia="方正仿宋_GBK" w:cs="Times New Roman"/>
            <w:sz w:val="32"/>
            <w:szCs w:val="32"/>
          </w:rPr>
          <w:delText>与投运时序的调整。</w:delText>
        </w:r>
      </w:del>
      <w:r>
        <w:rPr>
          <w:rFonts w:hint="default" w:ascii="Times New Roman" w:hAnsi="Times New Roman" w:eastAsia="方正仿宋_GBK" w:cs="Times New Roman"/>
          <w:b w:val="0"/>
          <w:bCs w:val="0"/>
          <w:i w:val="0"/>
          <w:iCs w:val="0"/>
          <w:sz w:val="32"/>
          <w:szCs w:val="32"/>
          <w:rPrChange w:id="2183" w:author="xh" w:date="2026-10-23T16:39:46Z">
            <w:rPr>
              <w:rFonts w:hint="eastAsia" w:ascii="方正仿宋_GBK" w:hAnsi="方正仿宋_GBK" w:eastAsia="方正仿宋_GBK" w:cs="Times New Roman"/>
              <w:sz w:val="32"/>
              <w:szCs w:val="32"/>
            </w:rPr>
          </w:rPrChange>
        </w:rPr>
        <w:t>储</w:t>
      </w:r>
      <w:ins w:id="2184" w:author="xh" w:date="2026-10-23T16:39:46Z">
        <w:r>
          <w:rPr>
            <w:rFonts w:hint="default" w:ascii="Times New Roman" w:hAnsi="Times New Roman" w:eastAsia="方正仿宋_GBK" w:cs="Times New Roman"/>
            <w:b w:val="0"/>
            <w:bCs w:val="0"/>
            <w:i w:val="0"/>
            <w:iCs w:val="0"/>
            <w:sz w:val="32"/>
            <w:szCs w:val="32"/>
            <w:rPrChange w:id="2185" w:author="xh" w:date="2026-10-23T16:39:46Z">
              <w:rPr>
                <w:rFonts w:hint="eastAsia" w:ascii="方正仿宋_GBK" w:hAnsi="方正仿宋_GBK" w:eastAsia="方正仿宋_GBK" w:cs="Times New Roman"/>
                <w:sz w:val="32"/>
                <w:szCs w:val="32"/>
              </w:rPr>
            </w:rPrChange>
          </w:rPr>
          <w:t>规模随局</w:t>
        </w:r>
      </w:ins>
      <w:del w:id="2186" w:author="xh" w:date="2026-10-23T16:39:46Z">
        <w:r>
          <w:rPr>
            <w:rFonts w:hint="eastAsia" w:ascii="方正仿宋_GBK" w:hAnsi="方正仿宋_GBK" w:eastAsia="方正仿宋_GBK" w:cs="Times New Roman"/>
            <w:sz w:val="32"/>
            <w:szCs w:val="32"/>
          </w:rPr>
          <w:delText>能在</w:delText>
        </w:r>
      </w:del>
      <w:r>
        <w:rPr>
          <w:rFonts w:hint="default" w:ascii="Times New Roman" w:hAnsi="Times New Roman" w:eastAsia="方正仿宋_GBK" w:cs="Times New Roman"/>
          <w:b w:val="0"/>
          <w:bCs w:val="0"/>
          <w:i w:val="0"/>
          <w:iCs w:val="0"/>
          <w:sz w:val="32"/>
          <w:szCs w:val="32"/>
          <w:rPrChange w:id="2187" w:author="xh" w:date="2026-10-23T16:39:46Z">
            <w:rPr>
              <w:rFonts w:hint="eastAsia" w:ascii="方正仿宋_GBK" w:hAnsi="方正仿宋_GBK" w:eastAsia="方正仿宋_GBK" w:cs="Times New Roman"/>
              <w:sz w:val="32"/>
              <w:szCs w:val="32"/>
            </w:rPr>
          </w:rPrChange>
        </w:rPr>
        <w:t>部</w:t>
      </w:r>
      <w:ins w:id="2188" w:author="xh" w:date="2026-10-23T16:39:46Z">
        <w:r>
          <w:rPr>
            <w:rFonts w:hint="default" w:ascii="Times New Roman" w:hAnsi="Times New Roman" w:eastAsia="方正仿宋_GBK" w:cs="Times New Roman"/>
            <w:b w:val="0"/>
            <w:bCs w:val="0"/>
            <w:i w:val="0"/>
            <w:iCs w:val="0"/>
            <w:sz w:val="32"/>
            <w:szCs w:val="32"/>
            <w:rPrChange w:id="2189" w:author="xh" w:date="2026-10-23T16:39:46Z">
              <w:rPr>
                <w:rFonts w:hint="eastAsia" w:ascii="方正仿宋_GBK" w:hAnsi="方正仿宋_GBK" w:eastAsia="方正仿宋_GBK" w:cs="Times New Roman"/>
                <w:sz w:val="32"/>
                <w:szCs w:val="32"/>
              </w:rPr>
            </w:rPrChange>
          </w:rPr>
          <w:t>双向功率缺口和</w:t>
        </w:r>
      </w:ins>
      <w:del w:id="2190" w:author="xh" w:date="2026-10-23T16:39:46Z">
        <w:r>
          <w:rPr>
            <w:rFonts w:hint="eastAsia" w:ascii="方正仿宋_GBK" w:hAnsi="方正仿宋_GBK" w:eastAsia="方正仿宋_GBK" w:cs="Times New Roman"/>
            <w:sz w:val="32"/>
            <w:szCs w:val="32"/>
          </w:rPr>
          <w:delText>分年份承担更多本地</w:delText>
        </w:r>
      </w:del>
      <w:r>
        <w:rPr>
          <w:rFonts w:hint="default" w:ascii="Times New Roman" w:hAnsi="Times New Roman" w:eastAsia="方正仿宋_GBK" w:cs="Times New Roman"/>
          <w:b w:val="0"/>
          <w:bCs w:val="0"/>
          <w:i w:val="0"/>
          <w:iCs w:val="0"/>
          <w:sz w:val="32"/>
          <w:szCs w:val="32"/>
          <w:rPrChange w:id="2191" w:author="xh" w:date="2026-10-23T16:39:46Z">
            <w:rPr>
              <w:rFonts w:hint="eastAsia" w:ascii="方正仿宋_GBK" w:hAnsi="方正仿宋_GBK" w:eastAsia="方正仿宋_GBK" w:cs="Times New Roman"/>
              <w:sz w:val="32"/>
              <w:szCs w:val="32"/>
            </w:rPr>
          </w:rPrChange>
        </w:rPr>
        <w:t>支撑</w:t>
      </w:r>
      <w:ins w:id="2192" w:author="xh" w:date="2026-10-23T16:39:46Z">
        <w:r>
          <w:rPr>
            <w:rFonts w:hint="default" w:ascii="Times New Roman" w:hAnsi="Times New Roman" w:eastAsia="方正仿宋_GBK" w:cs="Times New Roman"/>
            <w:b w:val="0"/>
            <w:bCs w:val="0"/>
            <w:i w:val="0"/>
            <w:iCs w:val="0"/>
            <w:sz w:val="32"/>
            <w:szCs w:val="32"/>
            <w:rPrChange w:id="2193" w:author="xh" w:date="2026-10-23T16:39:46Z">
              <w:rPr>
                <w:rFonts w:hint="eastAsia" w:ascii="方正仿宋_GBK" w:hAnsi="方正仿宋_GBK" w:eastAsia="方正仿宋_GBK" w:cs="Times New Roman"/>
                <w:sz w:val="32"/>
                <w:szCs w:val="32"/>
              </w:rPr>
            </w:rPrChange>
          </w:rPr>
          <w:t>时长而</w:t>
        </w:r>
      </w:ins>
      <w:del w:id="2194" w:author="xh" w:date="2026-10-23T16:39:46Z">
        <w:r>
          <w:rPr>
            <w:rFonts w:hint="eastAsia" w:ascii="方正仿宋_GBK" w:hAnsi="方正仿宋_GBK" w:eastAsia="方正仿宋_GBK" w:cs="Times New Roman"/>
            <w:sz w:val="32"/>
            <w:szCs w:val="32"/>
          </w:rPr>
          <w:delText>，联络减少的费用节省则超过主</w:delText>
        </w:r>
      </w:del>
      <w:r>
        <w:rPr>
          <w:rFonts w:hint="default" w:ascii="Times New Roman" w:hAnsi="Times New Roman" w:eastAsia="方正仿宋_GBK" w:cs="Times New Roman"/>
          <w:b w:val="0"/>
          <w:bCs w:val="0"/>
          <w:i w:val="0"/>
          <w:iCs w:val="0"/>
          <w:sz w:val="32"/>
          <w:szCs w:val="32"/>
          <w:rPrChange w:id="2195" w:author="xh" w:date="2026-10-23T16:39:46Z">
            <w:rPr>
              <w:rFonts w:hint="eastAsia" w:ascii="方正仿宋_GBK" w:hAnsi="方正仿宋_GBK" w:eastAsia="方正仿宋_GBK" w:cs="Times New Roman"/>
              <w:sz w:val="32"/>
              <w:szCs w:val="32"/>
            </w:rPr>
          </w:rPrChange>
        </w:rPr>
        <w:t>变</w:t>
      </w:r>
      <w:ins w:id="2196" w:author="xh" w:date="2026-10-23T16:39:46Z">
        <w:r>
          <w:rPr>
            <w:rFonts w:hint="default" w:ascii="Times New Roman" w:hAnsi="Times New Roman" w:eastAsia="方正仿宋_GBK" w:cs="Times New Roman"/>
            <w:b w:val="0"/>
            <w:bCs w:val="0"/>
            <w:i w:val="0"/>
            <w:iCs w:val="0"/>
            <w:sz w:val="32"/>
            <w:szCs w:val="32"/>
            <w:rPrChange w:id="2197" w:author="xh" w:date="2026-10-23T16:39:46Z">
              <w:rPr>
                <w:rFonts w:hint="eastAsia" w:ascii="方正仿宋_GBK" w:hAnsi="方正仿宋_GBK" w:eastAsia="方正仿宋_GBK" w:cs="Times New Roman"/>
                <w:sz w:val="32"/>
                <w:szCs w:val="32"/>
              </w:rPr>
            </w:rPrChange>
          </w:rPr>
          <w:t>化</w:t>
        </w:r>
      </w:ins>
      <w:del w:id="2198" w:author="xh" w:date="2026-10-23T16:39:46Z">
        <w:r>
          <w:rPr>
            <w:rFonts w:hint="eastAsia" w:ascii="方正仿宋_GBK" w:hAnsi="方正仿宋_GBK" w:eastAsia="方正仿宋_GBK" w:cs="Times New Roman"/>
            <w:sz w:val="32"/>
            <w:szCs w:val="32"/>
          </w:rPr>
          <w:delText>和储能投入增加</w:delText>
        </w:r>
      </w:del>
      <w:r>
        <w:rPr>
          <w:rFonts w:hint="default" w:ascii="Times New Roman" w:hAnsi="Times New Roman" w:eastAsia="方正仿宋_GBK" w:cs="Times New Roman"/>
          <w:b w:val="0"/>
          <w:bCs w:val="0"/>
          <w:i w:val="0"/>
          <w:iCs w:val="0"/>
          <w:sz w:val="32"/>
          <w:szCs w:val="32"/>
          <w:rPrChange w:id="2199" w:author="xh" w:date="2026-10-23T16:39:46Z">
            <w:rPr>
              <w:rFonts w:hint="eastAsia" w:ascii="方正仿宋_GBK" w:hAnsi="方正仿宋_GBK" w:eastAsia="方正仿宋_GBK" w:cs="Times New Roman"/>
              <w:sz w:val="32"/>
              <w:szCs w:val="32"/>
            </w:rPr>
          </w:rPrChange>
        </w:rPr>
        <w:t>。</w:t>
      </w:r>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2200" w:author="xh" w:date="2026-10-23T16:43:10Z">
            <w:rPr>
              <w:rFonts w:hint="eastAsia" w:ascii="方正仿宋_GBK" w:hAnsi="方正仿宋_GBK" w:eastAsia="方正仿宋_GBK" w:cs="Times New Roman"/>
              <w:sz w:val="32"/>
              <w:szCs w:val="32"/>
            </w:rPr>
          </w:rPrChange>
        </w:rPr>
        <w:t>表</w:t>
      </w:r>
      <w:ins w:id="2201" w:author="xh" w:date="2026-10-23T16:43:10Z">
        <w:r>
          <w:rPr>
            <w:rFonts w:hint="default" w:ascii="Times New Roman" w:hAnsi="Times New Roman" w:eastAsia="方正仿宋_GBK" w:cs="Times New Roman"/>
            <w:b w:val="0"/>
            <w:bCs w:val="0"/>
            <w:i w:val="0"/>
            <w:iCs w:val="0"/>
            <w:sz w:val="24"/>
            <w:szCs w:val="24"/>
            <w:rPrChange w:id="2202" w:author="xh" w:date="2026-10-23T16:43:10Z">
              <w:rPr>
                <w:rFonts w:hint="eastAsia" w:ascii="方正仿宋_GBK" w:hAnsi="方正仿宋_GBK" w:eastAsia="方正仿宋_GBK" w:cs="Times New Roman"/>
                <w:sz w:val="32"/>
                <w:szCs w:val="32"/>
              </w:rPr>
            </w:rPrChange>
          </w:rPr>
          <w:t>1</w:t>
        </w:r>
      </w:ins>
      <w:del w:id="2203" w:author="xh" w:date="2026-10-23T16:43:10Z">
        <w:r>
          <w:rPr>
            <w:rFonts w:hint="eastAsia" w:ascii="方正仿宋_GBK" w:hAnsi="方正仿宋_GBK" w:eastAsia="方正仿宋_GBK" w:cs="Times New Roman"/>
            <w:sz w:val="32"/>
            <w:szCs w:val="32"/>
          </w:rPr>
          <w:delText>4</w:delText>
        </w:r>
      </w:del>
      <w:r>
        <w:rPr>
          <w:rFonts w:hint="default" w:ascii="Times New Roman" w:hAnsi="Times New Roman" w:eastAsia="方正仿宋_GBK" w:cs="Times New Roman"/>
          <w:b w:val="0"/>
          <w:bCs w:val="0"/>
          <w:i w:val="0"/>
          <w:iCs w:val="0"/>
          <w:sz w:val="24"/>
          <w:szCs w:val="24"/>
          <w:rPrChange w:id="2204" w:author="xh" w:date="2026-10-23T16:43:10Z">
            <w:rPr>
              <w:rFonts w:hint="eastAsia" w:ascii="方正仿宋_GBK" w:hAnsi="方正仿宋_GBK" w:eastAsia="方正仿宋_GBK" w:cs="Times New Roman"/>
              <w:sz w:val="32"/>
              <w:szCs w:val="32"/>
            </w:rPr>
          </w:rPrChange>
        </w:rPr>
        <w:t xml:space="preserve"> 203</w:t>
      </w:r>
      <w:ins w:id="2205" w:author="xh" w:date="2026-10-26T18:53:57Z">
        <w:r>
          <w:rPr>
            <w:rFonts w:hint="default" w:ascii="Times New Roman" w:hAnsi="Times New Roman" w:eastAsia="方正仿宋_GBK" w:cs="Times New Roman"/>
            <w:b w:val="0"/>
            <w:bCs w:val="0"/>
            <w:i w:val="0"/>
            <w:iCs w:val="0"/>
            <w:sz w:val="24"/>
            <w:szCs w:val="24"/>
          </w:rPr>
          <w:t>0</w:t>
        </w:r>
      </w:ins>
      <w:del w:id="2206" w:author="xh" w:date="2026-10-26T18:53:57Z">
        <w:r>
          <w:rPr>
            <w:rFonts w:hint="default" w:ascii="Times New Roman" w:hAnsi="Times New Roman" w:eastAsia="方正仿宋_GBK" w:cs="Times New Roman"/>
            <w:b w:val="0"/>
            <w:bCs w:val="0"/>
            <w:i w:val="0"/>
            <w:iCs w:val="0"/>
            <w:sz w:val="24"/>
            <w:szCs w:val="24"/>
          </w:rPr>
          <w:delText>5</w:delText>
        </w:r>
      </w:del>
      <w:r>
        <w:rPr>
          <w:rFonts w:hint="default" w:ascii="Times New Roman" w:hAnsi="Times New Roman" w:eastAsia="方正仿宋_GBK" w:cs="Times New Roman"/>
          <w:b w:val="0"/>
          <w:bCs w:val="0"/>
          <w:i w:val="0"/>
          <w:iCs w:val="0"/>
          <w:sz w:val="24"/>
          <w:szCs w:val="24"/>
        </w:rPr>
        <w:t>年两地区年末在役配置</w:t>
      </w:r>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ins w:id="2207" w:author="xh" w:date="2026-10-26T18:54:43Z">
              <w:r>
                <w:rPr>
                  <w:rFonts w:hint="eastAsia" w:ascii="方正仿宋_GBK" w:hAnsi="方正仿宋_GBK" w:eastAsia="方正仿宋_GBK" w:cs="Times New Roman"/>
                  <w:sz w:val="24"/>
                  <w:szCs w:val="24"/>
                </w:rPr>
                <w:t>125</w:t>
              </w:r>
            </w:ins>
            <w:del w:id="2208" w:author="xh" w:date="2026-10-26T18:54:43Z">
              <w:r>
                <w:rPr>
                  <w:rFonts w:hint="eastAsia" w:ascii="方正仿宋_GBK" w:hAnsi="方正仿宋_GBK" w:eastAsia="方正仿宋_GBK" w:cs="Times New Roman"/>
                  <w:sz w:val="24"/>
                  <w:szCs w:val="24"/>
                </w:rPr>
                <w:delText>678</w:delText>
              </w:r>
            </w:del>
            <w:r>
              <w:rPr>
                <w:rFonts w:hint="eastAsia" w:ascii="方正仿宋_GBK" w:hAnsi="方正仿宋_GBK" w:eastAsia="方正仿宋_GBK" w:cs="Times New Roman"/>
                <w:sz w:val="24"/>
                <w:szCs w:val="24"/>
              </w:rPr>
              <w:t>.</w:t>
            </w:r>
            <w:ins w:id="2209" w:author="xh" w:date="2026-10-26T18:54:43Z">
              <w:r>
                <w:rPr>
                  <w:rFonts w:hint="eastAsia" w:ascii="方正仿宋_GBK" w:hAnsi="方正仿宋_GBK" w:eastAsia="方正仿宋_GBK" w:cs="Times New Roman"/>
                  <w:sz w:val="24"/>
                  <w:szCs w:val="24"/>
                </w:rPr>
                <w:t>5</w:t>
              </w:r>
            </w:ins>
            <w:r>
              <w:rPr>
                <w:rFonts w:hint="eastAsia" w:ascii="方正仿宋_GBK" w:hAnsi="方正仿宋_GBK" w:eastAsia="方正仿宋_GBK" w:cs="Times New Roman"/>
                <w:sz w:val="24"/>
                <w:szCs w:val="24"/>
              </w:rPr>
              <w:t>0</w:t>
            </w:r>
            <w:del w:id="2210"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2125BD">
            <w:pPr>
              <w:keepNext/>
              <w:snapToGrid w:val="0"/>
              <w:spacing w:before="0" w:after="0" w:line="370" w:lineRule="exact"/>
              <w:ind w:left="0" w:leftChars="0" w:right="0" w:rightChars="0" w:firstLine="0" w:firstLineChars="0"/>
              <w:jc w:val="center"/>
            </w:pPr>
            <w:ins w:id="2211" w:author="xh" w:date="2026-10-26T18:54:43Z">
              <w:r>
                <w:rPr>
                  <w:rFonts w:hint="eastAsia" w:ascii="方正仿宋_GBK" w:hAnsi="方正仿宋_GBK" w:eastAsia="方正仿宋_GBK" w:cs="Times New Roman"/>
                  <w:sz w:val="24"/>
                  <w:szCs w:val="24"/>
                </w:rPr>
                <w:t>71.</w:t>
              </w:r>
            </w:ins>
            <w:del w:id="2212" w:author="xh" w:date="2026-10-26T18:54:43Z">
              <w:r>
                <w:rPr>
                  <w:rFonts w:hint="eastAsia" w:ascii="方正仿宋_GBK" w:hAnsi="方正仿宋_GBK" w:eastAsia="方正仿宋_GBK" w:cs="Times New Roman"/>
                  <w:sz w:val="24"/>
                  <w:szCs w:val="24"/>
                </w:rPr>
                <w:delText>2</w:delText>
              </w:r>
            </w:del>
            <w:r>
              <w:rPr>
                <w:rFonts w:hint="eastAsia" w:ascii="方正仿宋_GBK" w:hAnsi="方正仿宋_GBK" w:eastAsia="方正仿宋_GBK" w:cs="Times New Roman"/>
                <w:sz w:val="24"/>
                <w:szCs w:val="24"/>
              </w:rPr>
              <w:t>6</w:t>
            </w:r>
            <w:del w:id="2213" w:author="xh" w:date="2026-10-26T18:54:43Z">
              <w:r>
                <w:rPr>
                  <w:rFonts w:hint="eastAsia" w:ascii="方正仿宋_GBK" w:hAnsi="方正仿宋_GBK" w:eastAsia="方正仿宋_GBK" w:cs="Times New Roman"/>
                  <w:sz w:val="24"/>
                  <w:szCs w:val="24"/>
                </w:rPr>
                <w:delText>4.3</w:delText>
              </w:r>
            </w:del>
            <w:r>
              <w:rPr>
                <w:rFonts w:hint="eastAsia" w:ascii="方正仿宋_GBK" w:hAnsi="方正仿宋_GBK" w:eastAsia="方正仿宋_GBK" w:cs="Times New Roman"/>
                <w:sz w:val="24"/>
                <w:szCs w:val="24"/>
              </w:rPr>
              <w:t>0</w:t>
            </w:r>
          </w:p>
        </w:tc>
        <w:tc>
          <w:tcPr>
            <w:tcW w:w="1750" w:type="dxa"/>
            <w:vAlign w:val="center"/>
          </w:tcPr>
          <w:p w14:paraId="77CE0E83">
            <w:pPr>
              <w:keepNext/>
              <w:snapToGrid w:val="0"/>
              <w:spacing w:before="0" w:after="0" w:line="370" w:lineRule="exact"/>
              <w:ind w:left="0" w:leftChars="0" w:right="0" w:rightChars="0" w:firstLine="0" w:firstLineChars="0"/>
              <w:jc w:val="center"/>
            </w:pPr>
            <w:ins w:id="2214" w:author="xh" w:date="2026-10-26T18:54:43Z">
              <w:r>
                <w:rPr>
                  <w:rFonts w:hint="eastAsia" w:ascii="方正仿宋_GBK" w:hAnsi="方正仿宋_GBK" w:eastAsia="方正仿宋_GBK" w:cs="Times New Roman"/>
                  <w:sz w:val="24"/>
                  <w:szCs w:val="24"/>
                </w:rPr>
                <w:t>1</w:t>
              </w:r>
            </w:ins>
            <w:r>
              <w:rPr>
                <w:rFonts w:hint="eastAsia" w:ascii="方正仿宋_GBK" w:hAnsi="方正仿宋_GBK" w:eastAsia="方正仿宋_GBK" w:cs="Times New Roman"/>
                <w:sz w:val="24"/>
                <w:szCs w:val="24"/>
              </w:rPr>
              <w:t>5</w:t>
            </w:r>
            <w:ins w:id="2215" w:author="xh" w:date="2026-10-26T18:54:43Z">
              <w:r>
                <w:rPr>
                  <w:rFonts w:hint="eastAsia" w:ascii="方正仿宋_GBK" w:hAnsi="方正仿宋_GBK" w:eastAsia="方正仿宋_GBK" w:cs="Times New Roman"/>
                  <w:sz w:val="24"/>
                  <w:szCs w:val="24"/>
                </w:rPr>
                <w:t>3</w:t>
              </w:r>
            </w:ins>
            <w:del w:id="2216" w:author="xh" w:date="2026-10-26T18:54:43Z">
              <w:r>
                <w:rPr>
                  <w:rFonts w:hint="eastAsia" w:ascii="方正仿宋_GBK" w:hAnsi="方正仿宋_GBK" w:eastAsia="方正仿宋_GBK" w:cs="Times New Roman"/>
                  <w:sz w:val="24"/>
                  <w:szCs w:val="24"/>
                </w:rPr>
                <w:delText>68</w:delText>
              </w:r>
            </w:del>
            <w:r>
              <w:rPr>
                <w:rFonts w:hint="eastAsia" w:ascii="方正仿宋_GBK" w:hAnsi="方正仿宋_GBK" w:eastAsia="方正仿宋_GBK" w:cs="Times New Roman"/>
                <w:sz w:val="24"/>
                <w:szCs w:val="24"/>
              </w:rPr>
              <w:t>.</w:t>
            </w:r>
            <w:ins w:id="2217" w:author="xh" w:date="2026-10-26T18:54:43Z">
              <w:r>
                <w:rPr>
                  <w:rFonts w:hint="eastAsia" w:ascii="方正仿宋_GBK" w:hAnsi="方正仿宋_GBK" w:eastAsia="方正仿宋_GBK" w:cs="Times New Roman"/>
                  <w:sz w:val="24"/>
                  <w:szCs w:val="24"/>
                </w:rPr>
                <w:t>94</w:t>
              </w:r>
            </w:ins>
            <w:del w:id="2218" w:author="xh" w:date="2026-10-26T18:54:43Z">
              <w:r>
                <w:rPr>
                  <w:rFonts w:hint="eastAsia" w:ascii="方正仿宋_GBK" w:hAnsi="方正仿宋_GBK" w:eastAsia="方正仿宋_GBK" w:cs="Times New Roman"/>
                  <w:sz w:val="24"/>
                  <w:szCs w:val="24"/>
                </w:rPr>
                <w:delText>25</w:delText>
              </w:r>
            </w:del>
          </w:p>
        </w:tc>
        <w:tc>
          <w:tcPr>
            <w:tcW w:w="1756" w:type="dxa"/>
            <w:vAlign w:val="center"/>
          </w:tcPr>
          <w:p w14:paraId="5C138CA9">
            <w:pPr>
              <w:keepNext/>
              <w:snapToGrid w:val="0"/>
              <w:spacing w:before="0" w:after="0" w:line="370" w:lineRule="exact"/>
              <w:ind w:left="0" w:leftChars="0" w:right="0" w:rightChars="0" w:firstLine="0" w:firstLineChars="0"/>
              <w:jc w:val="center"/>
            </w:pPr>
            <w:ins w:id="2219" w:author="xh" w:date="2026-10-26T18:54:43Z">
              <w:r>
                <w:rPr>
                  <w:rFonts w:hint="eastAsia" w:ascii="方正仿宋_GBK" w:hAnsi="方正仿宋_GBK" w:eastAsia="方正仿宋_GBK" w:cs="Times New Roman"/>
                  <w:sz w:val="24"/>
                  <w:szCs w:val="24"/>
                </w:rPr>
                <w:t>2</w:t>
              </w:r>
            </w:ins>
            <w:r>
              <w:rPr>
                <w:rFonts w:hint="eastAsia" w:ascii="方正仿宋_GBK" w:hAnsi="方正仿宋_GBK" w:eastAsia="方正仿宋_GBK" w:cs="Times New Roman"/>
                <w:sz w:val="24"/>
                <w:szCs w:val="24"/>
              </w:rPr>
              <w:t>5</w:t>
            </w:r>
            <w:del w:id="2220" w:author="xh" w:date="2026-10-26T18:54:43Z">
              <w:r>
                <w:rPr>
                  <w:rFonts w:hint="eastAsia" w:ascii="方正仿宋_GBK" w:hAnsi="方正仿宋_GBK" w:eastAsia="方正仿宋_GBK" w:cs="Times New Roman"/>
                  <w:sz w:val="24"/>
                  <w:szCs w:val="24"/>
                </w:rPr>
                <w:delText>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ins w:id="2221" w:author="xh" w:date="2026-10-26T18:54:43Z">
              <w:r>
                <w:rPr>
                  <w:rFonts w:hint="eastAsia" w:ascii="方正仿宋_GBK" w:hAnsi="方正仿宋_GBK" w:eastAsia="方正仿宋_GBK" w:cs="Times New Roman"/>
                  <w:sz w:val="24"/>
                  <w:szCs w:val="24"/>
                </w:rPr>
                <w:t>388.5</w:t>
              </w:r>
            </w:ins>
            <w:del w:id="2222"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0</w:t>
            </w:r>
            <w:del w:id="2223" w:author="xh" w:date="2026-10-26T18:54:43Z">
              <w:r>
                <w:rPr>
                  <w:rFonts w:hint="eastAsia" w:ascii="方正仿宋_GBK" w:hAnsi="方正仿宋_GBK" w:eastAsia="方正仿宋_GBK" w:cs="Times New Roman"/>
                  <w:sz w:val="24"/>
                  <w:szCs w:val="24"/>
                </w:rPr>
                <w:delText>1.00</w:delText>
              </w:r>
            </w:del>
          </w:p>
        </w:tc>
        <w:tc>
          <w:tcPr>
            <w:tcW w:w="1750" w:type="dxa"/>
            <w:vAlign w:val="center"/>
          </w:tcPr>
          <w:p w14:paraId="41A17BE4">
            <w:pPr>
              <w:keepNext/>
              <w:snapToGrid w:val="0"/>
              <w:spacing w:before="0" w:after="0" w:line="370" w:lineRule="exact"/>
              <w:ind w:left="0" w:leftChars="0" w:right="0" w:rightChars="0" w:firstLine="0" w:firstLineChars="0"/>
              <w:jc w:val="center"/>
            </w:pPr>
            <w:ins w:id="2224" w:author="xh" w:date="2026-10-26T18:54:43Z">
              <w:r>
                <w:rPr>
                  <w:rFonts w:hint="eastAsia" w:ascii="方正仿宋_GBK" w:hAnsi="方正仿宋_GBK" w:eastAsia="方正仿宋_GBK" w:cs="Times New Roman"/>
                  <w:sz w:val="24"/>
                  <w:szCs w:val="24"/>
                </w:rPr>
                <w:t>3</w:t>
              </w:r>
            </w:ins>
            <w:r>
              <w:rPr>
                <w:rFonts w:hint="eastAsia" w:ascii="方正仿宋_GBK" w:hAnsi="方正仿宋_GBK" w:eastAsia="方正仿宋_GBK" w:cs="Times New Roman"/>
                <w:sz w:val="24"/>
                <w:szCs w:val="24"/>
              </w:rPr>
              <w:t>2</w:t>
            </w:r>
            <w:del w:id="2225" w:author="xh" w:date="2026-10-26T18:54:43Z">
              <w:r>
                <w:rPr>
                  <w:rFonts w:hint="eastAsia" w:ascii="方正仿宋_GBK" w:hAnsi="方正仿宋_GBK" w:eastAsia="方正仿宋_GBK" w:cs="Times New Roman"/>
                  <w:sz w:val="24"/>
                  <w:szCs w:val="24"/>
                </w:rPr>
                <w:delText>53</w:delText>
              </w:r>
            </w:del>
            <w:r>
              <w:rPr>
                <w:rFonts w:hint="eastAsia" w:ascii="方正仿宋_GBK" w:hAnsi="方正仿宋_GBK" w:eastAsia="方正仿宋_GBK" w:cs="Times New Roman"/>
                <w:sz w:val="24"/>
                <w:szCs w:val="24"/>
              </w:rPr>
              <w:t>.</w:t>
            </w:r>
            <w:ins w:id="2226" w:author="xh" w:date="2026-10-26T18:54:43Z">
              <w:r>
                <w:rPr>
                  <w:rFonts w:hint="eastAsia" w:ascii="方正仿宋_GBK" w:hAnsi="方正仿宋_GBK" w:eastAsia="方正仿宋_GBK" w:cs="Times New Roman"/>
                  <w:sz w:val="24"/>
                  <w:szCs w:val="24"/>
                </w:rPr>
                <w:t>4</w:t>
              </w:r>
            </w:ins>
            <w:del w:id="2227" w:author="xh" w:date="2026-10-26T18:54:43Z">
              <w:r>
                <w:rPr>
                  <w:rFonts w:hint="eastAsia" w:ascii="方正仿宋_GBK" w:hAnsi="方正仿宋_GBK" w:eastAsia="方正仿宋_GBK" w:cs="Times New Roman"/>
                  <w:sz w:val="24"/>
                  <w:szCs w:val="24"/>
                </w:rPr>
                <w:delText>8</w:delText>
              </w:r>
            </w:del>
            <w:r>
              <w:rPr>
                <w:rFonts w:hint="eastAsia" w:ascii="方正仿宋_GBK" w:hAnsi="方正仿宋_GBK" w:eastAsia="方正仿宋_GBK" w:cs="Times New Roman"/>
                <w:sz w:val="24"/>
                <w:szCs w:val="24"/>
              </w:rPr>
              <w:t>0</w:t>
            </w:r>
          </w:p>
        </w:tc>
        <w:tc>
          <w:tcPr>
            <w:tcW w:w="1750" w:type="dxa"/>
            <w:vAlign w:val="center"/>
          </w:tcPr>
          <w:p w14:paraId="4DBF102D">
            <w:pPr>
              <w:keepNext/>
              <w:snapToGrid w:val="0"/>
              <w:spacing w:before="0" w:after="0" w:line="370" w:lineRule="exact"/>
              <w:ind w:left="0" w:leftChars="0" w:right="0" w:rightChars="0" w:firstLine="0" w:firstLineChars="0"/>
              <w:jc w:val="center"/>
            </w:pPr>
            <w:ins w:id="2228" w:author="xh" w:date="2026-10-26T18:54:43Z">
              <w:r>
                <w:rPr>
                  <w:rFonts w:hint="eastAsia" w:ascii="方正仿宋_GBK" w:hAnsi="方正仿宋_GBK" w:eastAsia="方正仿宋_GBK" w:cs="Times New Roman"/>
                  <w:sz w:val="24"/>
                  <w:szCs w:val="24"/>
                </w:rPr>
                <w:t>69</w:t>
              </w:r>
            </w:ins>
            <w:del w:id="2229" w:author="xh" w:date="2026-10-26T18:54:43Z">
              <w:r>
                <w:rPr>
                  <w:rFonts w:hint="eastAsia" w:ascii="方正仿宋_GBK" w:hAnsi="方正仿宋_GBK" w:eastAsia="方正仿宋_GBK" w:cs="Times New Roman"/>
                  <w:sz w:val="24"/>
                  <w:szCs w:val="24"/>
                </w:rPr>
                <w:delText>545</w:delText>
              </w:r>
            </w:del>
            <w:r>
              <w:rPr>
                <w:rFonts w:hint="eastAsia" w:ascii="方正仿宋_GBK" w:hAnsi="方正仿宋_GBK" w:eastAsia="方正仿宋_GBK" w:cs="Times New Roman"/>
                <w:sz w:val="24"/>
                <w:szCs w:val="24"/>
              </w:rPr>
              <w:t>.6</w:t>
            </w:r>
            <w:ins w:id="2230" w:author="xh" w:date="2026-10-26T18:54:43Z">
              <w:r>
                <w:rPr>
                  <w:rFonts w:hint="eastAsia" w:ascii="方正仿宋_GBK" w:hAnsi="方正仿宋_GBK" w:eastAsia="方正仿宋_GBK" w:cs="Times New Roman"/>
                  <w:sz w:val="24"/>
                  <w:szCs w:val="24"/>
                </w:rPr>
                <w:t>6</w:t>
              </w:r>
            </w:ins>
            <w:del w:id="2231" w:author="xh" w:date="2026-10-26T18:54:43Z">
              <w:r>
                <w:rPr>
                  <w:rFonts w:hint="eastAsia" w:ascii="方正仿宋_GBK" w:hAnsi="方正仿宋_GBK" w:eastAsia="方正仿宋_GBK" w:cs="Times New Roman"/>
                  <w:sz w:val="24"/>
                  <w:szCs w:val="24"/>
                </w:rPr>
                <w:delText>7</w:delText>
              </w:r>
            </w:del>
          </w:p>
        </w:tc>
        <w:tc>
          <w:tcPr>
            <w:tcW w:w="1756" w:type="dxa"/>
            <w:vAlign w:val="center"/>
          </w:tcPr>
          <w:p w14:paraId="3F5AEEA4">
            <w:pPr>
              <w:keepNext/>
              <w:snapToGrid w:val="0"/>
              <w:spacing w:before="0" w:after="0" w:line="370" w:lineRule="exact"/>
              <w:ind w:left="0" w:leftChars="0" w:right="0" w:rightChars="0" w:firstLine="0" w:firstLineChars="0"/>
              <w:jc w:val="center"/>
            </w:pPr>
            <w:ins w:id="2232" w:author="xh" w:date="2026-10-26T18:54:43Z">
              <w:r>
                <w:rPr>
                  <w:rFonts w:hint="eastAsia" w:ascii="方正仿宋_GBK" w:hAnsi="方正仿宋_GBK" w:eastAsia="方正仿宋_GBK" w:cs="Times New Roman"/>
                  <w:sz w:val="24"/>
                  <w:szCs w:val="24"/>
                </w:rPr>
                <w:t>6</w:t>
              </w:r>
            </w:ins>
            <w:del w:id="2233" w:author="xh" w:date="2026-10-26T18:54:43Z">
              <w:r>
                <w:rPr>
                  <w:rFonts w:hint="eastAsia" w:ascii="方正仿宋_GBK" w:hAnsi="方正仿宋_GBK" w:eastAsia="方正仿宋_GBK" w:cs="Times New Roman"/>
                  <w:sz w:val="24"/>
                  <w:szCs w:val="24"/>
                </w:rPr>
                <w:delText>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ins w:id="2234" w:author="xh" w:date="2026-10-26T18:54:43Z">
              <w:r>
                <w:rPr>
                  <w:rFonts w:hint="eastAsia" w:ascii="方正仿宋_GBK" w:hAnsi="方正仿宋_GBK" w:eastAsia="方正仿宋_GBK" w:cs="Times New Roman"/>
                  <w:sz w:val="24"/>
                  <w:szCs w:val="24"/>
                </w:rPr>
                <w:t>140.</w:t>
              </w:r>
            </w:ins>
            <w:r>
              <w:rPr>
                <w:rFonts w:hint="eastAsia" w:ascii="方正仿宋_GBK" w:hAnsi="方正仿宋_GBK" w:eastAsia="方正仿宋_GBK" w:cs="Times New Roman"/>
                <w:sz w:val="24"/>
                <w:szCs w:val="24"/>
              </w:rPr>
              <w:t>5</w:t>
            </w:r>
            <w:del w:id="2235" w:author="xh" w:date="2026-10-26T18:54:43Z">
              <w:r>
                <w:rPr>
                  <w:rFonts w:hint="eastAsia" w:ascii="方正仿宋_GBK" w:hAnsi="方正仿宋_GBK" w:eastAsia="方正仿宋_GBK" w:cs="Times New Roman"/>
                  <w:sz w:val="24"/>
                  <w:szCs w:val="24"/>
                </w:rPr>
                <w:delText>87.</w:delText>
              </w:r>
            </w:del>
            <w:r>
              <w:rPr>
                <w:rFonts w:hint="eastAsia" w:ascii="方正仿宋_GBK" w:hAnsi="方正仿宋_GBK" w:eastAsia="方正仿宋_GBK" w:cs="Times New Roman"/>
                <w:sz w:val="24"/>
                <w:szCs w:val="24"/>
              </w:rPr>
              <w:t>0</w:t>
            </w:r>
            <w:del w:id="2236"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78E8E7">
            <w:pPr>
              <w:keepNext/>
              <w:snapToGrid w:val="0"/>
              <w:spacing w:before="0" w:after="0" w:line="370" w:lineRule="exact"/>
              <w:ind w:left="0" w:leftChars="0" w:right="0" w:rightChars="0" w:firstLine="0" w:firstLineChars="0"/>
              <w:jc w:val="center"/>
            </w:pPr>
            <w:ins w:id="2237" w:author="xh" w:date="2026-10-26T18:54:43Z">
              <w:r>
                <w:rPr>
                  <w:rFonts w:hint="eastAsia" w:ascii="方正仿宋_GBK" w:hAnsi="方正仿宋_GBK" w:eastAsia="方正仿宋_GBK" w:cs="Times New Roman"/>
                  <w:sz w:val="24"/>
                  <w:szCs w:val="24"/>
                </w:rPr>
                <w:t>5</w:t>
              </w:r>
            </w:ins>
            <w:del w:id="2238" w:author="xh" w:date="2026-10-26T18:54:43Z">
              <w:r>
                <w:rPr>
                  <w:rFonts w:hint="eastAsia" w:ascii="方正仿宋_GBK" w:hAnsi="方正仿宋_GBK" w:eastAsia="方正仿宋_GBK" w:cs="Times New Roman"/>
                  <w:sz w:val="24"/>
                  <w:szCs w:val="24"/>
                </w:rPr>
                <w:delText>43</w:delText>
              </w:r>
            </w:del>
            <w:r>
              <w:rPr>
                <w:rFonts w:hint="eastAsia" w:ascii="方正仿宋_GBK" w:hAnsi="方正仿宋_GBK" w:eastAsia="方正仿宋_GBK" w:cs="Times New Roman"/>
                <w:sz w:val="24"/>
                <w:szCs w:val="24"/>
              </w:rPr>
              <w:t>.</w:t>
            </w:r>
            <w:ins w:id="2239" w:author="xh" w:date="2026-10-26T18:54:43Z">
              <w:r>
                <w:rPr>
                  <w:rFonts w:hint="eastAsia" w:ascii="方正仿宋_GBK" w:hAnsi="方正仿宋_GBK" w:eastAsia="方正仿宋_GBK" w:cs="Times New Roman"/>
                  <w:sz w:val="24"/>
                  <w:szCs w:val="24"/>
                </w:rPr>
                <w:t>6</w:t>
              </w:r>
            </w:ins>
            <w:del w:id="2240" w:author="xh" w:date="2026-10-26T18:54:43Z">
              <w:r>
                <w:rPr>
                  <w:rFonts w:hint="eastAsia" w:ascii="方正仿宋_GBK" w:hAnsi="方正仿宋_GBK" w:eastAsia="方正仿宋_GBK" w:cs="Times New Roman"/>
                  <w:sz w:val="24"/>
                  <w:szCs w:val="24"/>
                </w:rPr>
                <w:delText>2</w:delText>
              </w:r>
            </w:del>
            <w:r>
              <w:rPr>
                <w:rFonts w:hint="eastAsia" w:ascii="方正仿宋_GBK" w:hAnsi="方正仿宋_GBK" w:eastAsia="方正仿宋_GBK" w:cs="Times New Roman"/>
                <w:sz w:val="24"/>
                <w:szCs w:val="24"/>
              </w:rPr>
              <w:t>0</w:t>
            </w:r>
          </w:p>
        </w:tc>
        <w:tc>
          <w:tcPr>
            <w:tcW w:w="1750" w:type="dxa"/>
            <w:vAlign w:val="center"/>
          </w:tcPr>
          <w:p w14:paraId="16D46F94">
            <w:pPr>
              <w:keepNext/>
              <w:snapToGrid w:val="0"/>
              <w:spacing w:before="0" w:after="0" w:line="370" w:lineRule="exact"/>
              <w:ind w:left="0" w:leftChars="0" w:right="0" w:rightChars="0" w:firstLine="0" w:firstLineChars="0"/>
              <w:jc w:val="center"/>
            </w:pPr>
            <w:ins w:id="2241" w:author="xh" w:date="2026-10-26T18:54:43Z">
              <w:r>
                <w:rPr>
                  <w:rFonts w:hint="eastAsia" w:ascii="方正仿宋_GBK" w:hAnsi="方正仿宋_GBK" w:eastAsia="方正仿宋_GBK" w:cs="Times New Roman"/>
                  <w:sz w:val="24"/>
                  <w:szCs w:val="24"/>
                </w:rPr>
                <w:t>1</w:t>
              </w:r>
            </w:ins>
            <w:del w:id="2242"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2.</w:t>
            </w:r>
            <w:ins w:id="2243" w:author="xh" w:date="2026-10-26T18:54:43Z">
              <w:r>
                <w:rPr>
                  <w:rFonts w:hint="eastAsia" w:ascii="方正仿宋_GBK" w:hAnsi="方正仿宋_GBK" w:eastAsia="方正仿宋_GBK" w:cs="Times New Roman"/>
                  <w:sz w:val="24"/>
                  <w:szCs w:val="24"/>
                </w:rPr>
                <w:t>04</w:t>
              </w:r>
            </w:ins>
            <w:del w:id="2244" w:author="xh" w:date="2026-10-26T18:54:43Z">
              <w:r>
                <w:rPr>
                  <w:rFonts w:hint="eastAsia" w:ascii="方正仿宋_GBK" w:hAnsi="方正仿宋_GBK" w:eastAsia="方正仿宋_GBK" w:cs="Times New Roman"/>
                  <w:sz w:val="24"/>
                  <w:szCs w:val="24"/>
                </w:rPr>
                <w:delText>88</w:delText>
              </w:r>
            </w:del>
          </w:p>
        </w:tc>
        <w:tc>
          <w:tcPr>
            <w:tcW w:w="1756" w:type="dxa"/>
            <w:vAlign w:val="center"/>
          </w:tcPr>
          <w:p w14:paraId="7F5E195E">
            <w:pPr>
              <w:keepNext/>
              <w:snapToGrid w:val="0"/>
              <w:spacing w:before="0" w:after="0" w:line="370" w:lineRule="exact"/>
              <w:ind w:left="0" w:leftChars="0" w:right="0" w:rightChars="0" w:firstLine="0" w:firstLineChars="0"/>
              <w:jc w:val="center"/>
            </w:pPr>
            <w:ins w:id="2245" w:author="xh" w:date="2026-10-26T18:54:43Z">
              <w:r>
                <w:rPr>
                  <w:rFonts w:hint="eastAsia" w:ascii="方正仿宋_GBK" w:hAnsi="方正仿宋_GBK" w:eastAsia="方正仿宋_GBK" w:cs="Times New Roman"/>
                  <w:sz w:val="24"/>
                  <w:szCs w:val="24"/>
                </w:rPr>
                <w:t>32</w:t>
              </w:r>
            </w:ins>
            <w:del w:id="2246" w:author="xh" w:date="2026-10-26T18:54:43Z">
              <w:r>
                <w:rPr>
                  <w:rFonts w:hint="eastAsia" w:ascii="方正仿宋_GBK" w:hAnsi="方正仿宋_GBK" w:eastAsia="方正仿宋_GBK" w:cs="Times New Roman"/>
                  <w:sz w:val="24"/>
                  <w:szCs w:val="24"/>
                </w:rPr>
                <w:delText>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ins w:id="2247" w:author="xh" w:date="2026-10-26T18:54:43Z">
              <w:r>
                <w:rPr>
                  <w:rFonts w:hint="eastAsia" w:ascii="方正仿宋_GBK" w:hAnsi="方正仿宋_GBK" w:eastAsia="方正仿宋_GBK" w:cs="Times New Roman"/>
                  <w:sz w:val="24"/>
                  <w:szCs w:val="24"/>
                </w:rPr>
                <w:t>413.</w:t>
              </w:r>
            </w:ins>
            <w:del w:id="2248" w:author="xh" w:date="2026-10-26T18:54:43Z">
              <w:r>
                <w:rPr>
                  <w:rFonts w:hint="eastAsia" w:ascii="方正仿宋_GBK" w:hAnsi="方正仿宋_GBK" w:eastAsia="方正仿宋_GBK" w:cs="Times New Roman"/>
                  <w:sz w:val="24"/>
                  <w:szCs w:val="24"/>
                </w:rPr>
                <w:delText>6</w:delText>
              </w:r>
            </w:del>
            <w:r>
              <w:rPr>
                <w:rFonts w:hint="eastAsia" w:ascii="方正仿宋_GBK" w:hAnsi="方正仿宋_GBK" w:eastAsia="方正仿宋_GBK" w:cs="Times New Roman"/>
                <w:sz w:val="24"/>
                <w:szCs w:val="24"/>
              </w:rPr>
              <w:t>0</w:t>
            </w:r>
            <w:del w:id="2249" w:author="xh" w:date="2026-10-26T18:54:43Z">
              <w:r>
                <w:rPr>
                  <w:rFonts w:hint="eastAsia" w:ascii="方正仿宋_GBK" w:hAnsi="方正仿宋_GBK" w:eastAsia="方正仿宋_GBK" w:cs="Times New Roman"/>
                  <w:sz w:val="24"/>
                  <w:szCs w:val="24"/>
                </w:rPr>
                <w:delText>8.5</w:delText>
              </w:r>
            </w:del>
            <w:r>
              <w:rPr>
                <w:rFonts w:hint="eastAsia" w:ascii="方正仿宋_GBK" w:hAnsi="方正仿宋_GBK" w:eastAsia="方正仿宋_GBK" w:cs="Times New Roman"/>
                <w:sz w:val="24"/>
                <w:szCs w:val="24"/>
              </w:rPr>
              <w:t>0</w:t>
            </w:r>
          </w:p>
        </w:tc>
        <w:tc>
          <w:tcPr>
            <w:tcW w:w="1750" w:type="dxa"/>
            <w:vAlign w:val="center"/>
          </w:tcPr>
          <w:p w14:paraId="55FFA811">
            <w:pPr>
              <w:snapToGrid w:val="0"/>
              <w:spacing w:before="0" w:after="0" w:line="370" w:lineRule="exact"/>
              <w:ind w:left="0" w:leftChars="0" w:right="0" w:rightChars="0" w:firstLine="0" w:firstLineChars="0"/>
              <w:jc w:val="center"/>
            </w:pPr>
            <w:ins w:id="2250" w:author="xh" w:date="2026-10-26T18:54:43Z">
              <w:r>
                <w:rPr>
                  <w:rFonts w:hint="eastAsia" w:ascii="方正仿宋_GBK" w:hAnsi="方正仿宋_GBK" w:eastAsia="方正仿宋_GBK" w:cs="Times New Roman"/>
                  <w:sz w:val="24"/>
                  <w:szCs w:val="24"/>
                </w:rPr>
                <w:t>0</w:t>
              </w:r>
            </w:ins>
            <w:del w:id="2251" w:author="xh" w:date="2026-10-26T18:54:43Z">
              <w:r>
                <w:rPr>
                  <w:rFonts w:hint="eastAsia" w:ascii="方正仿宋_GBK" w:hAnsi="方正仿宋_GBK" w:eastAsia="方正仿宋_GBK" w:cs="Times New Roman"/>
                  <w:sz w:val="24"/>
                  <w:szCs w:val="24"/>
                </w:rPr>
                <w:delText>51</w:delText>
              </w:r>
            </w:del>
            <w:r>
              <w:rPr>
                <w:rFonts w:hint="eastAsia" w:ascii="方正仿宋_GBK" w:hAnsi="方正仿宋_GBK" w:eastAsia="方正仿宋_GBK" w:cs="Times New Roman"/>
                <w:sz w:val="24"/>
                <w:szCs w:val="24"/>
              </w:rPr>
              <w:t>.00</w:t>
            </w:r>
          </w:p>
        </w:tc>
        <w:tc>
          <w:tcPr>
            <w:tcW w:w="1750" w:type="dxa"/>
            <w:vAlign w:val="center"/>
          </w:tcPr>
          <w:p w14:paraId="3FACC865">
            <w:pPr>
              <w:snapToGrid w:val="0"/>
              <w:spacing w:before="0" w:after="0" w:line="370" w:lineRule="exact"/>
              <w:ind w:left="0" w:leftChars="0" w:right="0" w:rightChars="0" w:firstLine="0" w:firstLineChars="0"/>
              <w:jc w:val="center"/>
            </w:pPr>
            <w:del w:id="2252" w:author="xh" w:date="2026-10-26T18:54:43Z">
              <w:r>
                <w:rPr>
                  <w:rFonts w:hint="eastAsia" w:ascii="方正仿宋_GBK" w:hAnsi="方正仿宋_GBK" w:eastAsia="方正仿宋_GBK" w:cs="Times New Roman"/>
                  <w:sz w:val="24"/>
                  <w:szCs w:val="24"/>
                </w:rPr>
                <w:delText>1</w:delText>
              </w:r>
            </w:del>
            <w:r>
              <w:rPr>
                <w:rFonts w:hint="eastAsia" w:ascii="方正仿宋_GBK" w:hAnsi="方正仿宋_GBK" w:eastAsia="方正仿宋_GBK" w:cs="Times New Roman"/>
                <w:sz w:val="24"/>
                <w:szCs w:val="24"/>
              </w:rPr>
              <w:t>0</w:t>
            </w:r>
            <w:del w:id="2253" w:author="xh" w:date="2026-10-26T18:54:43Z">
              <w:r>
                <w:rPr>
                  <w:rFonts w:hint="eastAsia" w:ascii="方正仿宋_GBK" w:hAnsi="方正仿宋_GBK" w:eastAsia="方正仿宋_GBK" w:cs="Times New Roman"/>
                  <w:sz w:val="24"/>
                  <w:szCs w:val="24"/>
                </w:rPr>
                <w:delText>9</w:delText>
              </w:r>
            </w:del>
            <w:r>
              <w:rPr>
                <w:rFonts w:hint="eastAsia" w:ascii="方正仿宋_GBK" w:hAnsi="方正仿宋_GBK" w:eastAsia="方正仿宋_GBK" w:cs="Times New Roman"/>
                <w:sz w:val="24"/>
                <w:szCs w:val="24"/>
              </w:rPr>
              <w:t>.</w:t>
            </w:r>
            <w:ins w:id="2254" w:author="xh" w:date="2026-10-26T18:54:43Z">
              <w:r>
                <w:rPr>
                  <w:rFonts w:hint="eastAsia" w:ascii="方正仿宋_GBK" w:hAnsi="方正仿宋_GBK" w:eastAsia="方正仿宋_GBK" w:cs="Times New Roman"/>
                  <w:sz w:val="24"/>
                  <w:szCs w:val="24"/>
                </w:rPr>
                <w:t>00</w:t>
              </w:r>
            </w:ins>
            <w:del w:id="2255" w:author="xh" w:date="2026-10-26T18:54:43Z">
              <w:r>
                <w:rPr>
                  <w:rFonts w:hint="eastAsia" w:ascii="方正仿宋_GBK" w:hAnsi="方正仿宋_GBK" w:eastAsia="方正仿宋_GBK" w:cs="Times New Roman"/>
                  <w:sz w:val="24"/>
                  <w:szCs w:val="24"/>
                </w:rPr>
                <w:delText>65</w:delText>
              </w:r>
            </w:del>
          </w:p>
        </w:tc>
        <w:tc>
          <w:tcPr>
            <w:tcW w:w="1756" w:type="dxa"/>
            <w:vAlign w:val="center"/>
          </w:tcPr>
          <w:p w14:paraId="750011DB">
            <w:pPr>
              <w:snapToGrid w:val="0"/>
              <w:spacing w:before="0" w:after="0" w:line="370" w:lineRule="exact"/>
              <w:ind w:left="0" w:leftChars="0" w:right="0" w:rightChars="0" w:firstLine="0" w:firstLineChars="0"/>
              <w:jc w:val="center"/>
            </w:pPr>
            <w:ins w:id="2256" w:author="xh" w:date="2026-10-26T18:54:43Z">
              <w:r>
                <w:rPr>
                  <w:rFonts w:hint="eastAsia" w:ascii="方正仿宋_GBK" w:hAnsi="方正仿宋_GBK" w:eastAsia="方正仿宋_GBK" w:cs="Times New Roman"/>
                  <w:sz w:val="24"/>
                  <w:szCs w:val="24"/>
                </w:rPr>
                <w:t>0</w:t>
              </w:r>
            </w:ins>
            <w:del w:id="2257" w:author="xh" w:date="2026-10-26T18:54:43Z">
              <w:r>
                <w:rPr>
                  <w:rFonts w:hint="eastAsia" w:ascii="方正仿宋_GBK" w:hAnsi="方正仿宋_GBK" w:eastAsia="方正仿宋_GBK" w:cs="Times New Roman"/>
                  <w:sz w:val="24"/>
                  <w:szCs w:val="24"/>
                </w:rPr>
                <w:delText>35</w:delText>
              </w:r>
            </w:del>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58" w:author="xh" w:date="2026-10-23T16:50:00Z">
        <w:commentRangeStart w:id="2"/>
        <w:r>
          <w:rPr>
            <w:rFonts w:hint="default" w:ascii="Times New Roman" w:hAnsi="Times New Roman" w:eastAsia="方正仿宋_GBK" w:cs="Times New Roman"/>
            <w:b w:val="0"/>
            <w:bCs w:val="0"/>
            <w:i w:val="0"/>
            <w:iCs w:val="0"/>
            <w:sz w:val="32"/>
            <w:szCs w:val="32"/>
            <w:rPrChange w:id="2259" w:author="xh" w:date="2026-10-23T16:50:00Z">
              <w:rPr>
                <w:rFonts w:hint="eastAsia" w:ascii="方正仿宋_GBK" w:hAnsi="方正仿宋_GBK" w:eastAsia="方正仿宋_GBK" w:cs="Times New Roman"/>
                <w:sz w:val="32"/>
                <w:szCs w:val="32"/>
              </w:rPr>
            </w:rPrChange>
          </w:rPr>
          <w:t>图2展示两地区逐</w:t>
        </w:r>
      </w:ins>
      <w:del w:id="2260"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2261" w:author="xh" w:date="2026-10-23T16:50:00Z">
            <w:rPr>
              <w:rFonts w:hint="eastAsia" w:ascii="方正仿宋_GBK" w:hAnsi="方正仿宋_GBK" w:eastAsia="方正仿宋_GBK" w:cs="Times New Roman"/>
              <w:sz w:val="32"/>
              <w:szCs w:val="32"/>
            </w:rPr>
          </w:rPrChange>
        </w:rPr>
        <w:t>年</w:t>
      </w:r>
      <w:ins w:id="2262" w:author="xh" w:date="2026-10-23T16:50:00Z">
        <w:r>
          <w:rPr>
            <w:rFonts w:hint="default" w:ascii="Times New Roman" w:hAnsi="Times New Roman" w:eastAsia="方正仿宋_GBK" w:cs="Times New Roman"/>
            <w:b w:val="0"/>
            <w:bCs w:val="0"/>
            <w:i w:val="0"/>
            <w:iCs w:val="0"/>
            <w:sz w:val="32"/>
            <w:szCs w:val="32"/>
            <w:rPrChange w:id="2263" w:author="xh" w:date="2026-10-23T16:50:00Z">
              <w:rPr>
                <w:rFonts w:hint="eastAsia" w:ascii="方正仿宋_GBK" w:hAnsi="方正仿宋_GBK" w:eastAsia="方正仿宋_GBK" w:cs="Times New Roman"/>
                <w:sz w:val="32"/>
                <w:szCs w:val="32"/>
              </w:rPr>
            </w:rPrChange>
          </w:rPr>
          <w:t>容载比。邳州</w:t>
        </w:r>
      </w:ins>
      <w:del w:id="2264"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2265" w:author="xh" w:date="2026-10-23T16:50:00Z">
            <w:rPr>
              <w:rFonts w:hint="eastAsia" w:ascii="方正仿宋_GBK" w:hAnsi="方正仿宋_GBK" w:eastAsia="方正仿宋_GBK" w:cs="Times New Roman"/>
              <w:sz w:val="32"/>
              <w:szCs w:val="32"/>
            </w:rPr>
          </w:rPrChange>
        </w:rPr>
        <w:t>203</w:t>
      </w:r>
      <w:ins w:id="2266" w:author="xh" w:date="2026-10-26T18:55:29Z">
        <w:r>
          <w:rPr>
            <w:rFonts w:hint="default" w:ascii="Times New Roman" w:hAnsi="Times New Roman" w:eastAsia="方正仿宋_GBK" w:cs="Times New Roman"/>
            <w:b w:val="0"/>
            <w:bCs w:val="0"/>
            <w:i w:val="0"/>
            <w:iCs w:val="0"/>
            <w:sz w:val="32"/>
            <w:szCs w:val="32"/>
          </w:rPr>
          <w:t>0</w:t>
        </w:r>
      </w:ins>
      <w:del w:id="2267" w:author="xh" w:date="2026-10-26T18:55:2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2268" w:author="xh" w:date="2026-10-23T16:50:00Z">
        <w:r>
          <w:rPr>
            <w:rFonts w:hint="default" w:ascii="Times New Roman" w:hAnsi="Times New Roman" w:eastAsia="方正仿宋_GBK" w:cs="Times New Roman"/>
            <w:b w:val="0"/>
            <w:bCs w:val="0"/>
            <w:i w:val="0"/>
            <w:iCs w:val="0"/>
            <w:sz w:val="32"/>
            <w:szCs w:val="32"/>
            <w:rPrChange w:id="2269" w:author="xh" w:date="2026-10-23T16:50:00Z">
              <w:rPr>
                <w:rFonts w:hint="eastAsia" w:ascii="方正仿宋_GBK" w:hAnsi="方正仿宋_GBK" w:eastAsia="方正仿宋_GBK" w:cs="Times New Roman"/>
                <w:sz w:val="32"/>
                <w:szCs w:val="32"/>
              </w:rPr>
            </w:rPrChange>
          </w:rPr>
          <w:t>弹性与刚性分别为2.0</w:t>
        </w:r>
      </w:ins>
      <w:ins w:id="2270" w:author="xh" w:date="2026-10-26T18:55:29Z">
        <w:r>
          <w:rPr>
            <w:rFonts w:hint="default" w:ascii="Times New Roman" w:hAnsi="Times New Roman" w:eastAsia="方正仿宋_GBK" w:cs="Times New Roman"/>
            <w:b w:val="0"/>
            <w:bCs w:val="0"/>
            <w:i w:val="0"/>
            <w:iCs w:val="0"/>
            <w:sz w:val="32"/>
            <w:szCs w:val="32"/>
          </w:rPr>
          <w:t>4</w:t>
        </w:r>
      </w:ins>
      <w:del w:id="2271" w:author="xh" w:date="2026-10-26T18:55:29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和1.</w:t>
      </w:r>
      <w:ins w:id="2272" w:author="xh" w:date="2026-10-26T18:55:29Z">
        <w:r>
          <w:rPr>
            <w:rFonts w:hint="default" w:ascii="Times New Roman" w:hAnsi="Times New Roman" w:eastAsia="方正仿宋_GBK" w:cs="Times New Roman"/>
            <w:b w:val="0"/>
            <w:bCs w:val="0"/>
            <w:i w:val="0"/>
            <w:iCs w:val="0"/>
            <w:sz w:val="32"/>
            <w:szCs w:val="32"/>
          </w:rPr>
          <w:t>81</w:t>
        </w:r>
      </w:ins>
      <w:del w:id="2273" w:author="xh" w:date="2026-10-26T18:55:29Z">
        <w:r>
          <w:rPr>
            <w:rFonts w:hint="default" w:ascii="Times New Roman" w:hAnsi="Times New Roman" w:eastAsia="方正仿宋_GBK" w:cs="Times New Roman"/>
            <w:b w:val="0"/>
            <w:bCs w:val="0"/>
            <w:i w:val="0"/>
            <w:iCs w:val="0"/>
            <w:sz w:val="32"/>
            <w:szCs w:val="32"/>
          </w:rPr>
          <w:delText>90</w:delText>
        </w:r>
      </w:del>
      <w:r>
        <w:rPr>
          <w:rFonts w:hint="default" w:ascii="Times New Roman" w:hAnsi="Times New Roman" w:eastAsia="方正仿宋_GBK" w:cs="Times New Roman"/>
          <w:b w:val="0"/>
          <w:bCs w:val="0"/>
          <w:i w:val="0"/>
          <w:iCs w:val="0"/>
          <w:sz w:val="32"/>
          <w:szCs w:val="32"/>
        </w:rPr>
        <w:t>，市区分别为1.</w:t>
      </w:r>
      <w:ins w:id="2274" w:author="xh" w:date="2026-10-26T18:55:29Z">
        <w:r>
          <w:rPr>
            <w:rFonts w:hint="default" w:ascii="Times New Roman" w:hAnsi="Times New Roman" w:eastAsia="方正仿宋_GBK" w:cs="Times New Roman"/>
            <w:b w:val="0"/>
            <w:bCs w:val="0"/>
            <w:i w:val="0"/>
            <w:iCs w:val="0"/>
            <w:sz w:val="32"/>
            <w:szCs w:val="32"/>
          </w:rPr>
          <w:t>85</w:t>
        </w:r>
      </w:ins>
      <w:del w:id="2275" w:author="xh" w:date="2026-10-26T18:55:29Z">
        <w:r>
          <w:rPr>
            <w:rFonts w:hint="default" w:ascii="Times New Roman" w:hAnsi="Times New Roman" w:eastAsia="方正仿宋_GBK" w:cs="Times New Roman"/>
            <w:b w:val="0"/>
            <w:bCs w:val="0"/>
            <w:i w:val="0"/>
            <w:iCs w:val="0"/>
            <w:sz w:val="32"/>
            <w:szCs w:val="32"/>
          </w:rPr>
          <w:delText>62</w:delText>
        </w:r>
      </w:del>
      <w:r>
        <w:rPr>
          <w:rFonts w:hint="default" w:ascii="Times New Roman" w:hAnsi="Times New Roman" w:eastAsia="方正仿宋_GBK" w:cs="Times New Roman"/>
          <w:b w:val="0"/>
          <w:bCs w:val="0"/>
          <w:i w:val="0"/>
          <w:iCs w:val="0"/>
          <w:sz w:val="32"/>
          <w:szCs w:val="32"/>
        </w:rPr>
        <w:t>和1.</w:t>
      </w:r>
      <w:ins w:id="2276" w:author="xh" w:date="2026-10-26T18:55:29Z">
        <w:r>
          <w:rPr>
            <w:rFonts w:hint="default" w:ascii="Times New Roman" w:hAnsi="Times New Roman" w:eastAsia="方正仿宋_GBK" w:cs="Times New Roman"/>
            <w:b w:val="0"/>
            <w:bCs w:val="0"/>
            <w:i w:val="0"/>
            <w:iCs w:val="0"/>
            <w:sz w:val="32"/>
            <w:szCs w:val="32"/>
          </w:rPr>
          <w:t>70</w:t>
        </w:r>
      </w:ins>
      <w:del w:id="2277" w:author="xh" w:date="2026-10-26T18:55:29Z">
        <w:r>
          <w:rPr>
            <w:rFonts w:hint="default" w:ascii="Times New Roman" w:hAnsi="Times New Roman" w:eastAsia="方正仿宋_GBK" w:cs="Times New Roman"/>
            <w:b w:val="0"/>
            <w:bCs w:val="0"/>
            <w:i w:val="0"/>
            <w:iCs w:val="0"/>
            <w:sz w:val="32"/>
            <w:szCs w:val="32"/>
          </w:rPr>
          <w:delText>61</w:delText>
        </w:r>
      </w:del>
      <w:del w:id="2278"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2279" w:author="xh" w:date="2026-10-23T16:50:00Z">
            <w:rPr>
              <w:rFonts w:hint="eastAsia" w:ascii="方正仿宋_GBK" w:hAnsi="方正仿宋_GBK" w:eastAsia="方正仿宋_GBK" w:cs="Times New Roman"/>
              <w:sz w:val="32"/>
              <w:szCs w:val="32"/>
            </w:rPr>
          </w:rPrChange>
        </w:rPr>
        <w:t>。</w:t>
      </w:r>
      <w:ins w:id="2280" w:author="xh" w:date="2026-10-23T16:50:00Z">
        <w:del w:id="2281" w:author="白日梦想家" w:date="2026-10-26T15:25:21Z">
          <w:r>
            <w:rPr>
              <w:rFonts w:hint="default" w:ascii="Times New Roman" w:hAnsi="Times New Roman" w:eastAsia="方正仿宋_GBK" w:cs="Times New Roman"/>
              <w:b w:val="0"/>
              <w:bCs w:val="0"/>
              <w:i w:val="0"/>
              <w:iCs w:val="0"/>
              <w:sz w:val="32"/>
              <w:szCs w:val="32"/>
              <w:rPrChange w:id="2282" w:author="xh" w:date="2026-10-23T16:50:00Z">
                <w:rPr>
                  <w:rFonts w:hint="eastAsia" w:ascii="方正仿宋_GBK" w:hAnsi="方正仿宋_GBK" w:eastAsia="方正仿宋_GBK" w:cs="Times New Roman"/>
                  <w:sz w:val="32"/>
                  <w:szCs w:val="32"/>
                </w:rPr>
              </w:rPrChange>
            </w:rPr>
            <w:delText>指标随</w:delText>
          </w:r>
        </w:del>
      </w:ins>
      <w:del w:id="2283" w:author="白日梦想家" w:date="2026-10-26T15:25:21Z">
        <w:r>
          <w:rPr>
            <w:rFonts w:hint="eastAsia" w:ascii="方正仿宋_GBK" w:hAnsi="方正仿宋_GBK" w:eastAsia="方正仿宋_GBK" w:cs="Times New Roman"/>
            <w:sz w:val="32"/>
            <w:szCs w:val="32"/>
          </w:rPr>
          <w:delText>新购</w:delText>
        </w:r>
      </w:del>
      <w:del w:id="2284" w:author="白日梦想家" w:date="2026-10-26T15:25:21Z">
        <w:r>
          <w:rPr>
            <w:rFonts w:hint="default" w:ascii="Times New Roman" w:hAnsi="Times New Roman" w:eastAsia="方正仿宋_GBK" w:cs="Times New Roman"/>
            <w:b w:val="0"/>
            <w:bCs w:val="0"/>
            <w:i w:val="0"/>
            <w:iCs w:val="0"/>
            <w:sz w:val="32"/>
            <w:szCs w:val="32"/>
            <w:rPrChange w:id="2285" w:author="xh" w:date="2026-10-23T16:50:00Z">
              <w:rPr>
                <w:rFonts w:hint="eastAsia" w:ascii="方正仿宋_GBK" w:hAnsi="方正仿宋_GBK" w:eastAsia="方正仿宋_GBK" w:cs="Times New Roman"/>
                <w:sz w:val="32"/>
                <w:szCs w:val="32"/>
              </w:rPr>
            </w:rPrChange>
          </w:rPr>
          <w:delText>主变</w:delText>
        </w:r>
      </w:del>
      <w:del w:id="2286" w:author="白日梦想家" w:date="2026-10-26T15:25:21Z">
        <w:r>
          <w:rPr>
            <w:rFonts w:hint="eastAsia" w:ascii="方正仿宋_GBK" w:hAnsi="方正仿宋_GBK" w:eastAsia="方正仿宋_GBK" w:cs="Times New Roman"/>
            <w:sz w:val="32"/>
            <w:szCs w:val="32"/>
          </w:rPr>
          <w:delText>容量为更换及扩</w:delText>
        </w:r>
      </w:del>
      <w:del w:id="2287" w:author="白日梦想家" w:date="2026-10-26T15:25:21Z">
        <w:r>
          <w:rPr>
            <w:rFonts w:hint="default" w:ascii="Times New Roman" w:hAnsi="Times New Roman" w:eastAsia="方正仿宋_GBK" w:cs="Times New Roman"/>
            <w:b w:val="0"/>
            <w:bCs w:val="0"/>
            <w:i w:val="0"/>
            <w:iCs w:val="0"/>
            <w:sz w:val="32"/>
            <w:szCs w:val="32"/>
            <w:rPrChange w:id="2288" w:author="xh" w:date="2026-10-23T16:50:00Z">
              <w:rPr>
                <w:rFonts w:hint="eastAsia" w:ascii="方正仿宋_GBK" w:hAnsi="方正仿宋_GBK" w:eastAsia="方正仿宋_GBK" w:cs="Times New Roman"/>
                <w:sz w:val="32"/>
                <w:szCs w:val="32"/>
              </w:rPr>
            </w:rPrChange>
          </w:rPr>
          <w:delText>建</w:delText>
        </w:r>
      </w:del>
      <w:ins w:id="2289" w:author="xh" w:date="2026-10-23T16:50:00Z">
        <w:del w:id="2290" w:author="白日梦想家" w:date="2026-10-26T15:25:21Z">
          <w:r>
            <w:rPr>
              <w:rFonts w:hint="default" w:ascii="Times New Roman" w:hAnsi="Times New Roman" w:eastAsia="方正仿宋_GBK" w:cs="Times New Roman"/>
              <w:b w:val="0"/>
              <w:bCs w:val="0"/>
              <w:i w:val="0"/>
              <w:iCs w:val="0"/>
              <w:sz w:val="32"/>
              <w:szCs w:val="32"/>
              <w:rPrChange w:id="2291"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2292" w:author="白日梦想家" w:date="2026-10-26T15:25:21Z">
        <w:r>
          <w:rPr>
            <w:rFonts w:hint="eastAsia" w:ascii="方正仿宋_GBK" w:hAnsi="方正仿宋_GBK" w:eastAsia="方正仿宋_GBK" w:cs="Times New Roman"/>
            <w:sz w:val="32"/>
            <w:szCs w:val="32"/>
          </w:rPr>
          <w:delText>所采购</w:delText>
        </w:r>
      </w:del>
      <w:del w:id="2293" w:author="白日梦想家" w:date="2026-10-26T15:25:21Z">
        <w:r>
          <w:rPr>
            <w:rFonts w:hint="default" w:ascii="Times New Roman" w:hAnsi="Times New Roman" w:eastAsia="方正仿宋_GBK" w:cs="Times New Roman"/>
            <w:b w:val="0"/>
            <w:bCs w:val="0"/>
            <w:i w:val="0"/>
            <w:iCs w:val="0"/>
            <w:sz w:val="32"/>
            <w:szCs w:val="32"/>
            <w:rPrChange w:id="2294" w:author="xh" w:date="2026-10-23T16:50:00Z">
              <w:rPr>
                <w:rFonts w:hint="eastAsia" w:ascii="方正仿宋_GBK" w:hAnsi="方正仿宋_GBK" w:eastAsia="方正仿宋_GBK" w:cs="Times New Roman"/>
                <w:sz w:val="32"/>
                <w:szCs w:val="32"/>
              </w:rPr>
            </w:rPrChange>
          </w:rPr>
          <w:delText>设备</w:delText>
        </w:r>
      </w:del>
      <w:ins w:id="2295" w:author="xh" w:date="2026-10-23T16:50:00Z">
        <w:del w:id="2296" w:author="白日梦想家" w:date="2026-10-26T15:25:21Z">
          <w:r>
            <w:rPr>
              <w:rFonts w:hint="default" w:ascii="Times New Roman" w:hAnsi="Times New Roman" w:eastAsia="方正仿宋_GBK" w:cs="Times New Roman"/>
              <w:b w:val="0"/>
              <w:bCs w:val="0"/>
              <w:i w:val="0"/>
              <w:iCs w:val="0"/>
              <w:sz w:val="32"/>
              <w:szCs w:val="32"/>
              <w:rPrChange w:id="2297" w:author="xh" w:date="2026-10-23T16:50:00Z">
                <w:rPr>
                  <w:rFonts w:hint="eastAsia" w:ascii="方正仿宋_GBK" w:hAnsi="方正仿宋_GBK" w:eastAsia="方正仿宋_GBK" w:cs="Times New Roman"/>
                  <w:sz w:val="32"/>
                  <w:szCs w:val="32"/>
                </w:rPr>
              </w:rPrChange>
            </w:rPr>
            <w:delText>持续</w:delText>
          </w:r>
        </w:del>
      </w:ins>
      <w:del w:id="2298"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2299" w:author="白日梦想家" w:date="2026-10-26T15:25:21Z">
        <w:r>
          <w:rPr>
            <w:rFonts w:hint="default" w:ascii="Times New Roman" w:hAnsi="Times New Roman" w:eastAsia="方正仿宋_GBK" w:cs="Times New Roman"/>
            <w:b w:val="0"/>
            <w:bCs w:val="0"/>
            <w:i w:val="0"/>
            <w:iCs w:val="0"/>
            <w:sz w:val="32"/>
            <w:szCs w:val="32"/>
            <w:rPrChange w:id="2300" w:author="xh" w:date="2026-10-23T16:50:00Z">
              <w:rPr>
                <w:rFonts w:hint="eastAsia" w:ascii="方正仿宋_GBK" w:hAnsi="方正仿宋_GBK" w:eastAsia="方正仿宋_GBK" w:cs="Times New Roman"/>
                <w:sz w:val="32"/>
                <w:szCs w:val="32"/>
              </w:rPr>
            </w:rPrChange>
          </w:rPr>
          <w:delText>在役</w:delText>
        </w:r>
      </w:del>
      <w:ins w:id="2301" w:author="xh" w:date="2026-10-23T16:50:00Z">
        <w:del w:id="2302" w:author="白日梦想家" w:date="2026-10-26T15:25:21Z">
          <w:r>
            <w:rPr>
              <w:rFonts w:hint="default" w:ascii="Times New Roman" w:hAnsi="Times New Roman" w:eastAsia="方正仿宋_GBK" w:cs="Times New Roman"/>
              <w:b w:val="0"/>
              <w:bCs w:val="0"/>
              <w:i w:val="0"/>
              <w:iCs w:val="0"/>
              <w:sz w:val="32"/>
              <w:szCs w:val="32"/>
              <w:rPrChange w:id="2303"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2304" w:author="白日梦想家" w:date="2026-10-26T15:25:21Z">
        <w:r>
          <w:rPr>
            <w:rFonts w:hint="eastAsia" w:ascii="方正仿宋_GBK" w:hAnsi="方正仿宋_GBK" w:eastAsia="方正仿宋_GBK" w:cs="Times New Roman"/>
            <w:sz w:val="32"/>
            <w:szCs w:val="32"/>
          </w:rPr>
          <w:delText>规模分别反映建设量和累计</w:delText>
        </w:r>
      </w:del>
      <w:del w:id="2305" w:author="白日梦想家" w:date="2026-10-26T15:25:21Z">
        <w:r>
          <w:rPr>
            <w:rFonts w:hint="default" w:ascii="Times New Roman" w:hAnsi="Times New Roman" w:eastAsia="方正仿宋_GBK" w:cs="Times New Roman"/>
            <w:b w:val="0"/>
            <w:bCs w:val="0"/>
            <w:i w:val="0"/>
            <w:iCs w:val="0"/>
            <w:sz w:val="32"/>
            <w:szCs w:val="32"/>
            <w:rPrChange w:id="2306" w:author="xh" w:date="2026-10-23T16:50:00Z">
              <w:rPr>
                <w:rFonts w:hint="eastAsia" w:ascii="方正仿宋_GBK" w:hAnsi="方正仿宋_GBK" w:eastAsia="方正仿宋_GBK" w:cs="Times New Roman"/>
                <w:sz w:val="32"/>
                <w:szCs w:val="32"/>
              </w:rPr>
            </w:rPrChange>
          </w:rPr>
          <w:delText>供电能力</w:delText>
        </w:r>
      </w:del>
      <w:ins w:id="2307" w:author="xh" w:date="2026-10-23T16:50:00Z">
        <w:del w:id="2308" w:author="白日梦想家" w:date="2026-10-26T15:25:21Z">
          <w:r>
            <w:rPr>
              <w:rFonts w:hint="default" w:ascii="Times New Roman" w:hAnsi="Times New Roman" w:eastAsia="方正仿宋_GBK" w:cs="Times New Roman"/>
              <w:b w:val="0"/>
              <w:bCs w:val="0"/>
              <w:i w:val="0"/>
              <w:iCs w:val="0"/>
              <w:sz w:val="32"/>
              <w:szCs w:val="32"/>
              <w:rPrChange w:id="2309" w:author="xh" w:date="2026-10-23T16:50:00Z">
                <w:rPr>
                  <w:rFonts w:hint="eastAsia" w:ascii="方正仿宋_GBK" w:hAnsi="方正仿宋_GBK" w:eastAsia="方正仿宋_GBK" w:cs="Times New Roman"/>
                  <w:sz w:val="32"/>
                  <w:szCs w:val="32"/>
                </w:rPr>
              </w:rPrChange>
            </w:rPr>
            <w:delText>和网络支援落实</w:delText>
          </w:r>
        </w:del>
      </w:ins>
      <w:del w:id="2310" w:author="白日梦想家" w:date="2026-10-26T15:25:21Z">
        <w:r>
          <w:rPr>
            <w:rFonts w:hint="default" w:ascii="Times New Roman" w:hAnsi="Times New Roman" w:eastAsia="方正仿宋_GBK" w:cs="Times New Roman"/>
            <w:b w:val="0"/>
            <w:bCs w:val="0"/>
            <w:i w:val="0"/>
            <w:iCs w:val="0"/>
            <w:sz w:val="32"/>
            <w:szCs w:val="32"/>
            <w:rPrChange w:id="2311" w:author="xh" w:date="2026-10-23T16:50:00Z">
              <w:rPr>
                <w:rFonts w:hint="eastAsia" w:ascii="方正仿宋_GBK" w:hAnsi="方正仿宋_GBK" w:eastAsia="方正仿宋_GBK" w:cs="Times New Roman"/>
                <w:sz w:val="32"/>
                <w:szCs w:val="32"/>
              </w:rPr>
            </w:rPrChange>
          </w:rPr>
          <w:delText>。</w:delText>
        </w:r>
        <w:commentRangeEnd w:id="2"/>
      </w:del>
      <w:r>
        <w:rPr>
          <w:woUserID w:val="2"/>
        </w:rPr>
        <w:commentReference w:id="2"/>
      </w:r>
    </w:p>
    <w:p w14:paraId="24A51002">
      <w:pPr>
        <w:widowControl/>
        <w:adjustRightInd w:val="0"/>
        <w:snapToGrid w:val="0"/>
        <w:spacing w:line="560" w:lineRule="exact"/>
        <w:ind w:firstLine="640" w:firstLineChars="200"/>
        <w:rPr>
          <w:ins w:id="2312" w:author="xh" w:date="2026-10-26T18:55:29Z"/>
        </w:rPr>
      </w:pPr>
      <w:ins w:id="2313" w:author="xh" w:date="2026-10-26T18:55:29Z">
        <w:r>
          <w:rPr>
            <w:rFonts w:ascii="Times New Roman" w:hAnsi="Times New Roman" w:eastAsia="方正仿宋_GBK" w:cs="Times New Roman"/>
            <w:sz w:val="32"/>
          </w:rPr>
          <w:t>按研究报告采用的2021—2025年年最大净负荷平均增长率分档，邳州约7%，对应导则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ind w:left="0" w:leftChars="0" w:right="0" w:rightChars="0" w:firstLine="0" w:firstLineChars="0"/>
        <w:jc w:val="center"/>
      </w:pPr>
      <w:ins w:id="2314" w:author="xh" w:date="2026-10-23T16:50:00Z">
        <w:del w:id="2315" w:author="xh" w:date="2026-10-26T18:56:15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2318" w:author="xh" w:date="2026-10-26T18:56:15Z">
        <w:r>
          <w:rPr/>
          <w:drawing>
            <wp:inline distT="0" distB="0" distL="114300" distR="114300">
              <wp:extent cx="5166360" cy="4796790"/>
              <wp:effectExtent l="0" t="0" r="0" b="0"/>
              <wp:docPr id="15329"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 name="annual_clr"/>
                      <pic:cNvPicPr>
                        <a:picLocks noChangeAspect="1"/>
                      </pic:cNvPicPr>
                    </pic:nvPicPr>
                    <pic:blipFill>
                      <a:blip r:embed="rId8"/>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2320" w:author="xh" w:date="2026-10-27T08:10:00Z">
          <w:pPr>
            <w:keepNext/>
            <w:widowControl/>
            <w:adjustRightInd w:val="0"/>
            <w:snapToGrid w:val="0"/>
            <w:ind w:left="0" w:leftChars="0" w:right="0" w:rightChars="0" w:firstLine="0" w:firstLineChars="0"/>
            <w:jc w:val="center"/>
            <w:outlineLvl w:val="9"/>
          </w:pPr>
        </w:pPrChange>
      </w:pPr>
      <w:ins w:id="2321"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2323" w:author="白日梦想家" w:date="2026-10-26T15:11:03Z"/>
          <w:rFonts w:hint="eastAsia" w:ascii="方正楷体_GBK" w:hAnsi="方正楷体_GBK" w:eastAsia="方正楷体_GBK" w:cs="方正楷体_GBK"/>
          <w:b/>
          <w:bCs/>
          <w:sz w:val="32"/>
          <w:szCs w:val="32"/>
          <w:highlight w:val="none"/>
        </w:rPr>
        <w:pPrChange w:id="2322" w:author="白日梦想家" w:date="2026-10-26T15:11:11Z">
          <w:pPr>
            <w:keepNext/>
            <w:widowControl/>
            <w:adjustRightInd w:val="0"/>
            <w:snapToGrid w:val="0"/>
            <w:spacing w:line="560" w:lineRule="exact"/>
            <w:ind w:firstLine="641" w:firstLineChars="200"/>
            <w:outlineLvl w:val="1"/>
          </w:pPr>
        </w:pPrChange>
      </w:pPr>
      <w:del w:id="2324" w:author="白日梦想家" w:date="2026-10-26T15:11:03Z">
        <w:r>
          <w:rPr>
            <w:rFonts w:hint="default" w:ascii="Times New Roman" w:hAnsi="Times New Roman" w:eastAsia="方正楷体_GBK" w:cs="Times New Roman"/>
            <w:b/>
            <w:bCs/>
            <w:i w:val="0"/>
            <w:iCs w:val="0"/>
            <w:sz w:val="32"/>
            <w:szCs w:val="32"/>
            <w:rPrChange w:id="2325" w:author="xh" w:date="2026-10-26T09:05:00Z">
              <w:rPr>
                <w:rFonts w:hint="eastAsia" w:ascii="方正楷体_GBK" w:hAnsi="方正楷体_GBK" w:eastAsia="方正楷体_GBK" w:cs="方正楷体_GBK"/>
                <w:b/>
                <w:bCs/>
                <w:sz w:val="32"/>
                <w:szCs w:val="32"/>
              </w:rPr>
            </w:rPrChange>
          </w:rPr>
          <w:delText>（</w:delText>
        </w:r>
      </w:del>
      <w:ins w:id="2326" w:author="xh" w:date="2026-10-26T09:05:00Z">
        <w:del w:id="2327" w:author="白日梦想家" w:date="2026-10-26T15:11:03Z">
          <w:r>
            <w:rPr>
              <w:rFonts w:hint="default" w:ascii="Times New Roman" w:hAnsi="Times New Roman" w:eastAsia="方正楷体_GBK" w:cs="Times New Roman"/>
              <w:b/>
              <w:bCs/>
              <w:i w:val="0"/>
              <w:iCs w:val="0"/>
              <w:sz w:val="32"/>
              <w:szCs w:val="32"/>
              <w:rPrChange w:id="2328" w:author="xh" w:date="2026-10-26T09:05:00Z">
                <w:rPr>
                  <w:rFonts w:hint="eastAsia" w:ascii="方正楷体_GBK" w:hAnsi="方正楷体_GBK" w:eastAsia="方正楷体_GBK" w:cs="方正楷体_GBK"/>
                  <w:b/>
                  <w:bCs/>
                  <w:sz w:val="32"/>
                  <w:szCs w:val="32"/>
                </w:rPr>
              </w:rPrChange>
            </w:rPr>
            <w:delText>三</w:delText>
          </w:r>
        </w:del>
      </w:ins>
      <w:del w:id="2329" w:author="白日梦想家" w:date="2026-10-26T15:11:03Z">
        <w:r>
          <w:rPr>
            <w:rFonts w:hint="eastAsia" w:ascii="方正楷体_GBK" w:hAnsi="方正楷体_GBK" w:eastAsia="方正楷体_GBK" w:cs="方正楷体_GBK"/>
            <w:b/>
            <w:bCs/>
            <w:sz w:val="32"/>
            <w:szCs w:val="32"/>
          </w:rPr>
          <w:delText>四</w:delText>
        </w:r>
      </w:del>
      <w:del w:id="2330" w:author="白日梦想家" w:date="2026-10-26T15:11:03Z">
        <w:r>
          <w:rPr>
            <w:rFonts w:hint="default" w:ascii="Times New Roman" w:hAnsi="Times New Roman" w:eastAsia="方正楷体_GBK" w:cs="Times New Roman"/>
            <w:b/>
            <w:bCs/>
            <w:i w:val="0"/>
            <w:iCs w:val="0"/>
            <w:sz w:val="32"/>
            <w:szCs w:val="32"/>
            <w:rPrChange w:id="2331" w:author="xh" w:date="2026-10-26T09:05:00Z">
              <w:rPr>
                <w:rFonts w:hint="eastAsia" w:ascii="方正楷体_GBK" w:hAnsi="方正楷体_GBK" w:eastAsia="方正楷体_GBK" w:cs="方正楷体_GBK"/>
                <w:b/>
                <w:bCs/>
                <w:sz w:val="32"/>
                <w:szCs w:val="32"/>
              </w:rPr>
            </w:rPrChange>
          </w:rPr>
          <w:delText>）</w:delText>
        </w:r>
      </w:del>
      <w:ins w:id="2332" w:author="xh" w:date="2026-10-26T09:05:00Z">
        <w:del w:id="2333" w:author="白日梦想家" w:date="2026-10-26T15:11:03Z">
          <w:r>
            <w:rPr>
              <w:rFonts w:hint="default" w:ascii="Times New Roman" w:hAnsi="Times New Roman" w:eastAsia="方正楷体_GBK" w:cs="Times New Roman"/>
              <w:b/>
              <w:bCs/>
              <w:i w:val="0"/>
              <w:iCs w:val="0"/>
              <w:sz w:val="32"/>
              <w:szCs w:val="32"/>
              <w:rPrChange w:id="2334" w:author="xh" w:date="2026-10-26T09:05:00Z">
                <w:rPr>
                  <w:rFonts w:hint="eastAsia" w:ascii="方正楷体_GBK" w:hAnsi="方正楷体_GBK" w:eastAsia="方正楷体_GBK" w:cs="方正楷体_GBK"/>
                  <w:b/>
                  <w:bCs/>
                  <w:sz w:val="32"/>
                  <w:szCs w:val="32"/>
                </w:rPr>
              </w:rPrChange>
            </w:rPr>
            <w:delText>归纳</w:delText>
          </w:r>
        </w:del>
      </w:ins>
      <w:del w:id="2335" w:author="白日梦想家" w:date="2026-10-26T15:11:03Z">
        <w:r>
          <w:rPr>
            <w:rFonts w:hint="eastAsia" w:ascii="方正楷体_GBK" w:hAnsi="方正楷体_GBK" w:eastAsia="方正楷体_GBK" w:cs="方正楷体_GBK"/>
            <w:b/>
            <w:bCs/>
            <w:sz w:val="32"/>
            <w:szCs w:val="32"/>
          </w:rPr>
          <w:delText>两层相关分析确定</w:delText>
        </w:r>
      </w:del>
      <w:del w:id="2336" w:author="白日梦想家" w:date="2026-10-26T15:11:03Z">
        <w:r>
          <w:rPr>
            <w:rFonts w:hint="default" w:ascii="Times New Roman" w:hAnsi="Times New Roman" w:eastAsia="方正楷体_GBK" w:cs="Times New Roman"/>
            <w:b/>
            <w:bCs/>
            <w:i w:val="0"/>
            <w:iCs w:val="0"/>
            <w:sz w:val="32"/>
            <w:szCs w:val="32"/>
            <w:rPrChange w:id="2337" w:author="xh" w:date="2026-10-26T09:05:00Z">
              <w:rPr>
                <w:rFonts w:hint="eastAsia" w:ascii="方正楷体_GBK" w:hAnsi="方正楷体_GBK" w:eastAsia="方正楷体_GBK" w:cs="方正楷体_GBK"/>
                <w:b/>
                <w:bCs/>
                <w:sz w:val="32"/>
                <w:szCs w:val="32"/>
              </w:rPr>
            </w:rPrChange>
          </w:rPr>
          <w:delText>五项</w:delText>
        </w:r>
      </w:del>
      <w:ins w:id="2338" w:author="xh" w:date="2026-10-26T09:05:00Z">
        <w:del w:id="2339" w:author="白日梦想家" w:date="2026-10-26T15:11:03Z">
          <w:r>
            <w:rPr>
              <w:rFonts w:hint="default" w:ascii="Times New Roman" w:hAnsi="Times New Roman" w:eastAsia="方正楷体_GBK" w:cs="Times New Roman"/>
              <w:b/>
              <w:bCs/>
              <w:i w:val="0"/>
              <w:iCs w:val="0"/>
              <w:sz w:val="32"/>
              <w:szCs w:val="32"/>
              <w:rPrChange w:id="2340" w:author="xh" w:date="2026-10-26T09:05:00Z">
                <w:rPr>
                  <w:rFonts w:hint="eastAsia" w:ascii="方正楷体_GBK" w:hAnsi="方正楷体_GBK" w:eastAsia="方正楷体_GBK" w:cs="方正楷体_GBK"/>
                  <w:b/>
                  <w:bCs/>
                  <w:sz w:val="32"/>
                  <w:szCs w:val="32"/>
                </w:rPr>
              </w:rPrChange>
            </w:rPr>
            <w:delText>关键</w:delText>
          </w:r>
        </w:del>
      </w:ins>
      <w:del w:id="2341" w:author="白日梦想家" w:date="2026-10-26T15:11:03Z">
        <w:r>
          <w:rPr>
            <w:rFonts w:hint="eastAsia" w:ascii="方正楷体_GBK" w:hAnsi="方正楷体_GBK" w:eastAsia="方正楷体_GBK" w:cs="方正楷体_GBK"/>
            <w:b/>
            <w:bCs/>
            <w:sz w:val="32"/>
            <w:szCs w:val="32"/>
          </w:rPr>
          <w:delText>推广</w:delText>
        </w:r>
      </w:del>
      <w:del w:id="2342" w:author="白日梦想家" w:date="2026-10-26T15:11:03Z">
        <w:r>
          <w:rPr>
            <w:rFonts w:hint="default" w:ascii="Times New Roman" w:hAnsi="Times New Roman" w:eastAsia="方正楷体_GBK" w:cs="Times New Roman"/>
            <w:b/>
            <w:bCs/>
            <w:i w:val="0"/>
            <w:iCs w:val="0"/>
            <w:sz w:val="32"/>
            <w:szCs w:val="32"/>
            <w:rPrChange w:id="2343" w:author="xh" w:date="2026-10-26T09:05:00Z">
              <w:rPr>
                <w:rFonts w:hint="eastAsia" w:ascii="方正楷体_GBK" w:hAnsi="方正楷体_GBK" w:eastAsia="方正楷体_GBK" w:cs="方正楷体_GBK"/>
                <w:b/>
                <w:bCs/>
                <w:sz w:val="32"/>
                <w:szCs w:val="32"/>
              </w:rPr>
            </w:rPrChange>
          </w:rPr>
          <w:delText>参数</w:delText>
        </w:r>
      </w:del>
      <w:ins w:id="2344" w:author="xh" w:date="2026-10-26T09:05:00Z">
        <w:del w:id="2345" w:author="白日梦想家" w:date="2026-10-26T15:11:03Z">
          <w:r>
            <w:rPr>
              <w:rFonts w:hint="default" w:ascii="Times New Roman" w:hAnsi="Times New Roman" w:eastAsia="方正楷体_GBK" w:cs="Times New Roman"/>
              <w:b/>
              <w:bCs/>
              <w:i w:val="0"/>
              <w:iCs w:val="0"/>
              <w:sz w:val="32"/>
              <w:szCs w:val="32"/>
              <w:rPrChange w:id="2346"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2348" w:author="白日梦想家" w:date="2026-10-26T15:11:03Z"/>
          <w:rFonts w:hint="eastAsia" w:ascii="方正仿宋_GBK" w:hAnsi="方正仿宋_GBK" w:eastAsia="方正仿宋_GBK" w:cs="Times New Roman"/>
          <w:sz w:val="32"/>
          <w:szCs w:val="32"/>
          <w:highlight w:val="none"/>
          <w14:ligatures w14:val="standardContextual"/>
        </w:rPr>
        <w:pPrChange w:id="2347" w:author="白日梦想家" w:date="2026-10-26T15:11:11Z">
          <w:pPr>
            <w:widowControl/>
            <w:adjustRightInd w:val="0"/>
            <w:snapToGrid w:val="0"/>
            <w:spacing w:line="560" w:lineRule="exact"/>
            <w:ind w:firstLine="640" w:firstLineChars="200"/>
          </w:pPr>
        </w:pPrChange>
      </w:pPr>
      <w:ins w:id="2349" w:author="xh" w:date="2026-10-26T09:06:37Z">
        <w:del w:id="2350" w:author="白日梦想家" w:date="2026-10-26T15:11:03Z">
          <w:r>
            <w:rPr>
              <w:rFonts w:hint="default" w:ascii="Times New Roman" w:hAnsi="Times New Roman" w:eastAsia="方正仿宋_GBK" w:cs="Times New Roman"/>
              <w:b w:val="0"/>
              <w:bCs w:val="0"/>
              <w:i w:val="0"/>
              <w:iCs w:val="0"/>
              <w:sz w:val="32"/>
              <w:szCs w:val="32"/>
              <w:rPrChange w:id="2351" w:author="xh" w:date="2026-10-26T09:06:37Z">
                <w:rPr>
                  <w:rFonts w:hint="eastAsia" w:ascii="方正仿宋_GBK" w:hAnsi="方正仿宋_GBK" w:eastAsia="方正仿宋_GBK" w:cs="Times New Roman"/>
                  <w:sz w:val="32"/>
                  <w:szCs w:val="32"/>
                </w:rPr>
              </w:rPrChange>
            </w:rPr>
            <w:delText>研究通过</w:delText>
          </w:r>
        </w:del>
      </w:ins>
      <w:del w:id="2352"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2353" w:author="白日梦想家" w:date="2026-10-26T15:11:03Z">
        <w:r>
          <w:rPr>
            <w:rFonts w:hint="default" w:ascii="Times New Roman" w:hAnsi="Times New Roman" w:eastAsia="方正仿宋_GBK" w:cs="Times New Roman"/>
            <w:b w:val="0"/>
            <w:bCs w:val="0"/>
            <w:i w:val="0"/>
            <w:iCs w:val="0"/>
            <w:sz w:val="32"/>
            <w:szCs w:val="32"/>
            <w:rPrChange w:id="2354" w:author="xh" w:date="2026-10-26T09:06:37Z">
              <w:rPr>
                <w:rFonts w:hint="eastAsia" w:ascii="方正仿宋_GBK" w:hAnsi="方正仿宋_GBK" w:eastAsia="方正仿宋_GBK" w:cs="Times New Roman"/>
                <w:sz w:val="32"/>
                <w:szCs w:val="32"/>
              </w:rPr>
            </w:rPrChange>
          </w:rPr>
          <w:delText>十三项候选</w:delText>
        </w:r>
      </w:del>
      <w:ins w:id="2355" w:author="xh" w:date="2026-10-26T09:06:37Z">
        <w:del w:id="2356" w:author="白日梦想家" w:date="2026-10-26T15:11:03Z">
          <w:r>
            <w:rPr>
              <w:rFonts w:hint="default" w:ascii="Times New Roman" w:hAnsi="Times New Roman" w:eastAsia="方正仿宋_GBK" w:cs="Times New Roman"/>
              <w:b w:val="0"/>
              <w:bCs w:val="0"/>
              <w:i w:val="0"/>
              <w:iCs w:val="0"/>
              <w:sz w:val="32"/>
              <w:szCs w:val="32"/>
              <w:rPrChange w:id="2357" w:author="xh" w:date="2026-10-26T09:06:37Z">
                <w:rPr>
                  <w:rFonts w:hint="eastAsia" w:ascii="方正仿宋_GBK" w:hAnsi="方正仿宋_GBK" w:eastAsia="方正仿宋_GBK" w:cs="Times New Roman"/>
                  <w:sz w:val="32"/>
                  <w:szCs w:val="32"/>
                </w:rPr>
              </w:rPrChange>
            </w:rPr>
            <w:delText>指标的相关筛选与归并，确定</w:delText>
          </w:r>
        </w:del>
      </w:ins>
      <w:del w:id="2358" w:author="白日梦想家" w:date="2026-10-26T15:11:03Z">
        <w:r>
          <w:rPr>
            <w:rFonts w:hint="eastAsia" w:ascii="方正仿宋_GBK" w:hAnsi="方正仿宋_GBK" w:eastAsia="方正仿宋_GBK" w:cs="Times New Roman"/>
            <w:sz w:val="32"/>
            <w:szCs w:val="32"/>
          </w:rPr>
          <w:delText>包括</w:delText>
        </w:r>
      </w:del>
      <w:del w:id="2359" w:author="白日梦想家" w:date="2026-10-26T15:11:03Z">
        <w:r>
          <w:rPr>
            <w:rFonts w:hint="default" w:ascii="Times New Roman" w:hAnsi="Times New Roman" w:eastAsia="方正仿宋_GBK" w:cs="Times New Roman"/>
            <w:b w:val="0"/>
            <w:bCs w:val="0"/>
            <w:i w:val="0"/>
            <w:iCs w:val="0"/>
            <w:sz w:val="32"/>
            <w:szCs w:val="32"/>
            <w:rPrChange w:id="2360" w:author="xh" w:date="2026-10-26T09:06:37Z">
              <w:rPr>
                <w:rFonts w:hint="eastAsia" w:ascii="方正仿宋_GBK" w:hAnsi="方正仿宋_GBK" w:eastAsia="方正仿宋_GBK" w:cs="Times New Roman"/>
                <w:sz w:val="32"/>
                <w:szCs w:val="32"/>
              </w:rPr>
            </w:rPrChange>
          </w:rPr>
          <w:delText>装机渗透率</w:delText>
        </w:r>
      </w:del>
      <w:ins w:id="2361" w:author="xh" w:date="2026-10-26T09:06:37Z">
        <w:del w:id="2362" w:author="白日梦想家" w:date="2026-10-26T15:11:03Z">
          <w:r>
            <w:rPr>
              <w:rFonts w:hint="default" w:ascii="Times New Roman" w:hAnsi="Times New Roman" w:eastAsia="方正仿宋_GBK" w:cs="Times New Roman"/>
              <w:b w:val="0"/>
              <w:bCs w:val="0"/>
              <w:i w:val="0"/>
              <w:iCs w:val="0"/>
              <w:sz w:val="32"/>
              <w:szCs w:val="32"/>
              <w:rPrChange w:id="2363" w:author="xh" w:date="2026-10-26T09:06:37Z">
                <w:rPr>
                  <w:rFonts w:hint="eastAsia" w:ascii="方正仿宋_GBK" w:hAnsi="方正仿宋_GBK" w:eastAsia="方正仿宋_GBK" w:cs="Times New Roman"/>
                  <w:sz w:val="32"/>
                  <w:szCs w:val="32"/>
                </w:rPr>
              </w:rPrChange>
            </w:rPr>
            <w:delText>、</w:delText>
          </w:r>
        </w:del>
      </w:ins>
      <w:del w:id="2364"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2365" w:author="白日梦想家" w:date="2026-10-26T15:11:03Z">
        <w:r>
          <w:rPr>
            <w:rFonts w:hint="default" w:ascii="Times New Roman" w:hAnsi="Times New Roman" w:eastAsia="方正仿宋_GBK" w:cs="Times New Roman"/>
            <w:b w:val="0"/>
            <w:bCs w:val="0"/>
            <w:i w:val="0"/>
            <w:iCs w:val="0"/>
            <w:sz w:val="32"/>
            <w:szCs w:val="32"/>
            <w:rPrChange w:id="2366" w:author="xh" w:date="2026-10-26T09:06:37Z">
              <w:rPr>
                <w:rFonts w:hint="eastAsia" w:ascii="方正仿宋_GBK" w:hAnsi="方正仿宋_GBK" w:eastAsia="方正仿宋_GBK" w:cs="Times New Roman"/>
                <w:sz w:val="32"/>
                <w:szCs w:val="32"/>
              </w:rPr>
            </w:rPrChange>
          </w:rPr>
          <w:delText>年最大净负荷平均增长率</w:delText>
        </w:r>
      </w:del>
      <w:ins w:id="2367" w:author="xh" w:date="2026-10-26T09:06:37Z">
        <w:del w:id="2368" w:author="白日梦想家" w:date="2026-10-26T15:11:03Z">
          <w:r>
            <w:rPr>
              <w:rFonts w:hint="default" w:ascii="Times New Roman" w:hAnsi="Times New Roman" w:eastAsia="方正仿宋_GBK" w:cs="Times New Roman"/>
              <w:b w:val="0"/>
              <w:bCs w:val="0"/>
              <w:i w:val="0"/>
              <w:iCs w:val="0"/>
              <w:sz w:val="32"/>
              <w:szCs w:val="32"/>
              <w:rPrChange w:id="2369" w:author="xh" w:date="2026-10-26T09:06:37Z">
                <w:rPr>
                  <w:rFonts w:hint="eastAsia" w:ascii="方正仿宋_GBK" w:hAnsi="方正仿宋_GBK" w:eastAsia="方正仿宋_GBK" w:cs="Times New Roman"/>
                  <w:sz w:val="32"/>
                  <w:szCs w:val="32"/>
                </w:rPr>
              </w:rPrChange>
            </w:rPr>
            <w:delText>、电缆长度占比、初始转供率</w:delText>
          </w:r>
        </w:del>
      </w:ins>
      <w:del w:id="2370" w:author="白日梦想家" w:date="2026-10-26T15:11:03Z">
        <w:r>
          <w:rPr>
            <w:rFonts w:hint="default" w:ascii="Times New Roman" w:hAnsi="Times New Roman" w:eastAsia="方正仿宋_GBK" w:cs="Times New Roman"/>
            <w:b w:val="0"/>
            <w:bCs w:val="0"/>
            <w:i w:val="0"/>
            <w:iCs w:val="0"/>
            <w:sz w:val="32"/>
            <w:szCs w:val="32"/>
            <w:rPrChange w:id="2371" w:author="xh" w:date="2026-10-26T09:06:37Z">
              <w:rPr>
                <w:rFonts w:hint="eastAsia" w:ascii="方正仿宋_GBK" w:hAnsi="方正仿宋_GBK" w:eastAsia="方正仿宋_GBK" w:cs="Times New Roman"/>
                <w:sz w:val="32"/>
                <w:szCs w:val="32"/>
              </w:rPr>
            </w:rPrChange>
          </w:rPr>
          <w:delText>和负荷分散系数</w:delText>
        </w:r>
      </w:del>
      <w:ins w:id="2372" w:author="xh" w:date="2026-10-26T09:06:37Z">
        <w:del w:id="2373" w:author="白日梦想家" w:date="2026-10-26T15:11:03Z">
          <w:r>
            <w:rPr>
              <w:rFonts w:hint="default" w:ascii="Times New Roman" w:hAnsi="Times New Roman" w:eastAsia="方正仿宋_GBK" w:cs="Times New Roman"/>
              <w:b w:val="0"/>
              <w:bCs w:val="0"/>
              <w:i w:val="0"/>
              <w:iCs w:val="0"/>
              <w:sz w:val="32"/>
              <w:szCs w:val="32"/>
              <w:rPrChange w:id="2374" w:author="xh" w:date="2026-10-26T09:06:37Z">
                <w:rPr>
                  <w:rFonts w:hint="eastAsia" w:ascii="方正仿宋_GBK" w:hAnsi="方正仿宋_GBK" w:eastAsia="方正仿宋_GBK" w:cs="Times New Roman"/>
                  <w:sz w:val="32"/>
                  <w:szCs w:val="32"/>
                </w:rPr>
              </w:rPrChange>
            </w:rPr>
            <w:delText>五项关键参数</w:delText>
          </w:r>
        </w:del>
      </w:ins>
      <w:del w:id="2375" w:author="白日梦想家" w:date="2026-10-26T15:11:03Z">
        <w:r>
          <w:rPr>
            <w:rFonts w:hint="default" w:ascii="Times New Roman" w:hAnsi="Times New Roman" w:eastAsia="方正仿宋_GBK" w:cs="Times New Roman"/>
            <w:b w:val="0"/>
            <w:bCs w:val="0"/>
            <w:i w:val="0"/>
            <w:iCs w:val="0"/>
            <w:sz w:val="32"/>
            <w:szCs w:val="32"/>
            <w:rPrChange w:id="2376" w:author="xh" w:date="2026-10-26T09:06:37Z">
              <w:rPr>
                <w:rFonts w:hint="eastAsia" w:ascii="方正仿宋_GBK" w:hAnsi="方正仿宋_GBK" w:eastAsia="方正仿宋_GBK" w:cs="Times New Roman"/>
                <w:sz w:val="32"/>
                <w:szCs w:val="32"/>
              </w:rPr>
            </w:rPrChange>
          </w:rPr>
          <w:delText>，</w:delText>
        </w:r>
      </w:del>
      <w:ins w:id="2377" w:author="xh" w:date="2026-10-26T09:06:37Z">
        <w:del w:id="2378" w:author="白日梦想家" w:date="2026-10-26T15:11:03Z">
          <w:r>
            <w:rPr>
              <w:rFonts w:hint="default" w:ascii="Times New Roman" w:hAnsi="Times New Roman" w:eastAsia="方正仿宋_GBK" w:cs="Times New Roman"/>
              <w:b w:val="0"/>
              <w:bCs w:val="0"/>
              <w:i w:val="0"/>
              <w:iCs w:val="0"/>
              <w:sz w:val="32"/>
              <w:szCs w:val="32"/>
              <w:rPrChange w:id="2379" w:author="xh" w:date="2026-10-26T09:06:37Z">
                <w:rPr>
                  <w:rFonts w:hint="eastAsia" w:ascii="方正仿宋_GBK" w:hAnsi="方正仿宋_GBK" w:eastAsia="方正仿宋_GBK" w:cs="Times New Roman"/>
                  <w:sz w:val="32"/>
                  <w:szCs w:val="32"/>
                </w:rPr>
              </w:rPrChange>
            </w:rPr>
            <w:delText>形成六张推荐矩阵</w:delText>
          </w:r>
        </w:del>
      </w:ins>
      <w:del w:id="2380"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2381" w:author="白日梦想家" w:date="2026-10-26T15:11:03Z">
        <w:r>
          <w:rPr>
            <w:rFonts w:hint="default" w:ascii="Times New Roman" w:hAnsi="Times New Roman" w:eastAsia="方正仿宋_GBK" w:cs="Times New Roman"/>
            <w:b w:val="0"/>
            <w:bCs w:val="0"/>
            <w:i w:val="0"/>
            <w:iCs w:val="0"/>
            <w:sz w:val="32"/>
            <w:szCs w:val="32"/>
            <w:rPrChange w:id="2382" w:author="xh" w:date="2026-10-26T09:06:37Z">
              <w:rPr>
                <w:rFonts w:hint="eastAsia" w:ascii="方正仿宋_GBK" w:hAnsi="方正仿宋_GBK" w:eastAsia="方正仿宋_GBK" w:cs="Times New Roman"/>
                <w:sz w:val="32"/>
                <w:szCs w:val="32"/>
              </w:rPr>
            </w:rPrChange>
          </w:rPr>
          <w:delText>、</w:delText>
        </w:r>
      </w:del>
      <w:ins w:id="2383" w:author="xh" w:date="2026-10-26T09:06:37Z">
        <w:del w:id="2384" w:author="白日梦想家" w:date="2026-10-26T15:11:03Z">
          <w:r>
            <w:rPr>
              <w:rFonts w:hint="default" w:ascii="Times New Roman" w:hAnsi="Times New Roman" w:eastAsia="方正仿宋_GBK" w:cs="Times New Roman"/>
              <w:b w:val="0"/>
              <w:bCs w:val="0"/>
              <w:i w:val="0"/>
              <w:iCs w:val="0"/>
              <w:sz w:val="32"/>
              <w:szCs w:val="32"/>
              <w:rPrChange w:id="2385" w:author="xh" w:date="2026-10-26T09:06:37Z">
                <w:rPr>
                  <w:rFonts w:hint="eastAsia" w:ascii="方正仿宋_GBK" w:hAnsi="方正仿宋_GBK" w:eastAsia="方正仿宋_GBK" w:cs="Times New Roman"/>
                  <w:sz w:val="32"/>
                  <w:szCs w:val="32"/>
                </w:rPr>
              </w:rPrChange>
            </w:rPr>
            <w:delText>288个</w:delText>
          </w:r>
        </w:del>
      </w:ins>
      <w:del w:id="2386" w:author="白日梦想家" w:date="2026-10-26T15:11:03Z">
        <w:r>
          <w:rPr>
            <w:rFonts w:hint="eastAsia" w:ascii="方正仿宋_GBK" w:hAnsi="方正仿宋_GBK" w:eastAsia="方正仿宋_GBK" w:cs="Times New Roman"/>
            <w:sz w:val="32"/>
            <w:szCs w:val="32"/>
          </w:rPr>
          <w:delText>主变与储能两项</w:delText>
        </w:r>
      </w:del>
      <w:del w:id="2387" w:author="白日梦想家" w:date="2026-10-26T15:11:03Z">
        <w:r>
          <w:rPr>
            <w:rFonts w:hint="default" w:ascii="Times New Roman" w:hAnsi="Times New Roman" w:eastAsia="方正仿宋_GBK" w:cs="Times New Roman"/>
            <w:b w:val="0"/>
            <w:bCs w:val="0"/>
            <w:i w:val="0"/>
            <w:iCs w:val="0"/>
            <w:sz w:val="32"/>
            <w:szCs w:val="32"/>
            <w:rPrChange w:id="2388" w:author="xh" w:date="2026-10-26T09:06:37Z">
              <w:rPr>
                <w:rFonts w:hint="eastAsia" w:ascii="方正仿宋_GBK" w:hAnsi="方正仿宋_GBK" w:eastAsia="方正仿宋_GBK" w:cs="Times New Roman"/>
                <w:sz w:val="32"/>
                <w:szCs w:val="32"/>
              </w:rPr>
            </w:rPrChange>
          </w:rPr>
          <w:delText>单</w:delText>
        </w:r>
      </w:del>
      <w:ins w:id="2389" w:author="xh" w:date="2026-10-26T09:06:37Z">
        <w:del w:id="2390" w:author="白日梦想家" w:date="2026-10-26T15:11:03Z">
          <w:r>
            <w:rPr>
              <w:rFonts w:hint="default" w:ascii="Times New Roman" w:hAnsi="Times New Roman" w:eastAsia="方正仿宋_GBK" w:cs="Times New Roman"/>
              <w:b w:val="0"/>
              <w:bCs w:val="0"/>
              <w:i w:val="0"/>
              <w:iCs w:val="0"/>
              <w:sz w:val="32"/>
              <w:szCs w:val="32"/>
              <w:rPrChange w:id="2391" w:author="xh" w:date="2026-10-26T09:06:37Z">
                <w:rPr>
                  <w:rFonts w:hint="eastAsia" w:ascii="方正仿宋_GBK" w:hAnsi="方正仿宋_GBK" w:eastAsia="方正仿宋_GBK" w:cs="Times New Roman"/>
                  <w:sz w:val="32"/>
                  <w:szCs w:val="32"/>
                </w:rPr>
              </w:rPrChange>
            </w:rPr>
            <w:delText>元</w:delText>
          </w:r>
        </w:del>
      </w:ins>
      <w:del w:id="2392" w:author="白日梦想家" w:date="2026-10-26T15:11:03Z">
        <w:r>
          <w:rPr>
            <w:rFonts w:hint="eastAsia" w:ascii="方正仿宋_GBK" w:hAnsi="方正仿宋_GBK" w:eastAsia="方正仿宋_GBK" w:cs="Times New Roman"/>
            <w:sz w:val="32"/>
            <w:szCs w:val="32"/>
          </w:rPr>
          <w:delText>位功率投资比</w:delText>
        </w:r>
      </w:del>
      <w:del w:id="2393" w:author="白日梦想家" w:date="2026-10-26T15:11:03Z">
        <w:r>
          <w:rPr>
            <w:rFonts w:hint="default" w:ascii="Times New Roman" w:hAnsi="Times New Roman" w:eastAsia="方正仿宋_GBK" w:cs="Times New Roman"/>
            <w:b w:val="0"/>
            <w:bCs w:val="0"/>
            <w:i w:val="0"/>
            <w:iCs w:val="0"/>
            <w:sz w:val="32"/>
            <w:szCs w:val="32"/>
            <w:rPrChange w:id="2394" w:author="xh" w:date="2026-10-26T09:06:37Z">
              <w:rPr>
                <w:rFonts w:hint="eastAsia" w:ascii="方正仿宋_GBK" w:hAnsi="方正仿宋_GBK" w:eastAsia="方正仿宋_GBK" w:cs="Times New Roman"/>
                <w:sz w:val="32"/>
                <w:szCs w:val="32"/>
              </w:rPr>
            </w:rPrChange>
          </w:rPr>
          <w:delText>。</w:delText>
        </w:r>
      </w:del>
      <w:del w:id="2395"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2397" w:author="白日梦想家" w:date="2026-10-26T15:11:03Z"/>
          <w:rFonts w:hint="eastAsia" w:ascii="方正仿宋_GBK" w:hAnsi="方正仿宋_GBK" w:eastAsia="方正仿宋_GBK" w:cs="Times New Roman"/>
          <w:sz w:val="32"/>
          <w:szCs w:val="32"/>
          <w:highlight w:val="none"/>
          <w14:ligatures w14:val="standardContextual"/>
        </w:rPr>
        <w:pPrChange w:id="2396" w:author="白日梦想家" w:date="2026-10-26T15:11:11Z">
          <w:pPr>
            <w:widowControl/>
            <w:adjustRightInd w:val="0"/>
            <w:snapToGrid w:val="0"/>
            <w:spacing w:line="560" w:lineRule="exact"/>
            <w:ind w:firstLine="640" w:firstLineChars="200"/>
          </w:pPr>
        </w:pPrChange>
      </w:pPr>
      <w:del w:id="2398"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2400" w:author="白日梦想家" w:date="2026-10-26T15:11:03Z"/>
          <w:rFonts w:hint="eastAsia" w:ascii="方正仿宋_GBK" w:hAnsi="方正仿宋_GBK" w:eastAsia="方正仿宋_GBK" w:cs="Times New Roman"/>
          <w:sz w:val="32"/>
          <w:szCs w:val="32"/>
          <w:highlight w:val="none"/>
          <w14:ligatures w14:val="standardContextual"/>
        </w:rPr>
        <w:pPrChange w:id="2399" w:author="白日梦想家" w:date="2026-10-26T15:11:11Z">
          <w:pPr>
            <w:widowControl/>
            <w:adjustRightInd w:val="0"/>
            <w:snapToGrid w:val="0"/>
            <w:spacing w:line="560" w:lineRule="exact"/>
            <w:ind w:firstLine="641" w:firstLineChars="200"/>
          </w:pPr>
        </w:pPrChange>
      </w:pPr>
      <w:del w:id="2401"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2402"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2403" w:author="白日梦想家" w:date="2026-10-26T15:11:03Z"/>
          <w:rFonts w:hint="eastAsia" w:ascii="方正仿宋_GBK" w:hAnsi="方正仿宋_GBK" w:eastAsia="方正仿宋_GBK" w:cs="Times New Roman"/>
          <w:sz w:val="32"/>
          <w:szCs w:val="32"/>
          <w:highlight w:val="none"/>
          <w14:ligatures w14:val="standardContextual"/>
        </w:rPr>
      </w:pPr>
      <w:del w:id="2404"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405"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2407" w:author="白日梦想家" w:date="2026-10-26T15:11:03Z"/>
              </w:rPr>
              <w:pPrChange w:id="2406" w:author="白日梦想家" w:date="2026-10-26T15:11:11Z">
                <w:pPr>
                  <w:keepNext/>
                  <w:snapToGrid w:val="0"/>
                  <w:spacing w:before="0" w:after="0" w:line="370" w:lineRule="exact"/>
                  <w:ind w:left="0" w:leftChars="0" w:right="0" w:rightChars="0" w:firstLine="0" w:firstLineChars="0"/>
                  <w:jc w:val="center"/>
                </w:pPr>
              </w:pPrChange>
            </w:pPr>
            <w:del w:id="2408"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2410" w:author="白日梦想家" w:date="2026-10-26T15:11:03Z"/>
              </w:rPr>
              <w:pPrChange w:id="2409" w:author="白日梦想家" w:date="2026-10-26T15:11:11Z">
                <w:pPr>
                  <w:keepNext/>
                  <w:snapToGrid w:val="0"/>
                  <w:spacing w:before="0" w:after="0" w:line="370" w:lineRule="exact"/>
                  <w:ind w:left="0" w:leftChars="0" w:right="0" w:rightChars="0" w:firstLine="0" w:firstLineChars="0"/>
                  <w:jc w:val="center"/>
                </w:pPr>
              </w:pPrChange>
            </w:pPr>
            <w:del w:id="2411"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2413" w:author="白日梦想家" w:date="2026-10-26T15:11:03Z"/>
              </w:rPr>
              <w:pPrChange w:id="2412" w:author="白日梦想家" w:date="2026-10-26T15:11:11Z">
                <w:pPr>
                  <w:keepNext/>
                  <w:snapToGrid w:val="0"/>
                  <w:spacing w:before="0" w:after="0" w:line="370" w:lineRule="exact"/>
                  <w:ind w:left="0" w:leftChars="0" w:right="0" w:rightChars="0" w:firstLine="0" w:firstLineChars="0"/>
                  <w:jc w:val="center"/>
                </w:pPr>
              </w:pPrChange>
            </w:pPr>
            <w:del w:id="2414"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2416" w:author="白日梦想家" w:date="2026-10-26T15:11:03Z"/>
              </w:rPr>
              <w:pPrChange w:id="2415" w:author="白日梦想家" w:date="2026-10-26T15:11:11Z">
                <w:pPr>
                  <w:keepNext/>
                  <w:snapToGrid w:val="0"/>
                  <w:spacing w:before="0" w:after="0" w:line="370" w:lineRule="exact"/>
                  <w:ind w:left="0" w:leftChars="0" w:right="0" w:rightChars="0" w:firstLine="0" w:firstLineChars="0"/>
                  <w:jc w:val="center"/>
                </w:pPr>
              </w:pPrChange>
            </w:pPr>
            <w:del w:id="2417"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2419" w:author="白日梦想家" w:date="2026-10-26T15:11:03Z"/>
              </w:rPr>
              <w:pPrChange w:id="2418" w:author="白日梦想家" w:date="2026-10-26T15:11:11Z">
                <w:pPr>
                  <w:keepNext/>
                  <w:snapToGrid w:val="0"/>
                  <w:spacing w:before="0" w:after="0" w:line="370" w:lineRule="exact"/>
                  <w:ind w:left="0" w:leftChars="0" w:right="0" w:rightChars="0" w:firstLine="0" w:firstLineChars="0"/>
                  <w:jc w:val="center"/>
                </w:pPr>
              </w:pPrChange>
            </w:pPr>
            <w:del w:id="2420"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21"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2423" w:author="白日梦想家" w:date="2026-10-26T15:11:03Z"/>
              </w:rPr>
              <w:pPrChange w:id="2422" w:author="白日梦想家" w:date="2026-10-26T15:11:11Z">
                <w:pPr>
                  <w:keepNext/>
                  <w:snapToGrid w:val="0"/>
                  <w:spacing w:before="0" w:after="0" w:line="370" w:lineRule="exact"/>
                  <w:ind w:left="0" w:leftChars="0" w:right="0" w:rightChars="0" w:firstLine="0" w:firstLineChars="0"/>
                  <w:jc w:val="center"/>
                </w:pPr>
              </w:pPrChange>
            </w:pPr>
            <w:del w:id="2424"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2426" w:author="白日梦想家" w:date="2026-10-26T15:11:03Z"/>
              </w:rPr>
              <w:pPrChange w:id="2425" w:author="白日梦想家" w:date="2026-10-26T15:11:11Z">
                <w:pPr>
                  <w:keepNext/>
                  <w:snapToGrid w:val="0"/>
                  <w:spacing w:before="0" w:after="0" w:line="370" w:lineRule="exact"/>
                  <w:ind w:left="0" w:leftChars="0" w:right="0" w:rightChars="0" w:firstLine="0" w:firstLineChars="0"/>
                  <w:jc w:val="center"/>
                </w:pPr>
              </w:pPrChange>
            </w:pPr>
            <w:del w:id="2427"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2429" w:author="白日梦想家" w:date="2026-10-26T15:11:03Z"/>
              </w:rPr>
              <w:pPrChange w:id="2428" w:author="白日梦想家" w:date="2026-10-26T15:11:11Z">
                <w:pPr>
                  <w:keepNext/>
                  <w:snapToGrid w:val="0"/>
                  <w:spacing w:before="0" w:after="0" w:line="370" w:lineRule="exact"/>
                  <w:ind w:left="0" w:leftChars="0" w:right="0" w:rightChars="0" w:firstLine="0" w:firstLineChars="0"/>
                  <w:jc w:val="center"/>
                </w:pPr>
              </w:pPrChange>
            </w:pPr>
            <w:del w:id="243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2432" w:author="白日梦想家" w:date="2026-10-26T15:11:03Z"/>
              </w:rPr>
              <w:pPrChange w:id="2431" w:author="白日梦想家" w:date="2026-10-26T15:11:11Z">
                <w:pPr>
                  <w:keepNext/>
                  <w:snapToGrid w:val="0"/>
                  <w:spacing w:before="0" w:after="0" w:line="370" w:lineRule="exact"/>
                  <w:ind w:left="0" w:leftChars="0" w:right="0" w:rightChars="0" w:firstLine="0" w:firstLineChars="0"/>
                  <w:jc w:val="center"/>
                </w:pPr>
              </w:pPrChange>
            </w:pPr>
            <w:del w:id="2433"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2435" w:author="白日梦想家" w:date="2026-10-26T15:11:03Z"/>
              </w:rPr>
              <w:pPrChange w:id="2434" w:author="白日梦想家" w:date="2026-10-26T15:11:11Z">
                <w:pPr>
                  <w:keepNext/>
                  <w:snapToGrid w:val="0"/>
                  <w:spacing w:before="0" w:after="0" w:line="370" w:lineRule="exact"/>
                  <w:ind w:left="0" w:leftChars="0" w:right="0" w:rightChars="0" w:firstLine="0" w:firstLineChars="0"/>
                  <w:jc w:val="center"/>
                </w:pPr>
              </w:pPrChange>
            </w:pPr>
            <w:del w:id="2436"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37"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2439" w:author="白日梦想家" w:date="2026-10-26T15:11:03Z"/>
              </w:rPr>
              <w:pPrChange w:id="2438" w:author="白日梦想家" w:date="2026-10-26T15:11:11Z">
                <w:pPr>
                  <w:keepNext/>
                  <w:snapToGrid w:val="0"/>
                  <w:spacing w:before="0" w:after="0" w:line="370" w:lineRule="exact"/>
                  <w:ind w:left="0" w:leftChars="0" w:right="0" w:rightChars="0" w:firstLine="0" w:firstLineChars="0"/>
                  <w:jc w:val="center"/>
                </w:pPr>
              </w:pPrChange>
            </w:pPr>
            <w:del w:id="2440"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2442" w:author="白日梦想家" w:date="2026-10-26T15:11:03Z"/>
              </w:rPr>
              <w:pPrChange w:id="2441" w:author="白日梦想家" w:date="2026-10-26T15:11:11Z">
                <w:pPr>
                  <w:keepNext/>
                  <w:snapToGrid w:val="0"/>
                  <w:spacing w:before="0" w:after="0" w:line="370" w:lineRule="exact"/>
                  <w:ind w:left="0" w:leftChars="0" w:right="0" w:rightChars="0" w:firstLine="0" w:firstLineChars="0"/>
                  <w:jc w:val="center"/>
                </w:pPr>
              </w:pPrChange>
            </w:pPr>
            <w:del w:id="2443"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2445" w:author="白日梦想家" w:date="2026-10-26T15:11:03Z"/>
              </w:rPr>
              <w:pPrChange w:id="2444" w:author="白日梦想家" w:date="2026-10-26T15:11:11Z">
                <w:pPr>
                  <w:keepNext/>
                  <w:snapToGrid w:val="0"/>
                  <w:spacing w:before="0" w:after="0" w:line="370" w:lineRule="exact"/>
                  <w:ind w:left="0" w:leftChars="0" w:right="0" w:rightChars="0" w:firstLine="0" w:firstLineChars="0"/>
                  <w:jc w:val="center"/>
                </w:pPr>
              </w:pPrChange>
            </w:pPr>
            <w:del w:id="2446"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2448" w:author="白日梦想家" w:date="2026-10-26T15:11:03Z"/>
              </w:rPr>
              <w:pPrChange w:id="2447" w:author="白日梦想家" w:date="2026-10-26T15:11:11Z">
                <w:pPr>
                  <w:keepNext/>
                  <w:snapToGrid w:val="0"/>
                  <w:spacing w:before="0" w:after="0" w:line="370" w:lineRule="exact"/>
                  <w:ind w:left="0" w:leftChars="0" w:right="0" w:rightChars="0" w:firstLine="0" w:firstLineChars="0"/>
                  <w:jc w:val="center"/>
                </w:pPr>
              </w:pPrChange>
            </w:pPr>
            <w:del w:id="2449"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2451" w:author="白日梦想家" w:date="2026-10-26T15:11:03Z"/>
              </w:rPr>
              <w:pPrChange w:id="2450" w:author="白日梦想家" w:date="2026-10-26T15:11:11Z">
                <w:pPr>
                  <w:keepNext/>
                  <w:snapToGrid w:val="0"/>
                  <w:spacing w:before="0" w:after="0" w:line="370" w:lineRule="exact"/>
                  <w:ind w:left="0" w:leftChars="0" w:right="0" w:rightChars="0" w:firstLine="0" w:firstLineChars="0"/>
                  <w:jc w:val="center"/>
                </w:pPr>
              </w:pPrChange>
            </w:pPr>
            <w:del w:id="2452"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53"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2455" w:author="白日梦想家" w:date="2026-10-26T15:11:03Z"/>
              </w:rPr>
              <w:pPrChange w:id="2454" w:author="白日梦想家" w:date="2026-10-26T15:11:11Z">
                <w:pPr>
                  <w:keepNext/>
                  <w:snapToGrid w:val="0"/>
                  <w:spacing w:before="0" w:after="0" w:line="370" w:lineRule="exact"/>
                  <w:ind w:left="0" w:leftChars="0" w:right="0" w:rightChars="0" w:firstLine="0" w:firstLineChars="0"/>
                  <w:jc w:val="center"/>
                </w:pPr>
              </w:pPrChange>
            </w:pPr>
            <w:del w:id="2456"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2458" w:author="白日梦想家" w:date="2026-10-26T15:11:03Z"/>
              </w:rPr>
              <w:pPrChange w:id="2457" w:author="白日梦想家" w:date="2026-10-26T15:11:11Z">
                <w:pPr>
                  <w:keepNext/>
                  <w:snapToGrid w:val="0"/>
                  <w:spacing w:before="0" w:after="0" w:line="370" w:lineRule="exact"/>
                  <w:ind w:left="0" w:leftChars="0" w:right="0" w:rightChars="0" w:firstLine="0" w:firstLineChars="0"/>
                  <w:jc w:val="center"/>
                </w:pPr>
              </w:pPrChange>
            </w:pPr>
            <w:del w:id="2459"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2461" w:author="白日梦想家" w:date="2026-10-26T15:11:03Z"/>
              </w:rPr>
              <w:pPrChange w:id="2460" w:author="白日梦想家" w:date="2026-10-26T15:11:11Z">
                <w:pPr>
                  <w:keepNext/>
                  <w:snapToGrid w:val="0"/>
                  <w:spacing w:before="0" w:after="0" w:line="370" w:lineRule="exact"/>
                  <w:ind w:left="0" w:leftChars="0" w:right="0" w:rightChars="0" w:firstLine="0" w:firstLineChars="0"/>
                  <w:jc w:val="center"/>
                </w:pPr>
              </w:pPrChange>
            </w:pPr>
            <w:del w:id="2462"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2464" w:author="白日梦想家" w:date="2026-10-26T15:11:03Z"/>
              </w:rPr>
              <w:pPrChange w:id="2463" w:author="白日梦想家" w:date="2026-10-26T15:11:11Z">
                <w:pPr>
                  <w:keepNext/>
                  <w:snapToGrid w:val="0"/>
                  <w:spacing w:before="0" w:after="0" w:line="370" w:lineRule="exact"/>
                  <w:ind w:left="0" w:leftChars="0" w:right="0" w:rightChars="0" w:firstLine="0" w:firstLineChars="0"/>
                  <w:jc w:val="center"/>
                </w:pPr>
              </w:pPrChange>
            </w:pPr>
            <w:del w:id="2465"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2467" w:author="白日梦想家" w:date="2026-10-26T15:11:03Z"/>
              </w:rPr>
              <w:pPrChange w:id="2466" w:author="白日梦想家" w:date="2026-10-26T15:11:11Z">
                <w:pPr>
                  <w:keepNext/>
                  <w:snapToGrid w:val="0"/>
                  <w:spacing w:before="0" w:after="0" w:line="370" w:lineRule="exact"/>
                  <w:ind w:left="0" w:leftChars="0" w:right="0" w:rightChars="0" w:firstLine="0" w:firstLineChars="0"/>
                  <w:jc w:val="center"/>
                </w:pPr>
              </w:pPrChange>
            </w:pPr>
            <w:del w:id="2468"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69"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2471" w:author="白日梦想家" w:date="2026-10-26T15:11:03Z"/>
              </w:rPr>
              <w:pPrChange w:id="2470" w:author="白日梦想家" w:date="2026-10-26T15:11:11Z">
                <w:pPr>
                  <w:keepNext/>
                  <w:snapToGrid w:val="0"/>
                  <w:spacing w:before="0" w:after="0" w:line="370" w:lineRule="exact"/>
                  <w:ind w:left="0" w:leftChars="0" w:right="0" w:rightChars="0" w:firstLine="0" w:firstLineChars="0"/>
                  <w:jc w:val="center"/>
                </w:pPr>
              </w:pPrChange>
            </w:pPr>
            <w:del w:id="2472"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2477" w:author="白日梦想家" w:date="2026-10-26T15:11:03Z"/>
              </w:rPr>
              <w:pPrChange w:id="2476" w:author="白日梦想家" w:date="2026-10-26T15:11:11Z">
                <w:pPr>
                  <w:keepNext/>
                  <w:snapToGrid w:val="0"/>
                  <w:spacing w:before="0" w:after="0" w:line="370" w:lineRule="exact"/>
                  <w:ind w:left="0" w:leftChars="0" w:right="0" w:rightChars="0" w:firstLine="0" w:firstLineChars="0"/>
                  <w:jc w:val="center"/>
                </w:pPr>
              </w:pPrChange>
            </w:pPr>
            <w:del w:id="2478"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2480" w:author="白日梦想家" w:date="2026-10-26T15:11:03Z"/>
              </w:rPr>
              <w:pPrChange w:id="2479" w:author="白日梦想家" w:date="2026-10-26T15:11:11Z">
                <w:pPr>
                  <w:keepNext/>
                  <w:snapToGrid w:val="0"/>
                  <w:spacing w:before="0" w:after="0" w:line="370" w:lineRule="exact"/>
                  <w:ind w:left="0" w:leftChars="0" w:right="0" w:rightChars="0" w:firstLine="0" w:firstLineChars="0"/>
                  <w:jc w:val="center"/>
                </w:pPr>
              </w:pPrChange>
            </w:pPr>
            <w:del w:id="2481"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2483" w:author="白日梦想家" w:date="2026-10-26T15:11:03Z"/>
              </w:rPr>
              <w:pPrChange w:id="2482" w:author="白日梦想家" w:date="2026-10-26T15:11:11Z">
                <w:pPr>
                  <w:keepNext/>
                  <w:snapToGrid w:val="0"/>
                  <w:spacing w:before="0" w:after="0" w:line="370" w:lineRule="exact"/>
                  <w:ind w:left="0" w:leftChars="0" w:right="0" w:rightChars="0" w:firstLine="0" w:firstLineChars="0"/>
                  <w:jc w:val="center"/>
                </w:pPr>
              </w:pPrChange>
            </w:pPr>
            <w:del w:id="2484"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85"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2487" w:author="白日梦想家" w:date="2026-10-26T15:11:03Z"/>
              </w:rPr>
              <w:pPrChange w:id="2486" w:author="白日梦想家" w:date="2026-10-26T15:11:11Z">
                <w:pPr>
                  <w:keepNext/>
                  <w:snapToGrid w:val="0"/>
                  <w:spacing w:before="0" w:after="0" w:line="370" w:lineRule="exact"/>
                  <w:ind w:left="0" w:leftChars="0" w:right="0" w:rightChars="0" w:firstLine="0" w:firstLineChars="0"/>
                  <w:jc w:val="center"/>
                </w:pPr>
              </w:pPrChange>
            </w:pPr>
            <w:del w:id="2488"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2493" w:author="白日梦想家" w:date="2026-10-26T15:11:03Z"/>
              </w:rPr>
              <w:pPrChange w:id="2492" w:author="白日梦想家" w:date="2026-10-26T15:11:11Z">
                <w:pPr>
                  <w:keepNext/>
                  <w:snapToGrid w:val="0"/>
                  <w:spacing w:before="0" w:after="0" w:line="370" w:lineRule="exact"/>
                  <w:ind w:left="0" w:leftChars="0" w:right="0" w:rightChars="0" w:firstLine="0" w:firstLineChars="0"/>
                  <w:jc w:val="center"/>
                </w:pPr>
              </w:pPrChange>
            </w:pPr>
            <w:del w:id="2494"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2496" w:author="白日梦想家" w:date="2026-10-26T15:11:03Z"/>
              </w:rPr>
              <w:pPrChange w:id="2495" w:author="白日梦想家" w:date="2026-10-26T15:11:11Z">
                <w:pPr>
                  <w:keepNext/>
                  <w:snapToGrid w:val="0"/>
                  <w:spacing w:before="0" w:after="0" w:line="370" w:lineRule="exact"/>
                  <w:ind w:left="0" w:leftChars="0" w:right="0" w:rightChars="0" w:firstLine="0" w:firstLineChars="0"/>
                  <w:jc w:val="center"/>
                </w:pPr>
              </w:pPrChange>
            </w:pPr>
            <w:del w:id="2497"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01"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2506" w:author="白日梦想家" w:date="2026-10-26T15:11:03Z"/>
              </w:rPr>
              <w:pPrChange w:id="2505" w:author="白日梦想家" w:date="2026-10-26T15:11:11Z">
                <w:pPr>
                  <w:keepNext/>
                  <w:snapToGrid w:val="0"/>
                  <w:spacing w:before="0" w:after="0" w:line="370" w:lineRule="exact"/>
                  <w:ind w:left="0" w:leftChars="0" w:right="0" w:rightChars="0" w:firstLine="0" w:firstLineChars="0"/>
                  <w:jc w:val="center"/>
                </w:pPr>
              </w:pPrChange>
            </w:pPr>
            <w:del w:id="2507"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2509" w:author="白日梦想家" w:date="2026-10-26T15:11:03Z"/>
              </w:rPr>
              <w:pPrChange w:id="2508" w:author="白日梦想家" w:date="2026-10-26T15:11:11Z">
                <w:pPr>
                  <w:keepNext/>
                  <w:snapToGrid w:val="0"/>
                  <w:spacing w:before="0" w:after="0" w:line="370" w:lineRule="exact"/>
                  <w:ind w:left="0" w:leftChars="0" w:right="0" w:rightChars="0" w:firstLine="0" w:firstLineChars="0"/>
                  <w:jc w:val="center"/>
                </w:pPr>
              </w:pPrChange>
            </w:pPr>
            <w:del w:id="251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2512" w:author="白日梦想家" w:date="2026-10-26T15:11:03Z"/>
              </w:rPr>
              <w:pPrChange w:id="2511" w:author="白日梦想家" w:date="2026-10-26T15:11:11Z">
                <w:pPr>
                  <w:keepNext/>
                  <w:snapToGrid w:val="0"/>
                  <w:spacing w:before="0" w:after="0" w:line="370" w:lineRule="exact"/>
                  <w:ind w:left="0" w:leftChars="0" w:right="0" w:rightChars="0" w:firstLine="0" w:firstLineChars="0"/>
                  <w:jc w:val="center"/>
                </w:pPr>
              </w:pPrChange>
            </w:pPr>
            <w:del w:id="2513"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7"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2519" w:author="白日梦想家" w:date="2026-10-26T15:11:03Z"/>
              </w:rPr>
              <w:pPrChange w:id="2518" w:author="白日梦想家" w:date="2026-10-26T15:11:11Z">
                <w:pPr>
                  <w:keepNext/>
                  <w:snapToGrid w:val="0"/>
                  <w:spacing w:before="0" w:after="0" w:line="370" w:lineRule="exact"/>
                  <w:ind w:left="0" w:leftChars="0" w:right="0" w:rightChars="0" w:firstLine="0" w:firstLineChars="0"/>
                  <w:jc w:val="center"/>
                </w:pPr>
              </w:pPrChange>
            </w:pPr>
            <w:del w:id="2520"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522" w:author="白日梦想家" w:date="2026-10-26T15:11:03Z"/>
              </w:rPr>
              <w:pPrChange w:id="2521" w:author="白日梦想家" w:date="2026-10-26T15:11:11Z">
                <w:pPr>
                  <w:keepNext/>
                  <w:snapToGrid w:val="0"/>
                  <w:spacing w:before="0" w:after="0" w:line="370" w:lineRule="exact"/>
                  <w:ind w:left="0" w:leftChars="0" w:right="0" w:rightChars="0" w:firstLine="0" w:firstLineChars="0"/>
                  <w:jc w:val="center"/>
                </w:pPr>
              </w:pPrChange>
            </w:pPr>
            <w:del w:id="2523"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525" w:author="白日梦想家" w:date="2026-10-26T15:11:03Z"/>
              </w:rPr>
              <w:pPrChange w:id="2524" w:author="白日梦想家" w:date="2026-10-26T15:11:11Z">
                <w:pPr>
                  <w:keepNext/>
                  <w:snapToGrid w:val="0"/>
                  <w:spacing w:before="0" w:after="0" w:line="370" w:lineRule="exact"/>
                  <w:ind w:left="0" w:leftChars="0" w:right="0" w:rightChars="0" w:firstLine="0" w:firstLineChars="0"/>
                  <w:jc w:val="center"/>
                </w:pPr>
              </w:pPrChange>
            </w:pPr>
            <w:del w:id="2526"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531" w:author="白日梦想家" w:date="2026-10-26T15:11:03Z"/>
              </w:rPr>
              <w:pPrChange w:id="2530" w:author="白日梦想家" w:date="2026-10-26T15:11:11Z">
                <w:pPr>
                  <w:keepNext/>
                  <w:snapToGrid w:val="0"/>
                  <w:spacing w:before="0" w:after="0" w:line="370" w:lineRule="exact"/>
                  <w:ind w:left="0" w:leftChars="0" w:right="0" w:rightChars="0" w:firstLine="0" w:firstLineChars="0"/>
                  <w:jc w:val="center"/>
                </w:pPr>
              </w:pPrChange>
            </w:pPr>
            <w:del w:id="2532"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33"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535" w:author="白日梦想家" w:date="2026-10-26T15:11:03Z"/>
              </w:rPr>
              <w:pPrChange w:id="2534" w:author="白日梦想家" w:date="2026-10-26T15:11:11Z">
                <w:pPr>
                  <w:keepNext/>
                  <w:snapToGrid w:val="0"/>
                  <w:spacing w:before="0" w:after="0" w:line="370" w:lineRule="exact"/>
                  <w:ind w:left="0" w:leftChars="0" w:right="0" w:rightChars="0" w:firstLine="0" w:firstLineChars="0"/>
                  <w:jc w:val="center"/>
                </w:pPr>
              </w:pPrChange>
            </w:pPr>
            <w:del w:id="2536"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538" w:author="白日梦想家" w:date="2026-10-26T15:11:03Z"/>
              </w:rPr>
              <w:pPrChange w:id="2537" w:author="白日梦想家" w:date="2026-10-26T15:11:11Z">
                <w:pPr>
                  <w:keepNext/>
                  <w:snapToGrid w:val="0"/>
                  <w:spacing w:before="0" w:after="0" w:line="370" w:lineRule="exact"/>
                  <w:ind w:left="0" w:leftChars="0" w:right="0" w:rightChars="0" w:firstLine="0" w:firstLineChars="0"/>
                  <w:jc w:val="center"/>
                </w:pPr>
              </w:pPrChange>
            </w:pPr>
            <w:del w:id="2539"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541" w:author="白日梦想家" w:date="2026-10-26T15:11:03Z"/>
              </w:rPr>
              <w:pPrChange w:id="2540" w:author="白日梦想家" w:date="2026-10-26T15:11:11Z">
                <w:pPr>
                  <w:keepNext/>
                  <w:snapToGrid w:val="0"/>
                  <w:spacing w:before="0" w:after="0" w:line="370" w:lineRule="exact"/>
                  <w:ind w:left="0" w:leftChars="0" w:right="0" w:rightChars="0" w:firstLine="0" w:firstLineChars="0"/>
                  <w:jc w:val="center"/>
                </w:pPr>
              </w:pPrChange>
            </w:pPr>
            <w:del w:id="2542"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544" w:author="白日梦想家" w:date="2026-10-26T15:11:03Z"/>
              </w:rPr>
              <w:pPrChange w:id="2543" w:author="白日梦想家" w:date="2026-10-26T15:11:11Z">
                <w:pPr>
                  <w:keepNext/>
                  <w:snapToGrid w:val="0"/>
                  <w:spacing w:before="0" w:after="0" w:line="370" w:lineRule="exact"/>
                  <w:ind w:left="0" w:leftChars="0" w:right="0" w:rightChars="0" w:firstLine="0" w:firstLineChars="0"/>
                  <w:jc w:val="center"/>
                </w:pPr>
              </w:pPrChange>
            </w:pPr>
            <w:del w:id="2545"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547" w:author="白日梦想家" w:date="2026-10-26T15:11:03Z"/>
              </w:rPr>
              <w:pPrChange w:id="2546" w:author="白日梦想家" w:date="2026-10-26T15:11:11Z">
                <w:pPr>
                  <w:keepNext/>
                  <w:snapToGrid w:val="0"/>
                  <w:spacing w:before="0" w:after="0" w:line="370" w:lineRule="exact"/>
                  <w:ind w:left="0" w:leftChars="0" w:right="0" w:rightChars="0" w:firstLine="0" w:firstLineChars="0"/>
                  <w:jc w:val="center"/>
                </w:pPr>
              </w:pPrChange>
            </w:pPr>
            <w:del w:id="2548"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49"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551" w:author="白日梦想家" w:date="2026-10-26T15:11:03Z"/>
              </w:rPr>
              <w:pPrChange w:id="2550" w:author="白日梦想家" w:date="2026-10-26T15:11:11Z">
                <w:pPr>
                  <w:keepNext/>
                  <w:snapToGrid w:val="0"/>
                  <w:spacing w:before="0" w:after="0" w:line="370" w:lineRule="exact"/>
                  <w:ind w:left="0" w:leftChars="0" w:right="0" w:rightChars="0" w:firstLine="0" w:firstLineChars="0"/>
                  <w:jc w:val="center"/>
                </w:pPr>
              </w:pPrChange>
            </w:pPr>
            <w:del w:id="2552"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554" w:author="白日梦想家" w:date="2026-10-26T15:11:03Z"/>
              </w:rPr>
              <w:pPrChange w:id="2553" w:author="白日梦想家" w:date="2026-10-26T15:11:11Z">
                <w:pPr>
                  <w:keepNext/>
                  <w:snapToGrid w:val="0"/>
                  <w:spacing w:before="0" w:after="0" w:line="370" w:lineRule="exact"/>
                  <w:ind w:left="0" w:leftChars="0" w:right="0" w:rightChars="0" w:firstLine="0" w:firstLineChars="0"/>
                  <w:jc w:val="center"/>
                </w:pPr>
              </w:pPrChange>
            </w:pPr>
            <w:del w:id="2555"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keepNext/>
                  <w:snapToGrid w:val="0"/>
                  <w:spacing w:before="0" w:after="0" w:line="370" w:lineRule="exact"/>
                  <w:ind w:left="0" w:leftChars="0" w:right="0" w:rightChars="0" w:firstLine="0" w:firstLineChars="0"/>
                  <w:jc w:val="center"/>
                </w:pPr>
              </w:pPrChange>
            </w:pPr>
            <w:del w:id="2558"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560" w:author="白日梦想家" w:date="2026-10-26T15:11:03Z"/>
              </w:rPr>
              <w:pPrChange w:id="2559" w:author="白日梦想家" w:date="2026-10-26T15:11:11Z">
                <w:pPr>
                  <w:keepNext/>
                  <w:snapToGrid w:val="0"/>
                  <w:spacing w:before="0" w:after="0" w:line="370" w:lineRule="exact"/>
                  <w:ind w:left="0" w:leftChars="0" w:right="0" w:rightChars="0" w:firstLine="0" w:firstLineChars="0"/>
                  <w:jc w:val="center"/>
                </w:pPr>
              </w:pPrChange>
            </w:pPr>
            <w:del w:id="2561"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563" w:author="白日梦想家" w:date="2026-10-26T15:11:03Z"/>
              </w:rPr>
              <w:pPrChange w:id="2562" w:author="白日梦想家" w:date="2026-10-26T15:11:11Z">
                <w:pPr>
                  <w:keepNext/>
                  <w:snapToGrid w:val="0"/>
                  <w:spacing w:before="0" w:after="0" w:line="370" w:lineRule="exact"/>
                  <w:ind w:left="0" w:leftChars="0" w:right="0" w:rightChars="0" w:firstLine="0" w:firstLineChars="0"/>
                  <w:jc w:val="center"/>
                </w:pPr>
              </w:pPrChange>
            </w:pPr>
            <w:del w:id="2564"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65"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567" w:author="白日梦想家" w:date="2026-10-26T15:11:03Z"/>
              </w:rPr>
              <w:pPrChange w:id="2566" w:author="白日梦想家" w:date="2026-10-26T15:11:11Z">
                <w:pPr>
                  <w:keepNext/>
                  <w:snapToGrid w:val="0"/>
                  <w:spacing w:before="0" w:after="0" w:line="370" w:lineRule="exact"/>
                  <w:ind w:left="0" w:leftChars="0" w:right="0" w:rightChars="0" w:firstLine="0" w:firstLineChars="0"/>
                  <w:jc w:val="center"/>
                </w:pPr>
              </w:pPrChange>
            </w:pPr>
            <w:del w:id="2568"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570" w:author="白日梦想家" w:date="2026-10-26T15:11:03Z"/>
              </w:rPr>
              <w:pPrChange w:id="2569" w:author="白日梦想家" w:date="2026-10-26T15:11:11Z">
                <w:pPr>
                  <w:keepNext/>
                  <w:snapToGrid w:val="0"/>
                  <w:spacing w:before="0" w:after="0" w:line="370" w:lineRule="exact"/>
                  <w:ind w:left="0" w:leftChars="0" w:right="0" w:rightChars="0" w:firstLine="0" w:firstLineChars="0"/>
                  <w:jc w:val="center"/>
                </w:pPr>
              </w:pPrChange>
            </w:pPr>
            <w:del w:id="2571"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573" w:author="白日梦想家" w:date="2026-10-26T15:11:03Z"/>
              </w:rPr>
              <w:pPrChange w:id="2572" w:author="白日梦想家" w:date="2026-10-26T15:11:11Z">
                <w:pPr>
                  <w:keepNext/>
                  <w:snapToGrid w:val="0"/>
                  <w:spacing w:before="0" w:after="0" w:line="370" w:lineRule="exact"/>
                  <w:ind w:left="0" w:leftChars="0" w:right="0" w:rightChars="0" w:firstLine="0" w:firstLineChars="0"/>
                  <w:jc w:val="center"/>
                </w:pPr>
              </w:pPrChange>
            </w:pPr>
            <w:del w:id="2574"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576" w:author="白日梦想家" w:date="2026-10-26T15:11:03Z"/>
              </w:rPr>
              <w:pPrChange w:id="2575" w:author="白日梦想家" w:date="2026-10-26T15:11:11Z">
                <w:pPr>
                  <w:keepNext/>
                  <w:snapToGrid w:val="0"/>
                  <w:spacing w:before="0" w:after="0" w:line="370" w:lineRule="exact"/>
                  <w:ind w:left="0" w:leftChars="0" w:right="0" w:rightChars="0" w:firstLine="0" w:firstLineChars="0"/>
                  <w:jc w:val="center"/>
                </w:pPr>
              </w:pPrChange>
            </w:pPr>
            <w:del w:id="2577"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579" w:author="白日梦想家" w:date="2026-10-26T15:11:03Z"/>
              </w:rPr>
              <w:pPrChange w:id="2578" w:author="白日梦想家" w:date="2026-10-26T15:11:11Z">
                <w:pPr>
                  <w:keepNext/>
                  <w:snapToGrid w:val="0"/>
                  <w:spacing w:before="0" w:after="0" w:line="370" w:lineRule="exact"/>
                  <w:ind w:left="0" w:leftChars="0" w:right="0" w:rightChars="0" w:firstLine="0" w:firstLineChars="0"/>
                  <w:jc w:val="center"/>
                </w:pPr>
              </w:pPrChange>
            </w:pPr>
            <w:del w:id="2580"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81"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583" w:author="白日梦想家" w:date="2026-10-26T15:11:03Z"/>
              </w:rPr>
              <w:pPrChange w:id="2582" w:author="白日梦想家" w:date="2026-10-26T15:11:11Z">
                <w:pPr>
                  <w:keepNext/>
                  <w:snapToGrid w:val="0"/>
                  <w:spacing w:before="0" w:after="0" w:line="370" w:lineRule="exact"/>
                  <w:ind w:left="0" w:leftChars="0" w:right="0" w:rightChars="0" w:firstLine="0" w:firstLineChars="0"/>
                  <w:jc w:val="center"/>
                </w:pPr>
              </w:pPrChange>
            </w:pPr>
            <w:del w:id="2584"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586" w:author="白日梦想家" w:date="2026-10-26T15:11:03Z"/>
              </w:rPr>
              <w:pPrChange w:id="2585" w:author="白日梦想家" w:date="2026-10-26T15:11:11Z">
                <w:pPr>
                  <w:keepNext/>
                  <w:snapToGrid w:val="0"/>
                  <w:spacing w:before="0" w:after="0" w:line="370" w:lineRule="exact"/>
                  <w:ind w:left="0" w:leftChars="0" w:right="0" w:rightChars="0" w:firstLine="0" w:firstLineChars="0"/>
                  <w:jc w:val="center"/>
                </w:pPr>
              </w:pPrChange>
            </w:pPr>
            <w:del w:id="2587"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589" w:author="白日梦想家" w:date="2026-10-26T15:11:03Z"/>
              </w:rPr>
              <w:pPrChange w:id="2588" w:author="白日梦想家" w:date="2026-10-26T15:11:11Z">
                <w:pPr>
                  <w:keepNext/>
                  <w:snapToGrid w:val="0"/>
                  <w:spacing w:before="0" w:after="0" w:line="370" w:lineRule="exact"/>
                  <w:ind w:left="0" w:leftChars="0" w:right="0" w:rightChars="0" w:firstLine="0" w:firstLineChars="0"/>
                  <w:jc w:val="center"/>
                </w:pPr>
              </w:pPrChange>
            </w:pPr>
            <w:del w:id="2590"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592" w:author="白日梦想家" w:date="2026-10-26T15:11:03Z"/>
              </w:rPr>
              <w:pPrChange w:id="2591" w:author="白日梦想家" w:date="2026-10-26T15:11:11Z">
                <w:pPr>
                  <w:keepNext/>
                  <w:snapToGrid w:val="0"/>
                  <w:spacing w:before="0" w:after="0" w:line="370" w:lineRule="exact"/>
                  <w:ind w:left="0" w:leftChars="0" w:right="0" w:rightChars="0" w:firstLine="0" w:firstLineChars="0"/>
                  <w:jc w:val="center"/>
                </w:pPr>
              </w:pPrChange>
            </w:pPr>
            <w:del w:id="2593"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595" w:author="白日梦想家" w:date="2026-10-26T15:11:03Z"/>
              </w:rPr>
              <w:pPrChange w:id="2594" w:author="白日梦想家" w:date="2026-10-26T15:11:11Z">
                <w:pPr>
                  <w:keepNext/>
                  <w:snapToGrid w:val="0"/>
                  <w:spacing w:before="0" w:after="0" w:line="370" w:lineRule="exact"/>
                  <w:ind w:left="0" w:leftChars="0" w:right="0" w:rightChars="0" w:firstLine="0" w:firstLineChars="0"/>
                  <w:jc w:val="center"/>
                </w:pPr>
              </w:pPrChange>
            </w:pPr>
            <w:del w:id="2596"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97"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599" w:author="白日梦想家" w:date="2026-10-26T15:11:03Z"/>
              </w:rPr>
              <w:pPrChange w:id="2598" w:author="白日梦想家" w:date="2026-10-26T15:11:11Z">
                <w:pPr>
                  <w:keepNext/>
                  <w:snapToGrid w:val="0"/>
                  <w:spacing w:before="0" w:after="0" w:line="370" w:lineRule="exact"/>
                  <w:ind w:left="0" w:leftChars="0" w:right="0" w:rightChars="0" w:firstLine="0" w:firstLineChars="0"/>
                  <w:jc w:val="center"/>
                </w:pPr>
              </w:pPrChange>
            </w:pPr>
            <w:del w:id="2600"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602" w:author="白日梦想家" w:date="2026-10-26T15:11:03Z"/>
              </w:rPr>
              <w:pPrChange w:id="2601" w:author="白日梦想家" w:date="2026-10-26T15:11:11Z">
                <w:pPr>
                  <w:keepNext/>
                  <w:snapToGrid w:val="0"/>
                  <w:spacing w:before="0" w:after="0" w:line="370" w:lineRule="exact"/>
                  <w:ind w:left="0" w:leftChars="0" w:right="0" w:rightChars="0" w:firstLine="0" w:firstLineChars="0"/>
                  <w:jc w:val="center"/>
                </w:pPr>
              </w:pPrChange>
            </w:pPr>
            <w:del w:id="2603"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605" w:author="白日梦想家" w:date="2026-10-26T15:11:03Z"/>
              </w:rPr>
              <w:pPrChange w:id="2604" w:author="白日梦想家" w:date="2026-10-26T15:11:11Z">
                <w:pPr>
                  <w:keepNext/>
                  <w:snapToGrid w:val="0"/>
                  <w:spacing w:before="0" w:after="0" w:line="370" w:lineRule="exact"/>
                  <w:ind w:left="0" w:leftChars="0" w:right="0" w:rightChars="0" w:firstLine="0" w:firstLineChars="0"/>
                  <w:jc w:val="center"/>
                </w:pPr>
              </w:pPrChange>
            </w:pPr>
            <w:del w:id="2606"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608" w:author="白日梦想家" w:date="2026-10-26T15:11:03Z"/>
              </w:rPr>
              <w:pPrChange w:id="2607" w:author="白日梦想家" w:date="2026-10-26T15:11:11Z">
                <w:pPr>
                  <w:keepNext/>
                  <w:snapToGrid w:val="0"/>
                  <w:spacing w:before="0" w:after="0" w:line="370" w:lineRule="exact"/>
                  <w:ind w:left="0" w:leftChars="0" w:right="0" w:rightChars="0" w:firstLine="0" w:firstLineChars="0"/>
                  <w:jc w:val="center"/>
                </w:pPr>
              </w:pPrChange>
            </w:pPr>
            <w:del w:id="2609"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611" w:author="白日梦想家" w:date="2026-10-26T15:11:03Z"/>
              </w:rPr>
              <w:pPrChange w:id="2610" w:author="白日梦想家" w:date="2026-10-26T15:11:11Z">
                <w:pPr>
                  <w:keepNext/>
                  <w:snapToGrid w:val="0"/>
                  <w:spacing w:before="0" w:after="0" w:line="370" w:lineRule="exact"/>
                  <w:ind w:left="0" w:leftChars="0" w:right="0" w:rightChars="0" w:firstLine="0" w:firstLineChars="0"/>
                  <w:jc w:val="center"/>
                </w:pPr>
              </w:pPrChange>
            </w:pPr>
            <w:del w:id="2612"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13"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615" w:author="白日梦想家" w:date="2026-10-26T15:11:03Z"/>
              </w:rPr>
              <w:pPrChange w:id="2614" w:author="白日梦想家" w:date="2026-10-26T15:11:11Z">
                <w:pPr>
                  <w:snapToGrid w:val="0"/>
                  <w:spacing w:before="0" w:after="0" w:line="370" w:lineRule="exact"/>
                  <w:ind w:left="0" w:leftChars="0" w:right="0" w:rightChars="0" w:firstLine="0" w:firstLineChars="0"/>
                  <w:jc w:val="center"/>
                </w:pPr>
              </w:pPrChange>
            </w:pPr>
            <w:del w:id="2616"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618" w:author="白日梦想家" w:date="2026-10-26T15:11:03Z"/>
              </w:rPr>
              <w:pPrChange w:id="2617" w:author="白日梦想家" w:date="2026-10-26T15:11:11Z">
                <w:pPr>
                  <w:snapToGrid w:val="0"/>
                  <w:spacing w:before="0" w:after="0" w:line="370" w:lineRule="exact"/>
                  <w:ind w:left="0" w:leftChars="0" w:right="0" w:rightChars="0" w:firstLine="0" w:firstLineChars="0"/>
                  <w:jc w:val="center"/>
                </w:pPr>
              </w:pPrChange>
            </w:pPr>
            <w:del w:id="2619"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621" w:author="白日梦想家" w:date="2026-10-26T15:11:03Z"/>
              </w:rPr>
              <w:pPrChange w:id="2620" w:author="白日梦想家" w:date="2026-10-26T15:11:11Z">
                <w:pPr>
                  <w:snapToGrid w:val="0"/>
                  <w:spacing w:before="0" w:after="0" w:line="370" w:lineRule="exact"/>
                  <w:ind w:left="0" w:leftChars="0" w:right="0" w:rightChars="0" w:firstLine="0" w:firstLineChars="0"/>
                  <w:jc w:val="center"/>
                </w:pPr>
              </w:pPrChange>
            </w:pPr>
            <w:del w:id="2622"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snapToGrid w:val="0"/>
                  <w:spacing w:before="0" w:after="0" w:line="370" w:lineRule="exact"/>
                  <w:ind w:left="0" w:leftChars="0" w:right="0" w:rightChars="0" w:firstLine="0" w:firstLineChars="0"/>
                  <w:jc w:val="center"/>
                </w:pPr>
              </w:pPrChange>
            </w:pPr>
            <w:del w:id="2625"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627" w:author="白日梦想家" w:date="2026-10-26T15:11:03Z"/>
              </w:rPr>
              <w:pPrChange w:id="2626" w:author="白日梦想家" w:date="2026-10-26T15:11:11Z">
                <w:pPr>
                  <w:snapToGrid w:val="0"/>
                  <w:spacing w:before="0" w:after="0" w:line="370" w:lineRule="exact"/>
                  <w:ind w:left="0" w:leftChars="0" w:right="0" w:rightChars="0" w:firstLine="0" w:firstLineChars="0"/>
                  <w:jc w:val="center"/>
                </w:pPr>
              </w:pPrChange>
            </w:pPr>
            <w:del w:id="2628"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630" w:author="白日梦想家" w:date="2026-10-26T15:11:03Z"/>
          <w:rFonts w:hint="eastAsia" w:ascii="方正仿宋_GBK" w:hAnsi="方正仿宋_GBK" w:eastAsia="方正仿宋_GBK" w:cs="Times New Roman"/>
          <w:sz w:val="32"/>
          <w:szCs w:val="32"/>
          <w:highlight w:val="none"/>
          <w14:ligatures w14:val="standardContextual"/>
        </w:rPr>
        <w:pPrChange w:id="2629" w:author="白日梦想家" w:date="2026-10-26T15:11:11Z">
          <w:pPr>
            <w:widowControl/>
            <w:adjustRightInd w:val="0"/>
            <w:snapToGrid w:val="0"/>
            <w:spacing w:line="560" w:lineRule="exact"/>
            <w:ind w:firstLine="641" w:firstLineChars="200"/>
          </w:pPr>
        </w:pPrChange>
      </w:pPr>
      <w:del w:id="2631" w:author="白日梦想家" w:date="2026-10-26T15:11:03Z">
        <w:r>
          <w:rPr>
            <w:rFonts w:hint="eastAsia" w:ascii="方正楷体_GBK" w:hAnsi="方正楷体_GBK" w:eastAsia="方正楷体_GBK" w:cs="方正楷体_GBK"/>
            <w:b/>
            <w:sz w:val="32"/>
            <w:szCs w:val="32"/>
          </w:rPr>
          <w:delText>二是按指标间高相关归并信息。</w:delText>
        </w:r>
      </w:del>
      <w:del w:id="2632"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633" w:author="白日梦想家" w:date="2026-10-26T15:11:03Z"/>
          <w:rFonts w:hint="eastAsia" w:ascii="方正仿宋_GBK" w:hAnsi="方正仿宋_GBK" w:eastAsia="方正仿宋_GBK" w:cs="Times New Roman"/>
          <w:sz w:val="32"/>
          <w:szCs w:val="32"/>
          <w:highlight w:val="none"/>
          <w14:ligatures w14:val="standardContextual"/>
        </w:rPr>
      </w:pPr>
      <w:del w:id="2634"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635"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637" w:author="白日梦想家" w:date="2026-10-26T15:11:03Z"/>
              </w:rPr>
              <w:pPrChange w:id="2636" w:author="白日梦想家" w:date="2026-10-26T15:11:11Z">
                <w:pPr>
                  <w:keepNext/>
                  <w:snapToGrid w:val="0"/>
                  <w:spacing w:before="0" w:after="0" w:line="370" w:lineRule="exact"/>
                  <w:ind w:left="0" w:leftChars="0" w:right="0" w:rightChars="0" w:firstLine="0" w:firstLineChars="0"/>
                  <w:jc w:val="center"/>
                </w:pPr>
              </w:pPrChange>
            </w:pPr>
            <w:del w:id="2638"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640" w:author="白日梦想家" w:date="2026-10-26T15:11:03Z"/>
              </w:rPr>
              <w:pPrChange w:id="2639" w:author="白日梦想家" w:date="2026-10-26T15:11:11Z">
                <w:pPr>
                  <w:keepNext/>
                  <w:snapToGrid w:val="0"/>
                  <w:spacing w:before="0" w:after="0" w:line="370" w:lineRule="exact"/>
                  <w:ind w:left="0" w:leftChars="0" w:right="0" w:rightChars="0" w:firstLine="0" w:firstLineChars="0"/>
                  <w:jc w:val="center"/>
                </w:pPr>
              </w:pPrChange>
            </w:pPr>
            <w:del w:id="2641"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643" w:author="白日梦想家" w:date="2026-10-26T15:11:03Z"/>
              </w:rPr>
              <w:pPrChange w:id="2642" w:author="白日梦想家" w:date="2026-10-26T15:11:11Z">
                <w:pPr>
                  <w:keepNext/>
                  <w:snapToGrid w:val="0"/>
                  <w:spacing w:before="0" w:after="0" w:line="370" w:lineRule="exact"/>
                  <w:ind w:left="0" w:leftChars="0" w:right="0" w:rightChars="0" w:firstLine="0" w:firstLineChars="0"/>
                  <w:jc w:val="center"/>
                </w:pPr>
              </w:pPrChange>
            </w:pPr>
            <w:del w:id="2644"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646" w:author="白日梦想家" w:date="2026-10-26T15:11:03Z"/>
              </w:rPr>
              <w:pPrChange w:id="2645" w:author="白日梦想家" w:date="2026-10-26T15:11:11Z">
                <w:pPr>
                  <w:keepNext/>
                  <w:snapToGrid w:val="0"/>
                  <w:spacing w:before="0" w:after="0" w:line="370" w:lineRule="exact"/>
                  <w:ind w:left="0" w:leftChars="0" w:right="0" w:rightChars="0" w:firstLine="0" w:firstLineChars="0"/>
                  <w:jc w:val="center"/>
                </w:pPr>
              </w:pPrChange>
            </w:pPr>
            <w:del w:id="2647"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48"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650" w:author="白日梦想家" w:date="2026-10-26T15:11:03Z"/>
              </w:rPr>
              <w:pPrChange w:id="2649" w:author="白日梦想家" w:date="2026-10-26T15:11:11Z">
                <w:pPr>
                  <w:keepNext/>
                  <w:snapToGrid w:val="0"/>
                  <w:spacing w:before="0" w:after="0" w:line="370" w:lineRule="exact"/>
                  <w:ind w:left="0" w:leftChars="0" w:right="0" w:rightChars="0" w:firstLine="0" w:firstLineChars="0"/>
                  <w:jc w:val="center"/>
                </w:pPr>
              </w:pPrChange>
            </w:pPr>
            <w:del w:id="2651"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656" w:author="白日梦想家" w:date="2026-10-26T15:11:03Z"/>
              </w:rPr>
              <w:pPrChange w:id="2655" w:author="白日梦想家" w:date="2026-10-26T15:11:11Z">
                <w:pPr>
                  <w:keepNext/>
                  <w:snapToGrid w:val="0"/>
                  <w:spacing w:before="0" w:after="0" w:line="370" w:lineRule="exact"/>
                  <w:ind w:left="0" w:leftChars="0" w:right="0" w:rightChars="0" w:firstLine="0" w:firstLineChars="0"/>
                  <w:jc w:val="center"/>
                </w:pPr>
              </w:pPrChange>
            </w:pPr>
            <w:del w:id="2657"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659" w:author="白日梦想家" w:date="2026-10-26T15:11:03Z"/>
              </w:rPr>
              <w:pPrChange w:id="2658" w:author="白日梦想家" w:date="2026-10-26T15:11:11Z">
                <w:pPr>
                  <w:keepNext/>
                  <w:snapToGrid w:val="0"/>
                  <w:spacing w:before="0" w:after="0" w:line="370" w:lineRule="exact"/>
                  <w:ind w:left="0" w:leftChars="0" w:right="0" w:rightChars="0" w:firstLine="0" w:firstLineChars="0"/>
                  <w:jc w:val="center"/>
                </w:pPr>
              </w:pPrChange>
            </w:pPr>
            <w:del w:id="2660"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61"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663" w:author="白日梦想家" w:date="2026-10-26T15:11:03Z"/>
              </w:rPr>
              <w:pPrChange w:id="2662" w:author="白日梦想家" w:date="2026-10-26T15:11:11Z">
                <w:pPr>
                  <w:keepNext/>
                  <w:snapToGrid w:val="0"/>
                  <w:spacing w:before="0" w:after="0" w:line="370" w:lineRule="exact"/>
                  <w:ind w:left="0" w:leftChars="0" w:right="0" w:rightChars="0" w:firstLine="0" w:firstLineChars="0"/>
                  <w:jc w:val="center"/>
                </w:pPr>
              </w:pPrChange>
            </w:pPr>
            <w:del w:id="2664"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666" w:author="白日梦想家" w:date="2026-10-26T15:11:03Z"/>
              </w:rPr>
              <w:pPrChange w:id="2665" w:author="白日梦想家" w:date="2026-10-26T15:11:11Z">
                <w:pPr>
                  <w:keepNext/>
                  <w:snapToGrid w:val="0"/>
                  <w:spacing w:before="0" w:after="0" w:line="370" w:lineRule="exact"/>
                  <w:ind w:left="0" w:leftChars="0" w:right="0" w:rightChars="0" w:firstLine="0" w:firstLineChars="0"/>
                  <w:jc w:val="center"/>
                </w:pPr>
              </w:pPrChange>
            </w:pPr>
            <w:del w:id="2667"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669" w:author="白日梦想家" w:date="2026-10-26T15:11:03Z"/>
              </w:rPr>
              <w:pPrChange w:id="2668" w:author="白日梦想家" w:date="2026-10-26T15:11:11Z">
                <w:pPr>
                  <w:keepNext/>
                  <w:snapToGrid w:val="0"/>
                  <w:spacing w:before="0" w:after="0" w:line="370" w:lineRule="exact"/>
                  <w:ind w:left="0" w:leftChars="0" w:right="0" w:rightChars="0" w:firstLine="0" w:firstLineChars="0"/>
                  <w:jc w:val="center"/>
                </w:pPr>
              </w:pPrChange>
            </w:pPr>
            <w:del w:id="2670"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672" w:author="白日梦想家" w:date="2026-10-26T15:11:03Z"/>
              </w:rPr>
              <w:pPrChange w:id="2671" w:author="白日梦想家" w:date="2026-10-26T15:11:11Z">
                <w:pPr>
                  <w:keepNext/>
                  <w:snapToGrid w:val="0"/>
                  <w:spacing w:before="0" w:after="0" w:line="370" w:lineRule="exact"/>
                  <w:ind w:left="0" w:leftChars="0" w:right="0" w:rightChars="0" w:firstLine="0" w:firstLineChars="0"/>
                  <w:jc w:val="center"/>
                </w:pPr>
              </w:pPrChange>
            </w:pPr>
            <w:del w:id="2673"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74"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676" w:author="白日梦想家" w:date="2026-10-26T15:11:03Z"/>
              </w:rPr>
              <w:pPrChange w:id="2675" w:author="白日梦想家" w:date="2026-10-26T15:11:11Z">
                <w:pPr>
                  <w:keepNext/>
                  <w:snapToGrid w:val="0"/>
                  <w:spacing w:before="0" w:after="0" w:line="370" w:lineRule="exact"/>
                  <w:ind w:left="0" w:leftChars="0" w:right="0" w:rightChars="0" w:firstLine="0" w:firstLineChars="0"/>
                  <w:jc w:val="center"/>
                </w:pPr>
              </w:pPrChange>
            </w:pPr>
            <w:del w:id="2677"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679" w:author="白日梦想家" w:date="2026-10-26T15:11:03Z"/>
              </w:rPr>
              <w:pPrChange w:id="2678" w:author="白日梦想家" w:date="2026-10-26T15:11:11Z">
                <w:pPr>
                  <w:keepNext/>
                  <w:snapToGrid w:val="0"/>
                  <w:spacing w:before="0" w:after="0" w:line="370" w:lineRule="exact"/>
                  <w:ind w:left="0" w:leftChars="0" w:right="0" w:rightChars="0" w:firstLine="0" w:firstLineChars="0"/>
                  <w:jc w:val="center"/>
                </w:pPr>
              </w:pPrChange>
            </w:pPr>
            <w:del w:id="2680"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685" w:author="白日梦想家" w:date="2026-10-26T15:11:03Z"/>
              </w:rPr>
              <w:pPrChange w:id="2684" w:author="白日梦想家" w:date="2026-10-26T15:11:11Z">
                <w:pPr>
                  <w:keepNext/>
                  <w:snapToGrid w:val="0"/>
                  <w:spacing w:before="0" w:after="0" w:line="370" w:lineRule="exact"/>
                  <w:ind w:left="0" w:leftChars="0" w:right="0" w:rightChars="0" w:firstLine="0" w:firstLineChars="0"/>
                  <w:jc w:val="center"/>
                </w:pPr>
              </w:pPrChange>
            </w:pPr>
            <w:del w:id="2686"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87"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689" w:author="白日梦想家" w:date="2026-10-26T15:11:03Z"/>
              </w:rPr>
              <w:pPrChange w:id="2688" w:author="白日梦想家" w:date="2026-10-26T15:11:11Z">
                <w:pPr>
                  <w:snapToGrid w:val="0"/>
                  <w:spacing w:before="0" w:after="0" w:line="370" w:lineRule="exact"/>
                  <w:ind w:left="0" w:leftChars="0" w:right="0" w:rightChars="0" w:firstLine="0" w:firstLineChars="0"/>
                  <w:jc w:val="center"/>
                </w:pPr>
              </w:pPrChange>
            </w:pPr>
            <w:del w:id="2690"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692" w:author="白日梦想家" w:date="2026-10-26T15:11:03Z"/>
              </w:rPr>
              <w:pPrChange w:id="2691" w:author="白日梦想家" w:date="2026-10-26T15:11:11Z">
                <w:pPr>
                  <w:snapToGrid w:val="0"/>
                  <w:spacing w:before="0" w:after="0" w:line="370" w:lineRule="exact"/>
                  <w:ind w:left="0" w:leftChars="0" w:right="0" w:rightChars="0" w:firstLine="0" w:firstLineChars="0"/>
                  <w:jc w:val="center"/>
                </w:pPr>
              </w:pPrChange>
            </w:pPr>
            <w:del w:id="2693"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snapToGrid w:val="0"/>
                  <w:spacing w:before="0" w:after="0" w:line="370" w:lineRule="exact"/>
                  <w:ind w:left="0" w:leftChars="0" w:right="0" w:rightChars="0" w:firstLine="0" w:firstLineChars="0"/>
                  <w:jc w:val="center"/>
                </w:pPr>
              </w:pPrChange>
            </w:pPr>
            <w:del w:id="2696"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698" w:author="白日梦想家" w:date="2026-10-26T15:11:03Z"/>
              </w:rPr>
              <w:pPrChange w:id="2697" w:author="白日梦想家" w:date="2026-10-26T15:11:11Z">
                <w:pPr>
                  <w:snapToGrid w:val="0"/>
                  <w:spacing w:before="0" w:after="0" w:line="370" w:lineRule="exact"/>
                  <w:ind w:left="0" w:leftChars="0" w:right="0" w:rightChars="0" w:firstLine="0" w:firstLineChars="0"/>
                  <w:jc w:val="center"/>
                </w:pPr>
              </w:pPrChange>
            </w:pPr>
            <w:del w:id="2699"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701" w:author="白日梦想家" w:date="2026-10-26T15:11:03Z"/>
          <w:rFonts w:hint="eastAsia" w:ascii="方正仿宋_GBK" w:hAnsi="方正仿宋_GBK" w:eastAsia="方正仿宋_GBK" w:cs="Times New Roman"/>
          <w:sz w:val="32"/>
          <w:szCs w:val="32"/>
          <w:highlight w:val="none"/>
          <w14:ligatures w14:val="standardContextual"/>
        </w:rPr>
        <w:pPrChange w:id="2700" w:author="白日梦想家" w:date="2026-10-26T15:11:11Z">
          <w:pPr>
            <w:widowControl/>
            <w:adjustRightInd w:val="0"/>
            <w:snapToGrid w:val="0"/>
            <w:spacing w:line="560" w:lineRule="exact"/>
            <w:ind w:firstLine="640" w:firstLineChars="200"/>
          </w:pPr>
        </w:pPrChange>
      </w:pPr>
      <w:ins w:id="2702" w:author="xh" w:date="2026-10-26T09:19:40Z">
        <w:del w:id="2703" w:author="白日梦想家" w:date="2026-10-26T15:11:03Z">
          <w:r>
            <w:rPr>
              <w:rFonts w:hint="default" w:ascii="Times New Roman" w:hAnsi="Times New Roman" w:eastAsia="方正仿宋_GBK" w:cs="Times New Roman"/>
              <w:b w:val="0"/>
              <w:bCs w:val="0"/>
              <w:i w:val="0"/>
              <w:iCs w:val="0"/>
              <w:sz w:val="32"/>
              <w:szCs w:val="32"/>
              <w:rPrChange w:id="2704" w:author="xh" w:date="2026-10-26T09:19:40Z">
                <w:rPr>
                  <w:rFonts w:hint="eastAsia" w:ascii="方正楷体_GBK" w:hAnsi="方正楷体_GBK" w:eastAsia="方正楷体_GBK" w:cs="方正楷体_GBK"/>
                  <w:b/>
                  <w:sz w:val="32"/>
                  <w:szCs w:val="32"/>
                </w:rPr>
              </w:rPrChange>
            </w:rPr>
            <w:delText>表2、表3展示两类场景下</w:delText>
          </w:r>
        </w:del>
      </w:ins>
      <w:del w:id="2705" w:author="白日梦想家" w:date="2026-10-26T15:11:03Z">
        <w:r>
          <w:rPr>
            <w:rFonts w:hint="eastAsia" w:ascii="方正楷体_GBK" w:hAnsi="方正楷体_GBK" w:eastAsia="方正楷体_GBK" w:cs="方正楷体_GBK"/>
            <w:b/>
            <w:sz w:val="32"/>
            <w:szCs w:val="32"/>
          </w:rPr>
          <w:delText>三是核验保留参数间</w:delText>
        </w:r>
      </w:del>
      <w:del w:id="2706" w:author="白日梦想家" w:date="2026-10-26T15:11:03Z">
        <w:r>
          <w:rPr>
            <w:rFonts w:hint="default" w:ascii="Times New Roman" w:hAnsi="Times New Roman" w:eastAsia="方正仿宋_GBK" w:cs="Times New Roman"/>
            <w:b w:val="0"/>
            <w:bCs w:val="0"/>
            <w:i w:val="0"/>
            <w:iCs w:val="0"/>
            <w:sz w:val="32"/>
            <w:szCs w:val="32"/>
            <w:rPrChange w:id="2707" w:author="xh" w:date="2026-10-26T09:19:40Z">
              <w:rPr>
                <w:rFonts w:hint="eastAsia" w:ascii="方正楷体_GBK" w:hAnsi="方正楷体_GBK" w:eastAsia="方正楷体_GBK" w:cs="方正楷体_GBK"/>
                <w:b/>
                <w:sz w:val="32"/>
                <w:szCs w:val="32"/>
              </w:rPr>
            </w:rPrChange>
          </w:rPr>
          <w:delText>的</w:delText>
        </w:r>
      </w:del>
      <w:ins w:id="2708" w:author="xh" w:date="2026-10-26T09:19:40Z">
        <w:del w:id="2709" w:author="白日梦想家" w:date="2026-10-26T15:11:03Z">
          <w:r>
            <w:rPr>
              <w:rFonts w:hint="default" w:ascii="Times New Roman" w:hAnsi="Times New Roman" w:eastAsia="方正仿宋_GBK" w:cs="Times New Roman"/>
              <w:b w:val="0"/>
              <w:bCs w:val="0"/>
              <w:i w:val="0"/>
              <w:iCs w:val="0"/>
              <w:sz w:val="32"/>
              <w:szCs w:val="32"/>
              <w:rPrChange w:id="2710" w:author="xh" w:date="2026-10-26T09:19:40Z">
                <w:rPr>
                  <w:rFonts w:hint="eastAsia" w:ascii="方正楷体_GBK" w:hAnsi="方正楷体_GBK" w:eastAsia="方正楷体_GBK" w:cs="方正楷体_GBK"/>
                  <w:b/>
                  <w:sz w:val="32"/>
                  <w:szCs w:val="32"/>
                </w:rPr>
              </w:rPrChange>
            </w:rPr>
            <w:delText>推荐</w:delText>
          </w:r>
        </w:del>
      </w:ins>
      <w:ins w:id="2711" w:author="xh" w:date="2026-10-26T09:19:40Z">
        <w:del w:id="2712" w:author="白日梦想家" w:date="2026-10-26T15:11:03Z">
          <w:r>
            <w:rPr>
              <w:rFonts w:hint="default" w:ascii="Times New Roman" w:hAnsi="Times New Roman" w:eastAsia="方正仿宋_GBK" w:cs="Times New Roman"/>
              <w:b w:val="0"/>
              <w:bCs w:val="0"/>
              <w:i w:val="0"/>
              <w:iCs w:val="0"/>
              <w:sz w:val="32"/>
              <w:szCs w:val="32"/>
              <w:rPrChange w:id="2713" w:author="xh" w:date="2026-10-26T09:19:40Z">
                <w:rPr>
                  <w:rFonts w:hint="eastAsia" w:ascii="方正楷体_GBK" w:hAnsi="方正楷体_GBK" w:eastAsia="方正楷体_GBK" w:cs="方正楷体_GBK"/>
                  <w:b/>
                  <w:sz w:val="32"/>
                  <w:szCs w:val="32"/>
                </w:rPr>
              </w:rPrChange>
            </w:rPr>
            <w:delText>窗口</w:delText>
          </w:r>
        </w:del>
      </w:ins>
      <w:ins w:id="2714" w:author="许恒" w:date="2026-10-26T09:30:51Z">
        <w:del w:id="2715"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716" w:author="xh" w:date="2026-10-26T09:19:40Z">
        <w:del w:id="2717" w:author="白日梦想家" w:date="2026-10-26T15:11:03Z">
          <w:r>
            <w:rPr>
              <w:rFonts w:hint="default" w:ascii="Times New Roman" w:hAnsi="Times New Roman" w:eastAsia="方正仿宋_GBK" w:cs="Times New Roman"/>
              <w:b w:val="0"/>
              <w:bCs w:val="0"/>
              <w:i w:val="0"/>
              <w:iCs w:val="0"/>
              <w:sz w:val="32"/>
              <w:szCs w:val="32"/>
              <w:rPrChange w:id="2718" w:author="xh" w:date="2026-10-26T09:19:40Z">
                <w:rPr>
                  <w:rFonts w:hint="eastAsia" w:ascii="方正楷体_GBK" w:hAnsi="方正楷体_GBK" w:eastAsia="方正楷体_GBK" w:cs="方正楷体_GBK"/>
                  <w:b/>
                  <w:sz w:val="32"/>
                  <w:szCs w:val="32"/>
                </w:rPr>
              </w:rPrChange>
            </w:rPr>
            <w:delText>，按增长率、</w:delText>
          </w:r>
        </w:del>
      </w:ins>
      <w:del w:id="2719" w:author="白日梦想家" w:date="2026-10-26T15:11:03Z">
        <w:r>
          <w:rPr>
            <w:rFonts w:hint="eastAsia" w:ascii="方正楷体_GBK" w:hAnsi="方正楷体_GBK" w:eastAsia="方正楷体_GBK" w:cs="方正楷体_GBK"/>
            <w:b/>
            <w:sz w:val="32"/>
            <w:szCs w:val="32"/>
          </w:rPr>
          <w:delText>相关关系。</w:delText>
        </w:r>
      </w:del>
      <w:del w:id="2720" w:author="白日梦想家" w:date="2026-10-26T15:11:03Z">
        <w:r>
          <w:rPr>
            <w:rFonts w:hint="eastAsia" w:ascii="方正仿宋_GBK" w:hAnsi="方正仿宋_GBK" w:eastAsia="方正仿宋_GBK" w:cs="Times New Roman"/>
            <w:sz w:val="32"/>
            <w:szCs w:val="32"/>
          </w:rPr>
          <w:delText>最终五项参数为</w:delText>
        </w:r>
      </w:del>
      <w:del w:id="2721" w:author="白日梦想家" w:date="2026-10-26T15:11:03Z">
        <w:r>
          <w:rPr>
            <w:rFonts w:hint="default" w:ascii="Times New Roman" w:hAnsi="Times New Roman" w:eastAsia="方正仿宋_GBK" w:cs="Times New Roman"/>
            <w:b w:val="0"/>
            <w:bCs w:val="0"/>
            <w:i w:val="0"/>
            <w:iCs w:val="0"/>
            <w:sz w:val="32"/>
            <w:szCs w:val="32"/>
            <w:rPrChange w:id="2722" w:author="xh" w:date="2026-10-26T09:19:40Z">
              <w:rPr>
                <w:rFonts w:hint="eastAsia" w:ascii="方正仿宋_GBK" w:hAnsi="方正仿宋_GBK" w:eastAsia="方正仿宋_GBK" w:cs="Times New Roman"/>
                <w:sz w:val="32"/>
                <w:szCs w:val="32"/>
              </w:rPr>
            </w:rPrChange>
          </w:rPr>
          <w:delText>装机渗透率</w:delText>
        </w:r>
      </w:del>
      <w:ins w:id="2723" w:author="xh" w:date="2026-10-26T09:19:40Z">
        <w:del w:id="2724" w:author="白日梦想家" w:date="2026-10-26T15:11:03Z">
          <w:r>
            <w:rPr>
              <w:rFonts w:hint="default" w:ascii="Times New Roman" w:hAnsi="Times New Roman" w:eastAsia="方正仿宋_GBK" w:cs="Times New Roman"/>
              <w:b w:val="0"/>
              <w:bCs w:val="0"/>
              <w:i w:val="0"/>
              <w:iCs w:val="0"/>
              <w:sz w:val="32"/>
              <w:szCs w:val="32"/>
              <w:rPrChange w:id="2725" w:author="xh" w:date="2026-10-26T09:19:40Z">
                <w:rPr>
                  <w:rFonts w:hint="eastAsia" w:ascii="方正仿宋_GBK" w:hAnsi="方正仿宋_GBK" w:eastAsia="方正仿宋_GBK" w:cs="Times New Roman"/>
                  <w:sz w:val="32"/>
                  <w:szCs w:val="32"/>
                </w:rPr>
              </w:rPrChange>
            </w:rPr>
            <w:delText>选行，按</w:delText>
          </w:r>
        </w:del>
      </w:ins>
      <w:del w:id="2726"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727" w:author="白日梦想家" w:date="2026-10-26T15:11:03Z">
        <w:r>
          <w:rPr>
            <w:rFonts w:hint="default" w:ascii="Times New Roman" w:hAnsi="Times New Roman" w:eastAsia="方正仿宋_GBK" w:cs="Times New Roman"/>
            <w:b w:val="0"/>
            <w:bCs w:val="0"/>
            <w:i w:val="0"/>
            <w:iCs w:val="0"/>
            <w:sz w:val="32"/>
            <w:szCs w:val="32"/>
            <w:rPrChange w:id="2728" w:author="xh" w:date="2026-10-26T09:19:40Z">
              <w:rPr>
                <w:rFonts w:hint="eastAsia" w:ascii="方正仿宋_GBK" w:hAnsi="方正仿宋_GBK" w:eastAsia="方正仿宋_GBK" w:cs="Times New Roman"/>
                <w:sz w:val="32"/>
                <w:szCs w:val="32"/>
              </w:rPr>
            </w:rPrChange>
          </w:rPr>
          <w:delText>初始转供率</w:delText>
        </w:r>
      </w:del>
      <w:ins w:id="2729" w:author="xh" w:date="2026-10-26T09:19:40Z">
        <w:del w:id="2730" w:author="白日梦想家" w:date="2026-10-26T15:11:03Z">
          <w:r>
            <w:rPr>
              <w:rFonts w:hint="default" w:ascii="Times New Roman" w:hAnsi="Times New Roman" w:eastAsia="方正仿宋_GBK" w:cs="Times New Roman"/>
              <w:b w:val="0"/>
              <w:bCs w:val="0"/>
              <w:i w:val="0"/>
              <w:iCs w:val="0"/>
              <w:sz w:val="32"/>
              <w:szCs w:val="32"/>
              <w:rPrChange w:id="2731" w:author="xh" w:date="2026-10-26T09:19:40Z">
                <w:rPr>
                  <w:rFonts w:hint="eastAsia" w:ascii="方正仿宋_GBK" w:hAnsi="方正仿宋_GBK" w:eastAsia="方正仿宋_GBK" w:cs="Times New Roman"/>
                  <w:sz w:val="32"/>
                  <w:szCs w:val="32"/>
                </w:rPr>
              </w:rPrChange>
            </w:rPr>
            <w:delText>选列</w:delText>
          </w:r>
        </w:del>
      </w:ins>
      <w:del w:id="2732" w:author="白日梦想家" w:date="2026-10-26T15:11:03Z">
        <w:r>
          <w:rPr>
            <w:rFonts w:hint="eastAsia" w:ascii="方正仿宋_GBK" w:hAnsi="方正仿宋_GBK" w:eastAsia="方正仿宋_GBK" w:cs="Times New Roman"/>
            <w:sz w:val="32"/>
            <w:szCs w:val="32"/>
          </w:rPr>
          <w:delText>和负荷分散系数</w:delText>
        </w:r>
      </w:del>
      <w:del w:id="2733" w:author="白日梦想家" w:date="2026-10-26T15:11:03Z">
        <w:r>
          <w:rPr>
            <w:rFonts w:hint="default" w:ascii="Times New Roman" w:hAnsi="Times New Roman" w:eastAsia="方正仿宋_GBK" w:cs="Times New Roman"/>
            <w:b w:val="0"/>
            <w:bCs w:val="0"/>
            <w:i w:val="0"/>
            <w:iCs w:val="0"/>
            <w:sz w:val="32"/>
            <w:szCs w:val="32"/>
            <w:rPrChange w:id="2734" w:author="xh" w:date="2026-10-26T09:19:40Z">
              <w:rPr>
                <w:rFonts w:hint="eastAsia" w:ascii="方正仿宋_GBK" w:hAnsi="方正仿宋_GBK" w:eastAsia="方正仿宋_GBK" w:cs="Times New Roman"/>
                <w:sz w:val="32"/>
                <w:szCs w:val="32"/>
              </w:rPr>
            </w:rPrChange>
          </w:rPr>
          <w:delText>。</w:delText>
        </w:r>
      </w:del>
      <w:ins w:id="2735" w:author="xh" w:date="2026-10-26T09:19:40Z">
        <w:del w:id="2736" w:author="白日梦想家" w:date="2026-10-26T15:11:03Z">
          <w:r>
            <w:rPr>
              <w:rFonts w:hint="default" w:ascii="Times New Roman" w:hAnsi="Times New Roman" w:eastAsia="方正仿宋_GBK" w:cs="Times New Roman"/>
              <w:b w:val="0"/>
              <w:bCs w:val="0"/>
              <w:i w:val="0"/>
              <w:iCs w:val="0"/>
              <w:sz w:val="32"/>
              <w:szCs w:val="32"/>
              <w:rPrChange w:id="2737" w:author="xh" w:date="2026-10-26T09:19:40Z">
                <w:rPr>
                  <w:rFonts w:hint="eastAsia" w:ascii="方正仿宋_GBK" w:hAnsi="方正仿宋_GBK" w:eastAsia="方正仿宋_GBK" w:cs="Times New Roman"/>
                  <w:sz w:val="32"/>
                  <w:szCs w:val="32"/>
                </w:rPr>
              </w:rPrChange>
            </w:rPr>
            <w:delText>各表适用于所设统一</w:delText>
          </w:r>
        </w:del>
      </w:ins>
      <w:del w:id="2738"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739" w:author="白日梦想家" w:date="2026-10-26T15:11:03Z">
        <w:r>
          <w:rPr>
            <w:rFonts w:hint="default" w:ascii="Times New Roman" w:hAnsi="Times New Roman" w:eastAsia="方正仿宋_GBK" w:cs="Times New Roman"/>
            <w:b w:val="0"/>
            <w:bCs w:val="0"/>
            <w:i w:val="0"/>
            <w:iCs w:val="0"/>
            <w:sz w:val="32"/>
            <w:szCs w:val="32"/>
            <w:rPrChange w:id="2740" w:author="xh" w:date="2026-10-26T09:19:40Z">
              <w:rPr>
                <w:rFonts w:hint="eastAsia" w:ascii="方正仿宋_GBK" w:hAnsi="方正仿宋_GBK" w:eastAsia="方正仿宋_GBK" w:cs="Times New Roman"/>
                <w:sz w:val="32"/>
                <w:szCs w:val="32"/>
              </w:rPr>
            </w:rPrChange>
          </w:rPr>
          <w:delText>工程</w:delText>
        </w:r>
      </w:del>
      <w:del w:id="2741" w:author="白日梦想家" w:date="2026-10-26T15:11:03Z">
        <w:r>
          <w:rPr>
            <w:rFonts w:hint="eastAsia" w:ascii="方正仿宋_GBK" w:hAnsi="方正仿宋_GBK" w:eastAsia="方正仿宋_GBK" w:cs="Times New Roman"/>
            <w:sz w:val="32"/>
            <w:szCs w:val="32"/>
          </w:rPr>
          <w:delText>造</w:delText>
        </w:r>
      </w:del>
      <w:del w:id="2742" w:author="白日梦想家" w:date="2026-10-26T15:11:03Z">
        <w:r>
          <w:rPr>
            <w:rFonts w:hint="default" w:ascii="Times New Roman" w:hAnsi="Times New Roman" w:eastAsia="方正仿宋_GBK" w:cs="Times New Roman"/>
            <w:b w:val="0"/>
            <w:bCs w:val="0"/>
            <w:i w:val="0"/>
            <w:iCs w:val="0"/>
            <w:sz w:val="32"/>
            <w:szCs w:val="32"/>
            <w:rPrChange w:id="2743" w:author="xh" w:date="2026-10-26T09:19:40Z">
              <w:rPr>
                <w:rFonts w:hint="eastAsia" w:ascii="方正仿宋_GBK" w:hAnsi="方正仿宋_GBK" w:eastAsia="方正仿宋_GBK" w:cs="Times New Roman"/>
                <w:sz w:val="32"/>
                <w:szCs w:val="32"/>
              </w:rPr>
            </w:rPrChange>
          </w:rPr>
          <w:delText>价</w:delText>
        </w:r>
      </w:del>
      <w:ins w:id="2744" w:author="xh" w:date="2026-10-26T09:19:40Z">
        <w:del w:id="2745" w:author="白日梦想家" w:date="2026-10-26T15:11:03Z">
          <w:r>
            <w:rPr>
              <w:rFonts w:hint="default" w:ascii="Times New Roman" w:hAnsi="Times New Roman" w:eastAsia="方正仿宋_GBK" w:cs="Times New Roman"/>
              <w:b w:val="0"/>
              <w:bCs w:val="0"/>
              <w:i w:val="0"/>
              <w:iCs w:val="0"/>
              <w:sz w:val="32"/>
              <w:szCs w:val="32"/>
              <w:rPrChange w:id="2746" w:author="xh" w:date="2026-10-26T09:19:40Z">
                <w:rPr>
                  <w:rFonts w:hint="eastAsia" w:ascii="方正仿宋_GBK" w:hAnsi="方正仿宋_GBK" w:eastAsia="方正仿宋_GBK" w:cs="Times New Roman"/>
                  <w:sz w:val="32"/>
                  <w:szCs w:val="32"/>
                </w:rPr>
              </w:rPrChange>
            </w:rPr>
            <w:delText>格及供电条件，实际应</w:delText>
          </w:r>
        </w:del>
      </w:ins>
      <w:del w:id="2747" w:author="白日梦想家" w:date="2026-10-26T15:11:03Z">
        <w:r>
          <w:rPr>
            <w:rFonts w:hint="eastAsia" w:ascii="方正仿宋_GBK" w:hAnsi="方正仿宋_GBK" w:eastAsia="方正仿宋_GBK" w:cs="Times New Roman"/>
            <w:sz w:val="32"/>
            <w:szCs w:val="32"/>
          </w:rPr>
          <w:delText>和既有支援能力作</w:delText>
        </w:r>
      </w:del>
      <w:del w:id="2748" w:author="白日梦想家" w:date="2026-10-26T15:11:03Z">
        <w:r>
          <w:rPr>
            <w:rFonts w:hint="default" w:ascii="Times New Roman" w:hAnsi="Times New Roman" w:eastAsia="方正仿宋_GBK" w:cs="Times New Roman"/>
            <w:b w:val="0"/>
            <w:bCs w:val="0"/>
            <w:i w:val="0"/>
            <w:iCs w:val="0"/>
            <w:sz w:val="32"/>
            <w:szCs w:val="32"/>
            <w:rPrChange w:id="2749" w:author="xh" w:date="2026-10-26T09:19:40Z">
              <w:rPr>
                <w:rFonts w:hint="eastAsia" w:ascii="方正仿宋_GBK" w:hAnsi="方正仿宋_GBK" w:eastAsia="方正仿宋_GBK" w:cs="Times New Roman"/>
                <w:sz w:val="32"/>
                <w:szCs w:val="32"/>
              </w:rPr>
            </w:rPrChange>
          </w:rPr>
          <w:delText>用</w:delText>
        </w:r>
      </w:del>
      <w:ins w:id="2750" w:author="xh" w:date="2026-10-26T09:19:40Z">
        <w:del w:id="2751" w:author="白日梦想家" w:date="2026-10-26T15:11:03Z">
          <w:r>
            <w:rPr>
              <w:rFonts w:hint="default" w:ascii="Times New Roman" w:hAnsi="Times New Roman" w:eastAsia="方正仿宋_GBK" w:cs="Times New Roman"/>
              <w:b w:val="0"/>
              <w:bCs w:val="0"/>
              <w:i w:val="0"/>
              <w:iCs w:val="0"/>
              <w:sz w:val="32"/>
              <w:szCs w:val="32"/>
              <w:rPrChange w:id="2752" w:author="xh" w:date="2026-10-26T09:19:40Z">
                <w:rPr>
                  <w:rFonts w:hint="eastAsia" w:ascii="方正仿宋_GBK" w:hAnsi="方正仿宋_GBK" w:eastAsia="方正仿宋_GBK" w:cs="Times New Roman"/>
                  <w:sz w:val="32"/>
                  <w:szCs w:val="32"/>
                </w:rPr>
              </w:rPrChange>
            </w:rPr>
            <w:delText>结合本地</w:delText>
          </w:r>
        </w:del>
      </w:ins>
      <w:del w:id="2753" w:author="白日梦想家" w:date="2026-10-26T15:11:03Z">
        <w:r>
          <w:rPr>
            <w:rFonts w:hint="eastAsia" w:ascii="方正仿宋_GBK" w:hAnsi="方正仿宋_GBK" w:eastAsia="方正仿宋_GBK" w:cs="Times New Roman"/>
            <w:sz w:val="32"/>
            <w:szCs w:val="32"/>
          </w:rPr>
          <w:delText>于</w:delText>
        </w:r>
      </w:del>
      <w:del w:id="2754" w:author="白日梦想家" w:date="2026-10-26T15:11:03Z">
        <w:r>
          <w:rPr>
            <w:rFonts w:hint="default" w:ascii="Times New Roman" w:hAnsi="Times New Roman" w:eastAsia="方正仿宋_GBK" w:cs="Times New Roman"/>
            <w:b w:val="0"/>
            <w:bCs w:val="0"/>
            <w:i w:val="0"/>
            <w:iCs w:val="0"/>
            <w:sz w:val="32"/>
            <w:szCs w:val="32"/>
            <w:rPrChange w:id="2755" w:author="xh" w:date="2026-10-26T09:19:40Z">
              <w:rPr>
                <w:rFonts w:hint="eastAsia" w:ascii="方正仿宋_GBK" w:hAnsi="方正仿宋_GBK" w:eastAsia="方正仿宋_GBK" w:cs="Times New Roman"/>
                <w:sz w:val="32"/>
                <w:szCs w:val="32"/>
              </w:rPr>
            </w:rPrChange>
          </w:rPr>
          <w:delText>设备</w:delText>
        </w:r>
      </w:del>
      <w:del w:id="2756" w:author="白日梦想家" w:date="2026-10-26T15:11:03Z">
        <w:r>
          <w:rPr>
            <w:rFonts w:hint="eastAsia" w:ascii="方正仿宋_GBK" w:hAnsi="方正仿宋_GBK" w:eastAsia="方正仿宋_GBK" w:cs="Times New Roman"/>
            <w:sz w:val="32"/>
            <w:szCs w:val="32"/>
          </w:rPr>
          <w:delText>配置，其余参数保留源荷发展</w:delText>
        </w:r>
      </w:del>
      <w:del w:id="2757" w:author="白日梦想家" w:date="2026-10-26T15:11:03Z">
        <w:r>
          <w:rPr>
            <w:rFonts w:hint="default" w:ascii="Times New Roman" w:hAnsi="Times New Roman" w:eastAsia="方正仿宋_GBK" w:cs="Times New Roman"/>
            <w:b w:val="0"/>
            <w:bCs w:val="0"/>
            <w:i w:val="0"/>
            <w:iCs w:val="0"/>
            <w:sz w:val="32"/>
            <w:szCs w:val="32"/>
            <w:rPrChange w:id="2758" w:author="xh" w:date="2026-10-26T09:19:40Z">
              <w:rPr>
                <w:rFonts w:hint="eastAsia" w:ascii="方正仿宋_GBK" w:hAnsi="方正仿宋_GBK" w:eastAsia="方正仿宋_GBK" w:cs="Times New Roman"/>
                <w:sz w:val="32"/>
                <w:szCs w:val="32"/>
              </w:rPr>
            </w:rPrChange>
          </w:rPr>
          <w:delText>和</w:delText>
        </w:r>
      </w:del>
      <w:ins w:id="2759" w:author="xh" w:date="2026-10-26T09:19:40Z">
        <w:del w:id="2760" w:author="白日梦想家" w:date="2026-10-26T15:11:03Z">
          <w:r>
            <w:rPr>
              <w:rFonts w:hint="default" w:ascii="Times New Roman" w:hAnsi="Times New Roman" w:eastAsia="方正仿宋_GBK" w:cs="Times New Roman"/>
              <w:b w:val="0"/>
              <w:bCs w:val="0"/>
              <w:i w:val="0"/>
              <w:iCs w:val="0"/>
              <w:sz w:val="32"/>
              <w:szCs w:val="32"/>
              <w:rPrChange w:id="2761" w:author="xh" w:date="2026-10-26T09:19:40Z">
                <w:rPr>
                  <w:rFonts w:hint="eastAsia" w:ascii="方正仿宋_GBK" w:hAnsi="方正仿宋_GBK" w:eastAsia="方正仿宋_GBK" w:cs="Times New Roman"/>
                  <w:sz w:val="32"/>
                  <w:szCs w:val="32"/>
                </w:rPr>
              </w:rPrChange>
            </w:rPr>
            <w:delText>网络校核</w:delText>
          </w:r>
        </w:del>
      </w:ins>
      <w:del w:id="2762" w:author="白日梦想家" w:date="2026-10-26T15:11:03Z">
        <w:r>
          <w:rPr>
            <w:rFonts w:hint="eastAsia" w:ascii="方正仿宋_GBK" w:hAnsi="方正仿宋_GBK" w:eastAsia="方正仿宋_GBK" w:cs="Times New Roman"/>
            <w:sz w:val="32"/>
            <w:szCs w:val="32"/>
          </w:rPr>
          <w:delText>局部峰值分布信息</w:delText>
        </w:r>
      </w:del>
      <w:del w:id="2763" w:author="白日梦想家" w:date="2026-10-26T15:11:03Z">
        <w:r>
          <w:rPr>
            <w:rFonts w:hint="default" w:ascii="Times New Roman" w:hAnsi="Times New Roman" w:eastAsia="方正仿宋_GBK" w:cs="Times New Roman"/>
            <w:b w:val="0"/>
            <w:bCs w:val="0"/>
            <w:i w:val="0"/>
            <w:iCs w:val="0"/>
            <w:sz w:val="32"/>
            <w:szCs w:val="32"/>
            <w:rPrChange w:id="2764" w:author="xh" w:date="2026-10-26T09:19:40Z">
              <w:rPr>
                <w:rFonts w:hint="eastAsia" w:ascii="方正仿宋_GBK" w:hAnsi="方正仿宋_GBK" w:eastAsia="方正仿宋_GBK" w:cs="Times New Roman"/>
                <w:sz w:val="32"/>
                <w:szCs w:val="32"/>
              </w:rPr>
            </w:rPrChange>
          </w:rPr>
          <w:delText>。</w:delText>
        </w:r>
      </w:del>
      <w:del w:id="2765"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766" w:author="白日梦想家" w:date="2026-10-26T15:11:03Z"/>
          <w:rFonts w:hint="eastAsia" w:ascii="方正仿宋_GBK" w:hAnsi="方正仿宋_GBK" w:eastAsia="方正仿宋_GBK" w:cs="Times New Roman"/>
          <w:sz w:val="32"/>
          <w:szCs w:val="32"/>
          <w:highlight w:val="none"/>
          <w14:ligatures w14:val="standardContextual"/>
        </w:rPr>
      </w:pPr>
      <w:del w:id="2767"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768"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770" w:author="白日梦想家" w:date="2026-10-26T15:11:03Z"/>
              </w:rPr>
              <w:pPrChange w:id="2769" w:author="白日梦想家" w:date="2026-10-26T15:11:11Z">
                <w:pPr>
                  <w:keepNext/>
                  <w:snapToGrid w:val="0"/>
                  <w:spacing w:before="0" w:after="0" w:line="370" w:lineRule="exact"/>
                  <w:ind w:left="0" w:leftChars="0" w:right="0" w:rightChars="0" w:firstLine="0" w:firstLineChars="0"/>
                  <w:jc w:val="center"/>
                </w:pPr>
              </w:pPrChange>
            </w:pPr>
            <w:del w:id="2771"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773" w:author="白日梦想家" w:date="2026-10-26T15:11:03Z"/>
              </w:rPr>
              <w:pPrChange w:id="2772" w:author="白日梦想家" w:date="2026-10-26T15:11:11Z">
                <w:pPr>
                  <w:keepNext/>
                  <w:snapToGrid w:val="0"/>
                  <w:spacing w:before="0" w:after="0" w:line="370" w:lineRule="exact"/>
                  <w:ind w:left="0" w:leftChars="0" w:right="0" w:rightChars="0" w:firstLine="0" w:firstLineChars="0"/>
                  <w:jc w:val="center"/>
                </w:pPr>
              </w:pPrChange>
            </w:pPr>
            <w:del w:id="2774"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776" w:author="白日梦想家" w:date="2026-10-26T15:11:03Z"/>
              </w:rPr>
              <w:pPrChange w:id="2775" w:author="白日梦想家" w:date="2026-10-26T15:11:11Z">
                <w:pPr>
                  <w:keepNext/>
                  <w:snapToGrid w:val="0"/>
                  <w:spacing w:before="0" w:after="0" w:line="370" w:lineRule="exact"/>
                  <w:ind w:left="0" w:leftChars="0" w:right="0" w:rightChars="0" w:firstLine="0" w:firstLineChars="0"/>
                  <w:jc w:val="center"/>
                </w:pPr>
              </w:pPrChange>
            </w:pPr>
            <w:del w:id="277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779" w:author="白日梦想家" w:date="2026-10-26T15:11:03Z"/>
              </w:rPr>
              <w:pPrChange w:id="2778" w:author="白日梦想家" w:date="2026-10-26T15:11:11Z">
                <w:pPr>
                  <w:keepNext/>
                  <w:snapToGrid w:val="0"/>
                  <w:spacing w:before="0" w:after="0" w:line="370" w:lineRule="exact"/>
                  <w:ind w:left="0" w:leftChars="0" w:right="0" w:rightChars="0" w:firstLine="0" w:firstLineChars="0"/>
                  <w:jc w:val="center"/>
                </w:pPr>
              </w:pPrChange>
            </w:pPr>
            <w:del w:id="2780"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782" w:author="白日梦想家" w:date="2026-10-26T15:11:03Z"/>
              </w:rPr>
              <w:pPrChange w:id="2781" w:author="白日梦想家" w:date="2026-10-26T15:11:11Z">
                <w:pPr>
                  <w:keepNext/>
                  <w:snapToGrid w:val="0"/>
                  <w:spacing w:before="0" w:after="0" w:line="370" w:lineRule="exact"/>
                  <w:ind w:left="0" w:leftChars="0" w:right="0" w:rightChars="0" w:firstLine="0" w:firstLineChars="0"/>
                  <w:jc w:val="center"/>
                </w:pPr>
              </w:pPrChange>
            </w:pPr>
            <w:del w:id="2783"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785" w:author="白日梦想家" w:date="2026-10-26T15:11:03Z"/>
              </w:rPr>
              <w:pPrChange w:id="2784" w:author="白日梦想家" w:date="2026-10-26T15:11:11Z">
                <w:pPr>
                  <w:keepNext/>
                  <w:snapToGrid w:val="0"/>
                  <w:spacing w:before="0" w:after="0" w:line="370" w:lineRule="exact"/>
                  <w:ind w:left="0" w:leftChars="0" w:right="0" w:rightChars="0" w:firstLine="0" w:firstLineChars="0"/>
                  <w:jc w:val="center"/>
                </w:pPr>
              </w:pPrChange>
            </w:pPr>
            <w:del w:id="2786"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87"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789" w:author="白日梦想家" w:date="2026-10-26T15:11:03Z"/>
              </w:rPr>
              <w:pPrChange w:id="2788" w:author="白日梦想家" w:date="2026-10-26T15:11:11Z">
                <w:pPr>
                  <w:keepNext/>
                  <w:snapToGrid w:val="0"/>
                  <w:spacing w:before="0" w:after="0" w:line="370" w:lineRule="exact"/>
                  <w:ind w:left="0" w:leftChars="0" w:right="0" w:rightChars="0" w:firstLine="0" w:firstLineChars="0"/>
                  <w:jc w:val="center"/>
                </w:pPr>
              </w:pPrChange>
            </w:pPr>
            <w:del w:id="2790"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792" w:author="白日梦想家" w:date="2026-10-26T15:11:03Z"/>
              </w:rPr>
              <w:pPrChange w:id="2791" w:author="白日梦想家" w:date="2026-10-26T15:11:11Z">
                <w:pPr>
                  <w:keepNext/>
                  <w:snapToGrid w:val="0"/>
                  <w:spacing w:before="0" w:after="0" w:line="370" w:lineRule="exact"/>
                  <w:ind w:left="0" w:leftChars="0" w:right="0" w:rightChars="0" w:firstLine="0" w:firstLineChars="0"/>
                  <w:jc w:val="center"/>
                </w:pPr>
              </w:pPrChange>
            </w:pPr>
            <w:del w:id="2793"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795" w:author="白日梦想家" w:date="2026-10-26T15:11:03Z"/>
              </w:rPr>
              <w:pPrChange w:id="2794" w:author="白日梦想家" w:date="2026-10-26T15:11:11Z">
                <w:pPr>
                  <w:keepNext/>
                  <w:snapToGrid w:val="0"/>
                  <w:spacing w:before="0" w:after="0" w:line="370" w:lineRule="exact"/>
                  <w:ind w:left="0" w:leftChars="0" w:right="0" w:rightChars="0" w:firstLine="0" w:firstLineChars="0"/>
                  <w:jc w:val="center"/>
                </w:pPr>
              </w:pPrChange>
            </w:pPr>
            <w:del w:id="2796"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798" w:author="白日梦想家" w:date="2026-10-26T15:11:03Z"/>
              </w:rPr>
              <w:pPrChange w:id="2797" w:author="白日梦想家" w:date="2026-10-26T15:11:11Z">
                <w:pPr>
                  <w:keepNext/>
                  <w:snapToGrid w:val="0"/>
                  <w:spacing w:before="0" w:after="0" w:line="370" w:lineRule="exact"/>
                  <w:ind w:left="0" w:leftChars="0" w:right="0" w:rightChars="0" w:firstLine="0" w:firstLineChars="0"/>
                  <w:jc w:val="center"/>
                </w:pPr>
              </w:pPrChange>
            </w:pPr>
            <w:del w:id="279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801" w:author="白日梦想家" w:date="2026-10-26T15:11:03Z"/>
              </w:rPr>
              <w:pPrChange w:id="2800" w:author="白日梦想家" w:date="2026-10-26T15:11:11Z">
                <w:pPr>
                  <w:keepNext/>
                  <w:snapToGrid w:val="0"/>
                  <w:spacing w:before="0" w:after="0" w:line="370" w:lineRule="exact"/>
                  <w:ind w:left="0" w:leftChars="0" w:right="0" w:rightChars="0" w:firstLine="0" w:firstLineChars="0"/>
                  <w:jc w:val="center"/>
                </w:pPr>
              </w:pPrChange>
            </w:pPr>
            <w:del w:id="2802"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804" w:author="白日梦想家" w:date="2026-10-26T15:11:03Z"/>
              </w:rPr>
              <w:pPrChange w:id="2803" w:author="白日梦想家" w:date="2026-10-26T15:11:11Z">
                <w:pPr>
                  <w:keepNext/>
                  <w:snapToGrid w:val="0"/>
                  <w:spacing w:before="0" w:after="0" w:line="370" w:lineRule="exact"/>
                  <w:ind w:left="0" w:leftChars="0" w:right="0" w:rightChars="0" w:firstLine="0" w:firstLineChars="0"/>
                  <w:jc w:val="center"/>
                </w:pPr>
              </w:pPrChange>
            </w:pPr>
            <w:del w:id="2805"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06"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808" w:author="白日梦想家" w:date="2026-10-26T15:11:03Z"/>
              </w:rPr>
              <w:pPrChange w:id="2807" w:author="白日梦想家" w:date="2026-10-26T15:11:11Z">
                <w:pPr>
                  <w:keepNext/>
                  <w:snapToGrid w:val="0"/>
                  <w:spacing w:before="0" w:after="0" w:line="370" w:lineRule="exact"/>
                  <w:ind w:left="0" w:leftChars="0" w:right="0" w:rightChars="0" w:firstLine="0" w:firstLineChars="0"/>
                  <w:jc w:val="center"/>
                </w:pPr>
              </w:pPrChange>
            </w:pPr>
            <w:del w:id="2809"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811" w:author="白日梦想家" w:date="2026-10-26T15:11:03Z"/>
              </w:rPr>
              <w:pPrChange w:id="2810" w:author="白日梦想家" w:date="2026-10-26T15:11:11Z">
                <w:pPr>
                  <w:keepNext/>
                  <w:snapToGrid w:val="0"/>
                  <w:spacing w:before="0" w:after="0" w:line="370" w:lineRule="exact"/>
                  <w:ind w:left="0" w:leftChars="0" w:right="0" w:rightChars="0" w:firstLine="0" w:firstLineChars="0"/>
                  <w:jc w:val="center"/>
                </w:pPr>
              </w:pPrChange>
            </w:pPr>
            <w:del w:id="2812"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814" w:author="白日梦想家" w:date="2026-10-26T15:11:03Z"/>
              </w:rPr>
              <w:pPrChange w:id="2813" w:author="白日梦想家" w:date="2026-10-26T15:11:11Z">
                <w:pPr>
                  <w:keepNext/>
                  <w:snapToGrid w:val="0"/>
                  <w:spacing w:before="0" w:after="0" w:line="370" w:lineRule="exact"/>
                  <w:ind w:left="0" w:leftChars="0" w:right="0" w:rightChars="0" w:firstLine="0" w:firstLineChars="0"/>
                  <w:jc w:val="center"/>
                </w:pPr>
              </w:pPrChange>
            </w:pPr>
            <w:del w:id="2815"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817" w:author="白日梦想家" w:date="2026-10-26T15:11:03Z"/>
              </w:rPr>
              <w:pPrChange w:id="2816" w:author="白日梦想家" w:date="2026-10-26T15:11:11Z">
                <w:pPr>
                  <w:keepNext/>
                  <w:snapToGrid w:val="0"/>
                  <w:spacing w:before="0" w:after="0" w:line="370" w:lineRule="exact"/>
                  <w:ind w:left="0" w:leftChars="0" w:right="0" w:rightChars="0" w:firstLine="0" w:firstLineChars="0"/>
                  <w:jc w:val="center"/>
                </w:pPr>
              </w:pPrChange>
            </w:pPr>
            <w:del w:id="2818"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820" w:author="白日梦想家" w:date="2026-10-26T15:11:03Z"/>
              </w:rPr>
              <w:pPrChange w:id="2819" w:author="白日梦想家" w:date="2026-10-26T15:11:11Z">
                <w:pPr>
                  <w:keepNext/>
                  <w:snapToGrid w:val="0"/>
                  <w:spacing w:before="0" w:after="0" w:line="370" w:lineRule="exact"/>
                  <w:ind w:left="0" w:leftChars="0" w:right="0" w:rightChars="0" w:firstLine="0" w:firstLineChars="0"/>
                  <w:jc w:val="center"/>
                </w:pPr>
              </w:pPrChange>
            </w:pPr>
            <w:del w:id="2821"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823" w:author="白日梦想家" w:date="2026-10-26T15:11:03Z"/>
              </w:rPr>
              <w:pPrChange w:id="2822" w:author="白日梦想家" w:date="2026-10-26T15:11:11Z">
                <w:pPr>
                  <w:keepNext/>
                  <w:snapToGrid w:val="0"/>
                  <w:spacing w:before="0" w:after="0" w:line="370" w:lineRule="exact"/>
                  <w:ind w:left="0" w:leftChars="0" w:right="0" w:rightChars="0" w:firstLine="0" w:firstLineChars="0"/>
                  <w:jc w:val="center"/>
                </w:pPr>
              </w:pPrChange>
            </w:pPr>
            <w:del w:id="2824"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25"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827" w:author="白日梦想家" w:date="2026-10-26T15:11:03Z"/>
              </w:rPr>
              <w:pPrChange w:id="2826" w:author="白日梦想家" w:date="2026-10-26T15:11:11Z">
                <w:pPr>
                  <w:keepNext/>
                  <w:snapToGrid w:val="0"/>
                  <w:spacing w:before="0" w:after="0" w:line="370" w:lineRule="exact"/>
                  <w:ind w:left="0" w:leftChars="0" w:right="0" w:rightChars="0" w:firstLine="0" w:firstLineChars="0"/>
                  <w:jc w:val="center"/>
                </w:pPr>
              </w:pPrChange>
            </w:pPr>
            <w:del w:id="2828"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830" w:author="白日梦想家" w:date="2026-10-26T15:11:03Z"/>
              </w:rPr>
              <w:pPrChange w:id="2829" w:author="白日梦想家" w:date="2026-10-26T15:11:11Z">
                <w:pPr>
                  <w:keepNext/>
                  <w:snapToGrid w:val="0"/>
                  <w:spacing w:before="0" w:after="0" w:line="370" w:lineRule="exact"/>
                  <w:ind w:left="0" w:leftChars="0" w:right="0" w:rightChars="0" w:firstLine="0" w:firstLineChars="0"/>
                  <w:jc w:val="center"/>
                </w:pPr>
              </w:pPrChange>
            </w:pPr>
            <w:del w:id="283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833" w:author="白日梦想家" w:date="2026-10-26T15:11:03Z"/>
              </w:rPr>
              <w:pPrChange w:id="2832" w:author="白日梦想家" w:date="2026-10-26T15:11:11Z">
                <w:pPr>
                  <w:keepNext/>
                  <w:snapToGrid w:val="0"/>
                  <w:spacing w:before="0" w:after="0" w:line="370" w:lineRule="exact"/>
                  <w:ind w:left="0" w:leftChars="0" w:right="0" w:rightChars="0" w:firstLine="0" w:firstLineChars="0"/>
                  <w:jc w:val="center"/>
                </w:pPr>
              </w:pPrChange>
            </w:pPr>
            <w:del w:id="2834"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836" w:author="白日梦想家" w:date="2026-10-26T15:11:03Z"/>
              </w:rPr>
              <w:pPrChange w:id="2835" w:author="白日梦想家" w:date="2026-10-26T15:11:11Z">
                <w:pPr>
                  <w:keepNext/>
                  <w:snapToGrid w:val="0"/>
                  <w:spacing w:before="0" w:after="0" w:line="370" w:lineRule="exact"/>
                  <w:ind w:left="0" w:leftChars="0" w:right="0" w:rightChars="0" w:firstLine="0" w:firstLineChars="0"/>
                  <w:jc w:val="center"/>
                </w:pPr>
              </w:pPrChange>
            </w:pPr>
            <w:del w:id="2837"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839" w:author="白日梦想家" w:date="2026-10-26T15:11:03Z"/>
              </w:rPr>
              <w:pPrChange w:id="2838" w:author="白日梦想家" w:date="2026-10-26T15:11:11Z">
                <w:pPr>
                  <w:keepNext/>
                  <w:snapToGrid w:val="0"/>
                  <w:spacing w:before="0" w:after="0" w:line="370" w:lineRule="exact"/>
                  <w:ind w:left="0" w:leftChars="0" w:right="0" w:rightChars="0" w:firstLine="0" w:firstLineChars="0"/>
                  <w:jc w:val="center"/>
                </w:pPr>
              </w:pPrChange>
            </w:pPr>
            <w:del w:id="2840"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842" w:author="白日梦想家" w:date="2026-10-26T15:11:03Z"/>
              </w:rPr>
              <w:pPrChange w:id="2841" w:author="白日梦想家" w:date="2026-10-26T15:11:11Z">
                <w:pPr>
                  <w:keepNext/>
                  <w:snapToGrid w:val="0"/>
                  <w:spacing w:before="0" w:after="0" w:line="370" w:lineRule="exact"/>
                  <w:ind w:left="0" w:leftChars="0" w:right="0" w:rightChars="0" w:firstLine="0" w:firstLineChars="0"/>
                  <w:jc w:val="center"/>
                </w:pPr>
              </w:pPrChange>
            </w:pPr>
            <w:del w:id="2843"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44"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846" w:author="白日梦想家" w:date="2026-10-26T15:11:03Z"/>
              </w:rPr>
              <w:pPrChange w:id="2845" w:author="白日梦想家" w:date="2026-10-26T15:11:11Z">
                <w:pPr>
                  <w:keepNext/>
                  <w:snapToGrid w:val="0"/>
                  <w:spacing w:before="0" w:after="0" w:line="370" w:lineRule="exact"/>
                  <w:ind w:left="0" w:leftChars="0" w:right="0" w:rightChars="0" w:firstLine="0" w:firstLineChars="0"/>
                  <w:jc w:val="center"/>
                </w:pPr>
              </w:pPrChange>
            </w:pPr>
            <w:del w:id="2847"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849" w:author="白日梦想家" w:date="2026-10-26T15:11:03Z"/>
              </w:rPr>
              <w:pPrChange w:id="2848" w:author="白日梦想家" w:date="2026-10-26T15:11:11Z">
                <w:pPr>
                  <w:keepNext/>
                  <w:snapToGrid w:val="0"/>
                  <w:spacing w:before="0" w:after="0" w:line="370" w:lineRule="exact"/>
                  <w:ind w:left="0" w:leftChars="0" w:right="0" w:rightChars="0" w:firstLine="0" w:firstLineChars="0"/>
                  <w:jc w:val="center"/>
                </w:pPr>
              </w:pPrChange>
            </w:pPr>
            <w:del w:id="285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852" w:author="白日梦想家" w:date="2026-10-26T15:11:03Z"/>
              </w:rPr>
              <w:pPrChange w:id="2851" w:author="白日梦想家" w:date="2026-10-26T15:11:11Z">
                <w:pPr>
                  <w:keepNext/>
                  <w:snapToGrid w:val="0"/>
                  <w:spacing w:before="0" w:after="0" w:line="370" w:lineRule="exact"/>
                  <w:ind w:left="0" w:leftChars="0" w:right="0" w:rightChars="0" w:firstLine="0" w:firstLineChars="0"/>
                  <w:jc w:val="center"/>
                </w:pPr>
              </w:pPrChange>
            </w:pPr>
            <w:del w:id="2853"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855" w:author="白日梦想家" w:date="2026-10-26T15:11:03Z"/>
              </w:rPr>
              <w:pPrChange w:id="2854" w:author="白日梦想家" w:date="2026-10-26T15:11:11Z">
                <w:pPr>
                  <w:keepNext/>
                  <w:snapToGrid w:val="0"/>
                  <w:spacing w:before="0" w:after="0" w:line="370" w:lineRule="exact"/>
                  <w:ind w:left="0" w:leftChars="0" w:right="0" w:rightChars="0" w:firstLine="0" w:firstLineChars="0"/>
                  <w:jc w:val="center"/>
                </w:pPr>
              </w:pPrChange>
            </w:pPr>
            <w:del w:id="2856"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858" w:author="白日梦想家" w:date="2026-10-26T15:11:03Z"/>
              </w:rPr>
              <w:pPrChange w:id="2857" w:author="白日梦想家" w:date="2026-10-26T15:11:11Z">
                <w:pPr>
                  <w:keepNext/>
                  <w:snapToGrid w:val="0"/>
                  <w:spacing w:before="0" w:after="0" w:line="370" w:lineRule="exact"/>
                  <w:ind w:left="0" w:leftChars="0" w:right="0" w:rightChars="0" w:firstLine="0" w:firstLineChars="0"/>
                  <w:jc w:val="center"/>
                </w:pPr>
              </w:pPrChange>
            </w:pPr>
            <w:del w:id="2859"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861" w:author="白日梦想家" w:date="2026-10-26T15:11:03Z"/>
              </w:rPr>
              <w:pPrChange w:id="2860" w:author="白日梦想家" w:date="2026-10-26T15:11:11Z">
                <w:pPr>
                  <w:keepNext/>
                  <w:snapToGrid w:val="0"/>
                  <w:spacing w:before="0" w:after="0" w:line="370" w:lineRule="exact"/>
                  <w:ind w:left="0" w:leftChars="0" w:right="0" w:rightChars="0" w:firstLine="0" w:firstLineChars="0"/>
                  <w:jc w:val="center"/>
                </w:pPr>
              </w:pPrChange>
            </w:pPr>
            <w:del w:id="2862"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63"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865" w:author="白日梦想家" w:date="2026-10-26T15:11:03Z"/>
              </w:rPr>
              <w:pPrChange w:id="2864" w:author="白日梦想家" w:date="2026-10-26T15:11:11Z">
                <w:pPr>
                  <w:snapToGrid w:val="0"/>
                  <w:spacing w:before="0" w:after="0" w:line="370" w:lineRule="exact"/>
                  <w:ind w:left="0" w:leftChars="0" w:right="0" w:rightChars="0" w:firstLine="0" w:firstLineChars="0"/>
                  <w:jc w:val="center"/>
                </w:pPr>
              </w:pPrChange>
            </w:pPr>
            <w:del w:id="2866"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868" w:author="白日梦想家" w:date="2026-10-26T15:11:03Z"/>
              </w:rPr>
              <w:pPrChange w:id="2867" w:author="白日梦想家" w:date="2026-10-26T15:11:11Z">
                <w:pPr>
                  <w:snapToGrid w:val="0"/>
                  <w:spacing w:before="0" w:after="0" w:line="370" w:lineRule="exact"/>
                  <w:ind w:left="0" w:leftChars="0" w:right="0" w:rightChars="0" w:firstLine="0" w:firstLineChars="0"/>
                  <w:jc w:val="center"/>
                </w:pPr>
              </w:pPrChange>
            </w:pPr>
            <w:del w:id="286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871" w:author="白日梦想家" w:date="2026-10-26T15:11:03Z"/>
              </w:rPr>
              <w:pPrChange w:id="2870" w:author="白日梦想家" w:date="2026-10-26T15:11:11Z">
                <w:pPr>
                  <w:snapToGrid w:val="0"/>
                  <w:spacing w:before="0" w:after="0" w:line="370" w:lineRule="exact"/>
                  <w:ind w:left="0" w:leftChars="0" w:right="0" w:rightChars="0" w:firstLine="0" w:firstLineChars="0"/>
                  <w:jc w:val="center"/>
                </w:pPr>
              </w:pPrChange>
            </w:pPr>
            <w:del w:id="2872"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874" w:author="白日梦想家" w:date="2026-10-26T15:11:03Z"/>
              </w:rPr>
              <w:pPrChange w:id="2873" w:author="白日梦想家" w:date="2026-10-26T15:11:11Z">
                <w:pPr>
                  <w:snapToGrid w:val="0"/>
                  <w:spacing w:before="0" w:after="0" w:line="370" w:lineRule="exact"/>
                  <w:ind w:left="0" w:leftChars="0" w:right="0" w:rightChars="0" w:firstLine="0" w:firstLineChars="0"/>
                  <w:jc w:val="center"/>
                </w:pPr>
              </w:pPrChange>
            </w:pPr>
            <w:del w:id="2875"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877" w:author="白日梦想家" w:date="2026-10-26T15:11:03Z"/>
              </w:rPr>
              <w:pPrChange w:id="2876" w:author="白日梦想家" w:date="2026-10-26T15:11:11Z">
                <w:pPr>
                  <w:snapToGrid w:val="0"/>
                  <w:spacing w:before="0" w:after="0" w:line="370" w:lineRule="exact"/>
                  <w:ind w:left="0" w:leftChars="0" w:right="0" w:rightChars="0" w:firstLine="0" w:firstLineChars="0"/>
                  <w:jc w:val="center"/>
                </w:pPr>
              </w:pPrChange>
            </w:pPr>
            <w:del w:id="2878"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880" w:author="白日梦想家" w:date="2026-10-26T15:11:03Z"/>
              </w:rPr>
              <w:pPrChange w:id="2879" w:author="白日梦想家" w:date="2026-10-26T15:11:11Z">
                <w:pPr>
                  <w:snapToGrid w:val="0"/>
                  <w:spacing w:before="0" w:after="0" w:line="370" w:lineRule="exact"/>
                  <w:ind w:left="0" w:leftChars="0" w:right="0" w:rightChars="0" w:firstLine="0" w:firstLineChars="0"/>
                  <w:jc w:val="center"/>
                </w:pPr>
              </w:pPrChange>
            </w:pPr>
            <w:del w:id="2881"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883" w:author="白日梦想家" w:date="2026-10-26T15:11:03Z"/>
          <w:rFonts w:hint="eastAsia" w:ascii="方正楷体_GBK" w:hAnsi="方正楷体_GBK" w:eastAsia="方正楷体_GBK" w:cs="方正楷体_GBK"/>
          <w:b/>
          <w:bCs/>
          <w:sz w:val="32"/>
          <w:szCs w:val="32"/>
          <w:highlight w:val="none"/>
        </w:rPr>
        <w:pPrChange w:id="2882" w:author="白日梦想家" w:date="2026-10-26T15:11:11Z">
          <w:pPr>
            <w:keepNext/>
            <w:widowControl/>
            <w:adjustRightInd w:val="0"/>
            <w:snapToGrid w:val="0"/>
            <w:spacing w:line="560" w:lineRule="exact"/>
            <w:ind w:firstLine="641" w:firstLineChars="200"/>
            <w:outlineLvl w:val="1"/>
          </w:pPr>
        </w:pPrChange>
      </w:pPr>
      <w:del w:id="2884"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886" w:author="白日梦想家" w:date="2026-10-26T15:11:03Z"/>
          <w:rFonts w:hint="eastAsia" w:ascii="方正仿宋_GBK" w:hAnsi="方正仿宋_GBK" w:eastAsia="方正仿宋_GBK" w:cs="Times New Roman"/>
          <w:sz w:val="32"/>
          <w:szCs w:val="32"/>
          <w:highlight w:val="none"/>
          <w14:ligatures w14:val="standardContextual"/>
        </w:rPr>
        <w:pPrChange w:id="2885" w:author="白日梦想家" w:date="2026-10-26T15:11:11Z">
          <w:pPr>
            <w:widowControl/>
            <w:adjustRightInd w:val="0"/>
            <w:snapToGrid w:val="0"/>
            <w:spacing w:line="560" w:lineRule="exact"/>
            <w:ind w:firstLine="640" w:firstLineChars="200"/>
          </w:pPr>
        </w:pPrChange>
      </w:pPr>
      <w:del w:id="2887"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889" w:author="白日梦想家" w:date="2026-10-26T15:11:03Z"/>
          <w:rFonts w:hint="eastAsia" w:ascii="方正仿宋_GBK" w:hAnsi="方正仿宋_GBK" w:eastAsia="方正仿宋_GBK" w:cs="Times New Roman"/>
          <w:sz w:val="32"/>
          <w:szCs w:val="32"/>
          <w:highlight w:val="none"/>
          <w14:ligatures w14:val="standardContextual"/>
        </w:rPr>
        <w:pPrChange w:id="2888" w:author="白日梦想家" w:date="2026-10-26T15:11:11Z">
          <w:pPr>
            <w:widowControl/>
            <w:adjustRightInd w:val="0"/>
            <w:snapToGrid w:val="0"/>
            <w:spacing w:line="560" w:lineRule="exact"/>
            <w:ind w:firstLine="640" w:firstLineChars="200"/>
          </w:pPr>
        </w:pPrChange>
      </w:pPr>
      <w:del w:id="2890"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892" w:author="白日梦想家" w:date="2026-10-26T15:11:03Z"/>
          <w:rFonts w:hint="eastAsia" w:ascii="方正仿宋_GBK" w:hAnsi="方正仿宋_GBK" w:eastAsia="方正仿宋_GBK" w:cs="Times New Roman"/>
          <w:sz w:val="32"/>
          <w:szCs w:val="32"/>
          <w:highlight w:val="none"/>
          <w14:ligatures w14:val="standardContextual"/>
        </w:rPr>
        <w:pPrChange w:id="2891" w:author="白日梦想家" w:date="2026-10-26T15:11:11Z">
          <w:pPr>
            <w:widowControl/>
            <w:adjustRightInd w:val="0"/>
            <w:snapToGrid w:val="0"/>
            <w:spacing w:line="560" w:lineRule="exact"/>
            <w:ind w:firstLine="640" w:firstLineChars="200"/>
          </w:pPr>
        </w:pPrChange>
      </w:pPr>
      <w:del w:id="2893"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894" w:author="白日梦想家" w:date="2026-10-26T15:11:03Z"/>
          <w:rFonts w:hint="eastAsia" w:ascii="方正仿宋_GBK" w:hAnsi="方正仿宋_GBK" w:eastAsia="方正仿宋_GBK" w:cs="Times New Roman"/>
          <w:sz w:val="32"/>
          <w:szCs w:val="32"/>
          <w:highlight w:val="none"/>
          <w14:ligatures w14:val="standardContextual"/>
        </w:rPr>
      </w:pPr>
      <w:del w:id="2895" w:author="白日梦想家" w:date="2026-10-26T15:11:03Z">
        <w:r>
          <w:rPr>
            <w:rFonts w:hint="default" w:ascii="Times New Roman" w:hAnsi="Times New Roman" w:eastAsia="方正仿宋_GBK" w:cs="Times New Roman"/>
            <w:b w:val="0"/>
            <w:bCs w:val="0"/>
            <w:i w:val="0"/>
            <w:iCs w:val="0"/>
            <w:sz w:val="24"/>
            <w:szCs w:val="24"/>
            <w:rPrChange w:id="2896" w:author="xh" w:date="2026-10-26T09:31:05Z">
              <w:rPr>
                <w:rFonts w:hint="eastAsia" w:ascii="方正仿宋_GBK" w:hAnsi="方正仿宋_GBK" w:eastAsia="方正仿宋_GBK" w:cs="Times New Roman"/>
                <w:sz w:val="32"/>
                <w:szCs w:val="32"/>
              </w:rPr>
            </w:rPrChange>
          </w:rPr>
          <w:delText>表</w:delText>
        </w:r>
      </w:del>
      <w:ins w:id="2897" w:author="xh" w:date="2026-10-26T09:31:05Z">
        <w:del w:id="2898" w:author="白日梦想家" w:date="2026-10-26T15:11:03Z">
          <w:r>
            <w:rPr>
              <w:rFonts w:hint="default" w:ascii="Times New Roman" w:hAnsi="Times New Roman" w:eastAsia="方正仿宋_GBK" w:cs="Times New Roman"/>
              <w:b w:val="0"/>
              <w:bCs w:val="0"/>
              <w:i w:val="0"/>
              <w:iCs w:val="0"/>
              <w:sz w:val="24"/>
              <w:szCs w:val="24"/>
              <w:rPrChange w:id="2899" w:author="xh" w:date="2026-10-26T09:31:05Z">
                <w:rPr>
                  <w:rFonts w:hint="eastAsia" w:ascii="方正仿宋_GBK" w:hAnsi="方正仿宋_GBK" w:eastAsia="方正仿宋_GBK" w:cs="Times New Roman"/>
                  <w:sz w:val="32"/>
                  <w:szCs w:val="32"/>
                </w:rPr>
              </w:rPrChange>
            </w:rPr>
            <w:delText>2</w:delText>
          </w:r>
        </w:del>
      </w:ins>
      <w:del w:id="2900" w:author="白日梦想家" w:date="2026-10-26T15:11:03Z">
        <w:r>
          <w:rPr>
            <w:rFonts w:hint="eastAsia" w:ascii="方正仿宋_GBK" w:hAnsi="方正仿宋_GBK" w:eastAsia="方正仿宋_GBK" w:cs="Times New Roman"/>
            <w:sz w:val="32"/>
            <w:szCs w:val="32"/>
          </w:rPr>
          <w:delText>8</w:delText>
        </w:r>
      </w:del>
      <w:del w:id="2901" w:author="白日梦想家" w:date="2026-10-26T15:11:03Z">
        <w:r>
          <w:rPr>
            <w:rFonts w:hint="default" w:ascii="Times New Roman" w:hAnsi="Times New Roman" w:eastAsia="方正仿宋_GBK" w:cs="Times New Roman"/>
            <w:b w:val="0"/>
            <w:bCs w:val="0"/>
            <w:i w:val="0"/>
            <w:iCs w:val="0"/>
            <w:sz w:val="24"/>
            <w:szCs w:val="24"/>
            <w:rPrChange w:id="2902" w:author="xh" w:date="2026-10-26T09:31:05Z">
              <w:rPr>
                <w:rFonts w:hint="eastAsia" w:ascii="方正仿宋_GBK" w:hAnsi="方正仿宋_GBK" w:eastAsia="方正仿宋_GBK" w:cs="Times New Roman"/>
                <w:sz w:val="32"/>
                <w:szCs w:val="32"/>
              </w:rPr>
            </w:rPrChange>
          </w:rPr>
          <w:delText xml:space="preserve"> </w:delText>
        </w:r>
      </w:del>
      <w:ins w:id="2903" w:author="xh" w:date="2026-10-26T09:31:05Z">
        <w:del w:id="2904" w:author="白日梦想家" w:date="2026-10-26T15:11:03Z">
          <w:r>
            <w:rPr>
              <w:rFonts w:hint="default" w:ascii="Times New Roman" w:hAnsi="Times New Roman" w:eastAsia="方正仿宋_GBK" w:cs="Times New Roman"/>
              <w:b w:val="0"/>
              <w:bCs w:val="0"/>
              <w:i w:val="0"/>
              <w:iCs w:val="0"/>
              <w:sz w:val="24"/>
              <w:szCs w:val="24"/>
              <w:rPrChange w:id="2905"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906" w:author="白日梦想家" w:date="2026-10-26T15:11:03Z">
        <w:r>
          <w:rPr>
            <w:rFonts w:hint="default" w:ascii="Times New Roman" w:hAnsi="Times New Roman" w:eastAsia="方正仿宋_GBK" w:cs="Times New Roman"/>
            <w:b w:val="0"/>
            <w:bCs w:val="0"/>
            <w:i w:val="0"/>
            <w:iCs w:val="0"/>
            <w:sz w:val="24"/>
            <w:szCs w:val="24"/>
            <w:rPrChange w:id="2907" w:author="xh" w:date="2026-10-26T09:31:05Z">
              <w:rPr>
                <w:rFonts w:hint="eastAsia" w:ascii="方正仿宋_GBK" w:hAnsi="方正仿宋_GBK" w:eastAsia="方正仿宋_GBK" w:cs="Times New Roman"/>
                <w:sz w:val="32"/>
                <w:szCs w:val="32"/>
              </w:rPr>
            </w:rPrChange>
          </w:rPr>
          <w:delText>容载比推荐</w:delText>
        </w:r>
      </w:del>
      <w:ins w:id="2908" w:author="xh" w:date="2026-10-26T09:31:05Z">
        <w:del w:id="2909" w:author="白日梦想家" w:date="2026-10-26T15:11:03Z">
          <w:r>
            <w:rPr>
              <w:rFonts w:hint="default" w:ascii="Times New Roman" w:hAnsi="Times New Roman" w:eastAsia="方正仿宋_GBK" w:cs="Times New Roman"/>
              <w:b w:val="0"/>
              <w:bCs w:val="0"/>
              <w:i w:val="0"/>
              <w:iCs w:val="0"/>
              <w:sz w:val="24"/>
              <w:szCs w:val="24"/>
              <w:rPrChange w:id="2910" w:author="xh" w:date="2026-10-26T09:31:05Z">
                <w:rPr>
                  <w:rFonts w:hint="eastAsia" w:ascii="方正仿宋_GBK" w:hAnsi="方正仿宋_GBK" w:eastAsia="方正仿宋_GBK" w:cs="Times New Roman"/>
                  <w:sz w:val="32"/>
                  <w:szCs w:val="32"/>
                </w:rPr>
              </w:rPrChange>
            </w:rPr>
            <w:delText>窗口</w:delText>
          </w:r>
        </w:del>
      </w:ins>
      <w:ins w:id="2911" w:author="许恒" w:date="2026-10-26T09:30:56Z">
        <w:del w:id="291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913"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914"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916" w:author="白日梦想家" w:date="2026-10-26T15:11:03Z"/>
              </w:rPr>
              <w:pPrChange w:id="2915" w:author="白日梦想家" w:date="2026-10-26T15:11:11Z">
                <w:pPr>
                  <w:keepNext/>
                  <w:snapToGrid w:val="0"/>
                  <w:spacing w:before="0" w:after="0" w:line="370" w:lineRule="exact"/>
                  <w:ind w:left="0" w:leftChars="0" w:right="0" w:rightChars="0" w:firstLine="0" w:firstLineChars="0"/>
                  <w:jc w:val="center"/>
                </w:pPr>
              </w:pPrChange>
            </w:pPr>
            <w:del w:id="2917" w:author="白日梦想家" w:date="2026-10-26T15:11:03Z">
              <w:r>
                <w:rPr>
                  <w:rFonts w:hint="default" w:ascii="Times New Roman" w:hAnsi="Times New Roman" w:eastAsia="方正仿宋_GBK" w:cs="Times New Roman"/>
                  <w:b/>
                  <w:sz w:val="28"/>
                  <w:szCs w:val="28"/>
                  <w:rPrChange w:id="2918"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default" w:ascii="Times New Roman" w:hAnsi="Times New Roman" w:eastAsia="方正仿宋_GBK" w:cs="Times New Roman"/>
                  <w:b/>
                  <w:sz w:val="28"/>
                  <w:szCs w:val="28"/>
                  <w:rPrChange w:id="2922"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924" w:author="白日梦想家" w:date="2026-10-26T15:11:03Z"/>
              </w:rPr>
              <w:pPrChange w:id="2923" w:author="白日梦想家" w:date="2026-10-26T15:11:11Z">
                <w:pPr>
                  <w:keepNext/>
                  <w:snapToGrid w:val="0"/>
                  <w:spacing w:before="0" w:after="0" w:line="370" w:lineRule="exact"/>
                  <w:ind w:left="0" w:leftChars="0" w:right="0" w:rightChars="0" w:firstLine="0" w:firstLineChars="0"/>
                  <w:jc w:val="center"/>
                </w:pPr>
              </w:pPrChange>
            </w:pPr>
            <w:del w:id="2925" w:author="白日梦想家" w:date="2026-10-26T15:11:03Z">
              <w:r>
                <w:rPr>
                  <w:rFonts w:hint="default" w:ascii="Times New Roman" w:hAnsi="Times New Roman" w:eastAsia="方正仿宋_GBK" w:cs="Times New Roman"/>
                  <w:b/>
                  <w:sz w:val="28"/>
                  <w:szCs w:val="28"/>
                  <w:rPrChange w:id="2926"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928" w:author="白日梦想家" w:date="2026-10-26T15:11:03Z"/>
              </w:rPr>
              <w:pPrChange w:id="2927" w:author="白日梦想家" w:date="2026-10-26T15:11:11Z">
                <w:pPr>
                  <w:keepNext/>
                  <w:snapToGrid w:val="0"/>
                  <w:spacing w:before="0" w:after="0" w:line="370" w:lineRule="exact"/>
                  <w:ind w:left="0" w:leftChars="0" w:right="0" w:rightChars="0" w:firstLine="0" w:firstLineChars="0"/>
                  <w:jc w:val="center"/>
                </w:pPr>
              </w:pPrChange>
            </w:pPr>
            <w:del w:id="2929" w:author="白日梦想家" w:date="2026-10-26T15:11:03Z">
              <w:r>
                <w:rPr>
                  <w:rFonts w:hint="default" w:ascii="Times New Roman" w:hAnsi="Times New Roman" w:eastAsia="方正仿宋_GBK" w:cs="Times New Roman"/>
                  <w:b/>
                  <w:sz w:val="28"/>
                  <w:szCs w:val="28"/>
                  <w:rPrChange w:id="2930"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default" w:ascii="Times New Roman" w:hAnsi="Times New Roman" w:eastAsia="方正仿宋_GBK" w:cs="Times New Roman"/>
                  <w:b/>
                  <w:sz w:val="28"/>
                  <w:szCs w:val="28"/>
                  <w:rPrChange w:id="2934"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default" w:ascii="Times New Roman" w:hAnsi="Times New Roman" w:eastAsia="方正仿宋_GBK" w:cs="Times New Roman"/>
                  <w:b/>
                  <w:sz w:val="28"/>
                  <w:szCs w:val="28"/>
                  <w:rPrChange w:id="2938"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39"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941" w:author="白日梦想家" w:date="2026-10-26T15:11:03Z"/>
              </w:rPr>
              <w:pPrChange w:id="2940" w:author="白日梦想家" w:date="2026-10-26T15:11:11Z">
                <w:pPr>
                  <w:keepNext/>
                  <w:snapToGrid w:val="0"/>
                  <w:spacing w:before="0" w:after="0" w:line="370" w:lineRule="exact"/>
                  <w:ind w:left="0" w:leftChars="0" w:right="0" w:rightChars="0" w:firstLine="0" w:firstLineChars="0"/>
                  <w:jc w:val="center"/>
                </w:pPr>
              </w:pPrChange>
            </w:pPr>
            <w:del w:id="2942" w:author="白日梦想家" w:date="2026-10-26T15:11:03Z">
              <w:r>
                <w:rPr>
                  <w:rFonts w:hint="default" w:ascii="Times New Roman" w:hAnsi="Times New Roman" w:eastAsia="方正仿宋_GBK" w:cs="Times New Roman"/>
                  <w:sz w:val="28"/>
                  <w:szCs w:val="28"/>
                  <w:rPrChange w:id="294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keepNext/>
                  <w:snapToGrid w:val="0"/>
                  <w:spacing w:before="0" w:after="0" w:line="370" w:lineRule="exact"/>
                  <w:ind w:left="0" w:leftChars="0" w:right="0" w:rightChars="0" w:firstLine="0" w:firstLineChars="0"/>
                  <w:jc w:val="center"/>
                </w:pPr>
              </w:pPrChange>
            </w:pPr>
            <w:del w:id="2946" w:author="白日梦想家" w:date="2026-10-26T15:11:03Z">
              <w:r>
                <w:rPr>
                  <w:rFonts w:hint="default" w:ascii="Times New Roman" w:hAnsi="Times New Roman" w:eastAsia="方正仿宋_GBK" w:cs="Times New Roman"/>
                  <w:sz w:val="28"/>
                  <w:szCs w:val="28"/>
                  <w:rPrChange w:id="294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949" w:author="白日梦想家" w:date="2026-10-26T15:11:03Z"/>
              </w:rPr>
              <w:pPrChange w:id="2948" w:author="白日梦想家" w:date="2026-10-26T15:11:11Z">
                <w:pPr>
                  <w:keepNext/>
                  <w:snapToGrid w:val="0"/>
                  <w:spacing w:before="0" w:after="0" w:line="370" w:lineRule="exact"/>
                  <w:ind w:left="0" w:leftChars="0" w:right="0" w:rightChars="0" w:firstLine="0" w:firstLineChars="0"/>
                  <w:jc w:val="center"/>
                </w:pPr>
              </w:pPrChange>
            </w:pPr>
            <w:del w:id="2950" w:author="白日梦想家" w:date="2026-10-26T15:11:03Z">
              <w:r>
                <w:rPr>
                  <w:rFonts w:hint="default" w:ascii="Times New Roman" w:hAnsi="Times New Roman" w:eastAsia="方正仿宋_GBK" w:cs="Times New Roman"/>
                  <w:sz w:val="28"/>
                  <w:szCs w:val="28"/>
                  <w:rPrChange w:id="2951"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953" w:author="白日梦想家" w:date="2026-10-26T15:11:03Z"/>
              </w:rPr>
              <w:pPrChange w:id="2952" w:author="白日梦想家" w:date="2026-10-26T15:11:11Z">
                <w:pPr>
                  <w:keepNext/>
                  <w:snapToGrid w:val="0"/>
                  <w:spacing w:before="0" w:after="0" w:line="370" w:lineRule="exact"/>
                  <w:ind w:left="0" w:leftChars="0" w:right="0" w:rightChars="0" w:firstLine="0" w:firstLineChars="0"/>
                  <w:jc w:val="center"/>
                </w:pPr>
              </w:pPrChange>
            </w:pPr>
            <w:del w:id="2954" w:author="白日梦想家" w:date="2026-10-26T15:11:03Z">
              <w:r>
                <w:rPr>
                  <w:rFonts w:hint="default" w:ascii="Times New Roman" w:hAnsi="Times New Roman" w:eastAsia="方正仿宋_GBK" w:cs="Times New Roman"/>
                  <w:sz w:val="28"/>
                  <w:szCs w:val="28"/>
                  <w:rPrChange w:id="2955"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957" w:author="白日梦想家" w:date="2026-10-26T15:11:03Z"/>
              </w:rPr>
              <w:pPrChange w:id="2956" w:author="白日梦想家" w:date="2026-10-26T15:11:11Z">
                <w:pPr>
                  <w:keepNext/>
                  <w:snapToGrid w:val="0"/>
                  <w:spacing w:before="0" w:after="0" w:line="370" w:lineRule="exact"/>
                  <w:ind w:left="0" w:leftChars="0" w:right="0" w:rightChars="0" w:firstLine="0" w:firstLineChars="0"/>
                  <w:jc w:val="center"/>
                </w:pPr>
              </w:pPrChange>
            </w:pPr>
            <w:del w:id="2958" w:author="白日梦想家" w:date="2026-10-26T15:11:03Z">
              <w:r>
                <w:rPr>
                  <w:rFonts w:hint="default" w:ascii="Times New Roman" w:hAnsi="Times New Roman" w:eastAsia="方正仿宋_GBK" w:cs="Times New Roman"/>
                  <w:sz w:val="28"/>
                  <w:szCs w:val="28"/>
                  <w:rPrChange w:id="2959"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keepNext/>
                  <w:snapToGrid w:val="0"/>
                  <w:spacing w:before="0" w:after="0" w:line="370" w:lineRule="exact"/>
                  <w:ind w:left="0" w:leftChars="0" w:right="0" w:rightChars="0" w:firstLine="0" w:firstLineChars="0"/>
                  <w:jc w:val="center"/>
                </w:pPr>
              </w:pPrChange>
            </w:pPr>
            <w:del w:id="2962" w:author="白日梦想家" w:date="2026-10-26T15:11:03Z">
              <w:r>
                <w:rPr>
                  <w:rFonts w:hint="default" w:ascii="Times New Roman" w:hAnsi="Times New Roman" w:eastAsia="方正仿宋_GBK" w:cs="Times New Roman"/>
                  <w:sz w:val="28"/>
                  <w:szCs w:val="28"/>
                  <w:rPrChange w:id="2963"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64"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966" w:author="白日梦想家" w:date="2026-10-26T15:11:03Z"/>
              </w:rPr>
              <w:pPrChange w:id="2965" w:author="白日梦想家" w:date="2026-10-26T15:11:11Z">
                <w:pPr>
                  <w:keepNext/>
                  <w:snapToGrid w:val="0"/>
                  <w:spacing w:before="0" w:after="0" w:line="370" w:lineRule="exact"/>
                  <w:ind w:left="0" w:leftChars="0" w:right="0" w:rightChars="0" w:firstLine="0" w:firstLineChars="0"/>
                  <w:jc w:val="center"/>
                </w:pPr>
              </w:pPrChange>
            </w:pPr>
            <w:del w:id="2967" w:author="白日梦想家" w:date="2026-10-26T15:11:03Z">
              <w:r>
                <w:rPr>
                  <w:rFonts w:hint="default" w:ascii="Times New Roman" w:hAnsi="Times New Roman" w:eastAsia="方正仿宋_GBK" w:cs="Times New Roman"/>
                  <w:sz w:val="28"/>
                  <w:szCs w:val="28"/>
                  <w:rPrChange w:id="2968"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970" w:author="白日梦想家" w:date="2026-10-26T15:11:03Z"/>
              </w:rPr>
              <w:pPrChange w:id="2969" w:author="白日梦想家" w:date="2026-10-26T15:11:11Z">
                <w:pPr>
                  <w:keepNext/>
                  <w:snapToGrid w:val="0"/>
                  <w:spacing w:before="0" w:after="0" w:line="370" w:lineRule="exact"/>
                  <w:ind w:left="0" w:leftChars="0" w:right="0" w:rightChars="0" w:firstLine="0" w:firstLineChars="0"/>
                  <w:jc w:val="center"/>
                </w:pPr>
              </w:pPrChange>
            </w:pPr>
            <w:del w:id="2971" w:author="白日梦想家" w:date="2026-10-26T15:11:03Z">
              <w:r>
                <w:rPr>
                  <w:rFonts w:hint="default" w:ascii="Times New Roman" w:hAnsi="Times New Roman" w:eastAsia="方正仿宋_GBK" w:cs="Times New Roman"/>
                  <w:sz w:val="28"/>
                  <w:szCs w:val="28"/>
                  <w:rPrChange w:id="297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974" w:author="白日梦想家" w:date="2026-10-26T15:11:03Z"/>
              </w:rPr>
              <w:pPrChange w:id="2973" w:author="白日梦想家" w:date="2026-10-26T15:11:11Z">
                <w:pPr>
                  <w:keepNext/>
                  <w:snapToGrid w:val="0"/>
                  <w:spacing w:before="0" w:after="0" w:line="370" w:lineRule="exact"/>
                  <w:ind w:left="0" w:leftChars="0" w:right="0" w:rightChars="0" w:firstLine="0" w:firstLineChars="0"/>
                  <w:jc w:val="center"/>
                </w:pPr>
              </w:pPrChange>
            </w:pPr>
            <w:del w:id="2975" w:author="白日梦想家" w:date="2026-10-26T15:11:03Z">
              <w:r>
                <w:rPr>
                  <w:rFonts w:hint="default" w:ascii="Times New Roman" w:hAnsi="Times New Roman" w:eastAsia="方正仿宋_GBK" w:cs="Times New Roman"/>
                  <w:sz w:val="28"/>
                  <w:szCs w:val="28"/>
                  <w:rPrChange w:id="2976"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978" w:author="白日梦想家" w:date="2026-10-26T15:11:03Z"/>
              </w:rPr>
              <w:pPrChange w:id="2977" w:author="白日梦想家" w:date="2026-10-26T15:11:11Z">
                <w:pPr>
                  <w:keepNext/>
                  <w:snapToGrid w:val="0"/>
                  <w:spacing w:before="0" w:after="0" w:line="370" w:lineRule="exact"/>
                  <w:ind w:left="0" w:leftChars="0" w:right="0" w:rightChars="0" w:firstLine="0" w:firstLineChars="0"/>
                  <w:jc w:val="center"/>
                </w:pPr>
              </w:pPrChange>
            </w:pPr>
            <w:del w:id="2979" w:author="白日梦想家" w:date="2026-10-26T15:11:03Z">
              <w:r>
                <w:rPr>
                  <w:rFonts w:hint="default" w:ascii="Times New Roman" w:hAnsi="Times New Roman" w:eastAsia="方正仿宋_GBK" w:cs="Times New Roman"/>
                  <w:sz w:val="28"/>
                  <w:szCs w:val="28"/>
                  <w:rPrChange w:id="2980"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982" w:author="白日梦想家" w:date="2026-10-26T15:11:03Z"/>
              </w:rPr>
              <w:pPrChange w:id="2981" w:author="白日梦想家" w:date="2026-10-26T15:11:11Z">
                <w:pPr>
                  <w:keepNext/>
                  <w:snapToGrid w:val="0"/>
                  <w:spacing w:before="0" w:after="0" w:line="370" w:lineRule="exact"/>
                  <w:ind w:left="0" w:leftChars="0" w:right="0" w:rightChars="0" w:firstLine="0" w:firstLineChars="0"/>
                  <w:jc w:val="center"/>
                </w:pPr>
              </w:pPrChange>
            </w:pPr>
            <w:del w:id="2983" w:author="白日梦想家" w:date="2026-10-26T15:11:03Z">
              <w:r>
                <w:rPr>
                  <w:rFonts w:hint="default" w:ascii="Times New Roman" w:hAnsi="Times New Roman" w:eastAsia="方正仿宋_GBK" w:cs="Times New Roman"/>
                  <w:sz w:val="28"/>
                  <w:szCs w:val="28"/>
                  <w:rPrChange w:id="2984"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986" w:author="白日梦想家" w:date="2026-10-26T15:11:03Z"/>
              </w:rPr>
              <w:pPrChange w:id="2985" w:author="白日梦想家" w:date="2026-10-26T15:11:11Z">
                <w:pPr>
                  <w:keepNext/>
                  <w:snapToGrid w:val="0"/>
                  <w:spacing w:before="0" w:after="0" w:line="370" w:lineRule="exact"/>
                  <w:ind w:left="0" w:leftChars="0" w:right="0" w:rightChars="0" w:firstLine="0" w:firstLineChars="0"/>
                  <w:jc w:val="center"/>
                </w:pPr>
              </w:pPrChange>
            </w:pPr>
            <w:del w:id="2987" w:author="白日梦想家" w:date="2026-10-26T15:11:03Z">
              <w:r>
                <w:rPr>
                  <w:rFonts w:hint="default" w:ascii="Times New Roman" w:hAnsi="Times New Roman" w:eastAsia="方正仿宋_GBK" w:cs="Times New Roman"/>
                  <w:sz w:val="28"/>
                  <w:szCs w:val="28"/>
                  <w:rPrChange w:id="2988"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89"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991" w:author="白日梦想家" w:date="2026-10-26T15:11:03Z"/>
              </w:rPr>
              <w:pPrChange w:id="2990" w:author="白日梦想家" w:date="2026-10-26T15:11:11Z">
                <w:pPr>
                  <w:keepNext/>
                  <w:snapToGrid w:val="0"/>
                  <w:spacing w:before="0" w:after="0" w:line="370" w:lineRule="exact"/>
                  <w:ind w:left="0" w:leftChars="0" w:right="0" w:rightChars="0" w:firstLine="0" w:firstLineChars="0"/>
                  <w:jc w:val="center"/>
                </w:pPr>
              </w:pPrChange>
            </w:pPr>
            <w:del w:id="2992" w:author="白日梦想家" w:date="2026-10-26T15:11:03Z">
              <w:r>
                <w:rPr>
                  <w:rFonts w:hint="default" w:ascii="Times New Roman" w:hAnsi="Times New Roman" w:eastAsia="方正仿宋_GBK" w:cs="Times New Roman"/>
                  <w:sz w:val="28"/>
                  <w:szCs w:val="28"/>
                  <w:rPrChange w:id="299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995" w:author="白日梦想家" w:date="2026-10-26T15:11:03Z"/>
              </w:rPr>
              <w:pPrChange w:id="2994" w:author="白日梦想家" w:date="2026-10-26T15:11:11Z">
                <w:pPr>
                  <w:keepNext/>
                  <w:snapToGrid w:val="0"/>
                  <w:spacing w:before="0" w:after="0" w:line="370" w:lineRule="exact"/>
                  <w:ind w:left="0" w:leftChars="0" w:right="0" w:rightChars="0" w:firstLine="0" w:firstLineChars="0"/>
                  <w:jc w:val="center"/>
                </w:pPr>
              </w:pPrChange>
            </w:pPr>
            <w:del w:id="2996" w:author="白日梦想家" w:date="2026-10-26T15:11:03Z">
              <w:r>
                <w:rPr>
                  <w:rFonts w:hint="default" w:ascii="Times New Roman" w:hAnsi="Times New Roman" w:eastAsia="方正仿宋_GBK" w:cs="Times New Roman"/>
                  <w:sz w:val="28"/>
                  <w:szCs w:val="28"/>
                  <w:rPrChange w:id="299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999" w:author="白日梦想家" w:date="2026-10-26T15:11:03Z"/>
              </w:rPr>
              <w:pPrChange w:id="2998" w:author="白日梦想家" w:date="2026-10-26T15:11:11Z">
                <w:pPr>
                  <w:keepNext/>
                  <w:snapToGrid w:val="0"/>
                  <w:spacing w:before="0" w:after="0" w:line="370" w:lineRule="exact"/>
                  <w:ind w:left="0" w:leftChars="0" w:right="0" w:rightChars="0" w:firstLine="0" w:firstLineChars="0"/>
                  <w:jc w:val="center"/>
                </w:pPr>
              </w:pPrChange>
            </w:pPr>
            <w:del w:id="3000" w:author="白日梦想家" w:date="2026-10-26T15:11:03Z">
              <w:r>
                <w:rPr>
                  <w:rFonts w:hint="default" w:ascii="Times New Roman" w:hAnsi="Times New Roman" w:eastAsia="方正仿宋_GBK" w:cs="Times New Roman"/>
                  <w:sz w:val="28"/>
                  <w:szCs w:val="28"/>
                  <w:rPrChange w:id="3001"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3003" w:author="白日梦想家" w:date="2026-10-26T15:11:03Z"/>
              </w:rPr>
              <w:pPrChange w:id="3002" w:author="白日梦想家" w:date="2026-10-26T15:11:11Z">
                <w:pPr>
                  <w:keepNext/>
                  <w:snapToGrid w:val="0"/>
                  <w:spacing w:before="0" w:after="0" w:line="370" w:lineRule="exact"/>
                  <w:ind w:left="0" w:leftChars="0" w:right="0" w:rightChars="0" w:firstLine="0" w:firstLineChars="0"/>
                  <w:jc w:val="center"/>
                </w:pPr>
              </w:pPrChange>
            </w:pPr>
            <w:del w:id="3004" w:author="白日梦想家" w:date="2026-10-26T15:11:03Z">
              <w:r>
                <w:rPr>
                  <w:rFonts w:hint="default" w:ascii="Times New Roman" w:hAnsi="Times New Roman" w:eastAsia="方正仿宋_GBK" w:cs="Times New Roman"/>
                  <w:sz w:val="28"/>
                  <w:szCs w:val="28"/>
                  <w:rPrChange w:id="3005"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3007" w:author="白日梦想家" w:date="2026-10-26T15:11:03Z"/>
              </w:rPr>
              <w:pPrChange w:id="3006" w:author="白日梦想家" w:date="2026-10-26T15:11:11Z">
                <w:pPr>
                  <w:keepNext/>
                  <w:snapToGrid w:val="0"/>
                  <w:spacing w:before="0" w:after="0" w:line="370" w:lineRule="exact"/>
                  <w:ind w:left="0" w:leftChars="0" w:right="0" w:rightChars="0" w:firstLine="0" w:firstLineChars="0"/>
                  <w:jc w:val="center"/>
                </w:pPr>
              </w:pPrChange>
            </w:pPr>
            <w:del w:id="3008" w:author="白日梦想家" w:date="2026-10-26T15:11:03Z">
              <w:r>
                <w:rPr>
                  <w:rFonts w:hint="default" w:ascii="Times New Roman" w:hAnsi="Times New Roman" w:eastAsia="方正仿宋_GBK" w:cs="Times New Roman"/>
                  <w:sz w:val="28"/>
                  <w:szCs w:val="28"/>
                  <w:rPrChange w:id="3009"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3011" w:author="白日梦想家" w:date="2026-10-26T15:11:03Z"/>
              </w:rPr>
              <w:pPrChange w:id="3010" w:author="白日梦想家" w:date="2026-10-26T15:11:11Z">
                <w:pPr>
                  <w:keepNext/>
                  <w:snapToGrid w:val="0"/>
                  <w:spacing w:before="0" w:after="0" w:line="370" w:lineRule="exact"/>
                  <w:ind w:left="0" w:leftChars="0" w:right="0" w:rightChars="0" w:firstLine="0" w:firstLineChars="0"/>
                  <w:jc w:val="center"/>
                </w:pPr>
              </w:pPrChange>
            </w:pPr>
            <w:del w:id="3012" w:author="白日梦想家" w:date="2026-10-26T15:11:03Z">
              <w:r>
                <w:rPr>
                  <w:rFonts w:hint="default" w:ascii="Times New Roman" w:hAnsi="Times New Roman" w:eastAsia="方正仿宋_GBK" w:cs="Times New Roman"/>
                  <w:sz w:val="28"/>
                  <w:szCs w:val="28"/>
                  <w:rPrChange w:id="3013"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14"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3016" w:author="白日梦想家" w:date="2026-10-26T15:11:03Z"/>
              </w:rPr>
              <w:pPrChange w:id="3015" w:author="白日梦想家" w:date="2026-10-26T15:11:11Z">
                <w:pPr>
                  <w:keepNext/>
                  <w:snapToGrid w:val="0"/>
                  <w:spacing w:before="0" w:after="0" w:line="370" w:lineRule="exact"/>
                  <w:ind w:left="0" w:leftChars="0" w:right="0" w:rightChars="0" w:firstLine="0" w:firstLineChars="0"/>
                  <w:jc w:val="center"/>
                </w:pPr>
              </w:pPrChange>
            </w:pPr>
            <w:del w:id="3017" w:author="白日梦想家" w:date="2026-10-26T15:11:03Z">
              <w:r>
                <w:rPr>
                  <w:rFonts w:hint="default" w:ascii="Times New Roman" w:hAnsi="Times New Roman" w:eastAsia="方正仿宋_GBK" w:cs="Times New Roman"/>
                  <w:sz w:val="28"/>
                  <w:szCs w:val="28"/>
                  <w:rPrChange w:id="301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3020" w:author="白日梦想家" w:date="2026-10-26T15:11:03Z"/>
              </w:rPr>
              <w:pPrChange w:id="3019" w:author="白日梦想家" w:date="2026-10-26T15:11:11Z">
                <w:pPr>
                  <w:keepNext/>
                  <w:snapToGrid w:val="0"/>
                  <w:spacing w:before="0" w:after="0" w:line="370" w:lineRule="exact"/>
                  <w:ind w:left="0" w:leftChars="0" w:right="0" w:rightChars="0" w:firstLine="0" w:firstLineChars="0"/>
                  <w:jc w:val="center"/>
                </w:pPr>
              </w:pPrChange>
            </w:pPr>
            <w:del w:id="3021" w:author="白日梦想家" w:date="2026-10-26T15:11:03Z">
              <w:r>
                <w:rPr>
                  <w:rFonts w:hint="default" w:ascii="Times New Roman" w:hAnsi="Times New Roman" w:eastAsia="方正仿宋_GBK" w:cs="Times New Roman"/>
                  <w:sz w:val="28"/>
                  <w:szCs w:val="28"/>
                  <w:rPrChange w:id="302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3024" w:author="白日梦想家" w:date="2026-10-26T15:11:03Z"/>
              </w:rPr>
              <w:pPrChange w:id="3023" w:author="白日梦想家" w:date="2026-10-26T15:11:11Z">
                <w:pPr>
                  <w:keepNext/>
                  <w:snapToGrid w:val="0"/>
                  <w:spacing w:before="0" w:after="0" w:line="370" w:lineRule="exact"/>
                  <w:ind w:left="0" w:leftChars="0" w:right="0" w:rightChars="0" w:firstLine="0" w:firstLineChars="0"/>
                  <w:jc w:val="center"/>
                </w:pPr>
              </w:pPrChange>
            </w:pPr>
            <w:del w:id="3025" w:author="白日梦想家" w:date="2026-10-26T15:11:03Z">
              <w:r>
                <w:rPr>
                  <w:rFonts w:hint="default" w:ascii="Times New Roman" w:hAnsi="Times New Roman" w:eastAsia="方正仿宋_GBK" w:cs="Times New Roman"/>
                  <w:sz w:val="28"/>
                  <w:szCs w:val="28"/>
                  <w:rPrChange w:id="3026"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3028" w:author="白日梦想家" w:date="2026-10-26T15:11:03Z"/>
              </w:rPr>
              <w:pPrChange w:id="3027" w:author="白日梦想家" w:date="2026-10-26T15:11:11Z">
                <w:pPr>
                  <w:keepNext/>
                  <w:snapToGrid w:val="0"/>
                  <w:spacing w:before="0" w:after="0" w:line="370" w:lineRule="exact"/>
                  <w:ind w:left="0" w:leftChars="0" w:right="0" w:rightChars="0" w:firstLine="0" w:firstLineChars="0"/>
                  <w:jc w:val="center"/>
                </w:pPr>
              </w:pPrChange>
            </w:pPr>
            <w:del w:id="3029" w:author="白日梦想家" w:date="2026-10-26T15:11:03Z">
              <w:r>
                <w:rPr>
                  <w:rFonts w:hint="default" w:ascii="Times New Roman" w:hAnsi="Times New Roman" w:eastAsia="方正仿宋_GBK" w:cs="Times New Roman"/>
                  <w:sz w:val="28"/>
                  <w:szCs w:val="28"/>
                  <w:rPrChange w:id="3030"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3032" w:author="白日梦想家" w:date="2026-10-26T15:11:03Z"/>
              </w:rPr>
              <w:pPrChange w:id="3031" w:author="白日梦想家" w:date="2026-10-26T15:11:11Z">
                <w:pPr>
                  <w:keepNext/>
                  <w:snapToGrid w:val="0"/>
                  <w:spacing w:before="0" w:after="0" w:line="370" w:lineRule="exact"/>
                  <w:ind w:left="0" w:leftChars="0" w:right="0" w:rightChars="0" w:firstLine="0" w:firstLineChars="0"/>
                  <w:jc w:val="center"/>
                </w:pPr>
              </w:pPrChange>
            </w:pPr>
            <w:del w:id="3033" w:author="白日梦想家" w:date="2026-10-26T15:11:03Z">
              <w:r>
                <w:rPr>
                  <w:rFonts w:hint="default" w:ascii="Times New Roman" w:hAnsi="Times New Roman" w:eastAsia="方正仿宋_GBK" w:cs="Times New Roman"/>
                  <w:sz w:val="28"/>
                  <w:szCs w:val="28"/>
                  <w:rPrChange w:id="3034"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3036" w:author="白日梦想家" w:date="2026-10-26T15:11:03Z"/>
              </w:rPr>
              <w:pPrChange w:id="3035" w:author="白日梦想家" w:date="2026-10-26T15:11:11Z">
                <w:pPr>
                  <w:keepNext/>
                  <w:snapToGrid w:val="0"/>
                  <w:spacing w:before="0" w:after="0" w:line="370" w:lineRule="exact"/>
                  <w:ind w:left="0" w:leftChars="0" w:right="0" w:rightChars="0" w:firstLine="0" w:firstLineChars="0"/>
                  <w:jc w:val="center"/>
                </w:pPr>
              </w:pPrChange>
            </w:pPr>
            <w:del w:id="3037" w:author="白日梦想家" w:date="2026-10-26T15:11:03Z">
              <w:r>
                <w:rPr>
                  <w:rFonts w:hint="default" w:ascii="Times New Roman" w:hAnsi="Times New Roman" w:eastAsia="方正仿宋_GBK" w:cs="Times New Roman"/>
                  <w:sz w:val="28"/>
                  <w:szCs w:val="28"/>
                  <w:rPrChange w:id="3038"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39"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3041" w:author="白日梦想家" w:date="2026-10-26T15:11:03Z"/>
              </w:rPr>
              <w:pPrChange w:id="3040" w:author="白日梦想家" w:date="2026-10-26T15:11:11Z">
                <w:pPr>
                  <w:keepNext/>
                  <w:snapToGrid w:val="0"/>
                  <w:spacing w:before="0" w:after="0" w:line="370" w:lineRule="exact"/>
                  <w:ind w:left="0" w:leftChars="0" w:right="0" w:rightChars="0" w:firstLine="0" w:firstLineChars="0"/>
                  <w:jc w:val="center"/>
                </w:pPr>
              </w:pPrChange>
            </w:pPr>
            <w:del w:id="3042" w:author="白日梦想家" w:date="2026-10-26T15:11:03Z">
              <w:r>
                <w:rPr>
                  <w:rFonts w:hint="default" w:ascii="Times New Roman" w:hAnsi="Times New Roman" w:eastAsia="方正仿宋_GBK" w:cs="Times New Roman"/>
                  <w:sz w:val="28"/>
                  <w:szCs w:val="28"/>
                  <w:rPrChange w:id="3043"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3045" w:author="白日梦想家" w:date="2026-10-26T15:11:03Z"/>
              </w:rPr>
              <w:pPrChange w:id="3044" w:author="白日梦想家" w:date="2026-10-26T15:11:11Z">
                <w:pPr>
                  <w:keepNext/>
                  <w:snapToGrid w:val="0"/>
                  <w:spacing w:before="0" w:after="0" w:line="370" w:lineRule="exact"/>
                  <w:ind w:left="0" w:leftChars="0" w:right="0" w:rightChars="0" w:firstLine="0" w:firstLineChars="0"/>
                  <w:jc w:val="center"/>
                </w:pPr>
              </w:pPrChange>
            </w:pPr>
            <w:del w:id="3046" w:author="白日梦想家" w:date="2026-10-26T15:11:03Z">
              <w:r>
                <w:rPr>
                  <w:rFonts w:hint="default" w:ascii="Times New Roman" w:hAnsi="Times New Roman" w:eastAsia="方正仿宋_GBK" w:cs="Times New Roman"/>
                  <w:sz w:val="28"/>
                  <w:szCs w:val="28"/>
                  <w:rPrChange w:id="304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3049" w:author="白日梦想家" w:date="2026-10-26T15:11:03Z"/>
              </w:rPr>
              <w:pPrChange w:id="3048" w:author="白日梦想家" w:date="2026-10-26T15:11:11Z">
                <w:pPr>
                  <w:keepNext/>
                  <w:snapToGrid w:val="0"/>
                  <w:spacing w:before="0" w:after="0" w:line="370" w:lineRule="exact"/>
                  <w:ind w:left="0" w:leftChars="0" w:right="0" w:rightChars="0" w:firstLine="0" w:firstLineChars="0"/>
                  <w:jc w:val="center"/>
                </w:pPr>
              </w:pPrChange>
            </w:pPr>
            <w:del w:id="3050" w:author="白日梦想家" w:date="2026-10-26T15:11:03Z">
              <w:r>
                <w:rPr>
                  <w:rFonts w:hint="default" w:ascii="Times New Roman" w:hAnsi="Times New Roman" w:eastAsia="方正仿宋_GBK" w:cs="Times New Roman"/>
                  <w:sz w:val="28"/>
                  <w:szCs w:val="28"/>
                  <w:rPrChange w:id="3051"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3053" w:author="白日梦想家" w:date="2026-10-26T15:11:03Z"/>
              </w:rPr>
              <w:pPrChange w:id="3052" w:author="白日梦想家" w:date="2026-10-26T15:11:11Z">
                <w:pPr>
                  <w:keepNext/>
                  <w:snapToGrid w:val="0"/>
                  <w:spacing w:before="0" w:after="0" w:line="370" w:lineRule="exact"/>
                  <w:ind w:left="0" w:leftChars="0" w:right="0" w:rightChars="0" w:firstLine="0" w:firstLineChars="0"/>
                  <w:jc w:val="center"/>
                </w:pPr>
              </w:pPrChange>
            </w:pPr>
            <w:del w:id="3054" w:author="白日梦想家" w:date="2026-10-26T15:11:03Z">
              <w:r>
                <w:rPr>
                  <w:rFonts w:hint="default" w:ascii="Times New Roman" w:hAnsi="Times New Roman" w:eastAsia="方正仿宋_GBK" w:cs="Times New Roman"/>
                  <w:sz w:val="28"/>
                  <w:szCs w:val="28"/>
                  <w:rPrChange w:id="3055"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3057" w:author="白日梦想家" w:date="2026-10-26T15:11:03Z"/>
              </w:rPr>
              <w:pPrChange w:id="3056" w:author="白日梦想家" w:date="2026-10-26T15:11:11Z">
                <w:pPr>
                  <w:keepNext/>
                  <w:snapToGrid w:val="0"/>
                  <w:spacing w:before="0" w:after="0" w:line="370" w:lineRule="exact"/>
                  <w:ind w:left="0" w:leftChars="0" w:right="0" w:rightChars="0" w:firstLine="0" w:firstLineChars="0"/>
                  <w:jc w:val="center"/>
                </w:pPr>
              </w:pPrChange>
            </w:pPr>
            <w:del w:id="3058" w:author="白日梦想家" w:date="2026-10-26T15:11:03Z">
              <w:r>
                <w:rPr>
                  <w:rFonts w:hint="default" w:ascii="Times New Roman" w:hAnsi="Times New Roman" w:eastAsia="方正仿宋_GBK" w:cs="Times New Roman"/>
                  <w:sz w:val="28"/>
                  <w:szCs w:val="28"/>
                  <w:rPrChange w:id="3059"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3061" w:author="白日梦想家" w:date="2026-10-26T15:11:03Z"/>
              </w:rPr>
              <w:pPrChange w:id="3060" w:author="白日梦想家" w:date="2026-10-26T15:11:11Z">
                <w:pPr>
                  <w:keepNext/>
                  <w:snapToGrid w:val="0"/>
                  <w:spacing w:before="0" w:after="0" w:line="370" w:lineRule="exact"/>
                  <w:ind w:left="0" w:leftChars="0" w:right="0" w:rightChars="0" w:firstLine="0" w:firstLineChars="0"/>
                  <w:jc w:val="center"/>
                </w:pPr>
              </w:pPrChange>
            </w:pPr>
            <w:del w:id="3062" w:author="白日梦想家" w:date="2026-10-26T15:11:03Z">
              <w:r>
                <w:rPr>
                  <w:rFonts w:hint="default" w:ascii="Times New Roman" w:hAnsi="Times New Roman" w:eastAsia="方正仿宋_GBK" w:cs="Times New Roman"/>
                  <w:sz w:val="28"/>
                  <w:szCs w:val="28"/>
                  <w:rPrChange w:id="3063"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64"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3066" w:author="白日梦想家" w:date="2026-10-26T15:11:03Z"/>
              </w:rPr>
              <w:pPrChange w:id="3065" w:author="白日梦想家" w:date="2026-10-26T15:11:11Z">
                <w:pPr>
                  <w:keepNext/>
                  <w:snapToGrid w:val="0"/>
                  <w:spacing w:before="0" w:after="0" w:line="370" w:lineRule="exact"/>
                  <w:ind w:left="0" w:leftChars="0" w:right="0" w:rightChars="0" w:firstLine="0" w:firstLineChars="0"/>
                  <w:jc w:val="center"/>
                </w:pPr>
              </w:pPrChange>
            </w:pPr>
            <w:del w:id="3067" w:author="白日梦想家" w:date="2026-10-26T15:11:03Z">
              <w:r>
                <w:rPr>
                  <w:rFonts w:hint="default" w:ascii="Times New Roman" w:hAnsi="Times New Roman" w:eastAsia="方正仿宋_GBK" w:cs="Times New Roman"/>
                  <w:sz w:val="28"/>
                  <w:szCs w:val="28"/>
                  <w:rPrChange w:id="306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3070" w:author="白日梦想家" w:date="2026-10-26T15:11:03Z"/>
              </w:rPr>
              <w:pPrChange w:id="3069" w:author="白日梦想家" w:date="2026-10-26T15:11:11Z">
                <w:pPr>
                  <w:keepNext/>
                  <w:snapToGrid w:val="0"/>
                  <w:spacing w:before="0" w:after="0" w:line="370" w:lineRule="exact"/>
                  <w:ind w:left="0" w:leftChars="0" w:right="0" w:rightChars="0" w:firstLine="0" w:firstLineChars="0"/>
                  <w:jc w:val="center"/>
                </w:pPr>
              </w:pPrChange>
            </w:pPr>
            <w:del w:id="3071" w:author="白日梦想家" w:date="2026-10-26T15:11:03Z">
              <w:r>
                <w:rPr>
                  <w:rFonts w:hint="default" w:ascii="Times New Roman" w:hAnsi="Times New Roman" w:eastAsia="方正仿宋_GBK" w:cs="Times New Roman"/>
                  <w:sz w:val="28"/>
                  <w:szCs w:val="28"/>
                  <w:rPrChange w:id="307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3074" w:author="白日梦想家" w:date="2026-10-26T15:11:03Z"/>
              </w:rPr>
              <w:pPrChange w:id="3073" w:author="白日梦想家" w:date="2026-10-26T15:11:11Z">
                <w:pPr>
                  <w:keepNext/>
                  <w:snapToGrid w:val="0"/>
                  <w:spacing w:before="0" w:after="0" w:line="370" w:lineRule="exact"/>
                  <w:ind w:left="0" w:leftChars="0" w:right="0" w:rightChars="0" w:firstLine="0" w:firstLineChars="0"/>
                  <w:jc w:val="center"/>
                </w:pPr>
              </w:pPrChange>
            </w:pPr>
            <w:del w:id="3075" w:author="白日梦想家" w:date="2026-10-26T15:11:03Z">
              <w:r>
                <w:rPr>
                  <w:rFonts w:hint="default" w:ascii="Times New Roman" w:hAnsi="Times New Roman" w:eastAsia="方正仿宋_GBK" w:cs="Times New Roman"/>
                  <w:sz w:val="28"/>
                  <w:szCs w:val="28"/>
                  <w:rPrChange w:id="3076"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3078" w:author="白日梦想家" w:date="2026-10-26T15:11:03Z"/>
              </w:rPr>
              <w:pPrChange w:id="3077" w:author="白日梦想家" w:date="2026-10-26T15:11:11Z">
                <w:pPr>
                  <w:keepNext/>
                  <w:snapToGrid w:val="0"/>
                  <w:spacing w:before="0" w:after="0" w:line="370" w:lineRule="exact"/>
                  <w:ind w:left="0" w:leftChars="0" w:right="0" w:rightChars="0" w:firstLine="0" w:firstLineChars="0"/>
                  <w:jc w:val="center"/>
                </w:pPr>
              </w:pPrChange>
            </w:pPr>
            <w:del w:id="3079" w:author="白日梦想家" w:date="2026-10-26T15:11:03Z">
              <w:r>
                <w:rPr>
                  <w:rFonts w:hint="default" w:ascii="Times New Roman" w:hAnsi="Times New Roman" w:eastAsia="方正仿宋_GBK" w:cs="Times New Roman"/>
                  <w:sz w:val="28"/>
                  <w:szCs w:val="28"/>
                  <w:rPrChange w:id="3080"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3082" w:author="白日梦想家" w:date="2026-10-26T15:11:03Z"/>
              </w:rPr>
              <w:pPrChange w:id="3081" w:author="白日梦想家" w:date="2026-10-26T15:11:11Z">
                <w:pPr>
                  <w:keepNext/>
                  <w:snapToGrid w:val="0"/>
                  <w:spacing w:before="0" w:after="0" w:line="370" w:lineRule="exact"/>
                  <w:ind w:left="0" w:leftChars="0" w:right="0" w:rightChars="0" w:firstLine="0" w:firstLineChars="0"/>
                  <w:jc w:val="center"/>
                </w:pPr>
              </w:pPrChange>
            </w:pPr>
            <w:del w:id="3083" w:author="白日梦想家" w:date="2026-10-26T15:11:03Z">
              <w:r>
                <w:rPr>
                  <w:rFonts w:hint="default" w:ascii="Times New Roman" w:hAnsi="Times New Roman" w:eastAsia="方正仿宋_GBK" w:cs="Times New Roman"/>
                  <w:sz w:val="28"/>
                  <w:szCs w:val="28"/>
                  <w:rPrChange w:id="3084"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3086" w:author="白日梦想家" w:date="2026-10-26T15:11:03Z"/>
              </w:rPr>
              <w:pPrChange w:id="3085" w:author="白日梦想家" w:date="2026-10-26T15:11:11Z">
                <w:pPr>
                  <w:keepNext/>
                  <w:snapToGrid w:val="0"/>
                  <w:spacing w:before="0" w:after="0" w:line="370" w:lineRule="exact"/>
                  <w:ind w:left="0" w:leftChars="0" w:right="0" w:rightChars="0" w:firstLine="0" w:firstLineChars="0"/>
                  <w:jc w:val="center"/>
                </w:pPr>
              </w:pPrChange>
            </w:pPr>
            <w:del w:id="3087" w:author="白日梦想家" w:date="2026-10-26T15:11:03Z">
              <w:r>
                <w:rPr>
                  <w:rFonts w:hint="default" w:ascii="Times New Roman" w:hAnsi="Times New Roman" w:eastAsia="方正仿宋_GBK" w:cs="Times New Roman"/>
                  <w:sz w:val="28"/>
                  <w:szCs w:val="28"/>
                  <w:rPrChange w:id="3088"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89"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3091" w:author="白日梦想家" w:date="2026-10-26T15:11:03Z"/>
              </w:rPr>
              <w:pPrChange w:id="3090" w:author="白日梦想家" w:date="2026-10-26T15:11:11Z">
                <w:pPr>
                  <w:keepNext/>
                  <w:snapToGrid w:val="0"/>
                  <w:spacing w:before="0" w:after="0" w:line="370" w:lineRule="exact"/>
                  <w:ind w:left="0" w:leftChars="0" w:right="0" w:rightChars="0" w:firstLine="0" w:firstLineChars="0"/>
                  <w:jc w:val="center"/>
                </w:pPr>
              </w:pPrChange>
            </w:pPr>
            <w:del w:id="3092" w:author="白日梦想家" w:date="2026-10-26T15:11:03Z">
              <w:r>
                <w:rPr>
                  <w:rFonts w:hint="default" w:ascii="Times New Roman" w:hAnsi="Times New Roman" w:eastAsia="方正仿宋_GBK" w:cs="Times New Roman"/>
                  <w:sz w:val="28"/>
                  <w:szCs w:val="28"/>
                  <w:rPrChange w:id="309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3095" w:author="白日梦想家" w:date="2026-10-26T15:11:03Z"/>
              </w:rPr>
              <w:pPrChange w:id="3094" w:author="白日梦想家" w:date="2026-10-26T15:11:11Z">
                <w:pPr>
                  <w:keepNext/>
                  <w:snapToGrid w:val="0"/>
                  <w:spacing w:before="0" w:after="0" w:line="370" w:lineRule="exact"/>
                  <w:ind w:left="0" w:leftChars="0" w:right="0" w:rightChars="0" w:firstLine="0" w:firstLineChars="0"/>
                  <w:jc w:val="center"/>
                </w:pPr>
              </w:pPrChange>
            </w:pPr>
            <w:del w:id="3096" w:author="白日梦想家" w:date="2026-10-26T15:11:03Z">
              <w:r>
                <w:rPr>
                  <w:rFonts w:hint="default" w:ascii="Times New Roman" w:hAnsi="Times New Roman" w:eastAsia="方正仿宋_GBK" w:cs="Times New Roman"/>
                  <w:sz w:val="28"/>
                  <w:szCs w:val="28"/>
                  <w:rPrChange w:id="309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3099" w:author="白日梦想家" w:date="2026-10-26T15:11:03Z"/>
              </w:rPr>
              <w:pPrChange w:id="3098" w:author="白日梦想家" w:date="2026-10-26T15:11:11Z">
                <w:pPr>
                  <w:keepNext/>
                  <w:snapToGrid w:val="0"/>
                  <w:spacing w:before="0" w:after="0" w:line="370" w:lineRule="exact"/>
                  <w:ind w:left="0" w:leftChars="0" w:right="0" w:rightChars="0" w:firstLine="0" w:firstLineChars="0"/>
                  <w:jc w:val="center"/>
                </w:pPr>
              </w:pPrChange>
            </w:pPr>
            <w:del w:id="3100" w:author="白日梦想家" w:date="2026-10-26T15:11:03Z">
              <w:r>
                <w:rPr>
                  <w:rFonts w:hint="default" w:ascii="Times New Roman" w:hAnsi="Times New Roman" w:eastAsia="方正仿宋_GBK" w:cs="Times New Roman"/>
                  <w:sz w:val="28"/>
                  <w:szCs w:val="28"/>
                  <w:rPrChange w:id="3101"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3103" w:author="白日梦想家" w:date="2026-10-26T15:11:03Z"/>
              </w:rPr>
              <w:pPrChange w:id="3102" w:author="白日梦想家" w:date="2026-10-26T15:11:11Z">
                <w:pPr>
                  <w:keepNext/>
                  <w:snapToGrid w:val="0"/>
                  <w:spacing w:before="0" w:after="0" w:line="370" w:lineRule="exact"/>
                  <w:ind w:left="0" w:leftChars="0" w:right="0" w:rightChars="0" w:firstLine="0" w:firstLineChars="0"/>
                  <w:jc w:val="center"/>
                </w:pPr>
              </w:pPrChange>
            </w:pPr>
            <w:del w:id="3104" w:author="白日梦想家" w:date="2026-10-26T15:11:03Z">
              <w:r>
                <w:rPr>
                  <w:rFonts w:hint="default" w:ascii="Times New Roman" w:hAnsi="Times New Roman" w:eastAsia="方正仿宋_GBK" w:cs="Times New Roman"/>
                  <w:sz w:val="28"/>
                  <w:szCs w:val="28"/>
                  <w:rPrChange w:id="3105"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3107" w:author="白日梦想家" w:date="2026-10-26T15:11:03Z"/>
              </w:rPr>
              <w:pPrChange w:id="3106" w:author="白日梦想家" w:date="2026-10-26T15:11:11Z">
                <w:pPr>
                  <w:keepNext/>
                  <w:snapToGrid w:val="0"/>
                  <w:spacing w:before="0" w:after="0" w:line="370" w:lineRule="exact"/>
                  <w:ind w:left="0" w:leftChars="0" w:right="0" w:rightChars="0" w:firstLine="0" w:firstLineChars="0"/>
                  <w:jc w:val="center"/>
                </w:pPr>
              </w:pPrChange>
            </w:pPr>
            <w:del w:id="3108" w:author="白日梦想家" w:date="2026-10-26T15:11:03Z">
              <w:r>
                <w:rPr>
                  <w:rFonts w:hint="default" w:ascii="Times New Roman" w:hAnsi="Times New Roman" w:eastAsia="方正仿宋_GBK" w:cs="Times New Roman"/>
                  <w:sz w:val="28"/>
                  <w:szCs w:val="28"/>
                  <w:rPrChange w:id="3109"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3111" w:author="白日梦想家" w:date="2026-10-26T15:11:03Z"/>
              </w:rPr>
              <w:pPrChange w:id="3110" w:author="白日梦想家" w:date="2026-10-26T15:11:11Z">
                <w:pPr>
                  <w:keepNext/>
                  <w:snapToGrid w:val="0"/>
                  <w:spacing w:before="0" w:after="0" w:line="370" w:lineRule="exact"/>
                  <w:ind w:left="0" w:leftChars="0" w:right="0" w:rightChars="0" w:firstLine="0" w:firstLineChars="0"/>
                  <w:jc w:val="center"/>
                </w:pPr>
              </w:pPrChange>
            </w:pPr>
            <w:del w:id="3112" w:author="白日梦想家" w:date="2026-10-26T15:11:03Z">
              <w:r>
                <w:rPr>
                  <w:rFonts w:hint="default" w:ascii="Times New Roman" w:hAnsi="Times New Roman" w:eastAsia="方正仿宋_GBK" w:cs="Times New Roman"/>
                  <w:sz w:val="28"/>
                  <w:szCs w:val="28"/>
                  <w:rPrChange w:id="3113"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14"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3116" w:author="白日梦想家" w:date="2026-10-26T15:11:03Z"/>
              </w:rPr>
              <w:pPrChange w:id="3115" w:author="白日梦想家" w:date="2026-10-26T15:11:11Z">
                <w:pPr>
                  <w:keepNext/>
                  <w:snapToGrid w:val="0"/>
                  <w:spacing w:before="0" w:after="0" w:line="370" w:lineRule="exact"/>
                  <w:ind w:left="0" w:leftChars="0" w:right="0" w:rightChars="0" w:firstLine="0" w:firstLineChars="0"/>
                  <w:jc w:val="center"/>
                </w:pPr>
              </w:pPrChange>
            </w:pPr>
            <w:del w:id="3117" w:author="白日梦想家" w:date="2026-10-26T15:11:03Z">
              <w:r>
                <w:rPr>
                  <w:rFonts w:hint="default" w:ascii="Times New Roman" w:hAnsi="Times New Roman" w:eastAsia="方正仿宋_GBK" w:cs="Times New Roman"/>
                  <w:sz w:val="28"/>
                  <w:szCs w:val="28"/>
                  <w:rPrChange w:id="3118"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3120" w:author="白日梦想家" w:date="2026-10-26T15:11:03Z"/>
              </w:rPr>
              <w:pPrChange w:id="3119" w:author="白日梦想家" w:date="2026-10-26T15:11:11Z">
                <w:pPr>
                  <w:keepNext/>
                  <w:snapToGrid w:val="0"/>
                  <w:spacing w:before="0" w:after="0" w:line="370" w:lineRule="exact"/>
                  <w:ind w:left="0" w:leftChars="0" w:right="0" w:rightChars="0" w:firstLine="0" w:firstLineChars="0"/>
                  <w:jc w:val="center"/>
                </w:pPr>
              </w:pPrChange>
            </w:pPr>
            <w:del w:id="3121" w:author="白日梦想家" w:date="2026-10-26T15:11:03Z">
              <w:r>
                <w:rPr>
                  <w:rFonts w:hint="default" w:ascii="Times New Roman" w:hAnsi="Times New Roman" w:eastAsia="方正仿宋_GBK" w:cs="Times New Roman"/>
                  <w:sz w:val="28"/>
                  <w:szCs w:val="28"/>
                  <w:rPrChange w:id="312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3124" w:author="白日梦想家" w:date="2026-10-26T15:11:03Z"/>
              </w:rPr>
              <w:pPrChange w:id="3123" w:author="白日梦想家" w:date="2026-10-26T15:11:11Z">
                <w:pPr>
                  <w:keepNext/>
                  <w:snapToGrid w:val="0"/>
                  <w:spacing w:before="0" w:after="0" w:line="370" w:lineRule="exact"/>
                  <w:ind w:left="0" w:leftChars="0" w:right="0" w:rightChars="0" w:firstLine="0" w:firstLineChars="0"/>
                  <w:jc w:val="center"/>
                </w:pPr>
              </w:pPrChange>
            </w:pPr>
            <w:del w:id="3125" w:author="白日梦想家" w:date="2026-10-26T15:11:03Z">
              <w:r>
                <w:rPr>
                  <w:rFonts w:hint="default" w:ascii="Times New Roman" w:hAnsi="Times New Roman" w:eastAsia="方正仿宋_GBK" w:cs="Times New Roman"/>
                  <w:sz w:val="28"/>
                  <w:szCs w:val="28"/>
                  <w:rPrChange w:id="3126"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3128" w:author="白日梦想家" w:date="2026-10-26T15:11:03Z"/>
              </w:rPr>
              <w:pPrChange w:id="3127" w:author="白日梦想家" w:date="2026-10-26T15:11:11Z">
                <w:pPr>
                  <w:keepNext/>
                  <w:snapToGrid w:val="0"/>
                  <w:spacing w:before="0" w:after="0" w:line="370" w:lineRule="exact"/>
                  <w:ind w:left="0" w:leftChars="0" w:right="0" w:rightChars="0" w:firstLine="0" w:firstLineChars="0"/>
                  <w:jc w:val="center"/>
                </w:pPr>
              </w:pPrChange>
            </w:pPr>
            <w:del w:id="3129" w:author="白日梦想家" w:date="2026-10-26T15:11:03Z">
              <w:r>
                <w:rPr>
                  <w:rFonts w:hint="default" w:ascii="Times New Roman" w:hAnsi="Times New Roman" w:eastAsia="方正仿宋_GBK" w:cs="Times New Roman"/>
                  <w:sz w:val="28"/>
                  <w:szCs w:val="28"/>
                  <w:rPrChange w:id="3130"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3132" w:author="白日梦想家" w:date="2026-10-26T15:11:03Z"/>
              </w:rPr>
              <w:pPrChange w:id="3131" w:author="白日梦想家" w:date="2026-10-26T15:11:11Z">
                <w:pPr>
                  <w:keepNext/>
                  <w:snapToGrid w:val="0"/>
                  <w:spacing w:before="0" w:after="0" w:line="370" w:lineRule="exact"/>
                  <w:ind w:left="0" w:leftChars="0" w:right="0" w:rightChars="0" w:firstLine="0" w:firstLineChars="0"/>
                  <w:jc w:val="center"/>
                </w:pPr>
              </w:pPrChange>
            </w:pPr>
            <w:del w:id="3133" w:author="白日梦想家" w:date="2026-10-26T15:11:03Z">
              <w:r>
                <w:rPr>
                  <w:rFonts w:hint="default" w:ascii="Times New Roman" w:hAnsi="Times New Roman" w:eastAsia="方正仿宋_GBK" w:cs="Times New Roman"/>
                  <w:sz w:val="28"/>
                  <w:szCs w:val="28"/>
                  <w:rPrChange w:id="3134"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3136" w:author="白日梦想家" w:date="2026-10-26T15:11:03Z"/>
              </w:rPr>
              <w:pPrChange w:id="3135" w:author="白日梦想家" w:date="2026-10-26T15:11:11Z">
                <w:pPr>
                  <w:keepNext/>
                  <w:snapToGrid w:val="0"/>
                  <w:spacing w:before="0" w:after="0" w:line="370" w:lineRule="exact"/>
                  <w:ind w:left="0" w:leftChars="0" w:right="0" w:rightChars="0" w:firstLine="0" w:firstLineChars="0"/>
                  <w:jc w:val="center"/>
                </w:pPr>
              </w:pPrChange>
            </w:pPr>
            <w:del w:id="3137" w:author="白日梦想家" w:date="2026-10-26T15:11:03Z">
              <w:r>
                <w:rPr>
                  <w:rFonts w:hint="default" w:ascii="Times New Roman" w:hAnsi="Times New Roman" w:eastAsia="方正仿宋_GBK" w:cs="Times New Roman"/>
                  <w:sz w:val="28"/>
                  <w:szCs w:val="28"/>
                  <w:rPrChange w:id="3138"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39"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3141" w:author="白日梦想家" w:date="2026-10-26T15:11:03Z"/>
              </w:rPr>
              <w:pPrChange w:id="3140" w:author="白日梦想家" w:date="2026-10-26T15:11:11Z">
                <w:pPr>
                  <w:keepNext/>
                  <w:snapToGrid w:val="0"/>
                  <w:spacing w:before="0" w:after="0" w:line="370" w:lineRule="exact"/>
                  <w:ind w:left="0" w:leftChars="0" w:right="0" w:rightChars="0" w:firstLine="0" w:firstLineChars="0"/>
                  <w:jc w:val="center"/>
                </w:pPr>
              </w:pPrChange>
            </w:pPr>
            <w:del w:id="3142" w:author="白日梦想家" w:date="2026-10-26T15:11:03Z">
              <w:r>
                <w:rPr>
                  <w:rFonts w:hint="default" w:ascii="Times New Roman" w:hAnsi="Times New Roman" w:eastAsia="方正仿宋_GBK" w:cs="Times New Roman"/>
                  <w:sz w:val="28"/>
                  <w:szCs w:val="28"/>
                  <w:rPrChange w:id="314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3145" w:author="白日梦想家" w:date="2026-10-26T15:11:03Z"/>
              </w:rPr>
              <w:pPrChange w:id="3144" w:author="白日梦想家" w:date="2026-10-26T15:11:11Z">
                <w:pPr>
                  <w:keepNext/>
                  <w:snapToGrid w:val="0"/>
                  <w:spacing w:before="0" w:after="0" w:line="370" w:lineRule="exact"/>
                  <w:ind w:left="0" w:leftChars="0" w:right="0" w:rightChars="0" w:firstLine="0" w:firstLineChars="0"/>
                  <w:jc w:val="center"/>
                </w:pPr>
              </w:pPrChange>
            </w:pPr>
            <w:del w:id="3146" w:author="白日梦想家" w:date="2026-10-26T15:11:03Z">
              <w:r>
                <w:rPr>
                  <w:rFonts w:hint="default" w:ascii="Times New Roman" w:hAnsi="Times New Roman" w:eastAsia="方正仿宋_GBK" w:cs="Times New Roman"/>
                  <w:sz w:val="28"/>
                  <w:szCs w:val="28"/>
                  <w:rPrChange w:id="314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3149" w:author="白日梦想家" w:date="2026-10-26T15:11:03Z"/>
              </w:rPr>
              <w:pPrChange w:id="3148" w:author="白日梦想家" w:date="2026-10-26T15:11:11Z">
                <w:pPr>
                  <w:keepNext/>
                  <w:snapToGrid w:val="0"/>
                  <w:spacing w:before="0" w:after="0" w:line="370" w:lineRule="exact"/>
                  <w:ind w:left="0" w:leftChars="0" w:right="0" w:rightChars="0" w:firstLine="0" w:firstLineChars="0"/>
                  <w:jc w:val="center"/>
                </w:pPr>
              </w:pPrChange>
            </w:pPr>
            <w:del w:id="3150" w:author="白日梦想家" w:date="2026-10-26T15:11:03Z">
              <w:r>
                <w:rPr>
                  <w:rFonts w:hint="default" w:ascii="Times New Roman" w:hAnsi="Times New Roman" w:eastAsia="方正仿宋_GBK" w:cs="Times New Roman"/>
                  <w:sz w:val="28"/>
                  <w:szCs w:val="28"/>
                  <w:rPrChange w:id="3151"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3153" w:author="白日梦想家" w:date="2026-10-26T15:11:03Z"/>
              </w:rPr>
              <w:pPrChange w:id="3152" w:author="白日梦想家" w:date="2026-10-26T15:11:11Z">
                <w:pPr>
                  <w:keepNext/>
                  <w:snapToGrid w:val="0"/>
                  <w:spacing w:before="0" w:after="0" w:line="370" w:lineRule="exact"/>
                  <w:ind w:left="0" w:leftChars="0" w:right="0" w:rightChars="0" w:firstLine="0" w:firstLineChars="0"/>
                  <w:jc w:val="center"/>
                </w:pPr>
              </w:pPrChange>
            </w:pPr>
            <w:del w:id="3154" w:author="白日梦想家" w:date="2026-10-26T15:11:03Z">
              <w:r>
                <w:rPr>
                  <w:rFonts w:hint="default" w:ascii="Times New Roman" w:hAnsi="Times New Roman" w:eastAsia="方正仿宋_GBK" w:cs="Times New Roman"/>
                  <w:sz w:val="28"/>
                  <w:szCs w:val="28"/>
                  <w:rPrChange w:id="3155"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3157" w:author="白日梦想家" w:date="2026-10-26T15:11:03Z"/>
              </w:rPr>
              <w:pPrChange w:id="3156" w:author="白日梦想家" w:date="2026-10-26T15:11:11Z">
                <w:pPr>
                  <w:keepNext/>
                  <w:snapToGrid w:val="0"/>
                  <w:spacing w:before="0" w:after="0" w:line="370" w:lineRule="exact"/>
                  <w:ind w:left="0" w:leftChars="0" w:right="0" w:rightChars="0" w:firstLine="0" w:firstLineChars="0"/>
                  <w:jc w:val="center"/>
                </w:pPr>
              </w:pPrChange>
            </w:pPr>
            <w:del w:id="3158" w:author="白日梦想家" w:date="2026-10-26T15:11:03Z">
              <w:r>
                <w:rPr>
                  <w:rFonts w:hint="default" w:ascii="Times New Roman" w:hAnsi="Times New Roman" w:eastAsia="方正仿宋_GBK" w:cs="Times New Roman"/>
                  <w:sz w:val="28"/>
                  <w:szCs w:val="28"/>
                  <w:rPrChange w:id="3159"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3161" w:author="白日梦想家" w:date="2026-10-26T15:11:03Z"/>
              </w:rPr>
              <w:pPrChange w:id="3160" w:author="白日梦想家" w:date="2026-10-26T15:11:11Z">
                <w:pPr>
                  <w:keepNext/>
                  <w:snapToGrid w:val="0"/>
                  <w:spacing w:before="0" w:after="0" w:line="370" w:lineRule="exact"/>
                  <w:ind w:left="0" w:leftChars="0" w:right="0" w:rightChars="0" w:firstLine="0" w:firstLineChars="0"/>
                  <w:jc w:val="center"/>
                </w:pPr>
              </w:pPrChange>
            </w:pPr>
            <w:del w:id="3162" w:author="白日梦想家" w:date="2026-10-26T15:11:03Z">
              <w:r>
                <w:rPr>
                  <w:rFonts w:hint="default" w:ascii="Times New Roman" w:hAnsi="Times New Roman" w:eastAsia="方正仿宋_GBK" w:cs="Times New Roman"/>
                  <w:sz w:val="28"/>
                  <w:szCs w:val="28"/>
                  <w:rPrChange w:id="3163"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64"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3166" w:author="白日梦想家" w:date="2026-10-26T15:11:03Z"/>
              </w:rPr>
              <w:pPrChange w:id="3165" w:author="白日梦想家" w:date="2026-10-26T15:11:11Z">
                <w:pPr>
                  <w:keepNext/>
                  <w:snapToGrid w:val="0"/>
                  <w:spacing w:before="0" w:after="0" w:line="370" w:lineRule="exact"/>
                  <w:ind w:left="0" w:leftChars="0" w:right="0" w:rightChars="0" w:firstLine="0" w:firstLineChars="0"/>
                  <w:jc w:val="center"/>
                </w:pPr>
              </w:pPrChange>
            </w:pPr>
            <w:del w:id="3167" w:author="白日梦想家" w:date="2026-10-26T15:11:03Z">
              <w:r>
                <w:rPr>
                  <w:rFonts w:hint="default" w:ascii="Times New Roman" w:hAnsi="Times New Roman" w:eastAsia="方正仿宋_GBK" w:cs="Times New Roman"/>
                  <w:sz w:val="28"/>
                  <w:szCs w:val="28"/>
                  <w:rPrChange w:id="316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3170" w:author="白日梦想家" w:date="2026-10-26T15:11:03Z"/>
              </w:rPr>
              <w:pPrChange w:id="3169" w:author="白日梦想家" w:date="2026-10-26T15:11:11Z">
                <w:pPr>
                  <w:keepNext/>
                  <w:snapToGrid w:val="0"/>
                  <w:spacing w:before="0" w:after="0" w:line="370" w:lineRule="exact"/>
                  <w:ind w:left="0" w:leftChars="0" w:right="0" w:rightChars="0" w:firstLine="0" w:firstLineChars="0"/>
                  <w:jc w:val="center"/>
                </w:pPr>
              </w:pPrChange>
            </w:pPr>
            <w:del w:id="3171" w:author="白日梦想家" w:date="2026-10-26T15:11:03Z">
              <w:r>
                <w:rPr>
                  <w:rFonts w:hint="default" w:ascii="Times New Roman" w:hAnsi="Times New Roman" w:eastAsia="方正仿宋_GBK" w:cs="Times New Roman"/>
                  <w:sz w:val="28"/>
                  <w:szCs w:val="28"/>
                  <w:rPrChange w:id="317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3174" w:author="白日梦想家" w:date="2026-10-26T15:11:03Z"/>
              </w:rPr>
              <w:pPrChange w:id="3173" w:author="白日梦想家" w:date="2026-10-26T15:11:11Z">
                <w:pPr>
                  <w:keepNext/>
                  <w:snapToGrid w:val="0"/>
                  <w:spacing w:before="0" w:after="0" w:line="370" w:lineRule="exact"/>
                  <w:ind w:left="0" w:leftChars="0" w:right="0" w:rightChars="0" w:firstLine="0" w:firstLineChars="0"/>
                  <w:jc w:val="center"/>
                </w:pPr>
              </w:pPrChange>
            </w:pPr>
            <w:del w:id="3175" w:author="白日梦想家" w:date="2026-10-26T15:11:03Z">
              <w:r>
                <w:rPr>
                  <w:rFonts w:hint="default" w:ascii="Times New Roman" w:hAnsi="Times New Roman" w:eastAsia="方正仿宋_GBK" w:cs="Times New Roman"/>
                  <w:sz w:val="28"/>
                  <w:szCs w:val="28"/>
                  <w:rPrChange w:id="3176"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3178" w:author="白日梦想家" w:date="2026-10-26T15:11:03Z"/>
              </w:rPr>
              <w:pPrChange w:id="3177" w:author="白日梦想家" w:date="2026-10-26T15:11:11Z">
                <w:pPr>
                  <w:keepNext/>
                  <w:snapToGrid w:val="0"/>
                  <w:spacing w:before="0" w:after="0" w:line="370" w:lineRule="exact"/>
                  <w:ind w:left="0" w:leftChars="0" w:right="0" w:rightChars="0" w:firstLine="0" w:firstLineChars="0"/>
                  <w:jc w:val="center"/>
                </w:pPr>
              </w:pPrChange>
            </w:pPr>
            <w:del w:id="3179" w:author="白日梦想家" w:date="2026-10-26T15:11:03Z">
              <w:r>
                <w:rPr>
                  <w:rFonts w:hint="default" w:ascii="Times New Roman" w:hAnsi="Times New Roman" w:eastAsia="方正仿宋_GBK" w:cs="Times New Roman"/>
                  <w:sz w:val="28"/>
                  <w:szCs w:val="28"/>
                  <w:rPrChange w:id="3180"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3182" w:author="白日梦想家" w:date="2026-10-26T15:11:03Z"/>
              </w:rPr>
              <w:pPrChange w:id="3181" w:author="白日梦想家" w:date="2026-10-26T15:11:11Z">
                <w:pPr>
                  <w:keepNext/>
                  <w:snapToGrid w:val="0"/>
                  <w:spacing w:before="0" w:after="0" w:line="370" w:lineRule="exact"/>
                  <w:ind w:left="0" w:leftChars="0" w:right="0" w:rightChars="0" w:firstLine="0" w:firstLineChars="0"/>
                  <w:jc w:val="center"/>
                </w:pPr>
              </w:pPrChange>
            </w:pPr>
            <w:del w:id="3183" w:author="白日梦想家" w:date="2026-10-26T15:11:03Z">
              <w:r>
                <w:rPr>
                  <w:rFonts w:hint="default" w:ascii="Times New Roman" w:hAnsi="Times New Roman" w:eastAsia="方正仿宋_GBK" w:cs="Times New Roman"/>
                  <w:sz w:val="28"/>
                  <w:szCs w:val="28"/>
                  <w:rPrChange w:id="3184"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3186" w:author="白日梦想家" w:date="2026-10-26T15:11:03Z"/>
              </w:rPr>
              <w:pPrChange w:id="3185" w:author="白日梦想家" w:date="2026-10-26T15:11:11Z">
                <w:pPr>
                  <w:keepNext/>
                  <w:snapToGrid w:val="0"/>
                  <w:spacing w:before="0" w:after="0" w:line="370" w:lineRule="exact"/>
                  <w:ind w:left="0" w:leftChars="0" w:right="0" w:rightChars="0" w:firstLine="0" w:firstLineChars="0"/>
                  <w:jc w:val="center"/>
                </w:pPr>
              </w:pPrChange>
            </w:pPr>
            <w:del w:id="3187" w:author="白日梦想家" w:date="2026-10-26T15:11:03Z">
              <w:r>
                <w:rPr>
                  <w:rFonts w:hint="default" w:ascii="Times New Roman" w:hAnsi="Times New Roman" w:eastAsia="方正仿宋_GBK" w:cs="Times New Roman"/>
                  <w:sz w:val="28"/>
                  <w:szCs w:val="28"/>
                  <w:rPrChange w:id="3188"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9"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3191" w:author="白日梦想家" w:date="2026-10-26T15:11:03Z"/>
              </w:rPr>
              <w:pPrChange w:id="3190" w:author="白日梦想家" w:date="2026-10-26T15:11:11Z">
                <w:pPr>
                  <w:keepNext/>
                  <w:snapToGrid w:val="0"/>
                  <w:spacing w:before="0" w:after="0" w:line="370" w:lineRule="exact"/>
                  <w:ind w:left="0" w:leftChars="0" w:right="0" w:rightChars="0" w:firstLine="0" w:firstLineChars="0"/>
                  <w:jc w:val="center"/>
                </w:pPr>
              </w:pPrChange>
            </w:pPr>
            <w:del w:id="3192" w:author="白日梦想家" w:date="2026-10-26T15:11:03Z">
              <w:r>
                <w:rPr>
                  <w:rFonts w:hint="default" w:ascii="Times New Roman" w:hAnsi="Times New Roman" w:eastAsia="方正仿宋_GBK" w:cs="Times New Roman"/>
                  <w:sz w:val="28"/>
                  <w:szCs w:val="28"/>
                  <w:rPrChange w:id="3193"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3195" w:author="白日梦想家" w:date="2026-10-26T15:11:03Z"/>
              </w:rPr>
              <w:pPrChange w:id="3194" w:author="白日梦想家" w:date="2026-10-26T15:11:11Z">
                <w:pPr>
                  <w:keepNext/>
                  <w:snapToGrid w:val="0"/>
                  <w:spacing w:before="0" w:after="0" w:line="370" w:lineRule="exact"/>
                  <w:ind w:left="0" w:leftChars="0" w:right="0" w:rightChars="0" w:firstLine="0" w:firstLineChars="0"/>
                  <w:jc w:val="center"/>
                </w:pPr>
              </w:pPrChange>
            </w:pPr>
            <w:del w:id="3196" w:author="白日梦想家" w:date="2026-10-26T15:11:03Z">
              <w:r>
                <w:rPr>
                  <w:rFonts w:hint="default" w:ascii="Times New Roman" w:hAnsi="Times New Roman" w:eastAsia="方正仿宋_GBK" w:cs="Times New Roman"/>
                  <w:sz w:val="28"/>
                  <w:szCs w:val="28"/>
                  <w:rPrChange w:id="319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3199" w:author="白日梦想家" w:date="2026-10-26T15:11:03Z"/>
              </w:rPr>
              <w:pPrChange w:id="3198" w:author="白日梦想家" w:date="2026-10-26T15:11:11Z">
                <w:pPr>
                  <w:keepNext/>
                  <w:snapToGrid w:val="0"/>
                  <w:spacing w:before="0" w:after="0" w:line="370" w:lineRule="exact"/>
                  <w:ind w:left="0" w:leftChars="0" w:right="0" w:rightChars="0" w:firstLine="0" w:firstLineChars="0"/>
                  <w:jc w:val="center"/>
                </w:pPr>
              </w:pPrChange>
            </w:pPr>
            <w:del w:id="3200" w:author="白日梦想家" w:date="2026-10-26T15:11:03Z">
              <w:r>
                <w:rPr>
                  <w:rFonts w:hint="default" w:ascii="Times New Roman" w:hAnsi="Times New Roman" w:eastAsia="方正仿宋_GBK" w:cs="Times New Roman"/>
                  <w:sz w:val="28"/>
                  <w:szCs w:val="28"/>
                  <w:rPrChange w:id="3201"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3203" w:author="白日梦想家" w:date="2026-10-26T15:11:03Z"/>
              </w:rPr>
              <w:pPrChange w:id="3202" w:author="白日梦想家" w:date="2026-10-26T15:11:11Z">
                <w:pPr>
                  <w:keepNext/>
                  <w:snapToGrid w:val="0"/>
                  <w:spacing w:before="0" w:after="0" w:line="370" w:lineRule="exact"/>
                  <w:ind w:left="0" w:leftChars="0" w:right="0" w:rightChars="0" w:firstLine="0" w:firstLineChars="0"/>
                  <w:jc w:val="center"/>
                </w:pPr>
              </w:pPrChange>
            </w:pPr>
            <w:del w:id="3204" w:author="白日梦想家" w:date="2026-10-26T15:11:03Z">
              <w:r>
                <w:rPr>
                  <w:rFonts w:hint="default" w:ascii="Times New Roman" w:hAnsi="Times New Roman" w:eastAsia="方正仿宋_GBK" w:cs="Times New Roman"/>
                  <w:sz w:val="28"/>
                  <w:szCs w:val="28"/>
                  <w:rPrChange w:id="3205"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3207" w:author="白日梦想家" w:date="2026-10-26T15:11:03Z"/>
              </w:rPr>
              <w:pPrChange w:id="3206" w:author="白日梦想家" w:date="2026-10-26T15:11:11Z">
                <w:pPr>
                  <w:keepNext/>
                  <w:snapToGrid w:val="0"/>
                  <w:spacing w:before="0" w:after="0" w:line="370" w:lineRule="exact"/>
                  <w:ind w:left="0" w:leftChars="0" w:right="0" w:rightChars="0" w:firstLine="0" w:firstLineChars="0"/>
                  <w:jc w:val="center"/>
                </w:pPr>
              </w:pPrChange>
            </w:pPr>
            <w:del w:id="3208" w:author="白日梦想家" w:date="2026-10-26T15:11:03Z">
              <w:r>
                <w:rPr>
                  <w:rFonts w:hint="default" w:ascii="Times New Roman" w:hAnsi="Times New Roman" w:eastAsia="方正仿宋_GBK" w:cs="Times New Roman"/>
                  <w:sz w:val="28"/>
                  <w:szCs w:val="28"/>
                  <w:rPrChange w:id="3209"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3211" w:author="白日梦想家" w:date="2026-10-26T15:11:03Z"/>
              </w:rPr>
              <w:pPrChange w:id="3210" w:author="白日梦想家" w:date="2026-10-26T15:11:11Z">
                <w:pPr>
                  <w:keepNext/>
                  <w:snapToGrid w:val="0"/>
                  <w:spacing w:before="0" w:after="0" w:line="370" w:lineRule="exact"/>
                  <w:ind w:left="0" w:leftChars="0" w:right="0" w:rightChars="0" w:firstLine="0" w:firstLineChars="0"/>
                  <w:jc w:val="center"/>
                </w:pPr>
              </w:pPrChange>
            </w:pPr>
            <w:del w:id="3212" w:author="白日梦想家" w:date="2026-10-26T15:11:03Z">
              <w:r>
                <w:rPr>
                  <w:rFonts w:hint="default" w:ascii="Times New Roman" w:hAnsi="Times New Roman" w:eastAsia="方正仿宋_GBK" w:cs="Times New Roman"/>
                  <w:sz w:val="28"/>
                  <w:szCs w:val="28"/>
                  <w:rPrChange w:id="3213"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14"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3216" w:author="白日梦想家" w:date="2026-10-26T15:11:03Z"/>
              </w:rPr>
              <w:pPrChange w:id="3215" w:author="白日梦想家" w:date="2026-10-26T15:11:11Z">
                <w:pPr>
                  <w:snapToGrid w:val="0"/>
                  <w:spacing w:before="0" w:after="0" w:line="370" w:lineRule="exact"/>
                  <w:ind w:left="0" w:leftChars="0" w:right="0" w:rightChars="0" w:firstLine="0" w:firstLineChars="0"/>
                  <w:jc w:val="center"/>
                </w:pPr>
              </w:pPrChange>
            </w:pPr>
            <w:del w:id="3217" w:author="白日梦想家" w:date="2026-10-26T15:11:03Z">
              <w:r>
                <w:rPr>
                  <w:rFonts w:hint="default" w:ascii="Times New Roman" w:hAnsi="Times New Roman" w:eastAsia="方正仿宋_GBK" w:cs="Times New Roman"/>
                  <w:sz w:val="28"/>
                  <w:szCs w:val="28"/>
                  <w:rPrChange w:id="321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3220" w:author="白日梦想家" w:date="2026-10-26T15:11:03Z"/>
              </w:rPr>
              <w:pPrChange w:id="3219" w:author="白日梦想家" w:date="2026-10-26T15:11:11Z">
                <w:pPr>
                  <w:snapToGrid w:val="0"/>
                  <w:spacing w:before="0" w:after="0" w:line="370" w:lineRule="exact"/>
                  <w:ind w:left="0" w:leftChars="0" w:right="0" w:rightChars="0" w:firstLine="0" w:firstLineChars="0"/>
                  <w:jc w:val="center"/>
                </w:pPr>
              </w:pPrChange>
            </w:pPr>
            <w:del w:id="3221" w:author="白日梦想家" w:date="2026-10-26T15:11:03Z">
              <w:r>
                <w:rPr>
                  <w:rFonts w:hint="default" w:ascii="Times New Roman" w:hAnsi="Times New Roman" w:eastAsia="方正仿宋_GBK" w:cs="Times New Roman"/>
                  <w:sz w:val="28"/>
                  <w:szCs w:val="28"/>
                  <w:rPrChange w:id="322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3224" w:author="白日梦想家" w:date="2026-10-26T15:11:03Z"/>
              </w:rPr>
              <w:pPrChange w:id="3223" w:author="白日梦想家" w:date="2026-10-26T15:11:11Z">
                <w:pPr>
                  <w:snapToGrid w:val="0"/>
                  <w:spacing w:before="0" w:after="0" w:line="370" w:lineRule="exact"/>
                  <w:ind w:left="0" w:leftChars="0" w:right="0" w:rightChars="0" w:firstLine="0" w:firstLineChars="0"/>
                  <w:jc w:val="center"/>
                </w:pPr>
              </w:pPrChange>
            </w:pPr>
            <w:del w:id="3225" w:author="白日梦想家" w:date="2026-10-26T15:11:03Z">
              <w:r>
                <w:rPr>
                  <w:rFonts w:hint="default" w:ascii="Times New Roman" w:hAnsi="Times New Roman" w:eastAsia="方正仿宋_GBK" w:cs="Times New Roman"/>
                  <w:sz w:val="28"/>
                  <w:szCs w:val="28"/>
                  <w:rPrChange w:id="3226"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3228" w:author="白日梦想家" w:date="2026-10-26T15:11:03Z"/>
              </w:rPr>
              <w:pPrChange w:id="3227" w:author="白日梦想家" w:date="2026-10-26T15:11:11Z">
                <w:pPr>
                  <w:snapToGrid w:val="0"/>
                  <w:spacing w:before="0" w:after="0" w:line="370" w:lineRule="exact"/>
                  <w:ind w:left="0" w:leftChars="0" w:right="0" w:rightChars="0" w:firstLine="0" w:firstLineChars="0"/>
                  <w:jc w:val="center"/>
                </w:pPr>
              </w:pPrChange>
            </w:pPr>
            <w:del w:id="3229" w:author="白日梦想家" w:date="2026-10-26T15:11:03Z">
              <w:r>
                <w:rPr>
                  <w:rFonts w:hint="default" w:ascii="Times New Roman" w:hAnsi="Times New Roman" w:eastAsia="方正仿宋_GBK" w:cs="Times New Roman"/>
                  <w:sz w:val="28"/>
                  <w:szCs w:val="28"/>
                  <w:rPrChange w:id="3230"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3232" w:author="白日梦想家" w:date="2026-10-26T15:11:03Z"/>
              </w:rPr>
              <w:pPrChange w:id="3231" w:author="白日梦想家" w:date="2026-10-26T15:11:11Z">
                <w:pPr>
                  <w:snapToGrid w:val="0"/>
                  <w:spacing w:before="0" w:after="0" w:line="370" w:lineRule="exact"/>
                  <w:ind w:left="0" w:leftChars="0" w:right="0" w:rightChars="0" w:firstLine="0" w:firstLineChars="0"/>
                  <w:jc w:val="center"/>
                </w:pPr>
              </w:pPrChange>
            </w:pPr>
            <w:del w:id="3233" w:author="白日梦想家" w:date="2026-10-26T15:11:03Z">
              <w:r>
                <w:rPr>
                  <w:rFonts w:hint="default" w:ascii="Times New Roman" w:hAnsi="Times New Roman" w:eastAsia="方正仿宋_GBK" w:cs="Times New Roman"/>
                  <w:sz w:val="28"/>
                  <w:szCs w:val="28"/>
                  <w:rPrChange w:id="3234"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3236" w:author="白日梦想家" w:date="2026-10-26T15:11:03Z"/>
              </w:rPr>
              <w:pPrChange w:id="3235" w:author="白日梦想家" w:date="2026-10-26T15:11:11Z">
                <w:pPr>
                  <w:snapToGrid w:val="0"/>
                  <w:spacing w:before="0" w:after="0" w:line="370" w:lineRule="exact"/>
                  <w:ind w:left="0" w:leftChars="0" w:right="0" w:rightChars="0" w:firstLine="0" w:firstLineChars="0"/>
                  <w:jc w:val="center"/>
                </w:pPr>
              </w:pPrChange>
            </w:pPr>
            <w:del w:id="3237" w:author="白日梦想家" w:date="2026-10-26T15:11:03Z">
              <w:r>
                <w:rPr>
                  <w:rFonts w:hint="default" w:ascii="Times New Roman" w:hAnsi="Times New Roman" w:eastAsia="方正仿宋_GBK" w:cs="Times New Roman"/>
                  <w:sz w:val="28"/>
                  <w:szCs w:val="28"/>
                  <w:rPrChange w:id="3238"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3240" w:author="xh" w:date="2026-10-26T09:32:43Z"/>
          <w:del w:id="3241" w:author="白日梦想家" w:date="2026-10-26T15:11:03Z"/>
          <w:rFonts w:hint="eastAsia" w:ascii="方正仿宋_GBK" w:hAnsi="方正仿宋_GBK" w:eastAsia="方正仿宋_GBK" w:cs="Times New Roman"/>
          <w:sz w:val="32"/>
          <w:szCs w:val="32"/>
          <w:highlight w:val="none"/>
          <w14:ligatures w14:val="standardContextual"/>
        </w:rPr>
        <w:pPrChange w:id="3239" w:author="白日梦想家" w:date="2026-10-26T15:11:11Z">
          <w:pPr>
            <w:widowControl/>
            <w:adjustRightInd w:val="0"/>
            <w:snapToGrid w:val="0"/>
            <w:spacing w:line="370" w:lineRule="exact"/>
            <w:ind w:left="0" w:leftChars="0" w:right="0" w:rightChars="0" w:firstLine="0" w:firstLineChars="0"/>
          </w:pPr>
        </w:pPrChange>
      </w:pPr>
      <w:ins w:id="3242" w:author="xh" w:date="2026-10-26T09:32:43Z">
        <w:del w:id="3243"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3244" w:author="白日梦想家" w:date="2026-10-26T15:11:03Z"/>
          <w:rFonts w:hint="eastAsia" w:ascii="方正仿宋_GBK" w:hAnsi="方正仿宋_GBK" w:eastAsia="方正仿宋_GBK" w:cs="Times New Roman"/>
          <w:sz w:val="32"/>
          <w:szCs w:val="32"/>
          <w:highlight w:val="none"/>
          <w14:ligatures w14:val="standardContextual"/>
        </w:rPr>
      </w:pPr>
      <w:del w:id="3245"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246"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3248" w:author="白日梦想家" w:date="2026-10-26T15:11:03Z"/>
              </w:rPr>
              <w:pPrChange w:id="3247" w:author="白日梦想家" w:date="2026-10-26T15:11:11Z">
                <w:pPr>
                  <w:keepNext/>
                  <w:snapToGrid w:val="0"/>
                  <w:spacing w:before="0" w:after="0" w:line="370" w:lineRule="exact"/>
                  <w:ind w:left="0" w:leftChars="0" w:right="0" w:rightChars="0" w:firstLine="0" w:firstLineChars="0"/>
                  <w:jc w:val="center"/>
                </w:pPr>
              </w:pPrChange>
            </w:pPr>
            <w:del w:id="3249"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3251" w:author="白日梦想家" w:date="2026-10-26T15:11:03Z"/>
              </w:rPr>
              <w:pPrChange w:id="3250" w:author="白日梦想家" w:date="2026-10-26T15:11:11Z">
                <w:pPr>
                  <w:keepNext/>
                  <w:snapToGrid w:val="0"/>
                  <w:spacing w:before="0" w:after="0" w:line="370" w:lineRule="exact"/>
                  <w:ind w:left="0" w:leftChars="0" w:right="0" w:rightChars="0" w:firstLine="0" w:firstLineChars="0"/>
                  <w:jc w:val="center"/>
                </w:pPr>
              </w:pPrChange>
            </w:pPr>
            <w:del w:id="3252"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3254" w:author="白日梦想家" w:date="2026-10-26T15:11:03Z"/>
              </w:rPr>
              <w:pPrChange w:id="3253" w:author="白日梦想家" w:date="2026-10-26T15:11:11Z">
                <w:pPr>
                  <w:keepNext/>
                  <w:snapToGrid w:val="0"/>
                  <w:spacing w:before="0" w:after="0" w:line="370" w:lineRule="exact"/>
                  <w:ind w:left="0" w:leftChars="0" w:right="0" w:rightChars="0" w:firstLine="0" w:firstLineChars="0"/>
                  <w:jc w:val="center"/>
                </w:pPr>
              </w:pPrChange>
            </w:pPr>
            <w:del w:id="3255"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3257" w:author="白日梦想家" w:date="2026-10-26T15:11:03Z"/>
              </w:rPr>
              <w:pPrChange w:id="3256" w:author="白日梦想家" w:date="2026-10-26T15:11:11Z">
                <w:pPr>
                  <w:keepNext/>
                  <w:snapToGrid w:val="0"/>
                  <w:spacing w:before="0" w:after="0" w:line="370" w:lineRule="exact"/>
                  <w:ind w:left="0" w:leftChars="0" w:right="0" w:rightChars="0" w:firstLine="0" w:firstLineChars="0"/>
                  <w:jc w:val="center"/>
                </w:pPr>
              </w:pPrChange>
            </w:pPr>
            <w:del w:id="3258"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3260" w:author="白日梦想家" w:date="2026-10-26T15:11:03Z"/>
              </w:rPr>
              <w:pPrChange w:id="3259" w:author="白日梦想家" w:date="2026-10-26T15:11:11Z">
                <w:pPr>
                  <w:keepNext/>
                  <w:snapToGrid w:val="0"/>
                  <w:spacing w:before="0" w:after="0" w:line="370" w:lineRule="exact"/>
                  <w:ind w:left="0" w:leftChars="0" w:right="0" w:rightChars="0" w:firstLine="0" w:firstLineChars="0"/>
                  <w:jc w:val="center"/>
                </w:pPr>
              </w:pPrChange>
            </w:pPr>
            <w:del w:id="3261"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3263" w:author="白日梦想家" w:date="2026-10-26T15:11:03Z"/>
              </w:rPr>
              <w:pPrChange w:id="3262" w:author="白日梦想家" w:date="2026-10-26T15:11:11Z">
                <w:pPr>
                  <w:keepNext/>
                  <w:snapToGrid w:val="0"/>
                  <w:spacing w:before="0" w:after="0" w:line="370" w:lineRule="exact"/>
                  <w:ind w:left="0" w:leftChars="0" w:right="0" w:rightChars="0" w:firstLine="0" w:firstLineChars="0"/>
                  <w:jc w:val="center"/>
                </w:pPr>
              </w:pPrChange>
            </w:pPr>
            <w:del w:id="3264"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65"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3267" w:author="白日梦想家" w:date="2026-10-26T15:11:03Z"/>
              </w:rPr>
              <w:pPrChange w:id="3266" w:author="白日梦想家" w:date="2026-10-26T15:11:11Z">
                <w:pPr>
                  <w:keepNext/>
                  <w:snapToGrid w:val="0"/>
                  <w:spacing w:before="0" w:after="0" w:line="370" w:lineRule="exact"/>
                  <w:ind w:left="0" w:leftChars="0" w:right="0" w:rightChars="0" w:firstLine="0" w:firstLineChars="0"/>
                  <w:jc w:val="center"/>
                </w:pPr>
              </w:pPrChange>
            </w:pPr>
            <w:del w:id="326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3270" w:author="白日梦想家" w:date="2026-10-26T15:11:03Z"/>
              </w:rPr>
              <w:pPrChange w:id="3269" w:author="白日梦想家" w:date="2026-10-26T15:11:11Z">
                <w:pPr>
                  <w:keepNext/>
                  <w:snapToGrid w:val="0"/>
                  <w:spacing w:before="0" w:after="0" w:line="370" w:lineRule="exact"/>
                  <w:ind w:left="0" w:leftChars="0" w:right="0" w:rightChars="0" w:firstLine="0" w:firstLineChars="0"/>
                  <w:jc w:val="center"/>
                </w:pPr>
              </w:pPrChange>
            </w:pPr>
            <w:del w:id="327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3273" w:author="白日梦想家" w:date="2026-10-26T15:11:03Z"/>
              </w:rPr>
              <w:pPrChange w:id="3272" w:author="白日梦想家" w:date="2026-10-26T15:11:11Z">
                <w:pPr>
                  <w:keepNext/>
                  <w:snapToGrid w:val="0"/>
                  <w:spacing w:before="0" w:after="0" w:line="370" w:lineRule="exact"/>
                  <w:ind w:left="0" w:leftChars="0" w:right="0" w:rightChars="0" w:firstLine="0" w:firstLineChars="0"/>
                  <w:jc w:val="center"/>
                </w:pPr>
              </w:pPrChange>
            </w:pPr>
            <w:del w:id="3274"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3276" w:author="白日梦想家" w:date="2026-10-26T15:11:03Z"/>
              </w:rPr>
              <w:pPrChange w:id="3275" w:author="白日梦想家" w:date="2026-10-26T15:11:11Z">
                <w:pPr>
                  <w:keepNext/>
                  <w:snapToGrid w:val="0"/>
                  <w:spacing w:before="0" w:after="0" w:line="370" w:lineRule="exact"/>
                  <w:ind w:left="0" w:leftChars="0" w:right="0" w:rightChars="0" w:firstLine="0" w:firstLineChars="0"/>
                  <w:jc w:val="center"/>
                </w:pPr>
              </w:pPrChange>
            </w:pPr>
            <w:del w:id="3277"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3279" w:author="白日梦想家" w:date="2026-10-26T15:11:03Z"/>
              </w:rPr>
              <w:pPrChange w:id="3278" w:author="白日梦想家" w:date="2026-10-26T15:11:11Z">
                <w:pPr>
                  <w:keepNext/>
                  <w:snapToGrid w:val="0"/>
                  <w:spacing w:before="0" w:after="0" w:line="370" w:lineRule="exact"/>
                  <w:ind w:left="0" w:leftChars="0" w:right="0" w:rightChars="0" w:firstLine="0" w:firstLineChars="0"/>
                  <w:jc w:val="center"/>
                </w:pPr>
              </w:pPrChange>
            </w:pPr>
            <w:del w:id="3280"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3282" w:author="白日梦想家" w:date="2026-10-26T15:11:03Z"/>
              </w:rPr>
              <w:pPrChange w:id="3281" w:author="白日梦想家" w:date="2026-10-26T15:11:11Z">
                <w:pPr>
                  <w:keepNext/>
                  <w:snapToGrid w:val="0"/>
                  <w:spacing w:before="0" w:after="0" w:line="370" w:lineRule="exact"/>
                  <w:ind w:left="0" w:leftChars="0" w:right="0" w:rightChars="0" w:firstLine="0" w:firstLineChars="0"/>
                  <w:jc w:val="center"/>
                </w:pPr>
              </w:pPrChange>
            </w:pPr>
            <w:del w:id="3283"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84"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3286" w:author="白日梦想家" w:date="2026-10-26T15:11:03Z"/>
              </w:rPr>
              <w:pPrChange w:id="3285" w:author="白日梦想家" w:date="2026-10-26T15:11:11Z">
                <w:pPr>
                  <w:keepNext/>
                  <w:snapToGrid w:val="0"/>
                  <w:spacing w:before="0" w:after="0" w:line="370" w:lineRule="exact"/>
                  <w:ind w:left="0" w:leftChars="0" w:right="0" w:rightChars="0" w:firstLine="0" w:firstLineChars="0"/>
                  <w:jc w:val="center"/>
                </w:pPr>
              </w:pPrChange>
            </w:pPr>
            <w:del w:id="328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3289" w:author="白日梦想家" w:date="2026-10-26T15:11:03Z"/>
              </w:rPr>
              <w:pPrChange w:id="3288" w:author="白日梦想家" w:date="2026-10-26T15:11:11Z">
                <w:pPr>
                  <w:keepNext/>
                  <w:snapToGrid w:val="0"/>
                  <w:spacing w:before="0" w:after="0" w:line="370" w:lineRule="exact"/>
                  <w:ind w:left="0" w:leftChars="0" w:right="0" w:rightChars="0" w:firstLine="0" w:firstLineChars="0"/>
                  <w:jc w:val="center"/>
                </w:pPr>
              </w:pPrChange>
            </w:pPr>
            <w:del w:id="329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3292" w:author="白日梦想家" w:date="2026-10-26T15:11:03Z"/>
              </w:rPr>
              <w:pPrChange w:id="3291" w:author="白日梦想家" w:date="2026-10-26T15:11:11Z">
                <w:pPr>
                  <w:keepNext/>
                  <w:snapToGrid w:val="0"/>
                  <w:spacing w:before="0" w:after="0" w:line="370" w:lineRule="exact"/>
                  <w:ind w:left="0" w:leftChars="0" w:right="0" w:rightChars="0" w:firstLine="0" w:firstLineChars="0"/>
                  <w:jc w:val="center"/>
                </w:pPr>
              </w:pPrChange>
            </w:pPr>
            <w:del w:id="3293"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3295" w:author="白日梦想家" w:date="2026-10-26T15:11:03Z"/>
              </w:rPr>
              <w:pPrChange w:id="3294" w:author="白日梦想家" w:date="2026-10-26T15:11:11Z">
                <w:pPr>
                  <w:keepNext/>
                  <w:snapToGrid w:val="0"/>
                  <w:spacing w:before="0" w:after="0" w:line="370" w:lineRule="exact"/>
                  <w:ind w:left="0" w:leftChars="0" w:right="0" w:rightChars="0" w:firstLine="0" w:firstLineChars="0"/>
                  <w:jc w:val="center"/>
                </w:pPr>
              </w:pPrChange>
            </w:pPr>
            <w:del w:id="3296"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3298" w:author="白日梦想家" w:date="2026-10-26T15:11:03Z"/>
              </w:rPr>
              <w:pPrChange w:id="3297" w:author="白日梦想家" w:date="2026-10-26T15:11:11Z">
                <w:pPr>
                  <w:keepNext/>
                  <w:snapToGrid w:val="0"/>
                  <w:spacing w:before="0" w:after="0" w:line="370" w:lineRule="exact"/>
                  <w:ind w:left="0" w:leftChars="0" w:right="0" w:rightChars="0" w:firstLine="0" w:firstLineChars="0"/>
                  <w:jc w:val="center"/>
                </w:pPr>
              </w:pPrChange>
            </w:pPr>
            <w:del w:id="3299"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3301" w:author="白日梦想家" w:date="2026-10-26T15:11:03Z"/>
              </w:rPr>
              <w:pPrChange w:id="3300" w:author="白日梦想家" w:date="2026-10-26T15:11:11Z">
                <w:pPr>
                  <w:keepNext/>
                  <w:snapToGrid w:val="0"/>
                  <w:spacing w:before="0" w:after="0" w:line="370" w:lineRule="exact"/>
                  <w:ind w:left="0" w:leftChars="0" w:right="0" w:rightChars="0" w:firstLine="0" w:firstLineChars="0"/>
                  <w:jc w:val="center"/>
                </w:pPr>
              </w:pPrChange>
            </w:pPr>
            <w:del w:id="3302"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03"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3305" w:author="白日梦想家" w:date="2026-10-26T15:11:03Z"/>
              </w:rPr>
              <w:pPrChange w:id="3304" w:author="白日梦想家" w:date="2026-10-26T15:11:11Z">
                <w:pPr>
                  <w:keepNext/>
                  <w:snapToGrid w:val="0"/>
                  <w:spacing w:before="0" w:after="0" w:line="370" w:lineRule="exact"/>
                  <w:ind w:left="0" w:leftChars="0" w:right="0" w:rightChars="0" w:firstLine="0" w:firstLineChars="0"/>
                  <w:jc w:val="center"/>
                </w:pPr>
              </w:pPrChange>
            </w:pPr>
            <w:del w:id="330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3308" w:author="白日梦想家" w:date="2026-10-26T15:11:03Z"/>
              </w:rPr>
              <w:pPrChange w:id="3307" w:author="白日梦想家" w:date="2026-10-26T15:11:11Z">
                <w:pPr>
                  <w:keepNext/>
                  <w:snapToGrid w:val="0"/>
                  <w:spacing w:before="0" w:after="0" w:line="370" w:lineRule="exact"/>
                  <w:ind w:left="0" w:leftChars="0" w:right="0" w:rightChars="0" w:firstLine="0" w:firstLineChars="0"/>
                  <w:jc w:val="center"/>
                </w:pPr>
              </w:pPrChange>
            </w:pPr>
            <w:del w:id="330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3311" w:author="白日梦想家" w:date="2026-10-26T15:11:03Z"/>
              </w:rPr>
              <w:pPrChange w:id="3310" w:author="白日梦想家" w:date="2026-10-26T15:11:11Z">
                <w:pPr>
                  <w:keepNext/>
                  <w:snapToGrid w:val="0"/>
                  <w:spacing w:before="0" w:after="0" w:line="370" w:lineRule="exact"/>
                  <w:ind w:left="0" w:leftChars="0" w:right="0" w:rightChars="0" w:firstLine="0" w:firstLineChars="0"/>
                  <w:jc w:val="center"/>
                </w:pPr>
              </w:pPrChange>
            </w:pPr>
            <w:del w:id="3312"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3314" w:author="白日梦想家" w:date="2026-10-26T15:11:03Z"/>
              </w:rPr>
              <w:pPrChange w:id="3313" w:author="白日梦想家" w:date="2026-10-26T15:11:11Z">
                <w:pPr>
                  <w:keepNext/>
                  <w:snapToGrid w:val="0"/>
                  <w:spacing w:before="0" w:after="0" w:line="370" w:lineRule="exact"/>
                  <w:ind w:left="0" w:leftChars="0" w:right="0" w:rightChars="0" w:firstLine="0" w:firstLineChars="0"/>
                  <w:jc w:val="center"/>
                </w:pPr>
              </w:pPrChange>
            </w:pPr>
            <w:del w:id="3315"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3317" w:author="白日梦想家" w:date="2026-10-26T15:11:03Z"/>
              </w:rPr>
              <w:pPrChange w:id="3316" w:author="白日梦想家" w:date="2026-10-26T15:11:11Z">
                <w:pPr>
                  <w:keepNext/>
                  <w:snapToGrid w:val="0"/>
                  <w:spacing w:before="0" w:after="0" w:line="370" w:lineRule="exact"/>
                  <w:ind w:left="0" w:leftChars="0" w:right="0" w:rightChars="0" w:firstLine="0" w:firstLineChars="0"/>
                  <w:jc w:val="center"/>
                </w:pPr>
              </w:pPrChange>
            </w:pPr>
            <w:del w:id="3318"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3320" w:author="白日梦想家" w:date="2026-10-26T15:11:03Z"/>
              </w:rPr>
              <w:pPrChange w:id="3319" w:author="白日梦想家" w:date="2026-10-26T15:11:11Z">
                <w:pPr>
                  <w:keepNext/>
                  <w:snapToGrid w:val="0"/>
                  <w:spacing w:before="0" w:after="0" w:line="370" w:lineRule="exact"/>
                  <w:ind w:left="0" w:leftChars="0" w:right="0" w:rightChars="0" w:firstLine="0" w:firstLineChars="0"/>
                  <w:jc w:val="center"/>
                </w:pPr>
              </w:pPrChange>
            </w:pPr>
            <w:del w:id="3321"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22"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3324" w:author="白日梦想家" w:date="2026-10-26T15:11:03Z"/>
              </w:rPr>
              <w:pPrChange w:id="3323" w:author="白日梦想家" w:date="2026-10-26T15:11:11Z">
                <w:pPr>
                  <w:keepNext/>
                  <w:snapToGrid w:val="0"/>
                  <w:spacing w:before="0" w:after="0" w:line="370" w:lineRule="exact"/>
                  <w:ind w:left="0" w:leftChars="0" w:right="0" w:rightChars="0" w:firstLine="0" w:firstLineChars="0"/>
                  <w:jc w:val="center"/>
                </w:pPr>
              </w:pPrChange>
            </w:pPr>
            <w:del w:id="332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3327" w:author="白日梦想家" w:date="2026-10-26T15:11:03Z"/>
              </w:rPr>
              <w:pPrChange w:id="3326" w:author="白日梦想家" w:date="2026-10-26T15:11:11Z">
                <w:pPr>
                  <w:keepNext/>
                  <w:snapToGrid w:val="0"/>
                  <w:spacing w:before="0" w:after="0" w:line="370" w:lineRule="exact"/>
                  <w:ind w:left="0" w:leftChars="0" w:right="0" w:rightChars="0" w:firstLine="0" w:firstLineChars="0"/>
                  <w:jc w:val="center"/>
                </w:pPr>
              </w:pPrChange>
            </w:pPr>
            <w:del w:id="332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3330" w:author="白日梦想家" w:date="2026-10-26T15:11:03Z"/>
              </w:rPr>
              <w:pPrChange w:id="3329" w:author="白日梦想家" w:date="2026-10-26T15:11:11Z">
                <w:pPr>
                  <w:keepNext/>
                  <w:snapToGrid w:val="0"/>
                  <w:spacing w:before="0" w:after="0" w:line="370" w:lineRule="exact"/>
                  <w:ind w:left="0" w:leftChars="0" w:right="0" w:rightChars="0" w:firstLine="0" w:firstLineChars="0"/>
                  <w:jc w:val="center"/>
                </w:pPr>
              </w:pPrChange>
            </w:pPr>
            <w:del w:id="333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3333" w:author="白日梦想家" w:date="2026-10-26T15:11:03Z"/>
              </w:rPr>
              <w:pPrChange w:id="3332" w:author="白日梦想家" w:date="2026-10-26T15:11:11Z">
                <w:pPr>
                  <w:keepNext/>
                  <w:snapToGrid w:val="0"/>
                  <w:spacing w:before="0" w:after="0" w:line="370" w:lineRule="exact"/>
                  <w:ind w:left="0" w:leftChars="0" w:right="0" w:rightChars="0" w:firstLine="0" w:firstLineChars="0"/>
                  <w:jc w:val="center"/>
                </w:pPr>
              </w:pPrChange>
            </w:pPr>
            <w:del w:id="3334"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3336" w:author="白日梦想家" w:date="2026-10-26T15:11:03Z"/>
              </w:rPr>
              <w:pPrChange w:id="3335" w:author="白日梦想家" w:date="2026-10-26T15:11:11Z">
                <w:pPr>
                  <w:keepNext/>
                  <w:snapToGrid w:val="0"/>
                  <w:spacing w:before="0" w:after="0" w:line="370" w:lineRule="exact"/>
                  <w:ind w:left="0" w:leftChars="0" w:right="0" w:rightChars="0" w:firstLine="0" w:firstLineChars="0"/>
                  <w:jc w:val="center"/>
                </w:pPr>
              </w:pPrChange>
            </w:pPr>
            <w:del w:id="333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3339" w:author="白日梦想家" w:date="2026-10-26T15:11:03Z"/>
              </w:rPr>
              <w:pPrChange w:id="3338" w:author="白日梦想家" w:date="2026-10-26T15:11:11Z">
                <w:pPr>
                  <w:keepNext/>
                  <w:snapToGrid w:val="0"/>
                  <w:spacing w:before="0" w:after="0" w:line="370" w:lineRule="exact"/>
                  <w:ind w:left="0" w:leftChars="0" w:right="0" w:rightChars="0" w:firstLine="0" w:firstLineChars="0"/>
                  <w:jc w:val="center"/>
                </w:pPr>
              </w:pPrChange>
            </w:pPr>
            <w:del w:id="3340"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41"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3343" w:author="白日梦想家" w:date="2026-10-26T15:11:03Z"/>
              </w:rPr>
              <w:pPrChange w:id="3342" w:author="白日梦想家" w:date="2026-10-26T15:11:11Z">
                <w:pPr>
                  <w:keepNext/>
                  <w:snapToGrid w:val="0"/>
                  <w:spacing w:before="0" w:after="0" w:line="370" w:lineRule="exact"/>
                  <w:ind w:left="0" w:leftChars="0" w:right="0" w:rightChars="0" w:firstLine="0" w:firstLineChars="0"/>
                  <w:jc w:val="center"/>
                </w:pPr>
              </w:pPrChange>
            </w:pPr>
            <w:del w:id="334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3346" w:author="白日梦想家" w:date="2026-10-26T15:11:03Z"/>
              </w:rPr>
              <w:pPrChange w:id="3345" w:author="白日梦想家" w:date="2026-10-26T15:11:11Z">
                <w:pPr>
                  <w:keepNext/>
                  <w:snapToGrid w:val="0"/>
                  <w:spacing w:before="0" w:after="0" w:line="370" w:lineRule="exact"/>
                  <w:ind w:left="0" w:leftChars="0" w:right="0" w:rightChars="0" w:firstLine="0" w:firstLineChars="0"/>
                  <w:jc w:val="center"/>
                </w:pPr>
              </w:pPrChange>
            </w:pPr>
            <w:del w:id="334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3349" w:author="白日梦想家" w:date="2026-10-26T15:11:03Z"/>
              </w:rPr>
              <w:pPrChange w:id="3348" w:author="白日梦想家" w:date="2026-10-26T15:11:11Z">
                <w:pPr>
                  <w:keepNext/>
                  <w:snapToGrid w:val="0"/>
                  <w:spacing w:before="0" w:after="0" w:line="370" w:lineRule="exact"/>
                  <w:ind w:left="0" w:leftChars="0" w:right="0" w:rightChars="0" w:firstLine="0" w:firstLineChars="0"/>
                  <w:jc w:val="center"/>
                </w:pPr>
              </w:pPrChange>
            </w:pPr>
            <w:del w:id="335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3352" w:author="白日梦想家" w:date="2026-10-26T15:11:03Z"/>
              </w:rPr>
              <w:pPrChange w:id="3351" w:author="白日梦想家" w:date="2026-10-26T15:11:11Z">
                <w:pPr>
                  <w:keepNext/>
                  <w:snapToGrid w:val="0"/>
                  <w:spacing w:before="0" w:after="0" w:line="370" w:lineRule="exact"/>
                  <w:ind w:left="0" w:leftChars="0" w:right="0" w:rightChars="0" w:firstLine="0" w:firstLineChars="0"/>
                  <w:jc w:val="center"/>
                </w:pPr>
              </w:pPrChange>
            </w:pPr>
            <w:del w:id="3353"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3355" w:author="白日梦想家" w:date="2026-10-26T15:11:03Z"/>
              </w:rPr>
              <w:pPrChange w:id="3354" w:author="白日梦想家" w:date="2026-10-26T15:11:11Z">
                <w:pPr>
                  <w:keepNext/>
                  <w:snapToGrid w:val="0"/>
                  <w:spacing w:before="0" w:after="0" w:line="370" w:lineRule="exact"/>
                  <w:ind w:left="0" w:leftChars="0" w:right="0" w:rightChars="0" w:firstLine="0" w:firstLineChars="0"/>
                  <w:jc w:val="center"/>
                </w:pPr>
              </w:pPrChange>
            </w:pPr>
            <w:del w:id="3356"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3358" w:author="白日梦想家" w:date="2026-10-26T15:11:03Z"/>
              </w:rPr>
              <w:pPrChange w:id="3357" w:author="白日梦想家" w:date="2026-10-26T15:11:11Z">
                <w:pPr>
                  <w:keepNext/>
                  <w:snapToGrid w:val="0"/>
                  <w:spacing w:before="0" w:after="0" w:line="370" w:lineRule="exact"/>
                  <w:ind w:left="0" w:leftChars="0" w:right="0" w:rightChars="0" w:firstLine="0" w:firstLineChars="0"/>
                  <w:jc w:val="center"/>
                </w:pPr>
              </w:pPrChange>
            </w:pPr>
            <w:del w:id="3359"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60"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3362" w:author="白日梦想家" w:date="2026-10-26T15:11:03Z"/>
              </w:rPr>
              <w:pPrChange w:id="3361" w:author="白日梦想家" w:date="2026-10-26T15:11:11Z">
                <w:pPr>
                  <w:keepNext/>
                  <w:snapToGrid w:val="0"/>
                  <w:spacing w:before="0" w:after="0" w:line="370" w:lineRule="exact"/>
                  <w:ind w:left="0" w:leftChars="0" w:right="0" w:rightChars="0" w:firstLine="0" w:firstLineChars="0"/>
                  <w:jc w:val="center"/>
                </w:pPr>
              </w:pPrChange>
            </w:pPr>
            <w:del w:id="336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3365" w:author="白日梦想家" w:date="2026-10-26T15:11:03Z"/>
              </w:rPr>
              <w:pPrChange w:id="3364" w:author="白日梦想家" w:date="2026-10-26T15:11:11Z">
                <w:pPr>
                  <w:keepNext/>
                  <w:snapToGrid w:val="0"/>
                  <w:spacing w:before="0" w:after="0" w:line="370" w:lineRule="exact"/>
                  <w:ind w:left="0" w:leftChars="0" w:right="0" w:rightChars="0" w:firstLine="0" w:firstLineChars="0"/>
                  <w:jc w:val="center"/>
                </w:pPr>
              </w:pPrChange>
            </w:pPr>
            <w:del w:id="336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3368" w:author="白日梦想家" w:date="2026-10-26T15:11:03Z"/>
              </w:rPr>
              <w:pPrChange w:id="3367" w:author="白日梦想家" w:date="2026-10-26T15:11:11Z">
                <w:pPr>
                  <w:keepNext/>
                  <w:snapToGrid w:val="0"/>
                  <w:spacing w:before="0" w:after="0" w:line="370" w:lineRule="exact"/>
                  <w:ind w:left="0" w:leftChars="0" w:right="0" w:rightChars="0" w:firstLine="0" w:firstLineChars="0"/>
                  <w:jc w:val="center"/>
                </w:pPr>
              </w:pPrChange>
            </w:pPr>
            <w:del w:id="3369"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3371" w:author="白日梦想家" w:date="2026-10-26T15:11:03Z"/>
              </w:rPr>
              <w:pPrChange w:id="3370" w:author="白日梦想家" w:date="2026-10-26T15:11:11Z">
                <w:pPr>
                  <w:keepNext/>
                  <w:snapToGrid w:val="0"/>
                  <w:spacing w:before="0" w:after="0" w:line="370" w:lineRule="exact"/>
                  <w:ind w:left="0" w:leftChars="0" w:right="0" w:rightChars="0" w:firstLine="0" w:firstLineChars="0"/>
                  <w:jc w:val="center"/>
                </w:pPr>
              </w:pPrChange>
            </w:pPr>
            <w:del w:id="3372"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3374" w:author="白日梦想家" w:date="2026-10-26T15:11:03Z"/>
              </w:rPr>
              <w:pPrChange w:id="3373" w:author="白日梦想家" w:date="2026-10-26T15:11:11Z">
                <w:pPr>
                  <w:keepNext/>
                  <w:snapToGrid w:val="0"/>
                  <w:spacing w:before="0" w:after="0" w:line="370" w:lineRule="exact"/>
                  <w:ind w:left="0" w:leftChars="0" w:right="0" w:rightChars="0" w:firstLine="0" w:firstLineChars="0"/>
                  <w:jc w:val="center"/>
                </w:pPr>
              </w:pPrChange>
            </w:pPr>
            <w:del w:id="3375"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3377" w:author="白日梦想家" w:date="2026-10-26T15:11:03Z"/>
              </w:rPr>
              <w:pPrChange w:id="3376" w:author="白日梦想家" w:date="2026-10-26T15:11:11Z">
                <w:pPr>
                  <w:keepNext/>
                  <w:snapToGrid w:val="0"/>
                  <w:spacing w:before="0" w:after="0" w:line="370" w:lineRule="exact"/>
                  <w:ind w:left="0" w:leftChars="0" w:right="0" w:rightChars="0" w:firstLine="0" w:firstLineChars="0"/>
                  <w:jc w:val="center"/>
                </w:pPr>
              </w:pPrChange>
            </w:pPr>
            <w:del w:id="3378"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79"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3381" w:author="白日梦想家" w:date="2026-10-26T15:11:03Z"/>
              </w:rPr>
              <w:pPrChange w:id="3380" w:author="白日梦想家" w:date="2026-10-26T15:11:11Z">
                <w:pPr>
                  <w:keepNext/>
                  <w:snapToGrid w:val="0"/>
                  <w:spacing w:before="0" w:after="0" w:line="370" w:lineRule="exact"/>
                  <w:ind w:left="0" w:leftChars="0" w:right="0" w:rightChars="0" w:firstLine="0" w:firstLineChars="0"/>
                  <w:jc w:val="center"/>
                </w:pPr>
              </w:pPrChange>
            </w:pPr>
            <w:del w:id="338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3384" w:author="白日梦想家" w:date="2026-10-26T15:11:03Z"/>
              </w:rPr>
              <w:pPrChange w:id="3383" w:author="白日梦想家" w:date="2026-10-26T15:11:11Z">
                <w:pPr>
                  <w:keepNext/>
                  <w:snapToGrid w:val="0"/>
                  <w:spacing w:before="0" w:after="0" w:line="370" w:lineRule="exact"/>
                  <w:ind w:left="0" w:leftChars="0" w:right="0" w:rightChars="0" w:firstLine="0" w:firstLineChars="0"/>
                  <w:jc w:val="center"/>
                </w:pPr>
              </w:pPrChange>
            </w:pPr>
            <w:del w:id="338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3387" w:author="白日梦想家" w:date="2026-10-26T15:11:03Z"/>
              </w:rPr>
              <w:pPrChange w:id="3386" w:author="白日梦想家" w:date="2026-10-26T15:11:11Z">
                <w:pPr>
                  <w:keepNext/>
                  <w:snapToGrid w:val="0"/>
                  <w:spacing w:before="0" w:after="0" w:line="370" w:lineRule="exact"/>
                  <w:ind w:left="0" w:leftChars="0" w:right="0" w:rightChars="0" w:firstLine="0" w:firstLineChars="0"/>
                  <w:jc w:val="center"/>
                </w:pPr>
              </w:pPrChange>
            </w:pPr>
            <w:del w:id="3388"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3390" w:author="白日梦想家" w:date="2026-10-26T15:11:03Z"/>
              </w:rPr>
              <w:pPrChange w:id="3389" w:author="白日梦想家" w:date="2026-10-26T15:11:11Z">
                <w:pPr>
                  <w:keepNext/>
                  <w:snapToGrid w:val="0"/>
                  <w:spacing w:before="0" w:after="0" w:line="370" w:lineRule="exact"/>
                  <w:ind w:left="0" w:leftChars="0" w:right="0" w:rightChars="0" w:firstLine="0" w:firstLineChars="0"/>
                  <w:jc w:val="center"/>
                </w:pPr>
              </w:pPrChange>
            </w:pPr>
            <w:del w:id="3391"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3393" w:author="白日梦想家" w:date="2026-10-26T15:11:03Z"/>
              </w:rPr>
              <w:pPrChange w:id="3392" w:author="白日梦想家" w:date="2026-10-26T15:11:11Z">
                <w:pPr>
                  <w:keepNext/>
                  <w:snapToGrid w:val="0"/>
                  <w:spacing w:before="0" w:after="0" w:line="370" w:lineRule="exact"/>
                  <w:ind w:left="0" w:leftChars="0" w:right="0" w:rightChars="0" w:firstLine="0" w:firstLineChars="0"/>
                  <w:jc w:val="center"/>
                </w:pPr>
              </w:pPrChange>
            </w:pPr>
            <w:del w:id="339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3396" w:author="白日梦想家" w:date="2026-10-26T15:11:03Z"/>
              </w:rPr>
              <w:pPrChange w:id="3395" w:author="白日梦想家" w:date="2026-10-26T15:11:11Z">
                <w:pPr>
                  <w:keepNext/>
                  <w:snapToGrid w:val="0"/>
                  <w:spacing w:before="0" w:after="0" w:line="370" w:lineRule="exact"/>
                  <w:ind w:left="0" w:leftChars="0" w:right="0" w:rightChars="0" w:firstLine="0" w:firstLineChars="0"/>
                  <w:jc w:val="center"/>
                </w:pPr>
              </w:pPrChange>
            </w:pPr>
            <w:del w:id="3397"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98"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3400" w:author="白日梦想家" w:date="2026-10-26T15:11:03Z"/>
              </w:rPr>
              <w:pPrChange w:id="3399" w:author="白日梦想家" w:date="2026-10-26T15:11:11Z">
                <w:pPr>
                  <w:keepNext/>
                  <w:snapToGrid w:val="0"/>
                  <w:spacing w:before="0" w:after="0" w:line="370" w:lineRule="exact"/>
                  <w:ind w:left="0" w:leftChars="0" w:right="0" w:rightChars="0" w:firstLine="0" w:firstLineChars="0"/>
                  <w:jc w:val="center"/>
                </w:pPr>
              </w:pPrChange>
            </w:pPr>
            <w:del w:id="340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3403" w:author="白日梦想家" w:date="2026-10-26T15:11:03Z"/>
              </w:rPr>
              <w:pPrChange w:id="3402" w:author="白日梦想家" w:date="2026-10-26T15:11:11Z">
                <w:pPr>
                  <w:keepNext/>
                  <w:snapToGrid w:val="0"/>
                  <w:spacing w:before="0" w:after="0" w:line="370" w:lineRule="exact"/>
                  <w:ind w:left="0" w:leftChars="0" w:right="0" w:rightChars="0" w:firstLine="0" w:firstLineChars="0"/>
                  <w:jc w:val="center"/>
                </w:pPr>
              </w:pPrChange>
            </w:pPr>
            <w:del w:id="340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3406" w:author="白日梦想家" w:date="2026-10-26T15:11:03Z"/>
              </w:rPr>
              <w:pPrChange w:id="3405" w:author="白日梦想家" w:date="2026-10-26T15:11:11Z">
                <w:pPr>
                  <w:keepNext/>
                  <w:snapToGrid w:val="0"/>
                  <w:spacing w:before="0" w:after="0" w:line="370" w:lineRule="exact"/>
                  <w:ind w:left="0" w:leftChars="0" w:right="0" w:rightChars="0" w:firstLine="0" w:firstLineChars="0"/>
                  <w:jc w:val="center"/>
                </w:pPr>
              </w:pPrChange>
            </w:pPr>
            <w:del w:id="340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3409" w:author="白日梦想家" w:date="2026-10-26T15:11:03Z"/>
              </w:rPr>
              <w:pPrChange w:id="3408" w:author="白日梦想家" w:date="2026-10-26T15:11:11Z">
                <w:pPr>
                  <w:keepNext/>
                  <w:snapToGrid w:val="0"/>
                  <w:spacing w:before="0" w:after="0" w:line="370" w:lineRule="exact"/>
                  <w:ind w:left="0" w:leftChars="0" w:right="0" w:rightChars="0" w:firstLine="0" w:firstLineChars="0"/>
                  <w:jc w:val="center"/>
                </w:pPr>
              </w:pPrChange>
            </w:pPr>
            <w:del w:id="341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3412" w:author="白日梦想家" w:date="2026-10-26T15:11:03Z"/>
              </w:rPr>
              <w:pPrChange w:id="3411" w:author="白日梦想家" w:date="2026-10-26T15:11:11Z">
                <w:pPr>
                  <w:keepNext/>
                  <w:snapToGrid w:val="0"/>
                  <w:spacing w:before="0" w:after="0" w:line="370" w:lineRule="exact"/>
                  <w:ind w:left="0" w:leftChars="0" w:right="0" w:rightChars="0" w:firstLine="0" w:firstLineChars="0"/>
                  <w:jc w:val="center"/>
                </w:pPr>
              </w:pPrChange>
            </w:pPr>
            <w:del w:id="341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3415" w:author="白日梦想家" w:date="2026-10-26T15:11:03Z"/>
              </w:rPr>
              <w:pPrChange w:id="3414" w:author="白日梦想家" w:date="2026-10-26T15:11:11Z">
                <w:pPr>
                  <w:keepNext/>
                  <w:snapToGrid w:val="0"/>
                  <w:spacing w:before="0" w:after="0" w:line="370" w:lineRule="exact"/>
                  <w:ind w:left="0" w:leftChars="0" w:right="0" w:rightChars="0" w:firstLine="0" w:firstLineChars="0"/>
                  <w:jc w:val="center"/>
                </w:pPr>
              </w:pPrChange>
            </w:pPr>
            <w:del w:id="3416"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17"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3419" w:author="白日梦想家" w:date="2026-10-26T15:11:03Z"/>
              </w:rPr>
              <w:pPrChange w:id="3418" w:author="白日梦想家" w:date="2026-10-26T15:11:11Z">
                <w:pPr>
                  <w:keepNext/>
                  <w:snapToGrid w:val="0"/>
                  <w:spacing w:before="0" w:after="0" w:line="370" w:lineRule="exact"/>
                  <w:ind w:left="0" w:leftChars="0" w:right="0" w:rightChars="0" w:firstLine="0" w:firstLineChars="0"/>
                  <w:jc w:val="center"/>
                </w:pPr>
              </w:pPrChange>
            </w:pPr>
            <w:del w:id="342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3422" w:author="白日梦想家" w:date="2026-10-26T15:11:03Z"/>
              </w:rPr>
              <w:pPrChange w:id="3421" w:author="白日梦想家" w:date="2026-10-26T15:11:11Z">
                <w:pPr>
                  <w:keepNext/>
                  <w:snapToGrid w:val="0"/>
                  <w:spacing w:before="0" w:after="0" w:line="370" w:lineRule="exact"/>
                  <w:ind w:left="0" w:leftChars="0" w:right="0" w:rightChars="0" w:firstLine="0" w:firstLineChars="0"/>
                  <w:jc w:val="center"/>
                </w:pPr>
              </w:pPrChange>
            </w:pPr>
            <w:del w:id="342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3425" w:author="白日梦想家" w:date="2026-10-26T15:11:03Z"/>
              </w:rPr>
              <w:pPrChange w:id="3424" w:author="白日梦想家" w:date="2026-10-26T15:11:11Z">
                <w:pPr>
                  <w:keepNext/>
                  <w:snapToGrid w:val="0"/>
                  <w:spacing w:before="0" w:after="0" w:line="370" w:lineRule="exact"/>
                  <w:ind w:left="0" w:leftChars="0" w:right="0" w:rightChars="0" w:firstLine="0" w:firstLineChars="0"/>
                  <w:jc w:val="center"/>
                </w:pPr>
              </w:pPrChange>
            </w:pPr>
            <w:del w:id="3426"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3428" w:author="白日梦想家" w:date="2026-10-26T15:11:03Z"/>
              </w:rPr>
              <w:pPrChange w:id="3427" w:author="白日梦想家" w:date="2026-10-26T15:11:11Z">
                <w:pPr>
                  <w:keepNext/>
                  <w:snapToGrid w:val="0"/>
                  <w:spacing w:before="0" w:after="0" w:line="370" w:lineRule="exact"/>
                  <w:ind w:left="0" w:leftChars="0" w:right="0" w:rightChars="0" w:firstLine="0" w:firstLineChars="0"/>
                  <w:jc w:val="center"/>
                </w:pPr>
              </w:pPrChange>
            </w:pPr>
            <w:del w:id="3429"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3431" w:author="白日梦想家" w:date="2026-10-26T15:11:03Z"/>
              </w:rPr>
              <w:pPrChange w:id="3430" w:author="白日梦想家" w:date="2026-10-26T15:11:11Z">
                <w:pPr>
                  <w:keepNext/>
                  <w:snapToGrid w:val="0"/>
                  <w:spacing w:before="0" w:after="0" w:line="370" w:lineRule="exact"/>
                  <w:ind w:left="0" w:leftChars="0" w:right="0" w:rightChars="0" w:firstLine="0" w:firstLineChars="0"/>
                  <w:jc w:val="center"/>
                </w:pPr>
              </w:pPrChange>
            </w:pPr>
            <w:del w:id="3432"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3434" w:author="白日梦想家" w:date="2026-10-26T15:11:03Z"/>
              </w:rPr>
              <w:pPrChange w:id="3433" w:author="白日梦想家" w:date="2026-10-26T15:11:11Z">
                <w:pPr>
                  <w:keepNext/>
                  <w:snapToGrid w:val="0"/>
                  <w:spacing w:before="0" w:after="0" w:line="370" w:lineRule="exact"/>
                  <w:ind w:left="0" w:leftChars="0" w:right="0" w:rightChars="0" w:firstLine="0" w:firstLineChars="0"/>
                  <w:jc w:val="center"/>
                </w:pPr>
              </w:pPrChange>
            </w:pPr>
            <w:del w:id="3435"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36"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3438" w:author="白日梦想家" w:date="2026-10-26T15:11:03Z"/>
              </w:rPr>
              <w:pPrChange w:id="3437" w:author="白日梦想家" w:date="2026-10-26T15:11:11Z">
                <w:pPr>
                  <w:keepNext/>
                  <w:snapToGrid w:val="0"/>
                  <w:spacing w:before="0" w:after="0" w:line="370" w:lineRule="exact"/>
                  <w:ind w:left="0" w:leftChars="0" w:right="0" w:rightChars="0" w:firstLine="0" w:firstLineChars="0"/>
                  <w:jc w:val="center"/>
                </w:pPr>
              </w:pPrChange>
            </w:pPr>
            <w:del w:id="343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3441" w:author="白日梦想家" w:date="2026-10-26T15:11:03Z"/>
              </w:rPr>
              <w:pPrChange w:id="3440" w:author="白日梦想家" w:date="2026-10-26T15:11:11Z">
                <w:pPr>
                  <w:keepNext/>
                  <w:snapToGrid w:val="0"/>
                  <w:spacing w:before="0" w:after="0" w:line="370" w:lineRule="exact"/>
                  <w:ind w:left="0" w:leftChars="0" w:right="0" w:rightChars="0" w:firstLine="0" w:firstLineChars="0"/>
                  <w:jc w:val="center"/>
                </w:pPr>
              </w:pPrChange>
            </w:pPr>
            <w:del w:id="344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3444" w:author="白日梦想家" w:date="2026-10-26T15:11:03Z"/>
              </w:rPr>
              <w:pPrChange w:id="3443" w:author="白日梦想家" w:date="2026-10-26T15:11:11Z">
                <w:pPr>
                  <w:keepNext/>
                  <w:snapToGrid w:val="0"/>
                  <w:spacing w:before="0" w:after="0" w:line="370" w:lineRule="exact"/>
                  <w:ind w:left="0" w:leftChars="0" w:right="0" w:rightChars="0" w:firstLine="0" w:firstLineChars="0"/>
                  <w:jc w:val="center"/>
                </w:pPr>
              </w:pPrChange>
            </w:pPr>
            <w:del w:id="3445"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3447" w:author="白日梦想家" w:date="2026-10-26T15:11:03Z"/>
              </w:rPr>
              <w:pPrChange w:id="3446" w:author="白日梦想家" w:date="2026-10-26T15:11:11Z">
                <w:pPr>
                  <w:keepNext/>
                  <w:snapToGrid w:val="0"/>
                  <w:spacing w:before="0" w:after="0" w:line="370" w:lineRule="exact"/>
                  <w:ind w:left="0" w:leftChars="0" w:right="0" w:rightChars="0" w:firstLine="0" w:firstLineChars="0"/>
                  <w:jc w:val="center"/>
                </w:pPr>
              </w:pPrChange>
            </w:pPr>
            <w:del w:id="3448"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3450" w:author="白日梦想家" w:date="2026-10-26T15:11:03Z"/>
              </w:rPr>
              <w:pPrChange w:id="3449" w:author="白日梦想家" w:date="2026-10-26T15:11:11Z">
                <w:pPr>
                  <w:keepNext/>
                  <w:snapToGrid w:val="0"/>
                  <w:spacing w:before="0" w:after="0" w:line="370" w:lineRule="exact"/>
                  <w:ind w:left="0" w:leftChars="0" w:right="0" w:rightChars="0" w:firstLine="0" w:firstLineChars="0"/>
                  <w:jc w:val="center"/>
                </w:pPr>
              </w:pPrChange>
            </w:pPr>
            <w:del w:id="345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keepNext/>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55"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3457" w:author="白日梦想家" w:date="2026-10-26T15:11:03Z"/>
              </w:rPr>
              <w:pPrChange w:id="3456" w:author="白日梦想家" w:date="2026-10-26T15:11:11Z">
                <w:pPr>
                  <w:keepNext/>
                  <w:snapToGrid w:val="0"/>
                  <w:spacing w:before="0" w:after="0" w:line="370" w:lineRule="exact"/>
                  <w:ind w:left="0" w:leftChars="0" w:right="0" w:rightChars="0" w:firstLine="0" w:firstLineChars="0"/>
                  <w:jc w:val="center"/>
                </w:pPr>
              </w:pPrChange>
            </w:pPr>
            <w:del w:id="345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3460" w:author="白日梦想家" w:date="2026-10-26T15:11:03Z"/>
              </w:rPr>
              <w:pPrChange w:id="3459" w:author="白日梦想家" w:date="2026-10-26T15:11:11Z">
                <w:pPr>
                  <w:keepNext/>
                  <w:snapToGrid w:val="0"/>
                  <w:spacing w:before="0" w:after="0" w:line="370" w:lineRule="exact"/>
                  <w:ind w:left="0" w:leftChars="0" w:right="0" w:rightChars="0" w:firstLine="0" w:firstLineChars="0"/>
                  <w:jc w:val="center"/>
                </w:pPr>
              </w:pPrChange>
            </w:pPr>
            <w:del w:id="346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3463" w:author="白日梦想家" w:date="2026-10-26T15:11:03Z"/>
              </w:rPr>
              <w:pPrChange w:id="3462" w:author="白日梦想家" w:date="2026-10-26T15:11:11Z">
                <w:pPr>
                  <w:keepNext/>
                  <w:snapToGrid w:val="0"/>
                  <w:spacing w:before="0" w:after="0" w:line="370" w:lineRule="exact"/>
                  <w:ind w:left="0" w:leftChars="0" w:right="0" w:rightChars="0" w:firstLine="0" w:firstLineChars="0"/>
                  <w:jc w:val="center"/>
                </w:pPr>
              </w:pPrChange>
            </w:pPr>
            <w:del w:id="3464"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3466" w:author="白日梦想家" w:date="2026-10-26T15:11:03Z"/>
              </w:rPr>
              <w:pPrChange w:id="3465" w:author="白日梦想家" w:date="2026-10-26T15:11:11Z">
                <w:pPr>
                  <w:keepNext/>
                  <w:snapToGrid w:val="0"/>
                  <w:spacing w:before="0" w:after="0" w:line="370" w:lineRule="exact"/>
                  <w:ind w:left="0" w:leftChars="0" w:right="0" w:rightChars="0" w:firstLine="0" w:firstLineChars="0"/>
                  <w:jc w:val="center"/>
                </w:pPr>
              </w:pPrChange>
            </w:pPr>
            <w:del w:id="3467"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3469" w:author="白日梦想家" w:date="2026-10-26T15:11:03Z"/>
              </w:rPr>
              <w:pPrChange w:id="3468" w:author="白日梦想家" w:date="2026-10-26T15:11:11Z">
                <w:pPr>
                  <w:keepNext/>
                  <w:snapToGrid w:val="0"/>
                  <w:spacing w:before="0" w:after="0" w:line="370" w:lineRule="exact"/>
                  <w:ind w:left="0" w:leftChars="0" w:right="0" w:rightChars="0" w:firstLine="0" w:firstLineChars="0"/>
                  <w:jc w:val="center"/>
                </w:pPr>
              </w:pPrChange>
            </w:pPr>
            <w:del w:id="3470"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3472" w:author="白日梦想家" w:date="2026-10-26T15:11:03Z"/>
              </w:rPr>
              <w:pPrChange w:id="3471" w:author="白日梦想家" w:date="2026-10-26T15:11:11Z">
                <w:pPr>
                  <w:keepNext/>
                  <w:snapToGrid w:val="0"/>
                  <w:spacing w:before="0" w:after="0" w:line="370" w:lineRule="exact"/>
                  <w:ind w:left="0" w:leftChars="0" w:right="0" w:rightChars="0" w:firstLine="0" w:firstLineChars="0"/>
                  <w:jc w:val="center"/>
                </w:pPr>
              </w:pPrChange>
            </w:pPr>
            <w:del w:id="3473"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74"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3476" w:author="白日梦想家" w:date="2026-10-26T15:11:03Z"/>
              </w:rPr>
              <w:pPrChange w:id="3475" w:author="白日梦想家" w:date="2026-10-26T15:11:11Z">
                <w:pPr>
                  <w:snapToGrid w:val="0"/>
                  <w:spacing w:before="0" w:after="0" w:line="370" w:lineRule="exact"/>
                  <w:ind w:left="0" w:leftChars="0" w:right="0" w:rightChars="0" w:firstLine="0" w:firstLineChars="0"/>
                  <w:jc w:val="center"/>
                </w:pPr>
              </w:pPrChange>
            </w:pPr>
            <w:del w:id="347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3479" w:author="白日梦想家" w:date="2026-10-26T15:11:03Z"/>
              </w:rPr>
              <w:pPrChange w:id="3478" w:author="白日梦想家" w:date="2026-10-26T15:11:11Z">
                <w:pPr>
                  <w:snapToGrid w:val="0"/>
                  <w:spacing w:before="0" w:after="0" w:line="370" w:lineRule="exact"/>
                  <w:ind w:left="0" w:leftChars="0" w:right="0" w:rightChars="0" w:firstLine="0" w:firstLineChars="0"/>
                  <w:jc w:val="center"/>
                </w:pPr>
              </w:pPrChange>
            </w:pPr>
            <w:del w:id="348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3482" w:author="白日梦想家" w:date="2026-10-26T15:11:03Z"/>
              </w:rPr>
              <w:pPrChange w:id="3481" w:author="白日梦想家" w:date="2026-10-26T15:11:11Z">
                <w:pPr>
                  <w:snapToGrid w:val="0"/>
                  <w:spacing w:before="0" w:after="0" w:line="370" w:lineRule="exact"/>
                  <w:ind w:left="0" w:leftChars="0" w:right="0" w:rightChars="0" w:firstLine="0" w:firstLineChars="0"/>
                  <w:jc w:val="center"/>
                </w:pPr>
              </w:pPrChange>
            </w:pPr>
            <w:del w:id="3483"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3485" w:author="白日梦想家" w:date="2026-10-26T15:11:03Z"/>
              </w:rPr>
              <w:pPrChange w:id="3484" w:author="白日梦想家" w:date="2026-10-26T15:11:11Z">
                <w:pPr>
                  <w:snapToGrid w:val="0"/>
                  <w:spacing w:before="0" w:after="0" w:line="370" w:lineRule="exact"/>
                  <w:ind w:left="0" w:leftChars="0" w:right="0" w:rightChars="0" w:firstLine="0" w:firstLineChars="0"/>
                  <w:jc w:val="center"/>
                </w:pPr>
              </w:pPrChange>
            </w:pPr>
            <w:del w:id="3486"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3488" w:author="白日梦想家" w:date="2026-10-26T15:11:03Z"/>
              </w:rPr>
              <w:pPrChange w:id="3487" w:author="白日梦想家" w:date="2026-10-26T15:11:11Z">
                <w:pPr>
                  <w:snapToGrid w:val="0"/>
                  <w:spacing w:before="0" w:after="0" w:line="370" w:lineRule="exact"/>
                  <w:ind w:left="0" w:leftChars="0" w:right="0" w:rightChars="0" w:firstLine="0" w:firstLineChars="0"/>
                  <w:jc w:val="center"/>
                </w:pPr>
              </w:pPrChange>
            </w:pPr>
            <w:del w:id="3489"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3491" w:author="白日梦想家" w:date="2026-10-26T15:11:03Z"/>
              </w:rPr>
              <w:pPrChange w:id="3490" w:author="白日梦想家" w:date="2026-10-26T15:11:11Z">
                <w:pPr>
                  <w:snapToGrid w:val="0"/>
                  <w:spacing w:before="0" w:after="0" w:line="370" w:lineRule="exact"/>
                  <w:ind w:left="0" w:leftChars="0" w:right="0" w:rightChars="0" w:firstLine="0" w:firstLineChars="0"/>
                  <w:jc w:val="center"/>
                </w:pPr>
              </w:pPrChange>
            </w:pPr>
            <w:del w:id="3492"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3493" w:author="白日梦想家" w:date="2026-10-26T15:11:03Z"/>
          <w:rFonts w:hint="eastAsia" w:ascii="方正仿宋_GBK" w:hAnsi="方正仿宋_GBK" w:eastAsia="方正仿宋_GBK" w:cs="Times New Roman"/>
          <w:sz w:val="32"/>
          <w:szCs w:val="32"/>
          <w:highlight w:val="none"/>
          <w14:ligatures w14:val="standardContextual"/>
        </w:rPr>
      </w:pPr>
      <w:del w:id="3494"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495"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3497" w:author="白日梦想家" w:date="2026-10-26T15:11:03Z"/>
              </w:rPr>
              <w:pPrChange w:id="3496" w:author="白日梦想家" w:date="2026-10-26T15:11:11Z">
                <w:pPr>
                  <w:keepNext/>
                  <w:snapToGrid w:val="0"/>
                  <w:spacing w:before="0" w:after="0" w:line="370" w:lineRule="exact"/>
                  <w:ind w:left="0" w:leftChars="0" w:right="0" w:rightChars="0" w:firstLine="0" w:firstLineChars="0"/>
                  <w:jc w:val="center"/>
                </w:pPr>
              </w:pPrChange>
            </w:pPr>
            <w:del w:id="349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3500" w:author="白日梦想家" w:date="2026-10-26T15:11:03Z"/>
              </w:rPr>
              <w:pPrChange w:id="3499" w:author="白日梦想家" w:date="2026-10-26T15:11:11Z">
                <w:pPr>
                  <w:keepNext/>
                  <w:snapToGrid w:val="0"/>
                  <w:spacing w:before="0" w:after="0" w:line="370" w:lineRule="exact"/>
                  <w:ind w:left="0" w:leftChars="0" w:right="0" w:rightChars="0" w:firstLine="0" w:firstLineChars="0"/>
                  <w:jc w:val="center"/>
                </w:pPr>
              </w:pPrChange>
            </w:pPr>
            <w:del w:id="350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3503" w:author="白日梦想家" w:date="2026-10-26T15:11:03Z"/>
              </w:rPr>
              <w:pPrChange w:id="3502" w:author="白日梦想家" w:date="2026-10-26T15:11:11Z">
                <w:pPr>
                  <w:keepNext/>
                  <w:snapToGrid w:val="0"/>
                  <w:spacing w:before="0" w:after="0" w:line="370" w:lineRule="exact"/>
                  <w:ind w:left="0" w:leftChars="0" w:right="0" w:rightChars="0" w:firstLine="0" w:firstLineChars="0"/>
                  <w:jc w:val="center"/>
                </w:pPr>
              </w:pPrChange>
            </w:pPr>
            <w:del w:id="350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3506" w:author="白日梦想家" w:date="2026-10-26T15:11:03Z"/>
              </w:rPr>
              <w:pPrChange w:id="3505" w:author="白日梦想家" w:date="2026-10-26T15:11:11Z">
                <w:pPr>
                  <w:keepNext/>
                  <w:snapToGrid w:val="0"/>
                  <w:spacing w:before="0" w:after="0" w:line="370" w:lineRule="exact"/>
                  <w:ind w:left="0" w:leftChars="0" w:right="0" w:rightChars="0" w:firstLine="0" w:firstLineChars="0"/>
                  <w:jc w:val="center"/>
                </w:pPr>
              </w:pPrChange>
            </w:pPr>
            <w:del w:id="350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3509" w:author="白日梦想家" w:date="2026-10-26T15:11:03Z"/>
              </w:rPr>
              <w:pPrChange w:id="3508" w:author="白日梦想家" w:date="2026-10-26T15:11:11Z">
                <w:pPr>
                  <w:keepNext/>
                  <w:snapToGrid w:val="0"/>
                  <w:spacing w:before="0" w:after="0" w:line="370" w:lineRule="exact"/>
                  <w:ind w:left="0" w:leftChars="0" w:right="0" w:rightChars="0" w:firstLine="0" w:firstLineChars="0"/>
                  <w:jc w:val="center"/>
                </w:pPr>
              </w:pPrChange>
            </w:pPr>
            <w:del w:id="351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3512" w:author="白日梦想家" w:date="2026-10-26T15:11:03Z"/>
              </w:rPr>
              <w:pPrChange w:id="3511" w:author="白日梦想家" w:date="2026-10-26T15:11:11Z">
                <w:pPr>
                  <w:keepNext/>
                  <w:snapToGrid w:val="0"/>
                  <w:spacing w:before="0" w:after="0" w:line="370" w:lineRule="exact"/>
                  <w:ind w:left="0" w:leftChars="0" w:right="0" w:rightChars="0" w:firstLine="0" w:firstLineChars="0"/>
                  <w:jc w:val="center"/>
                </w:pPr>
              </w:pPrChange>
            </w:pPr>
            <w:del w:id="3513"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14"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3516" w:author="白日梦想家" w:date="2026-10-26T15:11:03Z"/>
              </w:rPr>
              <w:pPrChange w:id="3515" w:author="白日梦想家" w:date="2026-10-26T15:11:11Z">
                <w:pPr>
                  <w:keepNext/>
                  <w:snapToGrid w:val="0"/>
                  <w:spacing w:before="0" w:after="0" w:line="370" w:lineRule="exact"/>
                  <w:ind w:left="0" w:leftChars="0" w:right="0" w:rightChars="0" w:firstLine="0" w:firstLineChars="0"/>
                  <w:jc w:val="center"/>
                </w:pPr>
              </w:pPrChange>
            </w:pPr>
            <w:del w:id="351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3519" w:author="白日梦想家" w:date="2026-10-26T15:11:03Z"/>
              </w:rPr>
              <w:pPrChange w:id="3518" w:author="白日梦想家" w:date="2026-10-26T15:11:11Z">
                <w:pPr>
                  <w:keepNext/>
                  <w:snapToGrid w:val="0"/>
                  <w:spacing w:before="0" w:after="0" w:line="370" w:lineRule="exact"/>
                  <w:ind w:left="0" w:leftChars="0" w:right="0" w:rightChars="0" w:firstLine="0" w:firstLineChars="0"/>
                  <w:jc w:val="center"/>
                </w:pPr>
              </w:pPrChange>
            </w:pPr>
            <w:del w:id="352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522" w:author="白日梦想家" w:date="2026-10-26T15:11:03Z"/>
              </w:rPr>
              <w:pPrChange w:id="3521" w:author="白日梦想家" w:date="2026-10-26T15:11:11Z">
                <w:pPr>
                  <w:keepNext/>
                  <w:snapToGrid w:val="0"/>
                  <w:spacing w:before="0" w:after="0" w:line="370" w:lineRule="exact"/>
                  <w:ind w:left="0" w:leftChars="0" w:right="0" w:rightChars="0" w:firstLine="0" w:firstLineChars="0"/>
                  <w:jc w:val="center"/>
                </w:pPr>
              </w:pPrChange>
            </w:pPr>
            <w:del w:id="3523"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525" w:author="白日梦想家" w:date="2026-10-26T15:11:03Z"/>
              </w:rPr>
              <w:pPrChange w:id="3524" w:author="白日梦想家" w:date="2026-10-26T15:11:11Z">
                <w:pPr>
                  <w:keepNext/>
                  <w:snapToGrid w:val="0"/>
                  <w:spacing w:before="0" w:after="0" w:line="370" w:lineRule="exact"/>
                  <w:ind w:left="0" w:leftChars="0" w:right="0" w:rightChars="0" w:firstLine="0" w:firstLineChars="0"/>
                  <w:jc w:val="center"/>
                </w:pPr>
              </w:pPrChange>
            </w:pPr>
            <w:del w:id="3526"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528" w:author="白日梦想家" w:date="2026-10-26T15:11:03Z"/>
              </w:rPr>
              <w:pPrChange w:id="3527" w:author="白日梦想家" w:date="2026-10-26T15:11:11Z">
                <w:pPr>
                  <w:keepNext/>
                  <w:snapToGrid w:val="0"/>
                  <w:spacing w:before="0" w:after="0" w:line="370" w:lineRule="exact"/>
                  <w:ind w:left="0" w:leftChars="0" w:right="0" w:rightChars="0" w:firstLine="0" w:firstLineChars="0"/>
                  <w:jc w:val="center"/>
                </w:pPr>
              </w:pPrChange>
            </w:pPr>
            <w:del w:id="3529"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531" w:author="白日梦想家" w:date="2026-10-26T15:11:03Z"/>
              </w:rPr>
              <w:pPrChange w:id="3530" w:author="白日梦想家" w:date="2026-10-26T15:11:11Z">
                <w:pPr>
                  <w:keepNext/>
                  <w:snapToGrid w:val="0"/>
                  <w:spacing w:before="0" w:after="0" w:line="370" w:lineRule="exact"/>
                  <w:ind w:left="0" w:leftChars="0" w:right="0" w:rightChars="0" w:firstLine="0" w:firstLineChars="0"/>
                  <w:jc w:val="center"/>
                </w:pPr>
              </w:pPrChange>
            </w:pPr>
            <w:del w:id="3532"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33"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535" w:author="白日梦想家" w:date="2026-10-26T15:11:03Z"/>
              </w:rPr>
              <w:pPrChange w:id="3534" w:author="白日梦想家" w:date="2026-10-26T15:11:11Z">
                <w:pPr>
                  <w:keepNext/>
                  <w:snapToGrid w:val="0"/>
                  <w:spacing w:before="0" w:after="0" w:line="370" w:lineRule="exact"/>
                  <w:ind w:left="0" w:leftChars="0" w:right="0" w:rightChars="0" w:firstLine="0" w:firstLineChars="0"/>
                  <w:jc w:val="center"/>
                </w:pPr>
              </w:pPrChange>
            </w:pPr>
            <w:del w:id="353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538" w:author="白日梦想家" w:date="2026-10-26T15:11:03Z"/>
              </w:rPr>
              <w:pPrChange w:id="3537" w:author="白日梦想家" w:date="2026-10-26T15:11:11Z">
                <w:pPr>
                  <w:keepNext/>
                  <w:snapToGrid w:val="0"/>
                  <w:spacing w:before="0" w:after="0" w:line="370" w:lineRule="exact"/>
                  <w:ind w:left="0" w:leftChars="0" w:right="0" w:rightChars="0" w:firstLine="0" w:firstLineChars="0"/>
                  <w:jc w:val="center"/>
                </w:pPr>
              </w:pPrChange>
            </w:pPr>
            <w:del w:id="353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541" w:author="白日梦想家" w:date="2026-10-26T15:11:03Z"/>
              </w:rPr>
              <w:pPrChange w:id="3540" w:author="白日梦想家" w:date="2026-10-26T15:11:11Z">
                <w:pPr>
                  <w:keepNext/>
                  <w:snapToGrid w:val="0"/>
                  <w:spacing w:before="0" w:after="0" w:line="370" w:lineRule="exact"/>
                  <w:ind w:left="0" w:leftChars="0" w:right="0" w:rightChars="0" w:firstLine="0" w:firstLineChars="0"/>
                  <w:jc w:val="center"/>
                </w:pPr>
              </w:pPrChange>
            </w:pPr>
            <w:del w:id="3542"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544" w:author="白日梦想家" w:date="2026-10-26T15:11:03Z"/>
              </w:rPr>
              <w:pPrChange w:id="3543" w:author="白日梦想家" w:date="2026-10-26T15:11:11Z">
                <w:pPr>
                  <w:keepNext/>
                  <w:snapToGrid w:val="0"/>
                  <w:spacing w:before="0" w:after="0" w:line="370" w:lineRule="exact"/>
                  <w:ind w:left="0" w:leftChars="0" w:right="0" w:rightChars="0" w:firstLine="0" w:firstLineChars="0"/>
                  <w:jc w:val="center"/>
                </w:pPr>
              </w:pPrChange>
            </w:pPr>
            <w:del w:id="354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547" w:author="白日梦想家" w:date="2026-10-26T15:11:03Z"/>
              </w:rPr>
              <w:pPrChange w:id="3546" w:author="白日梦想家" w:date="2026-10-26T15:11:11Z">
                <w:pPr>
                  <w:keepNext/>
                  <w:snapToGrid w:val="0"/>
                  <w:spacing w:before="0" w:after="0" w:line="370" w:lineRule="exact"/>
                  <w:ind w:left="0" w:leftChars="0" w:right="0" w:rightChars="0" w:firstLine="0" w:firstLineChars="0"/>
                  <w:jc w:val="center"/>
                </w:pPr>
              </w:pPrChange>
            </w:pPr>
            <w:del w:id="354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550" w:author="白日梦想家" w:date="2026-10-26T15:11:03Z"/>
              </w:rPr>
              <w:pPrChange w:id="3549" w:author="白日梦想家" w:date="2026-10-26T15:11:11Z">
                <w:pPr>
                  <w:keepNext/>
                  <w:snapToGrid w:val="0"/>
                  <w:spacing w:before="0" w:after="0" w:line="370" w:lineRule="exact"/>
                  <w:ind w:left="0" w:leftChars="0" w:right="0" w:rightChars="0" w:firstLine="0" w:firstLineChars="0"/>
                  <w:jc w:val="center"/>
                </w:pPr>
              </w:pPrChange>
            </w:pPr>
            <w:del w:id="3551"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52"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554" w:author="白日梦想家" w:date="2026-10-26T15:11:03Z"/>
              </w:rPr>
              <w:pPrChange w:id="3553" w:author="白日梦想家" w:date="2026-10-26T15:11:11Z">
                <w:pPr>
                  <w:keepNext/>
                  <w:snapToGrid w:val="0"/>
                  <w:spacing w:before="0" w:after="0" w:line="370" w:lineRule="exact"/>
                  <w:ind w:left="0" w:leftChars="0" w:right="0" w:rightChars="0" w:firstLine="0" w:firstLineChars="0"/>
                  <w:jc w:val="center"/>
                </w:pPr>
              </w:pPrChange>
            </w:pPr>
            <w:del w:id="355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557" w:author="白日梦想家" w:date="2026-10-26T15:11:03Z"/>
              </w:rPr>
              <w:pPrChange w:id="3556" w:author="白日梦想家" w:date="2026-10-26T15:11:11Z">
                <w:pPr>
                  <w:keepNext/>
                  <w:snapToGrid w:val="0"/>
                  <w:spacing w:before="0" w:after="0" w:line="370" w:lineRule="exact"/>
                  <w:ind w:left="0" w:leftChars="0" w:right="0" w:rightChars="0" w:firstLine="0" w:firstLineChars="0"/>
                  <w:jc w:val="center"/>
                </w:pPr>
              </w:pPrChange>
            </w:pPr>
            <w:del w:id="355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560" w:author="白日梦想家" w:date="2026-10-26T15:11:03Z"/>
              </w:rPr>
              <w:pPrChange w:id="3559" w:author="白日梦想家" w:date="2026-10-26T15:11:11Z">
                <w:pPr>
                  <w:keepNext/>
                  <w:snapToGrid w:val="0"/>
                  <w:spacing w:before="0" w:after="0" w:line="370" w:lineRule="exact"/>
                  <w:ind w:left="0" w:leftChars="0" w:right="0" w:rightChars="0" w:firstLine="0" w:firstLineChars="0"/>
                  <w:jc w:val="center"/>
                </w:pPr>
              </w:pPrChange>
            </w:pPr>
            <w:del w:id="3561"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563" w:author="白日梦想家" w:date="2026-10-26T15:11:03Z"/>
              </w:rPr>
              <w:pPrChange w:id="3562" w:author="白日梦想家" w:date="2026-10-26T15:11:11Z">
                <w:pPr>
                  <w:keepNext/>
                  <w:snapToGrid w:val="0"/>
                  <w:spacing w:before="0" w:after="0" w:line="370" w:lineRule="exact"/>
                  <w:ind w:left="0" w:leftChars="0" w:right="0" w:rightChars="0" w:firstLine="0" w:firstLineChars="0"/>
                  <w:jc w:val="center"/>
                </w:pPr>
              </w:pPrChange>
            </w:pPr>
            <w:del w:id="356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566" w:author="白日梦想家" w:date="2026-10-26T15:11:03Z"/>
              </w:rPr>
              <w:pPrChange w:id="3565" w:author="白日梦想家" w:date="2026-10-26T15:11:11Z">
                <w:pPr>
                  <w:keepNext/>
                  <w:snapToGrid w:val="0"/>
                  <w:spacing w:before="0" w:after="0" w:line="370" w:lineRule="exact"/>
                  <w:ind w:left="0" w:leftChars="0" w:right="0" w:rightChars="0" w:firstLine="0" w:firstLineChars="0"/>
                  <w:jc w:val="center"/>
                </w:pPr>
              </w:pPrChange>
            </w:pPr>
            <w:del w:id="356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569" w:author="白日梦想家" w:date="2026-10-26T15:11:03Z"/>
              </w:rPr>
              <w:pPrChange w:id="3568" w:author="白日梦想家" w:date="2026-10-26T15:11:11Z">
                <w:pPr>
                  <w:keepNext/>
                  <w:snapToGrid w:val="0"/>
                  <w:spacing w:before="0" w:after="0" w:line="370" w:lineRule="exact"/>
                  <w:ind w:left="0" w:leftChars="0" w:right="0" w:rightChars="0" w:firstLine="0" w:firstLineChars="0"/>
                  <w:jc w:val="center"/>
                </w:pPr>
              </w:pPrChange>
            </w:pPr>
            <w:del w:id="3570"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71"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573" w:author="白日梦想家" w:date="2026-10-26T15:11:03Z"/>
              </w:rPr>
              <w:pPrChange w:id="3572" w:author="白日梦想家" w:date="2026-10-26T15:11:11Z">
                <w:pPr>
                  <w:keepNext/>
                  <w:snapToGrid w:val="0"/>
                  <w:spacing w:before="0" w:after="0" w:line="370" w:lineRule="exact"/>
                  <w:ind w:left="0" w:leftChars="0" w:right="0" w:rightChars="0" w:firstLine="0" w:firstLineChars="0"/>
                  <w:jc w:val="center"/>
                </w:pPr>
              </w:pPrChange>
            </w:pPr>
            <w:del w:id="357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576" w:author="白日梦想家" w:date="2026-10-26T15:11:03Z"/>
              </w:rPr>
              <w:pPrChange w:id="3575" w:author="白日梦想家" w:date="2026-10-26T15:11:11Z">
                <w:pPr>
                  <w:keepNext/>
                  <w:snapToGrid w:val="0"/>
                  <w:spacing w:before="0" w:after="0" w:line="370" w:lineRule="exact"/>
                  <w:ind w:left="0" w:leftChars="0" w:right="0" w:rightChars="0" w:firstLine="0" w:firstLineChars="0"/>
                  <w:jc w:val="center"/>
                </w:pPr>
              </w:pPrChange>
            </w:pPr>
            <w:del w:id="357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579" w:author="白日梦想家" w:date="2026-10-26T15:11:03Z"/>
              </w:rPr>
              <w:pPrChange w:id="3578" w:author="白日梦想家" w:date="2026-10-26T15:11:11Z">
                <w:pPr>
                  <w:keepNext/>
                  <w:snapToGrid w:val="0"/>
                  <w:spacing w:before="0" w:after="0" w:line="370" w:lineRule="exact"/>
                  <w:ind w:left="0" w:leftChars="0" w:right="0" w:rightChars="0" w:firstLine="0" w:firstLineChars="0"/>
                  <w:jc w:val="center"/>
                </w:pPr>
              </w:pPrChange>
            </w:pPr>
            <w:del w:id="358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582" w:author="白日梦想家" w:date="2026-10-26T15:11:03Z"/>
              </w:rPr>
              <w:pPrChange w:id="3581" w:author="白日梦想家" w:date="2026-10-26T15:11:11Z">
                <w:pPr>
                  <w:keepNext/>
                  <w:snapToGrid w:val="0"/>
                  <w:spacing w:before="0" w:after="0" w:line="370" w:lineRule="exact"/>
                  <w:ind w:left="0" w:leftChars="0" w:right="0" w:rightChars="0" w:firstLine="0" w:firstLineChars="0"/>
                  <w:jc w:val="center"/>
                </w:pPr>
              </w:pPrChange>
            </w:pPr>
            <w:del w:id="3583"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585" w:author="白日梦想家" w:date="2026-10-26T15:11:03Z"/>
              </w:rPr>
              <w:pPrChange w:id="3584" w:author="白日梦想家" w:date="2026-10-26T15:11:11Z">
                <w:pPr>
                  <w:keepNext/>
                  <w:snapToGrid w:val="0"/>
                  <w:spacing w:before="0" w:after="0" w:line="370" w:lineRule="exact"/>
                  <w:ind w:left="0" w:leftChars="0" w:right="0" w:rightChars="0" w:firstLine="0" w:firstLineChars="0"/>
                  <w:jc w:val="center"/>
                </w:pPr>
              </w:pPrChange>
            </w:pPr>
            <w:del w:id="358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588" w:author="白日梦想家" w:date="2026-10-26T15:11:03Z"/>
              </w:rPr>
              <w:pPrChange w:id="3587" w:author="白日梦想家" w:date="2026-10-26T15:11:11Z">
                <w:pPr>
                  <w:keepNext/>
                  <w:snapToGrid w:val="0"/>
                  <w:spacing w:before="0" w:after="0" w:line="370" w:lineRule="exact"/>
                  <w:ind w:left="0" w:leftChars="0" w:right="0" w:rightChars="0" w:firstLine="0" w:firstLineChars="0"/>
                  <w:jc w:val="center"/>
                </w:pPr>
              </w:pPrChange>
            </w:pPr>
            <w:del w:id="3589"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90"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592" w:author="白日梦想家" w:date="2026-10-26T15:11:03Z"/>
              </w:rPr>
              <w:pPrChange w:id="3591" w:author="白日梦想家" w:date="2026-10-26T15:11:11Z">
                <w:pPr>
                  <w:keepNext/>
                  <w:snapToGrid w:val="0"/>
                  <w:spacing w:before="0" w:after="0" w:line="370" w:lineRule="exact"/>
                  <w:ind w:left="0" w:leftChars="0" w:right="0" w:rightChars="0" w:firstLine="0" w:firstLineChars="0"/>
                  <w:jc w:val="center"/>
                </w:pPr>
              </w:pPrChange>
            </w:pPr>
            <w:del w:id="359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595" w:author="白日梦想家" w:date="2026-10-26T15:11:03Z"/>
              </w:rPr>
              <w:pPrChange w:id="3594" w:author="白日梦想家" w:date="2026-10-26T15:11:11Z">
                <w:pPr>
                  <w:keepNext/>
                  <w:snapToGrid w:val="0"/>
                  <w:spacing w:before="0" w:after="0" w:line="370" w:lineRule="exact"/>
                  <w:ind w:left="0" w:leftChars="0" w:right="0" w:rightChars="0" w:firstLine="0" w:firstLineChars="0"/>
                  <w:jc w:val="center"/>
                </w:pPr>
              </w:pPrChange>
            </w:pPr>
            <w:del w:id="359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598" w:author="白日梦想家" w:date="2026-10-26T15:11:03Z"/>
              </w:rPr>
              <w:pPrChange w:id="3597" w:author="白日梦想家" w:date="2026-10-26T15:11:11Z">
                <w:pPr>
                  <w:keepNext/>
                  <w:snapToGrid w:val="0"/>
                  <w:spacing w:before="0" w:after="0" w:line="370" w:lineRule="exact"/>
                  <w:ind w:left="0" w:leftChars="0" w:right="0" w:rightChars="0" w:firstLine="0" w:firstLineChars="0"/>
                  <w:jc w:val="center"/>
                </w:pPr>
              </w:pPrChange>
            </w:pPr>
            <w:del w:id="3599"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601" w:author="白日梦想家" w:date="2026-10-26T15:11:03Z"/>
              </w:rPr>
              <w:pPrChange w:id="3600" w:author="白日梦想家" w:date="2026-10-26T15:11:11Z">
                <w:pPr>
                  <w:keepNext/>
                  <w:snapToGrid w:val="0"/>
                  <w:spacing w:before="0" w:after="0" w:line="370" w:lineRule="exact"/>
                  <w:ind w:left="0" w:leftChars="0" w:right="0" w:rightChars="0" w:firstLine="0" w:firstLineChars="0"/>
                  <w:jc w:val="center"/>
                </w:pPr>
              </w:pPrChange>
            </w:pPr>
            <w:del w:id="360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604" w:author="白日梦想家" w:date="2026-10-26T15:11:03Z"/>
              </w:rPr>
              <w:pPrChange w:id="3603" w:author="白日梦想家" w:date="2026-10-26T15:11:11Z">
                <w:pPr>
                  <w:keepNext/>
                  <w:snapToGrid w:val="0"/>
                  <w:spacing w:before="0" w:after="0" w:line="370" w:lineRule="exact"/>
                  <w:ind w:left="0" w:leftChars="0" w:right="0" w:rightChars="0" w:firstLine="0" w:firstLineChars="0"/>
                  <w:jc w:val="center"/>
                </w:pPr>
              </w:pPrChange>
            </w:pPr>
            <w:del w:id="360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607" w:author="白日梦想家" w:date="2026-10-26T15:11:03Z"/>
              </w:rPr>
              <w:pPrChange w:id="3606" w:author="白日梦想家" w:date="2026-10-26T15:11:11Z">
                <w:pPr>
                  <w:keepNext/>
                  <w:snapToGrid w:val="0"/>
                  <w:spacing w:before="0" w:after="0" w:line="370" w:lineRule="exact"/>
                  <w:ind w:left="0" w:leftChars="0" w:right="0" w:rightChars="0" w:firstLine="0" w:firstLineChars="0"/>
                  <w:jc w:val="center"/>
                </w:pPr>
              </w:pPrChange>
            </w:pPr>
            <w:del w:id="3608"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09"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611" w:author="白日梦想家" w:date="2026-10-26T15:11:03Z"/>
              </w:rPr>
              <w:pPrChange w:id="3610" w:author="白日梦想家" w:date="2026-10-26T15:11:11Z">
                <w:pPr>
                  <w:keepNext/>
                  <w:snapToGrid w:val="0"/>
                  <w:spacing w:before="0" w:after="0" w:line="370" w:lineRule="exact"/>
                  <w:ind w:left="0" w:leftChars="0" w:right="0" w:rightChars="0" w:firstLine="0" w:firstLineChars="0"/>
                  <w:jc w:val="center"/>
                </w:pPr>
              </w:pPrChange>
            </w:pPr>
            <w:del w:id="361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614" w:author="白日梦想家" w:date="2026-10-26T15:11:03Z"/>
              </w:rPr>
              <w:pPrChange w:id="3613" w:author="白日梦想家" w:date="2026-10-26T15:11:11Z">
                <w:pPr>
                  <w:keepNext/>
                  <w:snapToGrid w:val="0"/>
                  <w:spacing w:before="0" w:after="0" w:line="370" w:lineRule="exact"/>
                  <w:ind w:left="0" w:leftChars="0" w:right="0" w:rightChars="0" w:firstLine="0" w:firstLineChars="0"/>
                  <w:jc w:val="center"/>
                </w:pPr>
              </w:pPrChange>
            </w:pPr>
            <w:del w:id="361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617" w:author="白日梦想家" w:date="2026-10-26T15:11:03Z"/>
              </w:rPr>
              <w:pPrChange w:id="3616" w:author="白日梦想家" w:date="2026-10-26T15:11:11Z">
                <w:pPr>
                  <w:keepNext/>
                  <w:snapToGrid w:val="0"/>
                  <w:spacing w:before="0" w:after="0" w:line="370" w:lineRule="exact"/>
                  <w:ind w:left="0" w:leftChars="0" w:right="0" w:rightChars="0" w:firstLine="0" w:firstLineChars="0"/>
                  <w:jc w:val="center"/>
                </w:pPr>
              </w:pPrChange>
            </w:pPr>
            <w:del w:id="3618"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620" w:author="白日梦想家" w:date="2026-10-26T15:11:03Z"/>
              </w:rPr>
              <w:pPrChange w:id="3619" w:author="白日梦想家" w:date="2026-10-26T15:11:11Z">
                <w:pPr>
                  <w:keepNext/>
                  <w:snapToGrid w:val="0"/>
                  <w:spacing w:before="0" w:after="0" w:line="370" w:lineRule="exact"/>
                  <w:ind w:left="0" w:leftChars="0" w:right="0" w:rightChars="0" w:firstLine="0" w:firstLineChars="0"/>
                  <w:jc w:val="center"/>
                </w:pPr>
              </w:pPrChange>
            </w:pPr>
            <w:del w:id="362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623" w:author="白日梦想家" w:date="2026-10-26T15:11:03Z"/>
              </w:rPr>
              <w:pPrChange w:id="3622" w:author="白日梦想家" w:date="2026-10-26T15:11:11Z">
                <w:pPr>
                  <w:keepNext/>
                  <w:snapToGrid w:val="0"/>
                  <w:spacing w:before="0" w:after="0" w:line="370" w:lineRule="exact"/>
                  <w:ind w:left="0" w:leftChars="0" w:right="0" w:rightChars="0" w:firstLine="0" w:firstLineChars="0"/>
                  <w:jc w:val="center"/>
                </w:pPr>
              </w:pPrChange>
            </w:pPr>
            <w:del w:id="362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626" w:author="白日梦想家" w:date="2026-10-26T15:11:03Z"/>
              </w:rPr>
              <w:pPrChange w:id="3625" w:author="白日梦想家" w:date="2026-10-26T15:11:11Z">
                <w:pPr>
                  <w:keepNext/>
                  <w:snapToGrid w:val="0"/>
                  <w:spacing w:before="0" w:after="0" w:line="370" w:lineRule="exact"/>
                  <w:ind w:left="0" w:leftChars="0" w:right="0" w:rightChars="0" w:firstLine="0" w:firstLineChars="0"/>
                  <w:jc w:val="center"/>
                </w:pPr>
              </w:pPrChange>
            </w:pPr>
            <w:del w:id="3627"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28"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630" w:author="白日梦想家" w:date="2026-10-26T15:11:03Z"/>
              </w:rPr>
              <w:pPrChange w:id="3629" w:author="白日梦想家" w:date="2026-10-26T15:11:11Z">
                <w:pPr>
                  <w:keepNext/>
                  <w:snapToGrid w:val="0"/>
                  <w:spacing w:before="0" w:after="0" w:line="370" w:lineRule="exact"/>
                  <w:ind w:left="0" w:leftChars="0" w:right="0" w:rightChars="0" w:firstLine="0" w:firstLineChars="0"/>
                  <w:jc w:val="center"/>
                </w:pPr>
              </w:pPrChange>
            </w:pPr>
            <w:del w:id="363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633" w:author="白日梦想家" w:date="2026-10-26T15:11:03Z"/>
              </w:rPr>
              <w:pPrChange w:id="3632" w:author="白日梦想家" w:date="2026-10-26T15:11:11Z">
                <w:pPr>
                  <w:keepNext/>
                  <w:snapToGrid w:val="0"/>
                  <w:spacing w:before="0" w:after="0" w:line="370" w:lineRule="exact"/>
                  <w:ind w:left="0" w:leftChars="0" w:right="0" w:rightChars="0" w:firstLine="0" w:firstLineChars="0"/>
                  <w:jc w:val="center"/>
                </w:pPr>
              </w:pPrChange>
            </w:pPr>
            <w:del w:id="363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636" w:author="白日梦想家" w:date="2026-10-26T15:11:03Z"/>
              </w:rPr>
              <w:pPrChange w:id="3635" w:author="白日梦想家" w:date="2026-10-26T15:11:11Z">
                <w:pPr>
                  <w:keepNext/>
                  <w:snapToGrid w:val="0"/>
                  <w:spacing w:before="0" w:after="0" w:line="370" w:lineRule="exact"/>
                  <w:ind w:left="0" w:leftChars="0" w:right="0" w:rightChars="0" w:firstLine="0" w:firstLineChars="0"/>
                  <w:jc w:val="center"/>
                </w:pPr>
              </w:pPrChange>
            </w:pPr>
            <w:del w:id="3637"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639" w:author="白日梦想家" w:date="2026-10-26T15:11:03Z"/>
              </w:rPr>
              <w:pPrChange w:id="3638" w:author="白日梦想家" w:date="2026-10-26T15:11:11Z">
                <w:pPr>
                  <w:keepNext/>
                  <w:snapToGrid w:val="0"/>
                  <w:spacing w:before="0" w:after="0" w:line="370" w:lineRule="exact"/>
                  <w:ind w:left="0" w:leftChars="0" w:right="0" w:rightChars="0" w:firstLine="0" w:firstLineChars="0"/>
                  <w:jc w:val="center"/>
                </w:pPr>
              </w:pPrChange>
            </w:pPr>
            <w:del w:id="3640"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642" w:author="白日梦想家" w:date="2026-10-26T15:11:03Z"/>
              </w:rPr>
              <w:pPrChange w:id="3641" w:author="白日梦想家" w:date="2026-10-26T15:11:11Z">
                <w:pPr>
                  <w:keepNext/>
                  <w:snapToGrid w:val="0"/>
                  <w:spacing w:before="0" w:after="0" w:line="370" w:lineRule="exact"/>
                  <w:ind w:left="0" w:leftChars="0" w:right="0" w:rightChars="0" w:firstLine="0" w:firstLineChars="0"/>
                  <w:jc w:val="center"/>
                </w:pPr>
              </w:pPrChange>
            </w:pPr>
            <w:del w:id="3643"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645" w:author="白日梦想家" w:date="2026-10-26T15:11:03Z"/>
              </w:rPr>
              <w:pPrChange w:id="3644" w:author="白日梦想家" w:date="2026-10-26T15:11:11Z">
                <w:pPr>
                  <w:keepNext/>
                  <w:snapToGrid w:val="0"/>
                  <w:spacing w:before="0" w:after="0" w:line="370" w:lineRule="exact"/>
                  <w:ind w:left="0" w:leftChars="0" w:right="0" w:rightChars="0" w:firstLine="0" w:firstLineChars="0"/>
                  <w:jc w:val="center"/>
                </w:pPr>
              </w:pPrChange>
            </w:pPr>
            <w:del w:id="3646"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47"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649" w:author="白日梦想家" w:date="2026-10-26T15:11:03Z"/>
              </w:rPr>
              <w:pPrChange w:id="3648" w:author="白日梦想家" w:date="2026-10-26T15:11:11Z">
                <w:pPr>
                  <w:keepNext/>
                  <w:snapToGrid w:val="0"/>
                  <w:spacing w:before="0" w:after="0" w:line="370" w:lineRule="exact"/>
                  <w:ind w:left="0" w:leftChars="0" w:right="0" w:rightChars="0" w:firstLine="0" w:firstLineChars="0"/>
                  <w:jc w:val="center"/>
                </w:pPr>
              </w:pPrChange>
            </w:pPr>
            <w:del w:id="365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652" w:author="白日梦想家" w:date="2026-10-26T15:11:03Z"/>
              </w:rPr>
              <w:pPrChange w:id="3651" w:author="白日梦想家" w:date="2026-10-26T15:11:11Z">
                <w:pPr>
                  <w:keepNext/>
                  <w:snapToGrid w:val="0"/>
                  <w:spacing w:before="0" w:after="0" w:line="370" w:lineRule="exact"/>
                  <w:ind w:left="0" w:leftChars="0" w:right="0" w:rightChars="0" w:firstLine="0" w:firstLineChars="0"/>
                  <w:jc w:val="center"/>
                </w:pPr>
              </w:pPrChange>
            </w:pPr>
            <w:del w:id="365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655" w:author="白日梦想家" w:date="2026-10-26T15:11:03Z"/>
              </w:rPr>
              <w:pPrChange w:id="3654" w:author="白日梦想家" w:date="2026-10-26T15:11:11Z">
                <w:pPr>
                  <w:keepNext/>
                  <w:snapToGrid w:val="0"/>
                  <w:spacing w:before="0" w:after="0" w:line="370" w:lineRule="exact"/>
                  <w:ind w:left="0" w:leftChars="0" w:right="0" w:rightChars="0" w:firstLine="0" w:firstLineChars="0"/>
                  <w:jc w:val="center"/>
                </w:pPr>
              </w:pPrChange>
            </w:pPr>
            <w:del w:id="3656"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658" w:author="白日梦想家" w:date="2026-10-26T15:11:03Z"/>
              </w:rPr>
              <w:pPrChange w:id="3657" w:author="白日梦想家" w:date="2026-10-26T15:11:11Z">
                <w:pPr>
                  <w:keepNext/>
                  <w:snapToGrid w:val="0"/>
                  <w:spacing w:before="0" w:after="0" w:line="370" w:lineRule="exact"/>
                  <w:ind w:left="0" w:leftChars="0" w:right="0" w:rightChars="0" w:firstLine="0" w:firstLineChars="0"/>
                  <w:jc w:val="center"/>
                </w:pPr>
              </w:pPrChange>
            </w:pPr>
            <w:del w:id="3659"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661" w:author="白日梦想家" w:date="2026-10-26T15:11:03Z"/>
              </w:rPr>
              <w:pPrChange w:id="3660" w:author="白日梦想家" w:date="2026-10-26T15:11:11Z">
                <w:pPr>
                  <w:keepNext/>
                  <w:snapToGrid w:val="0"/>
                  <w:spacing w:before="0" w:after="0" w:line="370" w:lineRule="exact"/>
                  <w:ind w:left="0" w:leftChars="0" w:right="0" w:rightChars="0" w:firstLine="0" w:firstLineChars="0"/>
                  <w:jc w:val="center"/>
                </w:pPr>
              </w:pPrChange>
            </w:pPr>
            <w:del w:id="3662"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664" w:author="白日梦想家" w:date="2026-10-26T15:11:03Z"/>
              </w:rPr>
              <w:pPrChange w:id="3663" w:author="白日梦想家" w:date="2026-10-26T15:11:11Z">
                <w:pPr>
                  <w:keepNext/>
                  <w:snapToGrid w:val="0"/>
                  <w:spacing w:before="0" w:after="0" w:line="370" w:lineRule="exact"/>
                  <w:ind w:left="0" w:leftChars="0" w:right="0" w:rightChars="0" w:firstLine="0" w:firstLineChars="0"/>
                  <w:jc w:val="center"/>
                </w:pPr>
              </w:pPrChange>
            </w:pPr>
            <w:del w:id="3665"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66"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668" w:author="白日梦想家" w:date="2026-10-26T15:11:03Z"/>
              </w:rPr>
              <w:pPrChange w:id="3667" w:author="白日梦想家" w:date="2026-10-26T15:11:11Z">
                <w:pPr>
                  <w:keepNext/>
                  <w:snapToGrid w:val="0"/>
                  <w:spacing w:before="0" w:after="0" w:line="370" w:lineRule="exact"/>
                  <w:ind w:left="0" w:leftChars="0" w:right="0" w:rightChars="0" w:firstLine="0" w:firstLineChars="0"/>
                  <w:jc w:val="center"/>
                </w:pPr>
              </w:pPrChange>
            </w:pPr>
            <w:del w:id="366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671" w:author="白日梦想家" w:date="2026-10-26T15:11:03Z"/>
              </w:rPr>
              <w:pPrChange w:id="3670" w:author="白日梦想家" w:date="2026-10-26T15:11:11Z">
                <w:pPr>
                  <w:keepNext/>
                  <w:snapToGrid w:val="0"/>
                  <w:spacing w:before="0" w:after="0" w:line="370" w:lineRule="exact"/>
                  <w:ind w:left="0" w:leftChars="0" w:right="0" w:rightChars="0" w:firstLine="0" w:firstLineChars="0"/>
                  <w:jc w:val="center"/>
                </w:pPr>
              </w:pPrChange>
            </w:pPr>
            <w:del w:id="367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674" w:author="白日梦想家" w:date="2026-10-26T15:11:03Z"/>
              </w:rPr>
              <w:pPrChange w:id="3673" w:author="白日梦想家" w:date="2026-10-26T15:11:11Z">
                <w:pPr>
                  <w:keepNext/>
                  <w:snapToGrid w:val="0"/>
                  <w:spacing w:before="0" w:after="0" w:line="370" w:lineRule="exact"/>
                  <w:ind w:left="0" w:leftChars="0" w:right="0" w:rightChars="0" w:firstLine="0" w:firstLineChars="0"/>
                  <w:jc w:val="center"/>
                </w:pPr>
              </w:pPrChange>
            </w:pPr>
            <w:del w:id="367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677" w:author="白日梦想家" w:date="2026-10-26T15:11:03Z"/>
              </w:rPr>
              <w:pPrChange w:id="3676" w:author="白日梦想家" w:date="2026-10-26T15:11:11Z">
                <w:pPr>
                  <w:keepNext/>
                  <w:snapToGrid w:val="0"/>
                  <w:spacing w:before="0" w:after="0" w:line="370" w:lineRule="exact"/>
                  <w:ind w:left="0" w:leftChars="0" w:right="0" w:rightChars="0" w:firstLine="0" w:firstLineChars="0"/>
                  <w:jc w:val="center"/>
                </w:pPr>
              </w:pPrChange>
            </w:pPr>
            <w:del w:id="3678"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680" w:author="白日梦想家" w:date="2026-10-26T15:11:03Z"/>
              </w:rPr>
              <w:pPrChange w:id="3679" w:author="白日梦想家" w:date="2026-10-26T15:11:11Z">
                <w:pPr>
                  <w:keepNext/>
                  <w:snapToGrid w:val="0"/>
                  <w:spacing w:before="0" w:after="0" w:line="370" w:lineRule="exact"/>
                  <w:ind w:left="0" w:leftChars="0" w:right="0" w:rightChars="0" w:firstLine="0" w:firstLineChars="0"/>
                  <w:jc w:val="center"/>
                </w:pPr>
              </w:pPrChange>
            </w:pPr>
            <w:del w:id="3681"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683" w:author="白日梦想家" w:date="2026-10-26T15:11:03Z"/>
              </w:rPr>
              <w:pPrChange w:id="3682" w:author="白日梦想家" w:date="2026-10-26T15:11:11Z">
                <w:pPr>
                  <w:keepNext/>
                  <w:snapToGrid w:val="0"/>
                  <w:spacing w:before="0" w:after="0" w:line="370" w:lineRule="exact"/>
                  <w:ind w:left="0" w:leftChars="0" w:right="0" w:rightChars="0" w:firstLine="0" w:firstLineChars="0"/>
                  <w:jc w:val="center"/>
                </w:pPr>
              </w:pPrChange>
            </w:pPr>
            <w:del w:id="3684"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85"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687" w:author="白日梦想家" w:date="2026-10-26T15:11:03Z"/>
              </w:rPr>
              <w:pPrChange w:id="3686" w:author="白日梦想家" w:date="2026-10-26T15:11:11Z">
                <w:pPr>
                  <w:keepNext/>
                  <w:snapToGrid w:val="0"/>
                  <w:spacing w:before="0" w:after="0" w:line="370" w:lineRule="exact"/>
                  <w:ind w:left="0" w:leftChars="0" w:right="0" w:rightChars="0" w:firstLine="0" w:firstLineChars="0"/>
                  <w:jc w:val="center"/>
                </w:pPr>
              </w:pPrChange>
            </w:pPr>
            <w:del w:id="368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690" w:author="白日梦想家" w:date="2026-10-26T15:11:03Z"/>
              </w:rPr>
              <w:pPrChange w:id="3689" w:author="白日梦想家" w:date="2026-10-26T15:11:11Z">
                <w:pPr>
                  <w:keepNext/>
                  <w:snapToGrid w:val="0"/>
                  <w:spacing w:before="0" w:after="0" w:line="370" w:lineRule="exact"/>
                  <w:ind w:left="0" w:leftChars="0" w:right="0" w:rightChars="0" w:firstLine="0" w:firstLineChars="0"/>
                  <w:jc w:val="center"/>
                </w:pPr>
              </w:pPrChange>
            </w:pPr>
            <w:del w:id="369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693" w:author="白日梦想家" w:date="2026-10-26T15:11:03Z"/>
              </w:rPr>
              <w:pPrChange w:id="3692" w:author="白日梦想家" w:date="2026-10-26T15:11:11Z">
                <w:pPr>
                  <w:keepNext/>
                  <w:snapToGrid w:val="0"/>
                  <w:spacing w:before="0" w:after="0" w:line="370" w:lineRule="exact"/>
                  <w:ind w:left="0" w:leftChars="0" w:right="0" w:rightChars="0" w:firstLine="0" w:firstLineChars="0"/>
                  <w:jc w:val="center"/>
                </w:pPr>
              </w:pPrChange>
            </w:pPr>
            <w:del w:id="3694"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696" w:author="白日梦想家" w:date="2026-10-26T15:11:03Z"/>
              </w:rPr>
              <w:pPrChange w:id="3695" w:author="白日梦想家" w:date="2026-10-26T15:11:11Z">
                <w:pPr>
                  <w:keepNext/>
                  <w:snapToGrid w:val="0"/>
                  <w:spacing w:before="0" w:after="0" w:line="370" w:lineRule="exact"/>
                  <w:ind w:left="0" w:leftChars="0" w:right="0" w:rightChars="0" w:firstLine="0" w:firstLineChars="0"/>
                  <w:jc w:val="center"/>
                </w:pPr>
              </w:pPrChange>
            </w:pPr>
            <w:del w:id="3697"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699" w:author="白日梦想家" w:date="2026-10-26T15:11:03Z"/>
              </w:rPr>
              <w:pPrChange w:id="3698" w:author="白日梦想家" w:date="2026-10-26T15:11:11Z">
                <w:pPr>
                  <w:keepNext/>
                  <w:snapToGrid w:val="0"/>
                  <w:spacing w:before="0" w:after="0" w:line="370" w:lineRule="exact"/>
                  <w:ind w:left="0" w:leftChars="0" w:right="0" w:rightChars="0" w:firstLine="0" w:firstLineChars="0"/>
                  <w:jc w:val="center"/>
                </w:pPr>
              </w:pPrChange>
            </w:pPr>
            <w:del w:id="3700"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keepNext/>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04"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706" w:author="白日梦想家" w:date="2026-10-26T15:11:03Z"/>
              </w:rPr>
              <w:pPrChange w:id="3705" w:author="白日梦想家" w:date="2026-10-26T15:11:11Z">
                <w:pPr>
                  <w:keepNext/>
                  <w:snapToGrid w:val="0"/>
                  <w:spacing w:before="0" w:after="0" w:line="370" w:lineRule="exact"/>
                  <w:ind w:left="0" w:leftChars="0" w:right="0" w:rightChars="0" w:firstLine="0" w:firstLineChars="0"/>
                  <w:jc w:val="center"/>
                </w:pPr>
              </w:pPrChange>
            </w:pPr>
            <w:del w:id="370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709" w:author="白日梦想家" w:date="2026-10-26T15:11:03Z"/>
              </w:rPr>
              <w:pPrChange w:id="3708" w:author="白日梦想家" w:date="2026-10-26T15:11:11Z">
                <w:pPr>
                  <w:keepNext/>
                  <w:snapToGrid w:val="0"/>
                  <w:spacing w:before="0" w:after="0" w:line="370" w:lineRule="exact"/>
                  <w:ind w:left="0" w:leftChars="0" w:right="0" w:rightChars="0" w:firstLine="0" w:firstLineChars="0"/>
                  <w:jc w:val="center"/>
                </w:pPr>
              </w:pPrChange>
            </w:pPr>
            <w:del w:id="371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712" w:author="白日梦想家" w:date="2026-10-26T15:11:03Z"/>
              </w:rPr>
              <w:pPrChange w:id="3711" w:author="白日梦想家" w:date="2026-10-26T15:11:11Z">
                <w:pPr>
                  <w:keepNext/>
                  <w:snapToGrid w:val="0"/>
                  <w:spacing w:before="0" w:after="0" w:line="370" w:lineRule="exact"/>
                  <w:ind w:left="0" w:leftChars="0" w:right="0" w:rightChars="0" w:firstLine="0" w:firstLineChars="0"/>
                  <w:jc w:val="center"/>
                </w:pPr>
              </w:pPrChange>
            </w:pPr>
            <w:del w:id="3713"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715" w:author="白日梦想家" w:date="2026-10-26T15:11:03Z"/>
              </w:rPr>
              <w:pPrChange w:id="3714" w:author="白日梦想家" w:date="2026-10-26T15:11:11Z">
                <w:pPr>
                  <w:keepNext/>
                  <w:snapToGrid w:val="0"/>
                  <w:spacing w:before="0" w:after="0" w:line="370" w:lineRule="exact"/>
                  <w:ind w:left="0" w:leftChars="0" w:right="0" w:rightChars="0" w:firstLine="0" w:firstLineChars="0"/>
                  <w:jc w:val="center"/>
                </w:pPr>
              </w:pPrChange>
            </w:pPr>
            <w:del w:id="3716"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718" w:author="白日梦想家" w:date="2026-10-26T15:11:03Z"/>
              </w:rPr>
              <w:pPrChange w:id="3717" w:author="白日梦想家" w:date="2026-10-26T15:11:11Z">
                <w:pPr>
                  <w:keepNext/>
                  <w:snapToGrid w:val="0"/>
                  <w:spacing w:before="0" w:after="0" w:line="370" w:lineRule="exact"/>
                  <w:ind w:left="0" w:leftChars="0" w:right="0" w:rightChars="0" w:firstLine="0" w:firstLineChars="0"/>
                  <w:jc w:val="center"/>
                </w:pPr>
              </w:pPrChange>
            </w:pPr>
            <w:del w:id="3719"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721" w:author="白日梦想家" w:date="2026-10-26T15:11:03Z"/>
              </w:rPr>
              <w:pPrChange w:id="3720" w:author="白日梦想家" w:date="2026-10-26T15:11:11Z">
                <w:pPr>
                  <w:keepNext/>
                  <w:snapToGrid w:val="0"/>
                  <w:spacing w:before="0" w:after="0" w:line="370" w:lineRule="exact"/>
                  <w:ind w:left="0" w:leftChars="0" w:right="0" w:rightChars="0" w:firstLine="0" w:firstLineChars="0"/>
                  <w:jc w:val="center"/>
                </w:pPr>
              </w:pPrChange>
            </w:pPr>
            <w:del w:id="3722"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23"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725" w:author="白日梦想家" w:date="2026-10-26T15:11:03Z"/>
              </w:rPr>
              <w:pPrChange w:id="3724" w:author="白日梦想家" w:date="2026-10-26T15:11:11Z">
                <w:pPr>
                  <w:snapToGrid w:val="0"/>
                  <w:spacing w:before="0" w:after="0" w:line="370" w:lineRule="exact"/>
                  <w:ind w:left="0" w:leftChars="0" w:right="0" w:rightChars="0" w:firstLine="0" w:firstLineChars="0"/>
                  <w:jc w:val="center"/>
                </w:pPr>
              </w:pPrChange>
            </w:pPr>
            <w:del w:id="372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728" w:author="白日梦想家" w:date="2026-10-26T15:11:03Z"/>
              </w:rPr>
              <w:pPrChange w:id="3727" w:author="白日梦想家" w:date="2026-10-26T15:11:11Z">
                <w:pPr>
                  <w:snapToGrid w:val="0"/>
                  <w:spacing w:before="0" w:after="0" w:line="370" w:lineRule="exact"/>
                  <w:ind w:left="0" w:leftChars="0" w:right="0" w:rightChars="0" w:firstLine="0" w:firstLineChars="0"/>
                  <w:jc w:val="center"/>
                </w:pPr>
              </w:pPrChange>
            </w:pPr>
            <w:del w:id="372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731" w:author="白日梦想家" w:date="2026-10-26T15:11:03Z"/>
              </w:rPr>
              <w:pPrChange w:id="3730" w:author="白日梦想家" w:date="2026-10-26T15:11:11Z">
                <w:pPr>
                  <w:snapToGrid w:val="0"/>
                  <w:spacing w:before="0" w:after="0" w:line="370" w:lineRule="exact"/>
                  <w:ind w:left="0" w:leftChars="0" w:right="0" w:rightChars="0" w:firstLine="0" w:firstLineChars="0"/>
                  <w:jc w:val="center"/>
                </w:pPr>
              </w:pPrChange>
            </w:pPr>
            <w:del w:id="3732"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734" w:author="白日梦想家" w:date="2026-10-26T15:11:03Z"/>
              </w:rPr>
              <w:pPrChange w:id="3733" w:author="白日梦想家" w:date="2026-10-26T15:11:11Z">
                <w:pPr>
                  <w:snapToGrid w:val="0"/>
                  <w:spacing w:before="0" w:after="0" w:line="370" w:lineRule="exact"/>
                  <w:ind w:left="0" w:leftChars="0" w:right="0" w:rightChars="0" w:firstLine="0" w:firstLineChars="0"/>
                  <w:jc w:val="center"/>
                </w:pPr>
              </w:pPrChange>
            </w:pPr>
            <w:del w:id="3735"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737" w:author="白日梦想家" w:date="2026-10-26T15:11:03Z"/>
              </w:rPr>
              <w:pPrChange w:id="3736" w:author="白日梦想家" w:date="2026-10-26T15:11:11Z">
                <w:pPr>
                  <w:snapToGrid w:val="0"/>
                  <w:spacing w:before="0" w:after="0" w:line="370" w:lineRule="exact"/>
                  <w:ind w:left="0" w:leftChars="0" w:right="0" w:rightChars="0" w:firstLine="0" w:firstLineChars="0"/>
                  <w:jc w:val="center"/>
                </w:pPr>
              </w:pPrChange>
            </w:pPr>
            <w:del w:id="3738"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740" w:author="白日梦想家" w:date="2026-10-26T15:11:03Z"/>
              </w:rPr>
              <w:pPrChange w:id="3739" w:author="白日梦想家" w:date="2026-10-26T15:11:11Z">
                <w:pPr>
                  <w:snapToGrid w:val="0"/>
                  <w:spacing w:before="0" w:after="0" w:line="370" w:lineRule="exact"/>
                  <w:ind w:left="0" w:leftChars="0" w:right="0" w:rightChars="0" w:firstLine="0" w:firstLineChars="0"/>
                  <w:jc w:val="center"/>
                </w:pPr>
              </w:pPrChange>
            </w:pPr>
            <w:del w:id="3741"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742" w:author="白日梦想家" w:date="2026-10-26T15:11:03Z"/>
          <w:rFonts w:hint="eastAsia" w:ascii="方正仿宋_GBK" w:hAnsi="方正仿宋_GBK" w:eastAsia="方正仿宋_GBK" w:cs="Times New Roman"/>
          <w:sz w:val="32"/>
          <w:szCs w:val="32"/>
          <w:highlight w:val="none"/>
          <w14:ligatures w14:val="standardContextual"/>
        </w:rPr>
      </w:pPr>
      <w:del w:id="3743"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744"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746" w:author="白日梦想家" w:date="2026-10-26T15:11:03Z"/>
              </w:rPr>
              <w:pPrChange w:id="3745" w:author="白日梦想家" w:date="2026-10-26T15:11:11Z">
                <w:pPr>
                  <w:keepNext/>
                  <w:snapToGrid w:val="0"/>
                  <w:spacing w:before="0" w:after="0" w:line="370" w:lineRule="exact"/>
                  <w:ind w:left="0" w:leftChars="0" w:right="0" w:rightChars="0" w:firstLine="0" w:firstLineChars="0"/>
                  <w:jc w:val="center"/>
                </w:pPr>
              </w:pPrChange>
            </w:pPr>
            <w:del w:id="374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749" w:author="白日梦想家" w:date="2026-10-26T15:11:03Z"/>
              </w:rPr>
              <w:pPrChange w:id="3748" w:author="白日梦想家" w:date="2026-10-26T15:11:11Z">
                <w:pPr>
                  <w:keepNext/>
                  <w:snapToGrid w:val="0"/>
                  <w:spacing w:before="0" w:after="0" w:line="370" w:lineRule="exact"/>
                  <w:ind w:left="0" w:leftChars="0" w:right="0" w:rightChars="0" w:firstLine="0" w:firstLineChars="0"/>
                  <w:jc w:val="center"/>
                </w:pPr>
              </w:pPrChange>
            </w:pPr>
            <w:del w:id="375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752" w:author="白日梦想家" w:date="2026-10-26T15:11:03Z"/>
              </w:rPr>
              <w:pPrChange w:id="3751" w:author="白日梦想家" w:date="2026-10-26T15:11:11Z">
                <w:pPr>
                  <w:keepNext/>
                  <w:snapToGrid w:val="0"/>
                  <w:spacing w:before="0" w:after="0" w:line="370" w:lineRule="exact"/>
                  <w:ind w:left="0" w:leftChars="0" w:right="0" w:rightChars="0" w:firstLine="0" w:firstLineChars="0"/>
                  <w:jc w:val="center"/>
                </w:pPr>
              </w:pPrChange>
            </w:pPr>
            <w:del w:id="375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758" w:author="白日梦想家" w:date="2026-10-26T15:11:03Z"/>
              </w:rPr>
              <w:pPrChange w:id="3757" w:author="白日梦想家" w:date="2026-10-26T15:11:11Z">
                <w:pPr>
                  <w:keepNext/>
                  <w:snapToGrid w:val="0"/>
                  <w:spacing w:before="0" w:after="0" w:line="370" w:lineRule="exact"/>
                  <w:ind w:left="0" w:leftChars="0" w:right="0" w:rightChars="0" w:firstLine="0" w:firstLineChars="0"/>
                  <w:jc w:val="center"/>
                </w:pPr>
              </w:pPrChange>
            </w:pPr>
            <w:del w:id="375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761" w:author="白日梦想家" w:date="2026-10-26T15:11:03Z"/>
              </w:rPr>
              <w:pPrChange w:id="3760" w:author="白日梦想家" w:date="2026-10-26T15:11:11Z">
                <w:pPr>
                  <w:keepNext/>
                  <w:snapToGrid w:val="0"/>
                  <w:spacing w:before="0" w:after="0" w:line="370" w:lineRule="exact"/>
                  <w:ind w:left="0" w:leftChars="0" w:right="0" w:rightChars="0" w:firstLine="0" w:firstLineChars="0"/>
                  <w:jc w:val="center"/>
                </w:pPr>
              </w:pPrChange>
            </w:pPr>
            <w:del w:id="3762"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63"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765" w:author="白日梦想家" w:date="2026-10-26T15:11:03Z"/>
              </w:rPr>
              <w:pPrChange w:id="3764" w:author="白日梦想家" w:date="2026-10-26T15:11:11Z">
                <w:pPr>
                  <w:keepNext/>
                  <w:snapToGrid w:val="0"/>
                  <w:spacing w:before="0" w:after="0" w:line="370" w:lineRule="exact"/>
                  <w:ind w:left="0" w:leftChars="0" w:right="0" w:rightChars="0" w:firstLine="0" w:firstLineChars="0"/>
                  <w:jc w:val="center"/>
                </w:pPr>
              </w:pPrChange>
            </w:pPr>
            <w:del w:id="376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771" w:author="白日梦想家" w:date="2026-10-26T15:11:03Z"/>
              </w:rPr>
              <w:pPrChange w:id="3770" w:author="白日梦想家" w:date="2026-10-26T15:11:11Z">
                <w:pPr>
                  <w:keepNext/>
                  <w:snapToGrid w:val="0"/>
                  <w:spacing w:before="0" w:after="0" w:line="370" w:lineRule="exact"/>
                  <w:ind w:left="0" w:leftChars="0" w:right="0" w:rightChars="0" w:firstLine="0" w:firstLineChars="0"/>
                  <w:jc w:val="center"/>
                </w:pPr>
              </w:pPrChange>
            </w:pPr>
            <w:del w:id="3772"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774" w:author="白日梦想家" w:date="2026-10-26T15:11:03Z"/>
              </w:rPr>
              <w:pPrChange w:id="3773" w:author="白日梦想家" w:date="2026-10-26T15:11:11Z">
                <w:pPr>
                  <w:keepNext/>
                  <w:snapToGrid w:val="0"/>
                  <w:spacing w:before="0" w:after="0" w:line="370" w:lineRule="exact"/>
                  <w:ind w:left="0" w:leftChars="0" w:right="0" w:rightChars="0" w:firstLine="0" w:firstLineChars="0"/>
                  <w:jc w:val="center"/>
                </w:pPr>
              </w:pPrChange>
            </w:pPr>
            <w:del w:id="3775"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777" w:author="白日梦想家" w:date="2026-10-26T15:11:03Z"/>
              </w:rPr>
              <w:pPrChange w:id="3776" w:author="白日梦想家" w:date="2026-10-26T15:11:11Z">
                <w:pPr>
                  <w:keepNext/>
                  <w:snapToGrid w:val="0"/>
                  <w:spacing w:before="0" w:after="0" w:line="370" w:lineRule="exact"/>
                  <w:ind w:left="0" w:leftChars="0" w:right="0" w:rightChars="0" w:firstLine="0" w:firstLineChars="0"/>
                  <w:jc w:val="center"/>
                </w:pPr>
              </w:pPrChange>
            </w:pPr>
            <w:del w:id="3778"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780" w:author="白日梦想家" w:date="2026-10-26T15:11:03Z"/>
              </w:rPr>
              <w:pPrChange w:id="3779" w:author="白日梦想家" w:date="2026-10-26T15:11:11Z">
                <w:pPr>
                  <w:keepNext/>
                  <w:snapToGrid w:val="0"/>
                  <w:spacing w:before="0" w:after="0" w:line="370" w:lineRule="exact"/>
                  <w:ind w:left="0" w:leftChars="0" w:right="0" w:rightChars="0" w:firstLine="0" w:firstLineChars="0"/>
                  <w:jc w:val="center"/>
                </w:pPr>
              </w:pPrChange>
            </w:pPr>
            <w:del w:id="3781"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82"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784" w:author="白日梦想家" w:date="2026-10-26T15:11:03Z"/>
              </w:rPr>
              <w:pPrChange w:id="3783" w:author="白日梦想家" w:date="2026-10-26T15:11:11Z">
                <w:pPr>
                  <w:keepNext/>
                  <w:snapToGrid w:val="0"/>
                  <w:spacing w:before="0" w:after="0" w:line="370" w:lineRule="exact"/>
                  <w:ind w:left="0" w:leftChars="0" w:right="0" w:rightChars="0" w:firstLine="0" w:firstLineChars="0"/>
                  <w:jc w:val="center"/>
                </w:pPr>
              </w:pPrChange>
            </w:pPr>
            <w:del w:id="378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787" w:author="白日梦想家" w:date="2026-10-26T15:11:03Z"/>
              </w:rPr>
              <w:pPrChange w:id="3786" w:author="白日梦想家" w:date="2026-10-26T15:11:11Z">
                <w:pPr>
                  <w:keepNext/>
                  <w:snapToGrid w:val="0"/>
                  <w:spacing w:before="0" w:after="0" w:line="370" w:lineRule="exact"/>
                  <w:ind w:left="0" w:leftChars="0" w:right="0" w:rightChars="0" w:firstLine="0" w:firstLineChars="0"/>
                  <w:jc w:val="center"/>
                </w:pPr>
              </w:pPrChange>
            </w:pPr>
            <w:del w:id="378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790" w:author="白日梦想家" w:date="2026-10-26T15:11:03Z"/>
              </w:rPr>
              <w:pPrChange w:id="3789" w:author="白日梦想家" w:date="2026-10-26T15:11:11Z">
                <w:pPr>
                  <w:keepNext/>
                  <w:snapToGrid w:val="0"/>
                  <w:spacing w:before="0" w:after="0" w:line="370" w:lineRule="exact"/>
                  <w:ind w:left="0" w:leftChars="0" w:right="0" w:rightChars="0" w:firstLine="0" w:firstLineChars="0"/>
                  <w:jc w:val="center"/>
                </w:pPr>
              </w:pPrChange>
            </w:pPr>
            <w:del w:id="3791"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796" w:author="白日梦想家" w:date="2026-10-26T15:11:03Z"/>
              </w:rPr>
              <w:pPrChange w:id="3795" w:author="白日梦想家" w:date="2026-10-26T15:11:11Z">
                <w:pPr>
                  <w:keepNext/>
                  <w:snapToGrid w:val="0"/>
                  <w:spacing w:before="0" w:after="0" w:line="370" w:lineRule="exact"/>
                  <w:ind w:left="0" w:leftChars="0" w:right="0" w:rightChars="0" w:firstLine="0" w:firstLineChars="0"/>
                  <w:jc w:val="center"/>
                </w:pPr>
              </w:pPrChange>
            </w:pPr>
            <w:del w:id="379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799" w:author="白日梦想家" w:date="2026-10-26T15:11:03Z"/>
              </w:rPr>
              <w:pPrChange w:id="3798" w:author="白日梦想家" w:date="2026-10-26T15:11:11Z">
                <w:pPr>
                  <w:keepNext/>
                  <w:snapToGrid w:val="0"/>
                  <w:spacing w:before="0" w:after="0" w:line="370" w:lineRule="exact"/>
                  <w:ind w:left="0" w:leftChars="0" w:right="0" w:rightChars="0" w:firstLine="0" w:firstLineChars="0"/>
                  <w:jc w:val="center"/>
                </w:pPr>
              </w:pPrChange>
            </w:pPr>
            <w:del w:id="3800"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01"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803" w:author="白日梦想家" w:date="2026-10-26T15:11:03Z"/>
              </w:rPr>
              <w:pPrChange w:id="3802" w:author="白日梦想家" w:date="2026-10-26T15:11:11Z">
                <w:pPr>
                  <w:keepNext/>
                  <w:snapToGrid w:val="0"/>
                  <w:spacing w:before="0" w:after="0" w:line="370" w:lineRule="exact"/>
                  <w:ind w:left="0" w:leftChars="0" w:right="0" w:rightChars="0" w:firstLine="0" w:firstLineChars="0"/>
                  <w:jc w:val="center"/>
                </w:pPr>
              </w:pPrChange>
            </w:pPr>
            <w:del w:id="380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806" w:author="白日梦想家" w:date="2026-10-26T15:11:03Z"/>
              </w:rPr>
              <w:pPrChange w:id="3805" w:author="白日梦想家" w:date="2026-10-26T15:11:11Z">
                <w:pPr>
                  <w:keepNext/>
                  <w:snapToGrid w:val="0"/>
                  <w:spacing w:before="0" w:after="0" w:line="370" w:lineRule="exact"/>
                  <w:ind w:left="0" w:leftChars="0" w:right="0" w:rightChars="0" w:firstLine="0" w:firstLineChars="0"/>
                  <w:jc w:val="center"/>
                </w:pPr>
              </w:pPrChange>
            </w:pPr>
            <w:del w:id="380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809" w:author="白日梦想家" w:date="2026-10-26T15:11:03Z"/>
              </w:rPr>
              <w:pPrChange w:id="3808" w:author="白日梦想家" w:date="2026-10-26T15:11:11Z">
                <w:pPr>
                  <w:keepNext/>
                  <w:snapToGrid w:val="0"/>
                  <w:spacing w:before="0" w:after="0" w:line="370" w:lineRule="exact"/>
                  <w:ind w:left="0" w:leftChars="0" w:right="0" w:rightChars="0" w:firstLine="0" w:firstLineChars="0"/>
                  <w:jc w:val="center"/>
                </w:pPr>
              </w:pPrChange>
            </w:pPr>
            <w:del w:id="3810"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812" w:author="白日梦想家" w:date="2026-10-26T15:11:03Z"/>
              </w:rPr>
              <w:pPrChange w:id="3811" w:author="白日梦想家" w:date="2026-10-26T15:11:11Z">
                <w:pPr>
                  <w:keepNext/>
                  <w:snapToGrid w:val="0"/>
                  <w:spacing w:before="0" w:after="0" w:line="370" w:lineRule="exact"/>
                  <w:ind w:left="0" w:leftChars="0" w:right="0" w:rightChars="0" w:firstLine="0" w:firstLineChars="0"/>
                  <w:jc w:val="center"/>
                </w:pPr>
              </w:pPrChange>
            </w:pPr>
            <w:del w:id="381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815" w:author="白日梦想家" w:date="2026-10-26T15:11:03Z"/>
              </w:rPr>
              <w:pPrChange w:id="3814" w:author="白日梦想家" w:date="2026-10-26T15:11:11Z">
                <w:pPr>
                  <w:keepNext/>
                  <w:snapToGrid w:val="0"/>
                  <w:spacing w:before="0" w:after="0" w:line="370" w:lineRule="exact"/>
                  <w:ind w:left="0" w:leftChars="0" w:right="0" w:rightChars="0" w:firstLine="0" w:firstLineChars="0"/>
                  <w:jc w:val="center"/>
                </w:pPr>
              </w:pPrChange>
            </w:pPr>
            <w:del w:id="381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818" w:author="白日梦想家" w:date="2026-10-26T15:11:03Z"/>
              </w:rPr>
              <w:pPrChange w:id="3817" w:author="白日梦想家" w:date="2026-10-26T15:11:11Z">
                <w:pPr>
                  <w:keepNext/>
                  <w:snapToGrid w:val="0"/>
                  <w:spacing w:before="0" w:after="0" w:line="370" w:lineRule="exact"/>
                  <w:ind w:left="0" w:leftChars="0" w:right="0" w:rightChars="0" w:firstLine="0" w:firstLineChars="0"/>
                  <w:jc w:val="center"/>
                </w:pPr>
              </w:pPrChange>
            </w:pPr>
            <w:del w:id="3819"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20"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825" w:author="白日梦想家" w:date="2026-10-26T15:11:03Z"/>
              </w:rPr>
              <w:pPrChange w:id="3824" w:author="白日梦想家" w:date="2026-10-26T15:11:11Z">
                <w:pPr>
                  <w:keepNext/>
                  <w:snapToGrid w:val="0"/>
                  <w:spacing w:before="0" w:after="0" w:line="370" w:lineRule="exact"/>
                  <w:ind w:left="0" w:leftChars="0" w:right="0" w:rightChars="0" w:firstLine="0" w:firstLineChars="0"/>
                  <w:jc w:val="center"/>
                </w:pPr>
              </w:pPrChange>
            </w:pPr>
            <w:del w:id="382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828" w:author="白日梦想家" w:date="2026-10-26T15:11:03Z"/>
              </w:rPr>
              <w:pPrChange w:id="3827" w:author="白日梦想家" w:date="2026-10-26T15:11:11Z">
                <w:pPr>
                  <w:keepNext/>
                  <w:snapToGrid w:val="0"/>
                  <w:spacing w:before="0" w:after="0" w:line="370" w:lineRule="exact"/>
                  <w:ind w:left="0" w:leftChars="0" w:right="0" w:rightChars="0" w:firstLine="0" w:firstLineChars="0"/>
                  <w:jc w:val="center"/>
                </w:pPr>
              </w:pPrChange>
            </w:pPr>
            <w:del w:id="3829"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831" w:author="白日梦想家" w:date="2026-10-26T15:11:03Z"/>
              </w:rPr>
              <w:pPrChange w:id="3830" w:author="白日梦想家" w:date="2026-10-26T15:11:11Z">
                <w:pPr>
                  <w:keepNext/>
                  <w:snapToGrid w:val="0"/>
                  <w:spacing w:before="0" w:after="0" w:line="370" w:lineRule="exact"/>
                  <w:ind w:left="0" w:leftChars="0" w:right="0" w:rightChars="0" w:firstLine="0" w:firstLineChars="0"/>
                  <w:jc w:val="center"/>
                </w:pPr>
              </w:pPrChange>
            </w:pPr>
            <w:del w:id="3832"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834" w:author="白日梦想家" w:date="2026-10-26T15:11:03Z"/>
              </w:rPr>
              <w:pPrChange w:id="3833" w:author="白日梦想家" w:date="2026-10-26T15:11:11Z">
                <w:pPr>
                  <w:keepNext/>
                  <w:snapToGrid w:val="0"/>
                  <w:spacing w:before="0" w:after="0" w:line="370" w:lineRule="exact"/>
                  <w:ind w:left="0" w:leftChars="0" w:right="0" w:rightChars="0" w:firstLine="0" w:firstLineChars="0"/>
                  <w:jc w:val="center"/>
                </w:pPr>
              </w:pPrChange>
            </w:pPr>
            <w:del w:id="383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837" w:author="白日梦想家" w:date="2026-10-26T15:11:03Z"/>
              </w:rPr>
              <w:pPrChange w:id="3836" w:author="白日梦想家" w:date="2026-10-26T15:11:11Z">
                <w:pPr>
                  <w:keepNext/>
                  <w:snapToGrid w:val="0"/>
                  <w:spacing w:before="0" w:after="0" w:line="370" w:lineRule="exact"/>
                  <w:ind w:left="0" w:leftChars="0" w:right="0" w:rightChars="0" w:firstLine="0" w:firstLineChars="0"/>
                  <w:jc w:val="center"/>
                </w:pPr>
              </w:pPrChange>
            </w:pPr>
            <w:del w:id="3838"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39"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841" w:author="白日梦想家" w:date="2026-10-26T15:11:03Z"/>
              </w:rPr>
              <w:pPrChange w:id="3840" w:author="白日梦想家" w:date="2026-10-26T15:11:11Z">
                <w:pPr>
                  <w:keepNext/>
                  <w:snapToGrid w:val="0"/>
                  <w:spacing w:before="0" w:after="0" w:line="370" w:lineRule="exact"/>
                  <w:ind w:left="0" w:leftChars="0" w:right="0" w:rightChars="0" w:firstLine="0" w:firstLineChars="0"/>
                  <w:jc w:val="center"/>
                </w:pPr>
              </w:pPrChange>
            </w:pPr>
            <w:del w:id="384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844" w:author="白日梦想家" w:date="2026-10-26T15:11:03Z"/>
              </w:rPr>
              <w:pPrChange w:id="3843" w:author="白日梦想家" w:date="2026-10-26T15:11:11Z">
                <w:pPr>
                  <w:keepNext/>
                  <w:snapToGrid w:val="0"/>
                  <w:spacing w:before="0" w:after="0" w:line="370" w:lineRule="exact"/>
                  <w:ind w:left="0" w:leftChars="0" w:right="0" w:rightChars="0" w:firstLine="0" w:firstLineChars="0"/>
                  <w:jc w:val="center"/>
                </w:pPr>
              </w:pPrChange>
            </w:pPr>
            <w:del w:id="384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850" w:author="白日梦想家" w:date="2026-10-26T15:11:03Z"/>
              </w:rPr>
              <w:pPrChange w:id="3849" w:author="白日梦想家" w:date="2026-10-26T15:11:11Z">
                <w:pPr>
                  <w:keepNext/>
                  <w:snapToGrid w:val="0"/>
                  <w:spacing w:before="0" w:after="0" w:line="370" w:lineRule="exact"/>
                  <w:ind w:left="0" w:leftChars="0" w:right="0" w:rightChars="0" w:firstLine="0" w:firstLineChars="0"/>
                  <w:jc w:val="center"/>
                </w:pPr>
              </w:pPrChange>
            </w:pPr>
            <w:del w:id="3851"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853" w:author="白日梦想家" w:date="2026-10-26T15:11:03Z"/>
              </w:rPr>
              <w:pPrChange w:id="3852" w:author="白日梦想家" w:date="2026-10-26T15:11:11Z">
                <w:pPr>
                  <w:keepNext/>
                  <w:snapToGrid w:val="0"/>
                  <w:spacing w:before="0" w:after="0" w:line="370" w:lineRule="exact"/>
                  <w:ind w:left="0" w:leftChars="0" w:right="0" w:rightChars="0" w:firstLine="0" w:firstLineChars="0"/>
                  <w:jc w:val="center"/>
                </w:pPr>
              </w:pPrChange>
            </w:pPr>
            <w:del w:id="3854"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856" w:author="白日梦想家" w:date="2026-10-26T15:11:03Z"/>
              </w:rPr>
              <w:pPrChange w:id="3855" w:author="白日梦想家" w:date="2026-10-26T15:11:11Z">
                <w:pPr>
                  <w:keepNext/>
                  <w:snapToGrid w:val="0"/>
                  <w:spacing w:before="0" w:after="0" w:line="370" w:lineRule="exact"/>
                  <w:ind w:left="0" w:leftChars="0" w:right="0" w:rightChars="0" w:firstLine="0" w:firstLineChars="0"/>
                  <w:jc w:val="center"/>
                </w:pPr>
              </w:pPrChange>
            </w:pPr>
            <w:del w:id="3857"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58"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863" w:author="白日梦想家" w:date="2026-10-26T15:11:03Z"/>
              </w:rPr>
              <w:pPrChange w:id="3862" w:author="白日梦想家" w:date="2026-10-26T15:11:11Z">
                <w:pPr>
                  <w:keepNext/>
                  <w:snapToGrid w:val="0"/>
                  <w:spacing w:before="0" w:after="0" w:line="370" w:lineRule="exact"/>
                  <w:ind w:left="0" w:leftChars="0" w:right="0" w:rightChars="0" w:firstLine="0" w:firstLineChars="0"/>
                  <w:jc w:val="center"/>
                </w:pPr>
              </w:pPrChange>
            </w:pPr>
            <w:del w:id="386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866" w:author="白日梦想家" w:date="2026-10-26T15:11:03Z"/>
              </w:rPr>
              <w:pPrChange w:id="3865" w:author="白日梦想家" w:date="2026-10-26T15:11:11Z">
                <w:pPr>
                  <w:keepNext/>
                  <w:snapToGrid w:val="0"/>
                  <w:spacing w:before="0" w:after="0" w:line="370" w:lineRule="exact"/>
                  <w:ind w:left="0" w:leftChars="0" w:right="0" w:rightChars="0" w:firstLine="0" w:firstLineChars="0"/>
                  <w:jc w:val="center"/>
                </w:pPr>
              </w:pPrChange>
            </w:pPr>
            <w:del w:id="3867"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869" w:author="白日梦想家" w:date="2026-10-26T15:11:03Z"/>
              </w:rPr>
              <w:pPrChange w:id="3868" w:author="白日梦想家" w:date="2026-10-26T15:11:11Z">
                <w:pPr>
                  <w:keepNext/>
                  <w:snapToGrid w:val="0"/>
                  <w:spacing w:before="0" w:after="0" w:line="370" w:lineRule="exact"/>
                  <w:ind w:left="0" w:leftChars="0" w:right="0" w:rightChars="0" w:firstLine="0" w:firstLineChars="0"/>
                  <w:jc w:val="center"/>
                </w:pPr>
              </w:pPrChange>
            </w:pPr>
            <w:del w:id="387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875" w:author="白日梦想家" w:date="2026-10-26T15:11:03Z"/>
              </w:rPr>
              <w:pPrChange w:id="3874" w:author="白日梦想家" w:date="2026-10-26T15:11:11Z">
                <w:pPr>
                  <w:keepNext/>
                  <w:snapToGrid w:val="0"/>
                  <w:spacing w:before="0" w:after="0" w:line="370" w:lineRule="exact"/>
                  <w:ind w:left="0" w:leftChars="0" w:right="0" w:rightChars="0" w:firstLine="0" w:firstLineChars="0"/>
                  <w:jc w:val="center"/>
                </w:pPr>
              </w:pPrChange>
            </w:pPr>
            <w:del w:id="3876"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77"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879" w:author="白日梦想家" w:date="2026-10-26T15:11:03Z"/>
              </w:rPr>
              <w:pPrChange w:id="3878" w:author="白日梦想家" w:date="2026-10-26T15:11:11Z">
                <w:pPr>
                  <w:keepNext/>
                  <w:snapToGrid w:val="0"/>
                  <w:spacing w:before="0" w:after="0" w:line="370" w:lineRule="exact"/>
                  <w:ind w:left="0" w:leftChars="0" w:right="0" w:rightChars="0" w:firstLine="0" w:firstLineChars="0"/>
                  <w:jc w:val="center"/>
                </w:pPr>
              </w:pPrChange>
            </w:pPr>
            <w:del w:id="388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882" w:author="白日梦想家" w:date="2026-10-26T15:11:03Z"/>
              </w:rPr>
              <w:pPrChange w:id="3881" w:author="白日梦想家" w:date="2026-10-26T15:11:11Z">
                <w:pPr>
                  <w:keepNext/>
                  <w:snapToGrid w:val="0"/>
                  <w:spacing w:before="0" w:after="0" w:line="370" w:lineRule="exact"/>
                  <w:ind w:left="0" w:leftChars="0" w:right="0" w:rightChars="0" w:firstLine="0" w:firstLineChars="0"/>
                  <w:jc w:val="center"/>
                </w:pPr>
              </w:pPrChange>
            </w:pPr>
            <w:del w:id="388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888" w:author="白日梦想家" w:date="2026-10-26T15:11:03Z"/>
              </w:rPr>
              <w:pPrChange w:id="3887" w:author="白日梦想家" w:date="2026-10-26T15:11:11Z">
                <w:pPr>
                  <w:keepNext/>
                  <w:snapToGrid w:val="0"/>
                  <w:spacing w:before="0" w:after="0" w:line="370" w:lineRule="exact"/>
                  <w:ind w:left="0" w:leftChars="0" w:right="0" w:rightChars="0" w:firstLine="0" w:firstLineChars="0"/>
                  <w:jc w:val="center"/>
                </w:pPr>
              </w:pPrChange>
            </w:pPr>
            <w:del w:id="388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891" w:author="白日梦想家" w:date="2026-10-26T15:11:03Z"/>
              </w:rPr>
              <w:pPrChange w:id="3890" w:author="白日梦想家" w:date="2026-10-26T15:11:11Z">
                <w:pPr>
                  <w:keepNext/>
                  <w:snapToGrid w:val="0"/>
                  <w:spacing w:before="0" w:after="0" w:line="370" w:lineRule="exact"/>
                  <w:ind w:left="0" w:leftChars="0" w:right="0" w:rightChars="0" w:firstLine="0" w:firstLineChars="0"/>
                  <w:jc w:val="center"/>
                </w:pPr>
              </w:pPrChange>
            </w:pPr>
            <w:del w:id="389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894" w:author="白日梦想家" w:date="2026-10-26T15:11:03Z"/>
              </w:rPr>
              <w:pPrChange w:id="3893" w:author="白日梦想家" w:date="2026-10-26T15:11:11Z">
                <w:pPr>
                  <w:keepNext/>
                  <w:snapToGrid w:val="0"/>
                  <w:spacing w:before="0" w:after="0" w:line="370" w:lineRule="exact"/>
                  <w:ind w:left="0" w:leftChars="0" w:right="0" w:rightChars="0" w:firstLine="0" w:firstLineChars="0"/>
                  <w:jc w:val="center"/>
                </w:pPr>
              </w:pPrChange>
            </w:pPr>
            <w:del w:id="3895"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96"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898" w:author="白日梦想家" w:date="2026-10-26T15:11:03Z"/>
              </w:rPr>
              <w:pPrChange w:id="3897" w:author="白日梦想家" w:date="2026-10-26T15:11:11Z">
                <w:pPr>
                  <w:keepNext/>
                  <w:snapToGrid w:val="0"/>
                  <w:spacing w:before="0" w:after="0" w:line="370" w:lineRule="exact"/>
                  <w:ind w:left="0" w:leftChars="0" w:right="0" w:rightChars="0" w:firstLine="0" w:firstLineChars="0"/>
                  <w:jc w:val="center"/>
                </w:pPr>
              </w:pPrChange>
            </w:pPr>
            <w:del w:id="389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904" w:author="白日梦想家" w:date="2026-10-26T15:11:03Z"/>
              </w:rPr>
              <w:pPrChange w:id="3903" w:author="白日梦想家" w:date="2026-10-26T15:11:11Z">
                <w:pPr>
                  <w:keepNext/>
                  <w:snapToGrid w:val="0"/>
                  <w:spacing w:before="0" w:after="0" w:line="370" w:lineRule="exact"/>
                  <w:ind w:left="0" w:leftChars="0" w:right="0" w:rightChars="0" w:firstLine="0" w:firstLineChars="0"/>
                  <w:jc w:val="center"/>
                </w:pPr>
              </w:pPrChange>
            </w:pPr>
            <w:del w:id="390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907" w:author="白日梦想家" w:date="2026-10-26T15:11:03Z"/>
              </w:rPr>
              <w:pPrChange w:id="3906" w:author="白日梦想家" w:date="2026-10-26T15:11:11Z">
                <w:pPr>
                  <w:keepNext/>
                  <w:snapToGrid w:val="0"/>
                  <w:spacing w:before="0" w:after="0" w:line="370" w:lineRule="exact"/>
                  <w:ind w:left="0" w:leftChars="0" w:right="0" w:rightChars="0" w:firstLine="0" w:firstLineChars="0"/>
                  <w:jc w:val="center"/>
                </w:pPr>
              </w:pPrChange>
            </w:pPr>
            <w:del w:id="390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913" w:author="白日梦想家" w:date="2026-10-26T15:11:03Z"/>
              </w:rPr>
              <w:pPrChange w:id="3912" w:author="白日梦想家" w:date="2026-10-26T15:11:11Z">
                <w:pPr>
                  <w:keepNext/>
                  <w:snapToGrid w:val="0"/>
                  <w:spacing w:before="0" w:after="0" w:line="370" w:lineRule="exact"/>
                  <w:ind w:left="0" w:leftChars="0" w:right="0" w:rightChars="0" w:firstLine="0" w:firstLineChars="0"/>
                  <w:jc w:val="center"/>
                </w:pPr>
              </w:pPrChange>
            </w:pPr>
            <w:del w:id="3914"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15"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917" w:author="白日梦想家" w:date="2026-10-26T15:11:03Z"/>
              </w:rPr>
              <w:pPrChange w:id="3916" w:author="白日梦想家" w:date="2026-10-26T15:11:11Z">
                <w:pPr>
                  <w:keepNext/>
                  <w:snapToGrid w:val="0"/>
                  <w:spacing w:before="0" w:after="0" w:line="370" w:lineRule="exact"/>
                  <w:ind w:left="0" w:leftChars="0" w:right="0" w:rightChars="0" w:firstLine="0" w:firstLineChars="0"/>
                  <w:jc w:val="center"/>
                </w:pPr>
              </w:pPrChange>
            </w:pPr>
            <w:del w:id="391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920" w:author="白日梦想家" w:date="2026-10-26T15:11:03Z"/>
              </w:rPr>
              <w:pPrChange w:id="3919" w:author="白日梦想家" w:date="2026-10-26T15:11:11Z">
                <w:pPr>
                  <w:keepNext/>
                  <w:snapToGrid w:val="0"/>
                  <w:spacing w:before="0" w:after="0" w:line="370" w:lineRule="exact"/>
                  <w:ind w:left="0" w:leftChars="0" w:right="0" w:rightChars="0" w:firstLine="0" w:firstLineChars="0"/>
                  <w:jc w:val="center"/>
                </w:pPr>
              </w:pPrChange>
            </w:pPr>
            <w:del w:id="392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923" w:author="白日梦想家" w:date="2026-10-26T15:11:03Z"/>
              </w:rPr>
              <w:pPrChange w:id="3922" w:author="白日梦想家" w:date="2026-10-26T15:11:11Z">
                <w:pPr>
                  <w:keepNext/>
                  <w:snapToGrid w:val="0"/>
                  <w:spacing w:before="0" w:after="0" w:line="370" w:lineRule="exact"/>
                  <w:ind w:left="0" w:leftChars="0" w:right="0" w:rightChars="0" w:firstLine="0" w:firstLineChars="0"/>
                  <w:jc w:val="center"/>
                </w:pPr>
              </w:pPrChange>
            </w:pPr>
            <w:del w:id="3924"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929" w:author="白日梦想家" w:date="2026-10-26T15:11:03Z"/>
              </w:rPr>
              <w:pPrChange w:id="3928" w:author="白日梦想家" w:date="2026-10-26T15:11:11Z">
                <w:pPr>
                  <w:keepNext/>
                  <w:snapToGrid w:val="0"/>
                  <w:spacing w:before="0" w:after="0" w:line="370" w:lineRule="exact"/>
                  <w:ind w:left="0" w:leftChars="0" w:right="0" w:rightChars="0" w:firstLine="0" w:firstLineChars="0"/>
                  <w:jc w:val="center"/>
                </w:pPr>
              </w:pPrChange>
            </w:pPr>
            <w:del w:id="3930"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932" w:author="白日梦想家" w:date="2026-10-26T15:11:03Z"/>
              </w:rPr>
              <w:pPrChange w:id="3931" w:author="白日梦想家" w:date="2026-10-26T15:11:11Z">
                <w:pPr>
                  <w:keepNext/>
                  <w:snapToGrid w:val="0"/>
                  <w:spacing w:before="0" w:after="0" w:line="370" w:lineRule="exact"/>
                  <w:ind w:left="0" w:leftChars="0" w:right="0" w:rightChars="0" w:firstLine="0" w:firstLineChars="0"/>
                  <w:jc w:val="center"/>
                </w:pPr>
              </w:pPrChange>
            </w:pPr>
            <w:del w:id="3933"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34"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936" w:author="白日梦想家" w:date="2026-10-26T15:11:03Z"/>
              </w:rPr>
              <w:pPrChange w:id="3935" w:author="白日梦想家" w:date="2026-10-26T15:11:11Z">
                <w:pPr>
                  <w:keepNext/>
                  <w:snapToGrid w:val="0"/>
                  <w:spacing w:before="0" w:after="0" w:line="370" w:lineRule="exact"/>
                  <w:ind w:left="0" w:leftChars="0" w:right="0" w:rightChars="0" w:firstLine="0" w:firstLineChars="0"/>
                  <w:jc w:val="center"/>
                </w:pPr>
              </w:pPrChange>
            </w:pPr>
            <w:del w:id="393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942" w:author="白日梦想家" w:date="2026-10-26T15:11:03Z"/>
              </w:rPr>
              <w:pPrChange w:id="3941" w:author="白日梦想家" w:date="2026-10-26T15:11:11Z">
                <w:pPr>
                  <w:keepNext/>
                  <w:snapToGrid w:val="0"/>
                  <w:spacing w:before="0" w:after="0" w:line="370" w:lineRule="exact"/>
                  <w:ind w:left="0" w:leftChars="0" w:right="0" w:rightChars="0" w:firstLine="0" w:firstLineChars="0"/>
                  <w:jc w:val="center"/>
                </w:pPr>
              </w:pPrChange>
            </w:pPr>
            <w:del w:id="3943"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945" w:author="白日梦想家" w:date="2026-10-26T15:11:03Z"/>
              </w:rPr>
              <w:pPrChange w:id="3944" w:author="白日梦想家" w:date="2026-10-26T15:11:11Z">
                <w:pPr>
                  <w:keepNext/>
                  <w:snapToGrid w:val="0"/>
                  <w:spacing w:before="0" w:after="0" w:line="370" w:lineRule="exact"/>
                  <w:ind w:left="0" w:leftChars="0" w:right="0" w:rightChars="0" w:firstLine="0" w:firstLineChars="0"/>
                  <w:jc w:val="center"/>
                </w:pPr>
              </w:pPrChange>
            </w:pPr>
            <w:del w:id="3946"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948" w:author="白日梦想家" w:date="2026-10-26T15:11:03Z"/>
              </w:rPr>
              <w:pPrChange w:id="3947" w:author="白日梦想家" w:date="2026-10-26T15:11:11Z">
                <w:pPr>
                  <w:keepNext/>
                  <w:snapToGrid w:val="0"/>
                  <w:spacing w:before="0" w:after="0" w:line="370" w:lineRule="exact"/>
                  <w:ind w:left="0" w:leftChars="0" w:right="0" w:rightChars="0" w:firstLine="0" w:firstLineChars="0"/>
                  <w:jc w:val="center"/>
                </w:pPr>
              </w:pPrChange>
            </w:pPr>
            <w:del w:id="394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951" w:author="白日梦想家" w:date="2026-10-26T15:11:03Z"/>
              </w:rPr>
              <w:pPrChange w:id="3950" w:author="白日梦想家" w:date="2026-10-26T15:11:11Z">
                <w:pPr>
                  <w:keepNext/>
                  <w:snapToGrid w:val="0"/>
                  <w:spacing w:before="0" w:after="0" w:line="370" w:lineRule="exact"/>
                  <w:ind w:left="0" w:leftChars="0" w:right="0" w:rightChars="0" w:firstLine="0" w:firstLineChars="0"/>
                  <w:jc w:val="center"/>
                </w:pPr>
              </w:pPrChange>
            </w:pPr>
            <w:del w:id="3952"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53"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keepNext/>
                  <w:snapToGrid w:val="0"/>
                  <w:spacing w:before="0" w:after="0" w:line="370" w:lineRule="exact"/>
                  <w:ind w:left="0" w:leftChars="0" w:right="0" w:rightChars="0" w:firstLine="0" w:firstLineChars="0"/>
                  <w:jc w:val="center"/>
                </w:pPr>
              </w:pPrChange>
            </w:pPr>
            <w:del w:id="395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958" w:author="白日梦想家" w:date="2026-10-26T15:11:03Z"/>
              </w:rPr>
              <w:pPrChange w:id="3957" w:author="白日梦想家" w:date="2026-10-26T15:11:11Z">
                <w:pPr>
                  <w:keepNext/>
                  <w:snapToGrid w:val="0"/>
                  <w:spacing w:before="0" w:after="0" w:line="370" w:lineRule="exact"/>
                  <w:ind w:left="0" w:leftChars="0" w:right="0" w:rightChars="0" w:firstLine="0" w:firstLineChars="0"/>
                  <w:jc w:val="center"/>
                </w:pPr>
              </w:pPrChange>
            </w:pPr>
            <w:del w:id="395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961" w:author="白日梦想家" w:date="2026-10-26T15:11:03Z"/>
              </w:rPr>
              <w:pPrChange w:id="3960" w:author="白日梦想家" w:date="2026-10-26T15:11:11Z">
                <w:pPr>
                  <w:keepNext/>
                  <w:snapToGrid w:val="0"/>
                  <w:spacing w:before="0" w:after="0" w:line="370" w:lineRule="exact"/>
                  <w:ind w:left="0" w:leftChars="0" w:right="0" w:rightChars="0" w:firstLine="0" w:firstLineChars="0"/>
                  <w:jc w:val="center"/>
                </w:pPr>
              </w:pPrChange>
            </w:pPr>
            <w:del w:id="3962"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967" w:author="白日梦想家" w:date="2026-10-26T15:11:03Z"/>
              </w:rPr>
              <w:pPrChange w:id="3966" w:author="白日梦想家" w:date="2026-10-26T15:11:11Z">
                <w:pPr>
                  <w:keepNext/>
                  <w:snapToGrid w:val="0"/>
                  <w:spacing w:before="0" w:after="0" w:line="370" w:lineRule="exact"/>
                  <w:ind w:left="0" w:leftChars="0" w:right="0" w:rightChars="0" w:firstLine="0" w:firstLineChars="0"/>
                  <w:jc w:val="center"/>
                </w:pPr>
              </w:pPrChange>
            </w:pPr>
            <w:del w:id="3968"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970" w:author="白日梦想家" w:date="2026-10-26T15:11:03Z"/>
              </w:rPr>
              <w:pPrChange w:id="3969" w:author="白日梦想家" w:date="2026-10-26T15:11:11Z">
                <w:pPr>
                  <w:keepNext/>
                  <w:snapToGrid w:val="0"/>
                  <w:spacing w:before="0" w:after="0" w:line="370" w:lineRule="exact"/>
                  <w:ind w:left="0" w:leftChars="0" w:right="0" w:rightChars="0" w:firstLine="0" w:firstLineChars="0"/>
                  <w:jc w:val="center"/>
                </w:pPr>
              </w:pPrChange>
            </w:pPr>
            <w:del w:id="3971"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72"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974" w:author="白日梦想家" w:date="2026-10-26T15:11:03Z"/>
              </w:rPr>
              <w:pPrChange w:id="3973" w:author="白日梦想家" w:date="2026-10-26T15:11:11Z">
                <w:pPr>
                  <w:snapToGrid w:val="0"/>
                  <w:spacing w:before="0" w:after="0" w:line="370" w:lineRule="exact"/>
                  <w:ind w:left="0" w:leftChars="0" w:right="0" w:rightChars="0" w:firstLine="0" w:firstLineChars="0"/>
                  <w:jc w:val="center"/>
                </w:pPr>
              </w:pPrChange>
            </w:pPr>
            <w:del w:id="397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977" w:author="白日梦想家" w:date="2026-10-26T15:11:03Z"/>
              </w:rPr>
              <w:pPrChange w:id="3976" w:author="白日梦想家" w:date="2026-10-26T15:11:11Z">
                <w:pPr>
                  <w:snapToGrid w:val="0"/>
                  <w:spacing w:before="0" w:after="0" w:line="370" w:lineRule="exact"/>
                  <w:ind w:left="0" w:leftChars="0" w:right="0" w:rightChars="0" w:firstLine="0" w:firstLineChars="0"/>
                  <w:jc w:val="center"/>
                </w:pPr>
              </w:pPrChange>
            </w:pPr>
            <w:del w:id="397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980" w:author="白日梦想家" w:date="2026-10-26T15:11:03Z"/>
              </w:rPr>
              <w:pPrChange w:id="3979" w:author="白日梦想家" w:date="2026-10-26T15:11:11Z">
                <w:pPr>
                  <w:snapToGrid w:val="0"/>
                  <w:spacing w:before="0" w:after="0" w:line="370" w:lineRule="exact"/>
                  <w:ind w:left="0" w:leftChars="0" w:right="0" w:rightChars="0" w:firstLine="0" w:firstLineChars="0"/>
                  <w:jc w:val="center"/>
                </w:pPr>
              </w:pPrChange>
            </w:pPr>
            <w:del w:id="3981"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983" w:author="白日梦想家" w:date="2026-10-26T15:11:03Z"/>
              </w:rPr>
              <w:pPrChange w:id="3982" w:author="白日梦想家" w:date="2026-10-26T15:11:11Z">
                <w:pPr>
                  <w:snapToGrid w:val="0"/>
                  <w:spacing w:before="0" w:after="0" w:line="370" w:lineRule="exact"/>
                  <w:ind w:left="0" w:leftChars="0" w:right="0" w:rightChars="0" w:firstLine="0" w:firstLineChars="0"/>
                  <w:jc w:val="center"/>
                </w:pPr>
              </w:pPrChange>
            </w:pPr>
            <w:del w:id="3984"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986" w:author="白日梦想家" w:date="2026-10-26T15:11:03Z"/>
              </w:rPr>
              <w:pPrChange w:id="3985" w:author="白日梦想家" w:date="2026-10-26T15:11:11Z">
                <w:pPr>
                  <w:snapToGrid w:val="0"/>
                  <w:spacing w:before="0" w:after="0" w:line="370" w:lineRule="exact"/>
                  <w:ind w:left="0" w:leftChars="0" w:right="0" w:rightChars="0" w:firstLine="0" w:firstLineChars="0"/>
                  <w:jc w:val="center"/>
                </w:pPr>
              </w:pPrChange>
            </w:pPr>
            <w:del w:id="3987"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snapToGrid w:val="0"/>
                  <w:spacing w:before="0" w:after="0" w:line="370" w:lineRule="exact"/>
                  <w:ind w:left="0" w:leftChars="0" w:right="0" w:rightChars="0" w:firstLine="0" w:firstLineChars="0"/>
                  <w:jc w:val="center"/>
                </w:pPr>
              </w:pPrChange>
            </w:pPr>
            <w:del w:id="3990"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991" w:author="白日梦想家" w:date="2026-10-26T15:11:03Z"/>
          <w:rFonts w:hint="eastAsia" w:ascii="方正仿宋_GBK" w:hAnsi="方正仿宋_GBK" w:eastAsia="方正仿宋_GBK" w:cs="Times New Roman"/>
          <w:sz w:val="32"/>
          <w:szCs w:val="32"/>
          <w:highlight w:val="none"/>
          <w14:ligatures w14:val="standardContextual"/>
        </w:rPr>
      </w:pPr>
      <w:del w:id="3992"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993"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995" w:author="白日梦想家" w:date="2026-10-26T15:11:03Z"/>
              </w:rPr>
              <w:pPrChange w:id="3994" w:author="白日梦想家" w:date="2026-10-26T15:11:11Z">
                <w:pPr>
                  <w:keepNext/>
                  <w:snapToGrid w:val="0"/>
                  <w:spacing w:before="0" w:after="0" w:line="370" w:lineRule="exact"/>
                  <w:ind w:left="0" w:leftChars="0" w:right="0" w:rightChars="0" w:firstLine="0" w:firstLineChars="0"/>
                  <w:jc w:val="center"/>
                </w:pPr>
              </w:pPrChange>
            </w:pPr>
            <w:del w:id="399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998" w:author="白日梦想家" w:date="2026-10-26T15:11:03Z"/>
              </w:rPr>
              <w:pPrChange w:id="3997" w:author="白日梦想家" w:date="2026-10-26T15:11:11Z">
                <w:pPr>
                  <w:keepNext/>
                  <w:snapToGrid w:val="0"/>
                  <w:spacing w:before="0" w:after="0" w:line="370" w:lineRule="exact"/>
                  <w:ind w:left="0" w:leftChars="0" w:right="0" w:rightChars="0" w:firstLine="0" w:firstLineChars="0"/>
                  <w:jc w:val="center"/>
                </w:pPr>
              </w:pPrChange>
            </w:pPr>
            <w:del w:id="399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4004" w:author="白日梦想家" w:date="2026-10-26T15:11:03Z"/>
              </w:rPr>
              <w:pPrChange w:id="4003" w:author="白日梦想家" w:date="2026-10-26T15:11:11Z">
                <w:pPr>
                  <w:keepNext/>
                  <w:snapToGrid w:val="0"/>
                  <w:spacing w:before="0" w:after="0" w:line="370" w:lineRule="exact"/>
                  <w:ind w:left="0" w:leftChars="0" w:right="0" w:rightChars="0" w:firstLine="0" w:firstLineChars="0"/>
                  <w:jc w:val="center"/>
                </w:pPr>
              </w:pPrChange>
            </w:pPr>
            <w:del w:id="400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4007" w:author="白日梦想家" w:date="2026-10-26T15:11:03Z"/>
              </w:rPr>
              <w:pPrChange w:id="4006" w:author="白日梦想家" w:date="2026-10-26T15:11:11Z">
                <w:pPr>
                  <w:keepNext/>
                  <w:snapToGrid w:val="0"/>
                  <w:spacing w:before="0" w:after="0" w:line="370" w:lineRule="exact"/>
                  <w:ind w:left="0" w:leftChars="0" w:right="0" w:rightChars="0" w:firstLine="0" w:firstLineChars="0"/>
                  <w:jc w:val="center"/>
                </w:pPr>
              </w:pPrChange>
            </w:pPr>
            <w:del w:id="400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12"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4017" w:author="白日梦想家" w:date="2026-10-26T15:11:03Z"/>
              </w:rPr>
              <w:pPrChange w:id="4016" w:author="白日梦想家" w:date="2026-10-26T15:11:11Z">
                <w:pPr>
                  <w:keepNext/>
                  <w:snapToGrid w:val="0"/>
                  <w:spacing w:before="0" w:after="0" w:line="370" w:lineRule="exact"/>
                  <w:ind w:left="0" w:leftChars="0" w:right="0" w:rightChars="0" w:firstLine="0" w:firstLineChars="0"/>
                  <w:jc w:val="center"/>
                </w:pPr>
              </w:pPrChange>
            </w:pPr>
            <w:del w:id="401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4020" w:author="白日梦想家" w:date="2026-10-26T15:11:03Z"/>
              </w:rPr>
              <w:pPrChange w:id="4019" w:author="白日梦想家" w:date="2026-10-26T15:11:11Z">
                <w:pPr>
                  <w:keepNext/>
                  <w:snapToGrid w:val="0"/>
                  <w:spacing w:before="0" w:after="0" w:line="370" w:lineRule="exact"/>
                  <w:ind w:left="0" w:leftChars="0" w:right="0" w:rightChars="0" w:firstLine="0" w:firstLineChars="0"/>
                  <w:jc w:val="center"/>
                </w:pPr>
              </w:pPrChange>
            </w:pPr>
            <w:del w:id="4021"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4023" w:author="白日梦想家" w:date="2026-10-26T15:11:03Z"/>
              </w:rPr>
              <w:pPrChange w:id="4022" w:author="白日梦想家" w:date="2026-10-26T15:11:11Z">
                <w:pPr>
                  <w:keepNext/>
                  <w:snapToGrid w:val="0"/>
                  <w:spacing w:before="0" w:after="0" w:line="370" w:lineRule="exact"/>
                  <w:ind w:left="0" w:leftChars="0" w:right="0" w:rightChars="0" w:firstLine="0" w:firstLineChars="0"/>
                  <w:jc w:val="center"/>
                </w:pPr>
              </w:pPrChange>
            </w:pPr>
            <w:del w:id="4024"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4029" w:author="白日梦想家" w:date="2026-10-26T15:11:03Z"/>
              </w:rPr>
              <w:pPrChange w:id="4028" w:author="白日梦想家" w:date="2026-10-26T15:11:11Z">
                <w:pPr>
                  <w:keepNext/>
                  <w:snapToGrid w:val="0"/>
                  <w:spacing w:before="0" w:after="0" w:line="370" w:lineRule="exact"/>
                  <w:ind w:left="0" w:leftChars="0" w:right="0" w:rightChars="0" w:firstLine="0" w:firstLineChars="0"/>
                  <w:jc w:val="center"/>
                </w:pPr>
              </w:pPrChange>
            </w:pPr>
            <w:del w:id="4030"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31"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4033" w:author="白日梦想家" w:date="2026-10-26T15:11:03Z"/>
              </w:rPr>
              <w:pPrChange w:id="4032" w:author="白日梦想家" w:date="2026-10-26T15:11:11Z">
                <w:pPr>
                  <w:keepNext/>
                  <w:snapToGrid w:val="0"/>
                  <w:spacing w:before="0" w:after="0" w:line="370" w:lineRule="exact"/>
                  <w:ind w:left="0" w:leftChars="0" w:right="0" w:rightChars="0" w:firstLine="0" w:firstLineChars="0"/>
                  <w:jc w:val="center"/>
                </w:pPr>
              </w:pPrChange>
            </w:pPr>
            <w:del w:id="403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4036" w:author="白日梦想家" w:date="2026-10-26T15:11:03Z"/>
              </w:rPr>
              <w:pPrChange w:id="4035" w:author="白日梦想家" w:date="2026-10-26T15:11:11Z">
                <w:pPr>
                  <w:keepNext/>
                  <w:snapToGrid w:val="0"/>
                  <w:spacing w:before="0" w:after="0" w:line="370" w:lineRule="exact"/>
                  <w:ind w:left="0" w:leftChars="0" w:right="0" w:rightChars="0" w:firstLine="0" w:firstLineChars="0"/>
                  <w:jc w:val="center"/>
                </w:pPr>
              </w:pPrChange>
            </w:pPr>
            <w:del w:id="403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keepNext/>
                  <w:snapToGrid w:val="0"/>
                  <w:spacing w:before="0" w:after="0" w:line="370" w:lineRule="exact"/>
                  <w:ind w:left="0" w:leftChars="0" w:right="0" w:rightChars="0" w:firstLine="0" w:firstLineChars="0"/>
                  <w:jc w:val="center"/>
                </w:pPr>
              </w:pPrChange>
            </w:pPr>
            <w:del w:id="4040"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4042" w:author="白日梦想家" w:date="2026-10-26T15:11:03Z"/>
              </w:rPr>
              <w:pPrChange w:id="4041" w:author="白日梦想家" w:date="2026-10-26T15:11:11Z">
                <w:pPr>
                  <w:keepNext/>
                  <w:snapToGrid w:val="0"/>
                  <w:spacing w:before="0" w:after="0" w:line="370" w:lineRule="exact"/>
                  <w:ind w:left="0" w:leftChars="0" w:right="0" w:rightChars="0" w:firstLine="0" w:firstLineChars="0"/>
                  <w:jc w:val="center"/>
                </w:pPr>
              </w:pPrChange>
            </w:pPr>
            <w:del w:id="404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4045" w:author="白日梦想家" w:date="2026-10-26T15:11:03Z"/>
              </w:rPr>
              <w:pPrChange w:id="4044" w:author="白日梦想家" w:date="2026-10-26T15:11:11Z">
                <w:pPr>
                  <w:keepNext/>
                  <w:snapToGrid w:val="0"/>
                  <w:spacing w:before="0" w:after="0" w:line="370" w:lineRule="exact"/>
                  <w:ind w:left="0" w:leftChars="0" w:right="0" w:rightChars="0" w:firstLine="0" w:firstLineChars="0"/>
                  <w:jc w:val="center"/>
                </w:pPr>
              </w:pPrChange>
            </w:pPr>
            <w:del w:id="404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4048" w:author="白日梦想家" w:date="2026-10-26T15:11:03Z"/>
              </w:rPr>
              <w:pPrChange w:id="4047" w:author="白日梦想家" w:date="2026-10-26T15:11:11Z">
                <w:pPr>
                  <w:keepNext/>
                  <w:snapToGrid w:val="0"/>
                  <w:spacing w:before="0" w:after="0" w:line="370" w:lineRule="exact"/>
                  <w:ind w:left="0" w:leftChars="0" w:right="0" w:rightChars="0" w:firstLine="0" w:firstLineChars="0"/>
                  <w:jc w:val="center"/>
                </w:pPr>
              </w:pPrChange>
            </w:pPr>
            <w:del w:id="4049"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50"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4052" w:author="白日梦想家" w:date="2026-10-26T15:11:03Z"/>
              </w:rPr>
              <w:pPrChange w:id="4051" w:author="白日梦想家" w:date="2026-10-26T15:11:11Z">
                <w:pPr>
                  <w:keepNext/>
                  <w:snapToGrid w:val="0"/>
                  <w:spacing w:before="0" w:after="0" w:line="370" w:lineRule="exact"/>
                  <w:ind w:left="0" w:leftChars="0" w:right="0" w:rightChars="0" w:firstLine="0" w:firstLineChars="0"/>
                  <w:jc w:val="center"/>
                </w:pPr>
              </w:pPrChange>
            </w:pPr>
            <w:del w:id="405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keepNext/>
                  <w:snapToGrid w:val="0"/>
                  <w:spacing w:before="0" w:after="0" w:line="370" w:lineRule="exact"/>
                  <w:ind w:left="0" w:leftChars="0" w:right="0" w:rightChars="0" w:firstLine="0" w:firstLineChars="0"/>
                  <w:jc w:val="center"/>
                </w:pPr>
              </w:pPrChange>
            </w:pPr>
            <w:del w:id="405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4058" w:author="白日梦想家" w:date="2026-10-26T15:11:03Z"/>
              </w:rPr>
              <w:pPrChange w:id="4057" w:author="白日梦想家" w:date="2026-10-26T15:11:11Z">
                <w:pPr>
                  <w:keepNext/>
                  <w:snapToGrid w:val="0"/>
                  <w:spacing w:before="0" w:after="0" w:line="370" w:lineRule="exact"/>
                  <w:ind w:left="0" w:leftChars="0" w:right="0" w:rightChars="0" w:firstLine="0" w:firstLineChars="0"/>
                  <w:jc w:val="center"/>
                </w:pPr>
              </w:pPrChange>
            </w:pPr>
            <w:del w:id="405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4061" w:author="白日梦想家" w:date="2026-10-26T15:11:03Z"/>
              </w:rPr>
              <w:pPrChange w:id="4060" w:author="白日梦想家" w:date="2026-10-26T15:11:11Z">
                <w:pPr>
                  <w:keepNext/>
                  <w:snapToGrid w:val="0"/>
                  <w:spacing w:before="0" w:after="0" w:line="370" w:lineRule="exact"/>
                  <w:ind w:left="0" w:leftChars="0" w:right="0" w:rightChars="0" w:firstLine="0" w:firstLineChars="0"/>
                  <w:jc w:val="center"/>
                </w:pPr>
              </w:pPrChange>
            </w:pPr>
            <w:del w:id="406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4064" w:author="白日梦想家" w:date="2026-10-26T15:11:03Z"/>
              </w:rPr>
              <w:pPrChange w:id="4063" w:author="白日梦想家" w:date="2026-10-26T15:11:11Z">
                <w:pPr>
                  <w:keepNext/>
                  <w:snapToGrid w:val="0"/>
                  <w:spacing w:before="0" w:after="0" w:line="370" w:lineRule="exact"/>
                  <w:ind w:left="0" w:leftChars="0" w:right="0" w:rightChars="0" w:firstLine="0" w:firstLineChars="0"/>
                  <w:jc w:val="center"/>
                </w:pPr>
              </w:pPrChange>
            </w:pPr>
            <w:del w:id="406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4067" w:author="白日梦想家" w:date="2026-10-26T15:11:03Z"/>
              </w:rPr>
              <w:pPrChange w:id="4066" w:author="白日梦想家" w:date="2026-10-26T15:11:11Z">
                <w:pPr>
                  <w:keepNext/>
                  <w:snapToGrid w:val="0"/>
                  <w:spacing w:before="0" w:after="0" w:line="370" w:lineRule="exact"/>
                  <w:ind w:left="0" w:leftChars="0" w:right="0" w:rightChars="0" w:firstLine="0" w:firstLineChars="0"/>
                  <w:jc w:val="center"/>
                </w:pPr>
              </w:pPrChange>
            </w:pPr>
            <w:del w:id="4068"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69"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4071" w:author="白日梦想家" w:date="2026-10-26T15:11:03Z"/>
              </w:rPr>
              <w:pPrChange w:id="4070" w:author="白日梦想家" w:date="2026-10-26T15:11:11Z">
                <w:pPr>
                  <w:keepNext/>
                  <w:snapToGrid w:val="0"/>
                  <w:spacing w:before="0" w:after="0" w:line="370" w:lineRule="exact"/>
                  <w:ind w:left="0" w:leftChars="0" w:right="0" w:rightChars="0" w:firstLine="0" w:firstLineChars="0"/>
                  <w:jc w:val="center"/>
                </w:pPr>
              </w:pPrChange>
            </w:pPr>
            <w:del w:id="407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4074" w:author="白日梦想家" w:date="2026-10-26T15:11:03Z"/>
              </w:rPr>
              <w:pPrChange w:id="4073" w:author="白日梦想家" w:date="2026-10-26T15:11:11Z">
                <w:pPr>
                  <w:keepNext/>
                  <w:snapToGrid w:val="0"/>
                  <w:spacing w:before="0" w:after="0" w:line="370" w:lineRule="exact"/>
                  <w:ind w:left="0" w:leftChars="0" w:right="0" w:rightChars="0" w:firstLine="0" w:firstLineChars="0"/>
                  <w:jc w:val="center"/>
                </w:pPr>
              </w:pPrChange>
            </w:pPr>
            <w:del w:id="407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4077" w:author="白日梦想家" w:date="2026-10-26T15:11:03Z"/>
              </w:rPr>
              <w:pPrChange w:id="4076" w:author="白日梦想家" w:date="2026-10-26T15:11:11Z">
                <w:pPr>
                  <w:keepNext/>
                  <w:snapToGrid w:val="0"/>
                  <w:spacing w:before="0" w:after="0" w:line="370" w:lineRule="exact"/>
                  <w:ind w:left="0" w:leftChars="0" w:right="0" w:rightChars="0" w:firstLine="0" w:firstLineChars="0"/>
                  <w:jc w:val="center"/>
                </w:pPr>
              </w:pPrChange>
            </w:pPr>
            <w:del w:id="4078"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4080" w:author="白日梦想家" w:date="2026-10-26T15:11:03Z"/>
              </w:rPr>
              <w:pPrChange w:id="4079" w:author="白日梦想家" w:date="2026-10-26T15:11:11Z">
                <w:pPr>
                  <w:keepNext/>
                  <w:snapToGrid w:val="0"/>
                  <w:spacing w:before="0" w:after="0" w:line="370" w:lineRule="exact"/>
                  <w:ind w:left="0" w:leftChars="0" w:right="0" w:rightChars="0" w:firstLine="0" w:firstLineChars="0"/>
                  <w:jc w:val="center"/>
                </w:pPr>
              </w:pPrChange>
            </w:pPr>
            <w:del w:id="4081"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4083" w:author="白日梦想家" w:date="2026-10-26T15:11:03Z"/>
              </w:rPr>
              <w:pPrChange w:id="4082" w:author="白日梦想家" w:date="2026-10-26T15:11:11Z">
                <w:pPr>
                  <w:keepNext/>
                  <w:snapToGrid w:val="0"/>
                  <w:spacing w:before="0" w:after="0" w:line="370" w:lineRule="exact"/>
                  <w:ind w:left="0" w:leftChars="0" w:right="0" w:rightChars="0" w:firstLine="0" w:firstLineChars="0"/>
                  <w:jc w:val="center"/>
                </w:pPr>
              </w:pPrChange>
            </w:pPr>
            <w:del w:id="408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4086" w:author="白日梦想家" w:date="2026-10-26T15:11:03Z"/>
              </w:rPr>
              <w:pPrChange w:id="4085" w:author="白日梦想家" w:date="2026-10-26T15:11:11Z">
                <w:pPr>
                  <w:keepNext/>
                  <w:snapToGrid w:val="0"/>
                  <w:spacing w:before="0" w:after="0" w:line="370" w:lineRule="exact"/>
                  <w:ind w:left="0" w:leftChars="0" w:right="0" w:rightChars="0" w:firstLine="0" w:firstLineChars="0"/>
                  <w:jc w:val="center"/>
                </w:pPr>
              </w:pPrChange>
            </w:pPr>
            <w:del w:id="4087"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88"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4090" w:author="白日梦想家" w:date="2026-10-26T15:11:03Z"/>
              </w:rPr>
              <w:pPrChange w:id="4089" w:author="白日梦想家" w:date="2026-10-26T15:11:11Z">
                <w:pPr>
                  <w:keepNext/>
                  <w:snapToGrid w:val="0"/>
                  <w:spacing w:before="0" w:after="0" w:line="370" w:lineRule="exact"/>
                  <w:ind w:left="0" w:leftChars="0" w:right="0" w:rightChars="0" w:firstLine="0" w:firstLineChars="0"/>
                  <w:jc w:val="center"/>
                </w:pPr>
              </w:pPrChange>
            </w:pPr>
            <w:del w:id="409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4093" w:author="白日梦想家" w:date="2026-10-26T15:11:03Z"/>
              </w:rPr>
              <w:pPrChange w:id="4092" w:author="白日梦想家" w:date="2026-10-26T15:11:11Z">
                <w:pPr>
                  <w:keepNext/>
                  <w:snapToGrid w:val="0"/>
                  <w:spacing w:before="0" w:after="0" w:line="370" w:lineRule="exact"/>
                  <w:ind w:left="0" w:leftChars="0" w:right="0" w:rightChars="0" w:firstLine="0" w:firstLineChars="0"/>
                  <w:jc w:val="center"/>
                </w:pPr>
              </w:pPrChange>
            </w:pPr>
            <w:del w:id="409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4096" w:author="白日梦想家" w:date="2026-10-26T15:11:03Z"/>
              </w:rPr>
              <w:pPrChange w:id="4095" w:author="白日梦想家" w:date="2026-10-26T15:11:11Z">
                <w:pPr>
                  <w:keepNext/>
                  <w:snapToGrid w:val="0"/>
                  <w:spacing w:before="0" w:after="0" w:line="370" w:lineRule="exact"/>
                  <w:ind w:left="0" w:leftChars="0" w:right="0" w:rightChars="0" w:firstLine="0" w:firstLineChars="0"/>
                  <w:jc w:val="center"/>
                </w:pPr>
              </w:pPrChange>
            </w:pPr>
            <w:del w:id="4097"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4099" w:author="白日梦想家" w:date="2026-10-26T15:11:03Z"/>
              </w:rPr>
              <w:pPrChange w:id="4098" w:author="白日梦想家" w:date="2026-10-26T15:11:11Z">
                <w:pPr>
                  <w:keepNext/>
                  <w:snapToGrid w:val="0"/>
                  <w:spacing w:before="0" w:after="0" w:line="370" w:lineRule="exact"/>
                  <w:ind w:left="0" w:leftChars="0" w:right="0" w:rightChars="0" w:firstLine="0" w:firstLineChars="0"/>
                  <w:jc w:val="center"/>
                </w:pPr>
              </w:pPrChange>
            </w:pPr>
            <w:del w:id="4100"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4102" w:author="白日梦想家" w:date="2026-10-26T15:11:03Z"/>
              </w:rPr>
              <w:pPrChange w:id="4101" w:author="白日梦想家" w:date="2026-10-26T15:11:11Z">
                <w:pPr>
                  <w:keepNext/>
                  <w:snapToGrid w:val="0"/>
                  <w:spacing w:before="0" w:after="0" w:line="370" w:lineRule="exact"/>
                  <w:ind w:left="0" w:leftChars="0" w:right="0" w:rightChars="0" w:firstLine="0" w:firstLineChars="0"/>
                  <w:jc w:val="center"/>
                </w:pPr>
              </w:pPrChange>
            </w:pPr>
            <w:del w:id="4103"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4105" w:author="白日梦想家" w:date="2026-10-26T15:11:03Z"/>
              </w:rPr>
              <w:pPrChange w:id="4104" w:author="白日梦想家" w:date="2026-10-26T15:11:11Z">
                <w:pPr>
                  <w:keepNext/>
                  <w:snapToGrid w:val="0"/>
                  <w:spacing w:before="0" w:after="0" w:line="370" w:lineRule="exact"/>
                  <w:ind w:left="0" w:leftChars="0" w:right="0" w:rightChars="0" w:firstLine="0" w:firstLineChars="0"/>
                  <w:jc w:val="center"/>
                </w:pPr>
              </w:pPrChange>
            </w:pPr>
            <w:del w:id="4106"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07"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4109" w:author="白日梦想家" w:date="2026-10-26T15:11:03Z"/>
              </w:rPr>
              <w:pPrChange w:id="4108" w:author="白日梦想家" w:date="2026-10-26T15:11:11Z">
                <w:pPr>
                  <w:keepNext/>
                  <w:snapToGrid w:val="0"/>
                  <w:spacing w:before="0" w:after="0" w:line="370" w:lineRule="exact"/>
                  <w:ind w:left="0" w:leftChars="0" w:right="0" w:rightChars="0" w:firstLine="0" w:firstLineChars="0"/>
                  <w:jc w:val="center"/>
                </w:pPr>
              </w:pPrChange>
            </w:pPr>
            <w:del w:id="411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4112" w:author="白日梦想家" w:date="2026-10-26T15:11:03Z"/>
              </w:rPr>
              <w:pPrChange w:id="4111" w:author="白日梦想家" w:date="2026-10-26T15:11:11Z">
                <w:pPr>
                  <w:keepNext/>
                  <w:snapToGrid w:val="0"/>
                  <w:spacing w:before="0" w:after="0" w:line="370" w:lineRule="exact"/>
                  <w:ind w:left="0" w:leftChars="0" w:right="0" w:rightChars="0" w:firstLine="0" w:firstLineChars="0"/>
                  <w:jc w:val="center"/>
                </w:pPr>
              </w:pPrChange>
            </w:pPr>
            <w:del w:id="411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4115" w:author="白日梦想家" w:date="2026-10-26T15:11:03Z"/>
              </w:rPr>
              <w:pPrChange w:id="4114" w:author="白日梦想家" w:date="2026-10-26T15:11:11Z">
                <w:pPr>
                  <w:keepNext/>
                  <w:snapToGrid w:val="0"/>
                  <w:spacing w:before="0" w:after="0" w:line="370" w:lineRule="exact"/>
                  <w:ind w:left="0" w:leftChars="0" w:right="0" w:rightChars="0" w:firstLine="0" w:firstLineChars="0"/>
                  <w:jc w:val="center"/>
                </w:pPr>
              </w:pPrChange>
            </w:pPr>
            <w:del w:id="4116"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4118" w:author="白日梦想家" w:date="2026-10-26T15:11:03Z"/>
              </w:rPr>
              <w:pPrChange w:id="4117" w:author="白日梦想家" w:date="2026-10-26T15:11:11Z">
                <w:pPr>
                  <w:keepNext/>
                  <w:snapToGrid w:val="0"/>
                  <w:spacing w:before="0" w:after="0" w:line="370" w:lineRule="exact"/>
                  <w:ind w:left="0" w:leftChars="0" w:right="0" w:rightChars="0" w:firstLine="0" w:firstLineChars="0"/>
                  <w:jc w:val="center"/>
                </w:pPr>
              </w:pPrChange>
            </w:pPr>
            <w:del w:id="411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4121" w:author="白日梦想家" w:date="2026-10-26T15:11:03Z"/>
              </w:rPr>
              <w:pPrChange w:id="4120" w:author="白日梦想家" w:date="2026-10-26T15:11:11Z">
                <w:pPr>
                  <w:keepNext/>
                  <w:snapToGrid w:val="0"/>
                  <w:spacing w:before="0" w:after="0" w:line="370" w:lineRule="exact"/>
                  <w:ind w:left="0" w:leftChars="0" w:right="0" w:rightChars="0" w:firstLine="0" w:firstLineChars="0"/>
                  <w:jc w:val="center"/>
                </w:pPr>
              </w:pPrChange>
            </w:pPr>
            <w:del w:id="412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4124" w:author="白日梦想家" w:date="2026-10-26T15:11:03Z"/>
              </w:rPr>
              <w:pPrChange w:id="4123" w:author="白日梦想家" w:date="2026-10-26T15:11:11Z">
                <w:pPr>
                  <w:keepNext/>
                  <w:snapToGrid w:val="0"/>
                  <w:spacing w:before="0" w:after="0" w:line="370" w:lineRule="exact"/>
                  <w:ind w:left="0" w:leftChars="0" w:right="0" w:rightChars="0" w:firstLine="0" w:firstLineChars="0"/>
                  <w:jc w:val="center"/>
                </w:pPr>
              </w:pPrChange>
            </w:pPr>
            <w:del w:id="4125"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126"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4128" w:author="白日梦想家" w:date="2026-10-26T15:11:03Z"/>
              </w:rPr>
              <w:pPrChange w:id="4127" w:author="白日梦想家" w:date="2026-10-26T15:11:11Z">
                <w:pPr>
                  <w:keepNext/>
                  <w:snapToGrid w:val="0"/>
                  <w:spacing w:before="0" w:after="0" w:line="370" w:lineRule="exact"/>
                  <w:ind w:left="0" w:leftChars="0" w:right="0" w:rightChars="0" w:firstLine="0" w:firstLineChars="0"/>
                  <w:jc w:val="center"/>
                </w:pPr>
              </w:pPrChange>
            </w:pPr>
            <w:del w:id="412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4131" w:author="白日梦想家" w:date="2026-10-26T15:11:03Z"/>
              </w:rPr>
              <w:pPrChange w:id="4130" w:author="白日梦想家" w:date="2026-10-26T15:11:11Z">
                <w:pPr>
                  <w:keepNext/>
                  <w:snapToGrid w:val="0"/>
                  <w:spacing w:before="0" w:after="0" w:line="370" w:lineRule="exact"/>
                  <w:ind w:left="0" w:leftChars="0" w:right="0" w:rightChars="0" w:firstLine="0" w:firstLineChars="0"/>
                  <w:jc w:val="center"/>
                </w:pPr>
              </w:pPrChange>
            </w:pPr>
            <w:del w:id="413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4134" w:author="白日梦想家" w:date="2026-10-26T15:11:03Z"/>
              </w:rPr>
              <w:pPrChange w:id="4133" w:author="白日梦想家" w:date="2026-10-26T15:11:11Z">
                <w:pPr>
                  <w:keepNext/>
                  <w:snapToGrid w:val="0"/>
                  <w:spacing w:before="0" w:after="0" w:line="370" w:lineRule="exact"/>
                  <w:ind w:left="0" w:leftChars="0" w:right="0" w:rightChars="0" w:firstLine="0" w:firstLineChars="0"/>
                  <w:jc w:val="center"/>
                </w:pPr>
              </w:pPrChange>
            </w:pPr>
            <w:del w:id="4135"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4137" w:author="白日梦想家" w:date="2026-10-26T15:11:03Z"/>
              </w:rPr>
              <w:pPrChange w:id="4136" w:author="白日梦想家" w:date="2026-10-26T15:11:11Z">
                <w:pPr>
                  <w:keepNext/>
                  <w:snapToGrid w:val="0"/>
                  <w:spacing w:before="0" w:after="0" w:line="370" w:lineRule="exact"/>
                  <w:ind w:left="0" w:leftChars="0" w:right="0" w:rightChars="0" w:firstLine="0" w:firstLineChars="0"/>
                  <w:jc w:val="center"/>
                </w:pPr>
              </w:pPrChange>
            </w:pPr>
            <w:del w:id="4138"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4140" w:author="白日梦想家" w:date="2026-10-26T15:11:03Z"/>
              </w:rPr>
              <w:pPrChange w:id="4139" w:author="白日梦想家" w:date="2026-10-26T15:11:11Z">
                <w:pPr>
                  <w:keepNext/>
                  <w:snapToGrid w:val="0"/>
                  <w:spacing w:before="0" w:after="0" w:line="370" w:lineRule="exact"/>
                  <w:ind w:left="0" w:leftChars="0" w:right="0" w:rightChars="0" w:firstLine="0" w:firstLineChars="0"/>
                  <w:jc w:val="center"/>
                </w:pPr>
              </w:pPrChange>
            </w:pPr>
            <w:del w:id="4141"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4143" w:author="白日梦想家" w:date="2026-10-26T15:11:03Z"/>
              </w:rPr>
              <w:pPrChange w:id="4142" w:author="白日梦想家" w:date="2026-10-26T15:11:11Z">
                <w:pPr>
                  <w:keepNext/>
                  <w:snapToGrid w:val="0"/>
                  <w:spacing w:before="0" w:after="0" w:line="370" w:lineRule="exact"/>
                  <w:ind w:left="0" w:leftChars="0" w:right="0" w:rightChars="0" w:firstLine="0" w:firstLineChars="0"/>
                  <w:jc w:val="center"/>
                </w:pPr>
              </w:pPrChange>
            </w:pPr>
            <w:del w:id="4144"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45"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4147" w:author="白日梦想家" w:date="2026-10-26T15:11:03Z"/>
              </w:rPr>
              <w:pPrChange w:id="4146" w:author="白日梦想家" w:date="2026-10-26T15:11:11Z">
                <w:pPr>
                  <w:keepNext/>
                  <w:snapToGrid w:val="0"/>
                  <w:spacing w:before="0" w:after="0" w:line="370" w:lineRule="exact"/>
                  <w:ind w:left="0" w:leftChars="0" w:right="0" w:rightChars="0" w:firstLine="0" w:firstLineChars="0"/>
                  <w:jc w:val="center"/>
                </w:pPr>
              </w:pPrChange>
            </w:pPr>
            <w:del w:id="414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4150" w:author="白日梦想家" w:date="2026-10-26T15:11:03Z"/>
              </w:rPr>
              <w:pPrChange w:id="4149" w:author="白日梦想家" w:date="2026-10-26T15:11:11Z">
                <w:pPr>
                  <w:keepNext/>
                  <w:snapToGrid w:val="0"/>
                  <w:spacing w:before="0" w:after="0" w:line="370" w:lineRule="exact"/>
                  <w:ind w:left="0" w:leftChars="0" w:right="0" w:rightChars="0" w:firstLine="0" w:firstLineChars="0"/>
                  <w:jc w:val="center"/>
                </w:pPr>
              </w:pPrChange>
            </w:pPr>
            <w:del w:id="415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4153" w:author="白日梦想家" w:date="2026-10-26T15:11:03Z"/>
              </w:rPr>
              <w:pPrChange w:id="4152" w:author="白日梦想家" w:date="2026-10-26T15:11:11Z">
                <w:pPr>
                  <w:keepNext/>
                  <w:snapToGrid w:val="0"/>
                  <w:spacing w:before="0" w:after="0" w:line="370" w:lineRule="exact"/>
                  <w:ind w:left="0" w:leftChars="0" w:right="0" w:rightChars="0" w:firstLine="0" w:firstLineChars="0"/>
                  <w:jc w:val="center"/>
                </w:pPr>
              </w:pPrChange>
            </w:pPr>
            <w:del w:id="4154"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4156" w:author="白日梦想家" w:date="2026-10-26T15:11:03Z"/>
              </w:rPr>
              <w:pPrChange w:id="4155" w:author="白日梦想家" w:date="2026-10-26T15:11:11Z">
                <w:pPr>
                  <w:keepNext/>
                  <w:snapToGrid w:val="0"/>
                  <w:spacing w:before="0" w:after="0" w:line="370" w:lineRule="exact"/>
                  <w:ind w:left="0" w:leftChars="0" w:right="0" w:rightChars="0" w:firstLine="0" w:firstLineChars="0"/>
                  <w:jc w:val="center"/>
                </w:pPr>
              </w:pPrChange>
            </w:pPr>
            <w:del w:id="4157"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4159" w:author="白日梦想家" w:date="2026-10-26T15:11:03Z"/>
              </w:rPr>
              <w:pPrChange w:id="4158" w:author="白日梦想家" w:date="2026-10-26T15:11:11Z">
                <w:pPr>
                  <w:keepNext/>
                  <w:snapToGrid w:val="0"/>
                  <w:spacing w:before="0" w:after="0" w:line="370" w:lineRule="exact"/>
                  <w:ind w:left="0" w:leftChars="0" w:right="0" w:rightChars="0" w:firstLine="0" w:firstLineChars="0"/>
                  <w:jc w:val="center"/>
                </w:pPr>
              </w:pPrChange>
            </w:pPr>
            <w:del w:id="416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4162" w:author="白日梦想家" w:date="2026-10-26T15:11:03Z"/>
              </w:rPr>
              <w:pPrChange w:id="4161" w:author="白日梦想家" w:date="2026-10-26T15:11:11Z">
                <w:pPr>
                  <w:keepNext/>
                  <w:snapToGrid w:val="0"/>
                  <w:spacing w:before="0" w:after="0" w:line="370" w:lineRule="exact"/>
                  <w:ind w:left="0" w:leftChars="0" w:right="0" w:rightChars="0" w:firstLine="0" w:firstLineChars="0"/>
                  <w:jc w:val="center"/>
                </w:pPr>
              </w:pPrChange>
            </w:pPr>
            <w:del w:id="4163"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64"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4166" w:author="白日梦想家" w:date="2026-10-26T15:11:03Z"/>
              </w:rPr>
              <w:pPrChange w:id="4165" w:author="白日梦想家" w:date="2026-10-26T15:11:11Z">
                <w:pPr>
                  <w:keepNext/>
                  <w:snapToGrid w:val="0"/>
                  <w:spacing w:before="0" w:after="0" w:line="370" w:lineRule="exact"/>
                  <w:ind w:left="0" w:leftChars="0" w:right="0" w:rightChars="0" w:firstLine="0" w:firstLineChars="0"/>
                  <w:jc w:val="center"/>
                </w:pPr>
              </w:pPrChange>
            </w:pPr>
            <w:del w:id="416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4169" w:author="白日梦想家" w:date="2026-10-26T15:11:03Z"/>
              </w:rPr>
              <w:pPrChange w:id="4168" w:author="白日梦想家" w:date="2026-10-26T15:11:11Z">
                <w:pPr>
                  <w:keepNext/>
                  <w:snapToGrid w:val="0"/>
                  <w:spacing w:before="0" w:after="0" w:line="370" w:lineRule="exact"/>
                  <w:ind w:left="0" w:leftChars="0" w:right="0" w:rightChars="0" w:firstLine="0" w:firstLineChars="0"/>
                  <w:jc w:val="center"/>
                </w:pPr>
              </w:pPrChange>
            </w:pPr>
            <w:del w:id="417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4172" w:author="白日梦想家" w:date="2026-10-26T15:11:03Z"/>
              </w:rPr>
              <w:pPrChange w:id="4171" w:author="白日梦想家" w:date="2026-10-26T15:11:11Z">
                <w:pPr>
                  <w:keepNext/>
                  <w:snapToGrid w:val="0"/>
                  <w:spacing w:before="0" w:after="0" w:line="370" w:lineRule="exact"/>
                  <w:ind w:left="0" w:leftChars="0" w:right="0" w:rightChars="0" w:firstLine="0" w:firstLineChars="0"/>
                  <w:jc w:val="center"/>
                </w:pPr>
              </w:pPrChange>
            </w:pPr>
            <w:del w:id="4173"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4175" w:author="白日梦想家" w:date="2026-10-26T15:11:03Z"/>
              </w:rPr>
              <w:pPrChange w:id="4174" w:author="白日梦想家" w:date="2026-10-26T15:11:11Z">
                <w:pPr>
                  <w:keepNext/>
                  <w:snapToGrid w:val="0"/>
                  <w:spacing w:before="0" w:after="0" w:line="370" w:lineRule="exact"/>
                  <w:ind w:left="0" w:leftChars="0" w:right="0" w:rightChars="0" w:firstLine="0" w:firstLineChars="0"/>
                  <w:jc w:val="center"/>
                </w:pPr>
              </w:pPrChange>
            </w:pPr>
            <w:del w:id="4176"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4178" w:author="白日梦想家" w:date="2026-10-26T15:11:03Z"/>
              </w:rPr>
              <w:pPrChange w:id="4177" w:author="白日梦想家" w:date="2026-10-26T15:11:11Z">
                <w:pPr>
                  <w:keepNext/>
                  <w:snapToGrid w:val="0"/>
                  <w:spacing w:before="0" w:after="0" w:line="370" w:lineRule="exact"/>
                  <w:ind w:left="0" w:leftChars="0" w:right="0" w:rightChars="0" w:firstLine="0" w:firstLineChars="0"/>
                  <w:jc w:val="center"/>
                </w:pPr>
              </w:pPrChange>
            </w:pPr>
            <w:del w:id="4179"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4181" w:author="白日梦想家" w:date="2026-10-26T15:11:03Z"/>
              </w:rPr>
              <w:pPrChange w:id="4180" w:author="白日梦想家" w:date="2026-10-26T15:11:11Z">
                <w:pPr>
                  <w:keepNext/>
                  <w:snapToGrid w:val="0"/>
                  <w:spacing w:before="0" w:after="0" w:line="370" w:lineRule="exact"/>
                  <w:ind w:left="0" w:leftChars="0" w:right="0" w:rightChars="0" w:firstLine="0" w:firstLineChars="0"/>
                  <w:jc w:val="center"/>
                </w:pPr>
              </w:pPrChange>
            </w:pPr>
            <w:del w:id="4182"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83"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4185" w:author="白日梦想家" w:date="2026-10-26T15:11:03Z"/>
              </w:rPr>
              <w:pPrChange w:id="4184" w:author="白日梦想家" w:date="2026-10-26T15:11:11Z">
                <w:pPr>
                  <w:keepNext/>
                  <w:snapToGrid w:val="0"/>
                  <w:spacing w:before="0" w:after="0" w:line="370" w:lineRule="exact"/>
                  <w:ind w:left="0" w:leftChars="0" w:right="0" w:rightChars="0" w:firstLine="0" w:firstLineChars="0"/>
                  <w:jc w:val="center"/>
                </w:pPr>
              </w:pPrChange>
            </w:pPr>
            <w:del w:id="418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4188" w:author="白日梦想家" w:date="2026-10-26T15:11:03Z"/>
              </w:rPr>
              <w:pPrChange w:id="4187" w:author="白日梦想家" w:date="2026-10-26T15:11:11Z">
                <w:pPr>
                  <w:keepNext/>
                  <w:snapToGrid w:val="0"/>
                  <w:spacing w:before="0" w:after="0" w:line="370" w:lineRule="exact"/>
                  <w:ind w:left="0" w:leftChars="0" w:right="0" w:rightChars="0" w:firstLine="0" w:firstLineChars="0"/>
                  <w:jc w:val="center"/>
                </w:pPr>
              </w:pPrChange>
            </w:pPr>
            <w:del w:id="418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4191" w:author="白日梦想家" w:date="2026-10-26T15:11:03Z"/>
              </w:rPr>
              <w:pPrChange w:id="4190" w:author="白日梦想家" w:date="2026-10-26T15:11:11Z">
                <w:pPr>
                  <w:keepNext/>
                  <w:snapToGrid w:val="0"/>
                  <w:spacing w:before="0" w:after="0" w:line="370" w:lineRule="exact"/>
                  <w:ind w:left="0" w:leftChars="0" w:right="0" w:rightChars="0" w:firstLine="0" w:firstLineChars="0"/>
                  <w:jc w:val="center"/>
                </w:pPr>
              </w:pPrChange>
            </w:pPr>
            <w:del w:id="4192"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4194" w:author="白日梦想家" w:date="2026-10-26T15:11:03Z"/>
              </w:rPr>
              <w:pPrChange w:id="4193" w:author="白日梦想家" w:date="2026-10-26T15:11:11Z">
                <w:pPr>
                  <w:keepNext/>
                  <w:snapToGrid w:val="0"/>
                  <w:spacing w:before="0" w:after="0" w:line="370" w:lineRule="exact"/>
                  <w:ind w:left="0" w:leftChars="0" w:right="0" w:rightChars="0" w:firstLine="0" w:firstLineChars="0"/>
                  <w:jc w:val="center"/>
                </w:pPr>
              </w:pPrChange>
            </w:pPr>
            <w:del w:id="4195"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4197" w:author="白日梦想家" w:date="2026-10-26T15:11:03Z"/>
              </w:rPr>
              <w:pPrChange w:id="4196" w:author="白日梦想家" w:date="2026-10-26T15:11:11Z">
                <w:pPr>
                  <w:keepNext/>
                  <w:snapToGrid w:val="0"/>
                  <w:spacing w:before="0" w:after="0" w:line="370" w:lineRule="exact"/>
                  <w:ind w:left="0" w:leftChars="0" w:right="0" w:rightChars="0" w:firstLine="0" w:firstLineChars="0"/>
                  <w:jc w:val="center"/>
                </w:pPr>
              </w:pPrChange>
            </w:pPr>
            <w:del w:id="4198"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4200" w:author="白日梦想家" w:date="2026-10-26T15:11:03Z"/>
              </w:rPr>
              <w:pPrChange w:id="4199" w:author="白日梦想家" w:date="2026-10-26T15:11:11Z">
                <w:pPr>
                  <w:keepNext/>
                  <w:snapToGrid w:val="0"/>
                  <w:spacing w:before="0" w:after="0" w:line="370" w:lineRule="exact"/>
                  <w:ind w:left="0" w:leftChars="0" w:right="0" w:rightChars="0" w:firstLine="0" w:firstLineChars="0"/>
                  <w:jc w:val="center"/>
                </w:pPr>
              </w:pPrChange>
            </w:pPr>
            <w:del w:id="4201"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202"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4204" w:author="白日梦想家" w:date="2026-10-26T15:11:03Z"/>
              </w:rPr>
              <w:pPrChange w:id="4203" w:author="白日梦想家" w:date="2026-10-26T15:11:11Z">
                <w:pPr>
                  <w:keepNext/>
                  <w:snapToGrid w:val="0"/>
                  <w:spacing w:before="0" w:after="0" w:line="370" w:lineRule="exact"/>
                  <w:ind w:left="0" w:leftChars="0" w:right="0" w:rightChars="0" w:firstLine="0" w:firstLineChars="0"/>
                  <w:jc w:val="center"/>
                </w:pPr>
              </w:pPrChange>
            </w:pPr>
            <w:del w:id="420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4207" w:author="白日梦想家" w:date="2026-10-26T15:11:03Z"/>
              </w:rPr>
              <w:pPrChange w:id="4206" w:author="白日梦想家" w:date="2026-10-26T15:11:11Z">
                <w:pPr>
                  <w:keepNext/>
                  <w:snapToGrid w:val="0"/>
                  <w:spacing w:before="0" w:after="0" w:line="370" w:lineRule="exact"/>
                  <w:ind w:left="0" w:leftChars="0" w:right="0" w:rightChars="0" w:firstLine="0" w:firstLineChars="0"/>
                  <w:jc w:val="center"/>
                </w:pPr>
              </w:pPrChange>
            </w:pPr>
            <w:del w:id="420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4210" w:author="白日梦想家" w:date="2026-10-26T15:11:03Z"/>
              </w:rPr>
              <w:pPrChange w:id="4209" w:author="白日梦想家" w:date="2026-10-26T15:11:11Z">
                <w:pPr>
                  <w:keepNext/>
                  <w:snapToGrid w:val="0"/>
                  <w:spacing w:before="0" w:after="0" w:line="370" w:lineRule="exact"/>
                  <w:ind w:left="0" w:leftChars="0" w:right="0" w:rightChars="0" w:firstLine="0" w:firstLineChars="0"/>
                  <w:jc w:val="center"/>
                </w:pPr>
              </w:pPrChange>
            </w:pPr>
            <w:del w:id="4211"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4213" w:author="白日梦想家" w:date="2026-10-26T15:11:03Z"/>
              </w:rPr>
              <w:pPrChange w:id="4212" w:author="白日梦想家" w:date="2026-10-26T15:11:11Z">
                <w:pPr>
                  <w:keepNext/>
                  <w:snapToGrid w:val="0"/>
                  <w:spacing w:before="0" w:after="0" w:line="370" w:lineRule="exact"/>
                  <w:ind w:left="0" w:leftChars="0" w:right="0" w:rightChars="0" w:firstLine="0" w:firstLineChars="0"/>
                  <w:jc w:val="center"/>
                </w:pPr>
              </w:pPrChange>
            </w:pPr>
            <w:del w:id="4214"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4216" w:author="白日梦想家" w:date="2026-10-26T15:11:03Z"/>
              </w:rPr>
              <w:pPrChange w:id="4215" w:author="白日梦想家" w:date="2026-10-26T15:11:11Z">
                <w:pPr>
                  <w:keepNext/>
                  <w:snapToGrid w:val="0"/>
                  <w:spacing w:before="0" w:after="0" w:line="370" w:lineRule="exact"/>
                  <w:ind w:left="0" w:leftChars="0" w:right="0" w:rightChars="0" w:firstLine="0" w:firstLineChars="0"/>
                  <w:jc w:val="center"/>
                </w:pPr>
              </w:pPrChange>
            </w:pPr>
            <w:del w:id="421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4219" w:author="白日梦想家" w:date="2026-10-26T15:11:03Z"/>
              </w:rPr>
              <w:pPrChange w:id="4218" w:author="白日梦想家" w:date="2026-10-26T15:11:11Z">
                <w:pPr>
                  <w:keepNext/>
                  <w:snapToGrid w:val="0"/>
                  <w:spacing w:before="0" w:after="0" w:line="370" w:lineRule="exact"/>
                  <w:ind w:left="0" w:leftChars="0" w:right="0" w:rightChars="0" w:firstLine="0" w:firstLineChars="0"/>
                  <w:jc w:val="center"/>
                </w:pPr>
              </w:pPrChange>
            </w:pPr>
            <w:del w:id="4220"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21"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4223" w:author="白日梦想家" w:date="2026-10-26T15:11:03Z"/>
              </w:rPr>
              <w:pPrChange w:id="4222" w:author="白日梦想家" w:date="2026-10-26T15:11:11Z">
                <w:pPr>
                  <w:snapToGrid w:val="0"/>
                  <w:spacing w:before="0" w:after="0" w:line="370" w:lineRule="exact"/>
                  <w:ind w:left="0" w:leftChars="0" w:right="0" w:rightChars="0" w:firstLine="0" w:firstLineChars="0"/>
                  <w:jc w:val="center"/>
                </w:pPr>
              </w:pPrChange>
            </w:pPr>
            <w:del w:id="422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4226" w:author="白日梦想家" w:date="2026-10-26T15:11:03Z"/>
              </w:rPr>
              <w:pPrChange w:id="4225" w:author="白日梦想家" w:date="2026-10-26T15:11:11Z">
                <w:pPr>
                  <w:snapToGrid w:val="0"/>
                  <w:spacing w:before="0" w:after="0" w:line="370" w:lineRule="exact"/>
                  <w:ind w:left="0" w:leftChars="0" w:right="0" w:rightChars="0" w:firstLine="0" w:firstLineChars="0"/>
                  <w:jc w:val="center"/>
                </w:pPr>
              </w:pPrChange>
            </w:pPr>
            <w:del w:id="422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4229" w:author="白日梦想家" w:date="2026-10-26T15:11:03Z"/>
              </w:rPr>
              <w:pPrChange w:id="4228" w:author="白日梦想家" w:date="2026-10-26T15:11:11Z">
                <w:pPr>
                  <w:snapToGrid w:val="0"/>
                  <w:spacing w:before="0" w:after="0" w:line="370" w:lineRule="exact"/>
                  <w:ind w:left="0" w:leftChars="0" w:right="0" w:rightChars="0" w:firstLine="0" w:firstLineChars="0"/>
                  <w:jc w:val="center"/>
                </w:pPr>
              </w:pPrChange>
            </w:pPr>
            <w:del w:id="4230"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4232" w:author="白日梦想家" w:date="2026-10-26T15:11:03Z"/>
              </w:rPr>
              <w:pPrChange w:id="4231" w:author="白日梦想家" w:date="2026-10-26T15:11:11Z">
                <w:pPr>
                  <w:snapToGrid w:val="0"/>
                  <w:spacing w:before="0" w:after="0" w:line="370" w:lineRule="exact"/>
                  <w:ind w:left="0" w:leftChars="0" w:right="0" w:rightChars="0" w:firstLine="0" w:firstLineChars="0"/>
                  <w:jc w:val="center"/>
                </w:pPr>
              </w:pPrChange>
            </w:pPr>
            <w:del w:id="4233"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4235" w:author="白日梦想家" w:date="2026-10-26T15:11:03Z"/>
              </w:rPr>
              <w:pPrChange w:id="4234" w:author="白日梦想家" w:date="2026-10-26T15:11:11Z">
                <w:pPr>
                  <w:snapToGrid w:val="0"/>
                  <w:spacing w:before="0" w:after="0" w:line="370" w:lineRule="exact"/>
                  <w:ind w:left="0" w:leftChars="0" w:right="0" w:rightChars="0" w:firstLine="0" w:firstLineChars="0"/>
                  <w:jc w:val="center"/>
                </w:pPr>
              </w:pPrChange>
            </w:pPr>
            <w:del w:id="4236"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4238" w:author="白日梦想家" w:date="2026-10-26T15:11:03Z"/>
              </w:rPr>
              <w:pPrChange w:id="4237" w:author="白日梦想家" w:date="2026-10-26T15:11:11Z">
                <w:pPr>
                  <w:snapToGrid w:val="0"/>
                  <w:spacing w:before="0" w:after="0" w:line="370" w:lineRule="exact"/>
                  <w:ind w:left="0" w:leftChars="0" w:right="0" w:rightChars="0" w:firstLine="0" w:firstLineChars="0"/>
                  <w:jc w:val="center"/>
                </w:pPr>
              </w:pPrChange>
            </w:pPr>
            <w:del w:id="4239"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4240" w:author="白日梦想家" w:date="2026-10-26T15:11:03Z"/>
          <w:rFonts w:hint="eastAsia" w:ascii="方正仿宋_GBK" w:hAnsi="方正仿宋_GBK" w:eastAsia="方正仿宋_GBK" w:cs="Times New Roman"/>
          <w:sz w:val="32"/>
          <w:szCs w:val="32"/>
          <w:highlight w:val="none"/>
          <w14:ligatures w14:val="standardContextual"/>
        </w:rPr>
      </w:pPr>
      <w:del w:id="4241" w:author="白日梦想家" w:date="2026-10-26T15:11:03Z">
        <w:r>
          <w:rPr>
            <w:rFonts w:hint="default" w:ascii="Times New Roman" w:hAnsi="Times New Roman" w:eastAsia="方正仿宋_GBK" w:cs="Times New Roman"/>
            <w:b w:val="0"/>
            <w:bCs w:val="0"/>
            <w:i w:val="0"/>
            <w:iCs w:val="0"/>
            <w:sz w:val="24"/>
            <w:szCs w:val="24"/>
            <w:rPrChange w:id="4242" w:author="xh" w:date="2026-10-26T09:47:23Z">
              <w:rPr>
                <w:rFonts w:hint="eastAsia" w:ascii="方正仿宋_GBK" w:hAnsi="方正仿宋_GBK" w:eastAsia="方正仿宋_GBK" w:cs="Times New Roman"/>
                <w:sz w:val="32"/>
                <w:szCs w:val="32"/>
              </w:rPr>
            </w:rPrChange>
          </w:rPr>
          <w:delText>表</w:delText>
        </w:r>
      </w:del>
      <w:del w:id="4243" w:author="白日梦想家" w:date="2026-10-26T15:11:03Z">
        <w:r>
          <w:rPr>
            <w:rFonts w:hint="eastAsia" w:ascii="方正仿宋_GBK" w:hAnsi="方正仿宋_GBK" w:eastAsia="方正仿宋_GBK" w:cs="Times New Roman"/>
            <w:sz w:val="32"/>
            <w:szCs w:val="32"/>
          </w:rPr>
          <w:delText>1</w:delText>
        </w:r>
      </w:del>
      <w:del w:id="4244" w:author="白日梦想家" w:date="2026-10-26T15:11:03Z">
        <w:r>
          <w:rPr>
            <w:rFonts w:hint="default" w:ascii="Times New Roman" w:hAnsi="Times New Roman" w:eastAsia="方正仿宋_GBK" w:cs="Times New Roman"/>
            <w:b w:val="0"/>
            <w:bCs w:val="0"/>
            <w:i w:val="0"/>
            <w:iCs w:val="0"/>
            <w:sz w:val="24"/>
            <w:szCs w:val="24"/>
            <w:rPrChange w:id="4245" w:author="xh" w:date="2026-10-26T09:47:23Z">
              <w:rPr>
                <w:rFonts w:hint="eastAsia" w:ascii="方正仿宋_GBK" w:hAnsi="方正仿宋_GBK" w:eastAsia="方正仿宋_GBK" w:cs="Times New Roman"/>
                <w:sz w:val="32"/>
                <w:szCs w:val="32"/>
              </w:rPr>
            </w:rPrChange>
          </w:rPr>
          <w:delText xml:space="preserve">3 </w:delText>
        </w:r>
      </w:del>
      <w:ins w:id="4246" w:author="xh" w:date="2026-10-26T09:47:23Z">
        <w:del w:id="4247" w:author="白日梦想家" w:date="2026-10-26T15:11:03Z">
          <w:r>
            <w:rPr>
              <w:rFonts w:hint="default" w:ascii="Times New Roman" w:hAnsi="Times New Roman" w:eastAsia="方正仿宋_GBK" w:cs="Times New Roman"/>
              <w:b w:val="0"/>
              <w:bCs w:val="0"/>
              <w:i w:val="0"/>
              <w:iCs w:val="0"/>
              <w:sz w:val="24"/>
              <w:szCs w:val="24"/>
              <w:rPrChange w:id="4248"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4249" w:author="白日梦想家" w:date="2026-10-26T15:11:03Z">
        <w:r>
          <w:rPr>
            <w:rFonts w:hint="default" w:ascii="Times New Roman" w:hAnsi="Times New Roman" w:eastAsia="方正仿宋_GBK" w:cs="Times New Roman"/>
            <w:b w:val="0"/>
            <w:bCs w:val="0"/>
            <w:i w:val="0"/>
            <w:iCs w:val="0"/>
            <w:sz w:val="24"/>
            <w:szCs w:val="24"/>
            <w:rPrChange w:id="4250" w:author="xh" w:date="2026-10-26T09:47:23Z">
              <w:rPr>
                <w:rFonts w:hint="eastAsia" w:ascii="方正仿宋_GBK" w:hAnsi="方正仿宋_GBK" w:eastAsia="方正仿宋_GBK" w:cs="Times New Roman"/>
                <w:sz w:val="32"/>
                <w:szCs w:val="32"/>
              </w:rPr>
            </w:rPrChange>
          </w:rPr>
          <w:delText>容载比推荐</w:delText>
        </w:r>
      </w:del>
      <w:ins w:id="4251" w:author="许恒" w:date="2026-10-26T09:30:59Z">
        <w:del w:id="425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4253"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4254"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4256" w:author="白日梦想家" w:date="2026-10-26T15:11:03Z"/>
              </w:rPr>
              <w:pPrChange w:id="4255" w:author="白日梦想家" w:date="2026-10-26T15:11:11Z">
                <w:pPr>
                  <w:keepNext/>
                  <w:snapToGrid w:val="0"/>
                  <w:spacing w:before="0" w:after="0" w:line="370" w:lineRule="exact"/>
                  <w:ind w:left="0" w:leftChars="0" w:right="0" w:rightChars="0" w:firstLine="0" w:firstLineChars="0"/>
                  <w:jc w:val="center"/>
                </w:pPr>
              </w:pPrChange>
            </w:pPr>
            <w:del w:id="4257" w:author="白日梦想家" w:date="2026-10-26T15:11:03Z">
              <w:r>
                <w:rPr>
                  <w:rFonts w:hint="default" w:ascii="Times New Roman" w:hAnsi="Times New Roman" w:eastAsia="方正仿宋_GBK" w:cs="Times New Roman"/>
                  <w:b/>
                  <w:sz w:val="28"/>
                  <w:szCs w:val="28"/>
                  <w:rPrChange w:id="4258"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4260" w:author="白日梦想家" w:date="2026-10-26T15:11:03Z"/>
              </w:rPr>
              <w:pPrChange w:id="4259" w:author="白日梦想家" w:date="2026-10-26T15:11:11Z">
                <w:pPr>
                  <w:keepNext/>
                  <w:snapToGrid w:val="0"/>
                  <w:spacing w:before="0" w:after="0" w:line="370" w:lineRule="exact"/>
                  <w:ind w:left="0" w:leftChars="0" w:right="0" w:rightChars="0" w:firstLine="0" w:firstLineChars="0"/>
                  <w:jc w:val="center"/>
                </w:pPr>
              </w:pPrChange>
            </w:pPr>
            <w:del w:id="4261" w:author="白日梦想家" w:date="2026-10-26T15:11:03Z">
              <w:r>
                <w:rPr>
                  <w:rFonts w:hint="default" w:ascii="Times New Roman" w:hAnsi="Times New Roman" w:eastAsia="方正仿宋_GBK" w:cs="Times New Roman"/>
                  <w:b/>
                  <w:sz w:val="28"/>
                  <w:szCs w:val="28"/>
                  <w:rPrChange w:id="4262"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4264" w:author="白日梦想家" w:date="2026-10-26T15:11:03Z"/>
              </w:rPr>
              <w:pPrChange w:id="4263" w:author="白日梦想家" w:date="2026-10-26T15:11:11Z">
                <w:pPr>
                  <w:keepNext/>
                  <w:snapToGrid w:val="0"/>
                  <w:spacing w:before="0" w:after="0" w:line="370" w:lineRule="exact"/>
                  <w:ind w:left="0" w:leftChars="0" w:right="0" w:rightChars="0" w:firstLine="0" w:firstLineChars="0"/>
                  <w:jc w:val="center"/>
                </w:pPr>
              </w:pPrChange>
            </w:pPr>
            <w:del w:id="4265" w:author="白日梦想家" w:date="2026-10-26T15:11:03Z">
              <w:r>
                <w:rPr>
                  <w:rFonts w:hint="default" w:ascii="Times New Roman" w:hAnsi="Times New Roman" w:eastAsia="方正仿宋_GBK" w:cs="Times New Roman"/>
                  <w:b/>
                  <w:sz w:val="28"/>
                  <w:szCs w:val="28"/>
                  <w:rPrChange w:id="4266"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4268" w:author="白日梦想家" w:date="2026-10-26T15:11:03Z"/>
              </w:rPr>
              <w:pPrChange w:id="4267" w:author="白日梦想家" w:date="2026-10-26T15:11:11Z">
                <w:pPr>
                  <w:keepNext/>
                  <w:snapToGrid w:val="0"/>
                  <w:spacing w:before="0" w:after="0" w:line="370" w:lineRule="exact"/>
                  <w:ind w:left="0" w:leftChars="0" w:right="0" w:rightChars="0" w:firstLine="0" w:firstLineChars="0"/>
                  <w:jc w:val="center"/>
                </w:pPr>
              </w:pPrChange>
            </w:pPr>
            <w:del w:id="4269" w:author="白日梦想家" w:date="2026-10-26T15:11:03Z">
              <w:r>
                <w:rPr>
                  <w:rFonts w:hint="default" w:ascii="Times New Roman" w:hAnsi="Times New Roman" w:eastAsia="方正仿宋_GBK" w:cs="Times New Roman"/>
                  <w:b/>
                  <w:sz w:val="28"/>
                  <w:szCs w:val="28"/>
                  <w:rPrChange w:id="4270"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4272" w:author="白日梦想家" w:date="2026-10-26T15:11:03Z"/>
              </w:rPr>
              <w:pPrChange w:id="4271" w:author="白日梦想家" w:date="2026-10-26T15:11:11Z">
                <w:pPr>
                  <w:keepNext/>
                  <w:snapToGrid w:val="0"/>
                  <w:spacing w:before="0" w:after="0" w:line="370" w:lineRule="exact"/>
                  <w:ind w:left="0" w:leftChars="0" w:right="0" w:rightChars="0" w:firstLine="0" w:firstLineChars="0"/>
                  <w:jc w:val="center"/>
                </w:pPr>
              </w:pPrChange>
            </w:pPr>
            <w:del w:id="4273" w:author="白日梦想家" w:date="2026-10-26T15:11:03Z">
              <w:r>
                <w:rPr>
                  <w:rFonts w:hint="default" w:ascii="Times New Roman" w:hAnsi="Times New Roman" w:eastAsia="方正仿宋_GBK" w:cs="Times New Roman"/>
                  <w:b/>
                  <w:sz w:val="28"/>
                  <w:szCs w:val="28"/>
                  <w:rPrChange w:id="4274"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4276" w:author="白日梦想家" w:date="2026-10-26T15:11:03Z"/>
              </w:rPr>
              <w:pPrChange w:id="4275" w:author="白日梦想家" w:date="2026-10-26T15:11:11Z">
                <w:pPr>
                  <w:keepNext/>
                  <w:snapToGrid w:val="0"/>
                  <w:spacing w:before="0" w:after="0" w:line="370" w:lineRule="exact"/>
                  <w:ind w:left="0" w:leftChars="0" w:right="0" w:rightChars="0" w:firstLine="0" w:firstLineChars="0"/>
                  <w:jc w:val="center"/>
                </w:pPr>
              </w:pPrChange>
            </w:pPr>
            <w:del w:id="4277" w:author="白日梦想家" w:date="2026-10-26T15:11:03Z">
              <w:r>
                <w:rPr>
                  <w:rFonts w:hint="default" w:ascii="Times New Roman" w:hAnsi="Times New Roman" w:eastAsia="方正仿宋_GBK" w:cs="Times New Roman"/>
                  <w:b/>
                  <w:sz w:val="28"/>
                  <w:szCs w:val="28"/>
                  <w:rPrChange w:id="4278"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79"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4281" w:author="白日梦想家" w:date="2026-10-26T15:11:03Z"/>
              </w:rPr>
              <w:pPrChange w:id="4280" w:author="白日梦想家" w:date="2026-10-26T15:11:11Z">
                <w:pPr>
                  <w:keepNext/>
                  <w:snapToGrid w:val="0"/>
                  <w:spacing w:before="0" w:after="0" w:line="370" w:lineRule="exact"/>
                  <w:ind w:left="0" w:leftChars="0" w:right="0" w:rightChars="0" w:firstLine="0" w:firstLineChars="0"/>
                  <w:jc w:val="center"/>
                </w:pPr>
              </w:pPrChange>
            </w:pPr>
            <w:del w:id="4282" w:author="白日梦想家" w:date="2026-10-26T15:11:03Z">
              <w:r>
                <w:rPr>
                  <w:rFonts w:hint="default" w:ascii="Times New Roman" w:hAnsi="Times New Roman" w:eastAsia="方正仿宋_GBK" w:cs="Times New Roman"/>
                  <w:sz w:val="28"/>
                  <w:szCs w:val="28"/>
                  <w:rPrChange w:id="428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4285" w:author="白日梦想家" w:date="2026-10-26T15:11:03Z"/>
              </w:rPr>
              <w:pPrChange w:id="4284" w:author="白日梦想家" w:date="2026-10-26T15:11:11Z">
                <w:pPr>
                  <w:keepNext/>
                  <w:snapToGrid w:val="0"/>
                  <w:spacing w:before="0" w:after="0" w:line="370" w:lineRule="exact"/>
                  <w:ind w:left="0" w:leftChars="0" w:right="0" w:rightChars="0" w:firstLine="0" w:firstLineChars="0"/>
                  <w:jc w:val="center"/>
                </w:pPr>
              </w:pPrChange>
            </w:pPr>
            <w:del w:id="4286" w:author="白日梦想家" w:date="2026-10-26T15:11:03Z">
              <w:r>
                <w:rPr>
                  <w:rFonts w:hint="default" w:ascii="Times New Roman" w:hAnsi="Times New Roman" w:eastAsia="方正仿宋_GBK" w:cs="Times New Roman"/>
                  <w:sz w:val="28"/>
                  <w:szCs w:val="28"/>
                  <w:rPrChange w:id="428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4289" w:author="白日梦想家" w:date="2026-10-26T15:11:03Z"/>
              </w:rPr>
              <w:pPrChange w:id="4288" w:author="白日梦想家" w:date="2026-10-26T15:11:11Z">
                <w:pPr>
                  <w:keepNext/>
                  <w:snapToGrid w:val="0"/>
                  <w:spacing w:before="0" w:after="0" w:line="370" w:lineRule="exact"/>
                  <w:ind w:left="0" w:leftChars="0" w:right="0" w:rightChars="0" w:firstLine="0" w:firstLineChars="0"/>
                  <w:jc w:val="center"/>
                </w:pPr>
              </w:pPrChange>
            </w:pPr>
            <w:del w:id="4290" w:author="白日梦想家" w:date="2026-10-26T15:11:03Z">
              <w:r>
                <w:rPr>
                  <w:rFonts w:hint="default" w:ascii="Times New Roman" w:hAnsi="Times New Roman" w:eastAsia="方正仿宋_GBK" w:cs="Times New Roman"/>
                  <w:sz w:val="28"/>
                  <w:szCs w:val="28"/>
                  <w:rPrChange w:id="4291"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4293" w:author="白日梦想家" w:date="2026-10-26T15:11:03Z"/>
              </w:rPr>
              <w:pPrChange w:id="4292" w:author="白日梦想家" w:date="2026-10-26T15:11:11Z">
                <w:pPr>
                  <w:keepNext/>
                  <w:snapToGrid w:val="0"/>
                  <w:spacing w:before="0" w:after="0" w:line="370" w:lineRule="exact"/>
                  <w:ind w:left="0" w:leftChars="0" w:right="0" w:rightChars="0" w:firstLine="0" w:firstLineChars="0"/>
                  <w:jc w:val="center"/>
                </w:pPr>
              </w:pPrChange>
            </w:pPr>
            <w:del w:id="4294" w:author="白日梦想家" w:date="2026-10-26T15:11:03Z">
              <w:r>
                <w:rPr>
                  <w:rFonts w:hint="default" w:ascii="Times New Roman" w:hAnsi="Times New Roman" w:eastAsia="方正仿宋_GBK" w:cs="Times New Roman"/>
                  <w:sz w:val="28"/>
                  <w:szCs w:val="28"/>
                  <w:rPrChange w:id="4295"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4297" w:author="白日梦想家" w:date="2026-10-26T15:11:03Z"/>
              </w:rPr>
              <w:pPrChange w:id="4296" w:author="白日梦想家" w:date="2026-10-26T15:11:11Z">
                <w:pPr>
                  <w:keepNext/>
                  <w:snapToGrid w:val="0"/>
                  <w:spacing w:before="0" w:after="0" w:line="370" w:lineRule="exact"/>
                  <w:ind w:left="0" w:leftChars="0" w:right="0" w:rightChars="0" w:firstLine="0" w:firstLineChars="0"/>
                  <w:jc w:val="center"/>
                </w:pPr>
              </w:pPrChange>
            </w:pPr>
            <w:del w:id="4298" w:author="白日梦想家" w:date="2026-10-26T15:11:03Z">
              <w:r>
                <w:rPr>
                  <w:rFonts w:hint="default" w:ascii="Times New Roman" w:hAnsi="Times New Roman" w:eastAsia="方正仿宋_GBK" w:cs="Times New Roman"/>
                  <w:sz w:val="28"/>
                  <w:szCs w:val="28"/>
                  <w:rPrChange w:id="4299"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4301" w:author="白日梦想家" w:date="2026-10-26T15:11:03Z"/>
              </w:rPr>
              <w:pPrChange w:id="4300" w:author="白日梦想家" w:date="2026-10-26T15:11:11Z">
                <w:pPr>
                  <w:keepNext/>
                  <w:snapToGrid w:val="0"/>
                  <w:spacing w:before="0" w:after="0" w:line="370" w:lineRule="exact"/>
                  <w:ind w:left="0" w:leftChars="0" w:right="0" w:rightChars="0" w:firstLine="0" w:firstLineChars="0"/>
                  <w:jc w:val="center"/>
                </w:pPr>
              </w:pPrChange>
            </w:pPr>
            <w:del w:id="4302" w:author="白日梦想家" w:date="2026-10-26T15:11:03Z">
              <w:r>
                <w:rPr>
                  <w:rFonts w:hint="default" w:ascii="Times New Roman" w:hAnsi="Times New Roman" w:eastAsia="方正仿宋_GBK" w:cs="Times New Roman"/>
                  <w:sz w:val="28"/>
                  <w:szCs w:val="28"/>
                  <w:rPrChange w:id="4303"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04"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4306" w:author="白日梦想家" w:date="2026-10-26T15:11:03Z"/>
              </w:rPr>
              <w:pPrChange w:id="4305" w:author="白日梦想家" w:date="2026-10-26T15:11:11Z">
                <w:pPr>
                  <w:keepNext/>
                  <w:snapToGrid w:val="0"/>
                  <w:spacing w:before="0" w:after="0" w:line="370" w:lineRule="exact"/>
                  <w:ind w:left="0" w:leftChars="0" w:right="0" w:rightChars="0" w:firstLine="0" w:firstLineChars="0"/>
                  <w:jc w:val="center"/>
                </w:pPr>
              </w:pPrChange>
            </w:pPr>
            <w:del w:id="4307" w:author="白日梦想家" w:date="2026-10-26T15:11:03Z">
              <w:r>
                <w:rPr>
                  <w:rFonts w:hint="default" w:ascii="Times New Roman" w:hAnsi="Times New Roman" w:eastAsia="方正仿宋_GBK" w:cs="Times New Roman"/>
                  <w:sz w:val="28"/>
                  <w:szCs w:val="28"/>
                  <w:rPrChange w:id="4308"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4310" w:author="白日梦想家" w:date="2026-10-26T15:11:03Z"/>
              </w:rPr>
              <w:pPrChange w:id="4309" w:author="白日梦想家" w:date="2026-10-26T15:11:11Z">
                <w:pPr>
                  <w:keepNext/>
                  <w:snapToGrid w:val="0"/>
                  <w:spacing w:before="0" w:after="0" w:line="370" w:lineRule="exact"/>
                  <w:ind w:left="0" w:leftChars="0" w:right="0" w:rightChars="0" w:firstLine="0" w:firstLineChars="0"/>
                  <w:jc w:val="center"/>
                </w:pPr>
              </w:pPrChange>
            </w:pPr>
            <w:del w:id="4311" w:author="白日梦想家" w:date="2026-10-26T15:11:03Z">
              <w:r>
                <w:rPr>
                  <w:rFonts w:hint="default" w:ascii="Times New Roman" w:hAnsi="Times New Roman" w:eastAsia="方正仿宋_GBK" w:cs="Times New Roman"/>
                  <w:sz w:val="28"/>
                  <w:szCs w:val="28"/>
                  <w:rPrChange w:id="431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4314" w:author="白日梦想家" w:date="2026-10-26T15:11:03Z"/>
              </w:rPr>
              <w:pPrChange w:id="4313" w:author="白日梦想家" w:date="2026-10-26T15:11:11Z">
                <w:pPr>
                  <w:keepNext/>
                  <w:snapToGrid w:val="0"/>
                  <w:spacing w:before="0" w:after="0" w:line="370" w:lineRule="exact"/>
                  <w:ind w:left="0" w:leftChars="0" w:right="0" w:rightChars="0" w:firstLine="0" w:firstLineChars="0"/>
                  <w:jc w:val="center"/>
                </w:pPr>
              </w:pPrChange>
            </w:pPr>
            <w:del w:id="4315" w:author="白日梦想家" w:date="2026-10-26T15:11:03Z">
              <w:r>
                <w:rPr>
                  <w:rFonts w:hint="default" w:ascii="Times New Roman" w:hAnsi="Times New Roman" w:eastAsia="方正仿宋_GBK" w:cs="Times New Roman"/>
                  <w:sz w:val="28"/>
                  <w:szCs w:val="28"/>
                  <w:rPrChange w:id="4316"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4318" w:author="白日梦想家" w:date="2026-10-26T15:11:03Z"/>
              </w:rPr>
              <w:pPrChange w:id="4317" w:author="白日梦想家" w:date="2026-10-26T15:11:11Z">
                <w:pPr>
                  <w:keepNext/>
                  <w:snapToGrid w:val="0"/>
                  <w:spacing w:before="0" w:after="0" w:line="370" w:lineRule="exact"/>
                  <w:ind w:left="0" w:leftChars="0" w:right="0" w:rightChars="0" w:firstLine="0" w:firstLineChars="0"/>
                  <w:jc w:val="center"/>
                </w:pPr>
              </w:pPrChange>
            </w:pPr>
            <w:del w:id="4319" w:author="白日梦想家" w:date="2026-10-26T15:11:03Z">
              <w:r>
                <w:rPr>
                  <w:rFonts w:hint="default" w:ascii="Times New Roman" w:hAnsi="Times New Roman" w:eastAsia="方正仿宋_GBK" w:cs="Times New Roman"/>
                  <w:sz w:val="28"/>
                  <w:szCs w:val="28"/>
                  <w:rPrChange w:id="4320"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4322" w:author="白日梦想家" w:date="2026-10-26T15:11:03Z"/>
              </w:rPr>
              <w:pPrChange w:id="4321" w:author="白日梦想家" w:date="2026-10-26T15:11:11Z">
                <w:pPr>
                  <w:keepNext/>
                  <w:snapToGrid w:val="0"/>
                  <w:spacing w:before="0" w:after="0" w:line="370" w:lineRule="exact"/>
                  <w:ind w:left="0" w:leftChars="0" w:right="0" w:rightChars="0" w:firstLine="0" w:firstLineChars="0"/>
                  <w:jc w:val="center"/>
                </w:pPr>
              </w:pPrChange>
            </w:pPr>
            <w:del w:id="4323" w:author="白日梦想家" w:date="2026-10-26T15:11:03Z">
              <w:r>
                <w:rPr>
                  <w:rFonts w:hint="default" w:ascii="Times New Roman" w:hAnsi="Times New Roman" w:eastAsia="方正仿宋_GBK" w:cs="Times New Roman"/>
                  <w:sz w:val="28"/>
                  <w:szCs w:val="28"/>
                  <w:rPrChange w:id="4324"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4326" w:author="白日梦想家" w:date="2026-10-26T15:11:03Z"/>
              </w:rPr>
              <w:pPrChange w:id="4325" w:author="白日梦想家" w:date="2026-10-26T15:11:11Z">
                <w:pPr>
                  <w:keepNext/>
                  <w:snapToGrid w:val="0"/>
                  <w:spacing w:before="0" w:after="0" w:line="370" w:lineRule="exact"/>
                  <w:ind w:left="0" w:leftChars="0" w:right="0" w:rightChars="0" w:firstLine="0" w:firstLineChars="0"/>
                  <w:jc w:val="center"/>
                </w:pPr>
              </w:pPrChange>
            </w:pPr>
            <w:del w:id="4327" w:author="白日梦想家" w:date="2026-10-26T15:11:03Z">
              <w:r>
                <w:rPr>
                  <w:rFonts w:hint="default" w:ascii="Times New Roman" w:hAnsi="Times New Roman" w:eastAsia="方正仿宋_GBK" w:cs="Times New Roman"/>
                  <w:sz w:val="28"/>
                  <w:szCs w:val="28"/>
                  <w:rPrChange w:id="4328"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329"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4331" w:author="白日梦想家" w:date="2026-10-26T15:11:03Z"/>
              </w:rPr>
              <w:pPrChange w:id="4330" w:author="白日梦想家" w:date="2026-10-26T15:11:11Z">
                <w:pPr>
                  <w:keepNext/>
                  <w:snapToGrid w:val="0"/>
                  <w:spacing w:before="0" w:after="0" w:line="370" w:lineRule="exact"/>
                  <w:ind w:left="0" w:leftChars="0" w:right="0" w:rightChars="0" w:firstLine="0" w:firstLineChars="0"/>
                  <w:jc w:val="center"/>
                </w:pPr>
              </w:pPrChange>
            </w:pPr>
            <w:del w:id="4332" w:author="白日梦想家" w:date="2026-10-26T15:11:03Z">
              <w:r>
                <w:rPr>
                  <w:rFonts w:hint="default" w:ascii="Times New Roman" w:hAnsi="Times New Roman" w:eastAsia="方正仿宋_GBK" w:cs="Times New Roman"/>
                  <w:sz w:val="28"/>
                  <w:szCs w:val="28"/>
                  <w:rPrChange w:id="433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4335" w:author="白日梦想家" w:date="2026-10-26T15:11:03Z"/>
              </w:rPr>
              <w:pPrChange w:id="4334" w:author="白日梦想家" w:date="2026-10-26T15:11:11Z">
                <w:pPr>
                  <w:keepNext/>
                  <w:snapToGrid w:val="0"/>
                  <w:spacing w:before="0" w:after="0" w:line="370" w:lineRule="exact"/>
                  <w:ind w:left="0" w:leftChars="0" w:right="0" w:rightChars="0" w:firstLine="0" w:firstLineChars="0"/>
                  <w:jc w:val="center"/>
                </w:pPr>
              </w:pPrChange>
            </w:pPr>
            <w:del w:id="4336" w:author="白日梦想家" w:date="2026-10-26T15:11:03Z">
              <w:r>
                <w:rPr>
                  <w:rFonts w:hint="default" w:ascii="Times New Roman" w:hAnsi="Times New Roman" w:eastAsia="方正仿宋_GBK" w:cs="Times New Roman"/>
                  <w:sz w:val="28"/>
                  <w:szCs w:val="28"/>
                  <w:rPrChange w:id="433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4339" w:author="白日梦想家" w:date="2026-10-26T15:11:03Z"/>
              </w:rPr>
              <w:pPrChange w:id="4338" w:author="白日梦想家" w:date="2026-10-26T15:11:11Z">
                <w:pPr>
                  <w:keepNext/>
                  <w:snapToGrid w:val="0"/>
                  <w:spacing w:before="0" w:after="0" w:line="370" w:lineRule="exact"/>
                  <w:ind w:left="0" w:leftChars="0" w:right="0" w:rightChars="0" w:firstLine="0" w:firstLineChars="0"/>
                  <w:jc w:val="center"/>
                </w:pPr>
              </w:pPrChange>
            </w:pPr>
            <w:del w:id="4340" w:author="白日梦想家" w:date="2026-10-26T15:11:03Z">
              <w:r>
                <w:rPr>
                  <w:rFonts w:hint="default" w:ascii="Times New Roman" w:hAnsi="Times New Roman" w:eastAsia="方正仿宋_GBK" w:cs="Times New Roman"/>
                  <w:sz w:val="28"/>
                  <w:szCs w:val="28"/>
                  <w:rPrChange w:id="4341"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4343" w:author="白日梦想家" w:date="2026-10-26T15:11:03Z"/>
              </w:rPr>
              <w:pPrChange w:id="4342" w:author="白日梦想家" w:date="2026-10-26T15:11:11Z">
                <w:pPr>
                  <w:keepNext/>
                  <w:snapToGrid w:val="0"/>
                  <w:spacing w:before="0" w:after="0" w:line="370" w:lineRule="exact"/>
                  <w:ind w:left="0" w:leftChars="0" w:right="0" w:rightChars="0" w:firstLine="0" w:firstLineChars="0"/>
                  <w:jc w:val="center"/>
                </w:pPr>
              </w:pPrChange>
            </w:pPr>
            <w:del w:id="4344" w:author="白日梦想家" w:date="2026-10-26T15:11:03Z">
              <w:r>
                <w:rPr>
                  <w:rFonts w:hint="default" w:ascii="Times New Roman" w:hAnsi="Times New Roman" w:eastAsia="方正仿宋_GBK" w:cs="Times New Roman"/>
                  <w:sz w:val="28"/>
                  <w:szCs w:val="28"/>
                  <w:rPrChange w:id="4345"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4347" w:author="白日梦想家" w:date="2026-10-26T15:11:03Z"/>
              </w:rPr>
              <w:pPrChange w:id="4346" w:author="白日梦想家" w:date="2026-10-26T15:11:11Z">
                <w:pPr>
                  <w:keepNext/>
                  <w:snapToGrid w:val="0"/>
                  <w:spacing w:before="0" w:after="0" w:line="370" w:lineRule="exact"/>
                  <w:ind w:left="0" w:leftChars="0" w:right="0" w:rightChars="0" w:firstLine="0" w:firstLineChars="0"/>
                  <w:jc w:val="center"/>
                </w:pPr>
              </w:pPrChange>
            </w:pPr>
            <w:del w:id="4348" w:author="白日梦想家" w:date="2026-10-26T15:11:03Z">
              <w:r>
                <w:rPr>
                  <w:rFonts w:hint="default" w:ascii="Times New Roman" w:hAnsi="Times New Roman" w:eastAsia="方正仿宋_GBK" w:cs="Times New Roman"/>
                  <w:sz w:val="28"/>
                  <w:szCs w:val="28"/>
                  <w:rPrChange w:id="4349"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4351" w:author="白日梦想家" w:date="2026-10-26T15:11:03Z"/>
              </w:rPr>
              <w:pPrChange w:id="4350" w:author="白日梦想家" w:date="2026-10-26T15:11:11Z">
                <w:pPr>
                  <w:keepNext/>
                  <w:snapToGrid w:val="0"/>
                  <w:spacing w:before="0" w:after="0" w:line="370" w:lineRule="exact"/>
                  <w:ind w:left="0" w:leftChars="0" w:right="0" w:rightChars="0" w:firstLine="0" w:firstLineChars="0"/>
                  <w:jc w:val="center"/>
                </w:pPr>
              </w:pPrChange>
            </w:pPr>
            <w:del w:id="4352" w:author="白日梦想家" w:date="2026-10-26T15:11:03Z">
              <w:r>
                <w:rPr>
                  <w:rFonts w:hint="default" w:ascii="Times New Roman" w:hAnsi="Times New Roman" w:eastAsia="方正仿宋_GBK" w:cs="Times New Roman"/>
                  <w:sz w:val="28"/>
                  <w:szCs w:val="28"/>
                  <w:rPrChange w:id="4353"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54"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4356" w:author="白日梦想家" w:date="2026-10-26T15:11:03Z"/>
              </w:rPr>
              <w:pPrChange w:id="4355" w:author="白日梦想家" w:date="2026-10-26T15:11:11Z">
                <w:pPr>
                  <w:keepNext/>
                  <w:snapToGrid w:val="0"/>
                  <w:spacing w:before="0" w:after="0" w:line="370" w:lineRule="exact"/>
                  <w:ind w:left="0" w:leftChars="0" w:right="0" w:rightChars="0" w:firstLine="0" w:firstLineChars="0"/>
                  <w:jc w:val="center"/>
                </w:pPr>
              </w:pPrChange>
            </w:pPr>
            <w:del w:id="4357" w:author="白日梦想家" w:date="2026-10-26T15:11:03Z">
              <w:r>
                <w:rPr>
                  <w:rFonts w:hint="default" w:ascii="Times New Roman" w:hAnsi="Times New Roman" w:eastAsia="方正仿宋_GBK" w:cs="Times New Roman"/>
                  <w:sz w:val="28"/>
                  <w:szCs w:val="28"/>
                  <w:rPrChange w:id="435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4360" w:author="白日梦想家" w:date="2026-10-26T15:11:03Z"/>
              </w:rPr>
              <w:pPrChange w:id="4359" w:author="白日梦想家" w:date="2026-10-26T15:11:11Z">
                <w:pPr>
                  <w:keepNext/>
                  <w:snapToGrid w:val="0"/>
                  <w:spacing w:before="0" w:after="0" w:line="370" w:lineRule="exact"/>
                  <w:ind w:left="0" w:leftChars="0" w:right="0" w:rightChars="0" w:firstLine="0" w:firstLineChars="0"/>
                  <w:jc w:val="center"/>
                </w:pPr>
              </w:pPrChange>
            </w:pPr>
            <w:del w:id="4361" w:author="白日梦想家" w:date="2026-10-26T15:11:03Z">
              <w:r>
                <w:rPr>
                  <w:rFonts w:hint="default" w:ascii="Times New Roman" w:hAnsi="Times New Roman" w:eastAsia="方正仿宋_GBK" w:cs="Times New Roman"/>
                  <w:sz w:val="28"/>
                  <w:szCs w:val="28"/>
                  <w:rPrChange w:id="436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4364" w:author="白日梦想家" w:date="2026-10-26T15:11:03Z"/>
              </w:rPr>
              <w:pPrChange w:id="4363" w:author="白日梦想家" w:date="2026-10-26T15:11:11Z">
                <w:pPr>
                  <w:keepNext/>
                  <w:snapToGrid w:val="0"/>
                  <w:spacing w:before="0" w:after="0" w:line="370" w:lineRule="exact"/>
                  <w:ind w:left="0" w:leftChars="0" w:right="0" w:rightChars="0" w:firstLine="0" w:firstLineChars="0"/>
                  <w:jc w:val="center"/>
                </w:pPr>
              </w:pPrChange>
            </w:pPr>
            <w:del w:id="4365" w:author="白日梦想家" w:date="2026-10-26T15:11:03Z">
              <w:r>
                <w:rPr>
                  <w:rFonts w:hint="default" w:ascii="Times New Roman" w:hAnsi="Times New Roman" w:eastAsia="方正仿宋_GBK" w:cs="Times New Roman"/>
                  <w:sz w:val="28"/>
                  <w:szCs w:val="28"/>
                  <w:rPrChange w:id="4366"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4368" w:author="白日梦想家" w:date="2026-10-26T15:11:03Z"/>
              </w:rPr>
              <w:pPrChange w:id="4367" w:author="白日梦想家" w:date="2026-10-26T15:11:11Z">
                <w:pPr>
                  <w:keepNext/>
                  <w:snapToGrid w:val="0"/>
                  <w:spacing w:before="0" w:after="0" w:line="370" w:lineRule="exact"/>
                  <w:ind w:left="0" w:leftChars="0" w:right="0" w:rightChars="0" w:firstLine="0" w:firstLineChars="0"/>
                  <w:jc w:val="center"/>
                </w:pPr>
              </w:pPrChange>
            </w:pPr>
            <w:del w:id="4369" w:author="白日梦想家" w:date="2026-10-26T15:11:03Z">
              <w:r>
                <w:rPr>
                  <w:rFonts w:hint="default" w:ascii="Times New Roman" w:hAnsi="Times New Roman" w:eastAsia="方正仿宋_GBK" w:cs="Times New Roman"/>
                  <w:sz w:val="28"/>
                  <w:szCs w:val="28"/>
                  <w:rPrChange w:id="4370"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4372" w:author="白日梦想家" w:date="2026-10-26T15:11:03Z"/>
              </w:rPr>
              <w:pPrChange w:id="4371" w:author="白日梦想家" w:date="2026-10-26T15:11:11Z">
                <w:pPr>
                  <w:keepNext/>
                  <w:snapToGrid w:val="0"/>
                  <w:spacing w:before="0" w:after="0" w:line="370" w:lineRule="exact"/>
                  <w:ind w:left="0" w:leftChars="0" w:right="0" w:rightChars="0" w:firstLine="0" w:firstLineChars="0"/>
                  <w:jc w:val="center"/>
                </w:pPr>
              </w:pPrChange>
            </w:pPr>
            <w:del w:id="4373" w:author="白日梦想家" w:date="2026-10-26T15:11:03Z">
              <w:r>
                <w:rPr>
                  <w:rFonts w:hint="default" w:ascii="Times New Roman" w:hAnsi="Times New Roman" w:eastAsia="方正仿宋_GBK" w:cs="Times New Roman"/>
                  <w:sz w:val="28"/>
                  <w:szCs w:val="28"/>
                  <w:rPrChange w:id="4374"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4376" w:author="白日梦想家" w:date="2026-10-26T15:11:03Z"/>
              </w:rPr>
              <w:pPrChange w:id="4375" w:author="白日梦想家" w:date="2026-10-26T15:11:11Z">
                <w:pPr>
                  <w:keepNext/>
                  <w:snapToGrid w:val="0"/>
                  <w:spacing w:before="0" w:after="0" w:line="370" w:lineRule="exact"/>
                  <w:ind w:left="0" w:leftChars="0" w:right="0" w:rightChars="0" w:firstLine="0" w:firstLineChars="0"/>
                  <w:jc w:val="center"/>
                </w:pPr>
              </w:pPrChange>
            </w:pPr>
            <w:del w:id="4377" w:author="白日梦想家" w:date="2026-10-26T15:11:03Z">
              <w:r>
                <w:rPr>
                  <w:rFonts w:hint="default" w:ascii="Times New Roman" w:hAnsi="Times New Roman" w:eastAsia="方正仿宋_GBK" w:cs="Times New Roman"/>
                  <w:sz w:val="28"/>
                  <w:szCs w:val="28"/>
                  <w:rPrChange w:id="4378"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79"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4381" w:author="白日梦想家" w:date="2026-10-26T15:11:03Z"/>
              </w:rPr>
              <w:pPrChange w:id="4380" w:author="白日梦想家" w:date="2026-10-26T15:11:11Z">
                <w:pPr>
                  <w:keepNext/>
                  <w:snapToGrid w:val="0"/>
                  <w:spacing w:before="0" w:after="0" w:line="370" w:lineRule="exact"/>
                  <w:ind w:left="0" w:leftChars="0" w:right="0" w:rightChars="0" w:firstLine="0" w:firstLineChars="0"/>
                  <w:jc w:val="center"/>
                </w:pPr>
              </w:pPrChange>
            </w:pPr>
            <w:del w:id="4382" w:author="白日梦想家" w:date="2026-10-26T15:11:03Z">
              <w:r>
                <w:rPr>
                  <w:rFonts w:hint="default" w:ascii="Times New Roman" w:hAnsi="Times New Roman" w:eastAsia="方正仿宋_GBK" w:cs="Times New Roman"/>
                  <w:sz w:val="28"/>
                  <w:szCs w:val="28"/>
                  <w:rPrChange w:id="4383"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4385" w:author="白日梦想家" w:date="2026-10-26T15:11:03Z"/>
              </w:rPr>
              <w:pPrChange w:id="4384" w:author="白日梦想家" w:date="2026-10-26T15:11:11Z">
                <w:pPr>
                  <w:keepNext/>
                  <w:snapToGrid w:val="0"/>
                  <w:spacing w:before="0" w:after="0" w:line="370" w:lineRule="exact"/>
                  <w:ind w:left="0" w:leftChars="0" w:right="0" w:rightChars="0" w:firstLine="0" w:firstLineChars="0"/>
                  <w:jc w:val="center"/>
                </w:pPr>
              </w:pPrChange>
            </w:pPr>
            <w:del w:id="4386" w:author="白日梦想家" w:date="2026-10-26T15:11:03Z">
              <w:r>
                <w:rPr>
                  <w:rFonts w:hint="default" w:ascii="Times New Roman" w:hAnsi="Times New Roman" w:eastAsia="方正仿宋_GBK" w:cs="Times New Roman"/>
                  <w:sz w:val="28"/>
                  <w:szCs w:val="28"/>
                  <w:rPrChange w:id="438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4389" w:author="白日梦想家" w:date="2026-10-26T15:11:03Z"/>
              </w:rPr>
              <w:pPrChange w:id="4388" w:author="白日梦想家" w:date="2026-10-26T15:11:11Z">
                <w:pPr>
                  <w:keepNext/>
                  <w:snapToGrid w:val="0"/>
                  <w:spacing w:before="0" w:after="0" w:line="370" w:lineRule="exact"/>
                  <w:ind w:left="0" w:leftChars="0" w:right="0" w:rightChars="0" w:firstLine="0" w:firstLineChars="0"/>
                  <w:jc w:val="center"/>
                </w:pPr>
              </w:pPrChange>
            </w:pPr>
            <w:del w:id="4390" w:author="白日梦想家" w:date="2026-10-26T15:11:03Z">
              <w:r>
                <w:rPr>
                  <w:rFonts w:hint="default" w:ascii="Times New Roman" w:hAnsi="Times New Roman" w:eastAsia="方正仿宋_GBK" w:cs="Times New Roman"/>
                  <w:sz w:val="28"/>
                  <w:szCs w:val="28"/>
                  <w:rPrChange w:id="4391"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4393" w:author="白日梦想家" w:date="2026-10-26T15:11:03Z"/>
              </w:rPr>
              <w:pPrChange w:id="4392" w:author="白日梦想家" w:date="2026-10-26T15:11:11Z">
                <w:pPr>
                  <w:keepNext/>
                  <w:snapToGrid w:val="0"/>
                  <w:spacing w:before="0" w:after="0" w:line="370" w:lineRule="exact"/>
                  <w:ind w:left="0" w:leftChars="0" w:right="0" w:rightChars="0" w:firstLine="0" w:firstLineChars="0"/>
                  <w:jc w:val="center"/>
                </w:pPr>
              </w:pPrChange>
            </w:pPr>
            <w:del w:id="4394" w:author="白日梦想家" w:date="2026-10-26T15:11:03Z">
              <w:r>
                <w:rPr>
                  <w:rFonts w:hint="default" w:ascii="Times New Roman" w:hAnsi="Times New Roman" w:eastAsia="方正仿宋_GBK" w:cs="Times New Roman"/>
                  <w:sz w:val="28"/>
                  <w:szCs w:val="28"/>
                  <w:rPrChange w:id="4395"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4397" w:author="白日梦想家" w:date="2026-10-26T15:11:03Z"/>
              </w:rPr>
              <w:pPrChange w:id="4396" w:author="白日梦想家" w:date="2026-10-26T15:11:11Z">
                <w:pPr>
                  <w:keepNext/>
                  <w:snapToGrid w:val="0"/>
                  <w:spacing w:before="0" w:after="0" w:line="370" w:lineRule="exact"/>
                  <w:ind w:left="0" w:leftChars="0" w:right="0" w:rightChars="0" w:firstLine="0" w:firstLineChars="0"/>
                  <w:jc w:val="center"/>
                </w:pPr>
              </w:pPrChange>
            </w:pPr>
            <w:del w:id="4398" w:author="白日梦想家" w:date="2026-10-26T15:11:03Z">
              <w:r>
                <w:rPr>
                  <w:rFonts w:hint="default" w:ascii="Times New Roman" w:hAnsi="Times New Roman" w:eastAsia="方正仿宋_GBK" w:cs="Times New Roman"/>
                  <w:sz w:val="28"/>
                  <w:szCs w:val="28"/>
                  <w:rPrChange w:id="4399"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4401" w:author="白日梦想家" w:date="2026-10-26T15:11:03Z"/>
              </w:rPr>
              <w:pPrChange w:id="4400" w:author="白日梦想家" w:date="2026-10-26T15:11:11Z">
                <w:pPr>
                  <w:keepNext/>
                  <w:snapToGrid w:val="0"/>
                  <w:spacing w:before="0" w:after="0" w:line="370" w:lineRule="exact"/>
                  <w:ind w:left="0" w:leftChars="0" w:right="0" w:rightChars="0" w:firstLine="0" w:firstLineChars="0"/>
                  <w:jc w:val="center"/>
                </w:pPr>
              </w:pPrChange>
            </w:pPr>
            <w:del w:id="4402" w:author="白日梦想家" w:date="2026-10-26T15:11:03Z">
              <w:r>
                <w:rPr>
                  <w:rFonts w:hint="default" w:ascii="Times New Roman" w:hAnsi="Times New Roman" w:eastAsia="方正仿宋_GBK" w:cs="Times New Roman"/>
                  <w:sz w:val="28"/>
                  <w:szCs w:val="28"/>
                  <w:rPrChange w:id="4403"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04"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4406" w:author="白日梦想家" w:date="2026-10-26T15:11:03Z"/>
              </w:rPr>
              <w:pPrChange w:id="4405" w:author="白日梦想家" w:date="2026-10-26T15:11:11Z">
                <w:pPr>
                  <w:keepNext/>
                  <w:snapToGrid w:val="0"/>
                  <w:spacing w:before="0" w:after="0" w:line="370" w:lineRule="exact"/>
                  <w:ind w:left="0" w:leftChars="0" w:right="0" w:rightChars="0" w:firstLine="0" w:firstLineChars="0"/>
                  <w:jc w:val="center"/>
                </w:pPr>
              </w:pPrChange>
            </w:pPr>
            <w:del w:id="4407" w:author="白日梦想家" w:date="2026-10-26T15:11:03Z">
              <w:r>
                <w:rPr>
                  <w:rFonts w:hint="default" w:ascii="Times New Roman" w:hAnsi="Times New Roman" w:eastAsia="方正仿宋_GBK" w:cs="Times New Roman"/>
                  <w:sz w:val="28"/>
                  <w:szCs w:val="28"/>
                  <w:rPrChange w:id="440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4410" w:author="白日梦想家" w:date="2026-10-26T15:11:03Z"/>
              </w:rPr>
              <w:pPrChange w:id="4409" w:author="白日梦想家" w:date="2026-10-26T15:11:11Z">
                <w:pPr>
                  <w:keepNext/>
                  <w:snapToGrid w:val="0"/>
                  <w:spacing w:before="0" w:after="0" w:line="370" w:lineRule="exact"/>
                  <w:ind w:left="0" w:leftChars="0" w:right="0" w:rightChars="0" w:firstLine="0" w:firstLineChars="0"/>
                  <w:jc w:val="center"/>
                </w:pPr>
              </w:pPrChange>
            </w:pPr>
            <w:del w:id="4411" w:author="白日梦想家" w:date="2026-10-26T15:11:03Z">
              <w:r>
                <w:rPr>
                  <w:rFonts w:hint="default" w:ascii="Times New Roman" w:hAnsi="Times New Roman" w:eastAsia="方正仿宋_GBK" w:cs="Times New Roman"/>
                  <w:sz w:val="28"/>
                  <w:szCs w:val="28"/>
                  <w:rPrChange w:id="441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4414" w:author="白日梦想家" w:date="2026-10-26T15:11:03Z"/>
              </w:rPr>
              <w:pPrChange w:id="4413" w:author="白日梦想家" w:date="2026-10-26T15:11:11Z">
                <w:pPr>
                  <w:keepNext/>
                  <w:snapToGrid w:val="0"/>
                  <w:spacing w:before="0" w:after="0" w:line="370" w:lineRule="exact"/>
                  <w:ind w:left="0" w:leftChars="0" w:right="0" w:rightChars="0" w:firstLine="0" w:firstLineChars="0"/>
                  <w:jc w:val="center"/>
                </w:pPr>
              </w:pPrChange>
            </w:pPr>
            <w:del w:id="4415" w:author="白日梦想家" w:date="2026-10-26T15:11:03Z">
              <w:r>
                <w:rPr>
                  <w:rFonts w:hint="default" w:ascii="Times New Roman" w:hAnsi="Times New Roman" w:eastAsia="方正仿宋_GBK" w:cs="Times New Roman"/>
                  <w:sz w:val="28"/>
                  <w:szCs w:val="28"/>
                  <w:rPrChange w:id="4416"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4418" w:author="白日梦想家" w:date="2026-10-26T15:11:03Z"/>
              </w:rPr>
              <w:pPrChange w:id="4417" w:author="白日梦想家" w:date="2026-10-26T15:11:11Z">
                <w:pPr>
                  <w:keepNext/>
                  <w:snapToGrid w:val="0"/>
                  <w:spacing w:before="0" w:after="0" w:line="370" w:lineRule="exact"/>
                  <w:ind w:left="0" w:leftChars="0" w:right="0" w:rightChars="0" w:firstLine="0" w:firstLineChars="0"/>
                  <w:jc w:val="center"/>
                </w:pPr>
              </w:pPrChange>
            </w:pPr>
            <w:del w:id="4419" w:author="白日梦想家" w:date="2026-10-26T15:11:03Z">
              <w:r>
                <w:rPr>
                  <w:rFonts w:hint="default" w:ascii="Times New Roman" w:hAnsi="Times New Roman" w:eastAsia="方正仿宋_GBK" w:cs="Times New Roman"/>
                  <w:sz w:val="28"/>
                  <w:szCs w:val="28"/>
                  <w:rPrChange w:id="4420"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4422" w:author="白日梦想家" w:date="2026-10-26T15:11:03Z"/>
              </w:rPr>
              <w:pPrChange w:id="4421" w:author="白日梦想家" w:date="2026-10-26T15:11:11Z">
                <w:pPr>
                  <w:keepNext/>
                  <w:snapToGrid w:val="0"/>
                  <w:spacing w:before="0" w:after="0" w:line="370" w:lineRule="exact"/>
                  <w:ind w:left="0" w:leftChars="0" w:right="0" w:rightChars="0" w:firstLine="0" w:firstLineChars="0"/>
                  <w:jc w:val="center"/>
                </w:pPr>
              </w:pPrChange>
            </w:pPr>
            <w:del w:id="4423" w:author="白日梦想家" w:date="2026-10-26T15:11:03Z">
              <w:r>
                <w:rPr>
                  <w:rFonts w:hint="default" w:ascii="Times New Roman" w:hAnsi="Times New Roman" w:eastAsia="方正仿宋_GBK" w:cs="Times New Roman"/>
                  <w:sz w:val="28"/>
                  <w:szCs w:val="28"/>
                  <w:rPrChange w:id="4424"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4426" w:author="白日梦想家" w:date="2026-10-26T15:11:03Z"/>
              </w:rPr>
              <w:pPrChange w:id="4425" w:author="白日梦想家" w:date="2026-10-26T15:11:11Z">
                <w:pPr>
                  <w:keepNext/>
                  <w:snapToGrid w:val="0"/>
                  <w:spacing w:before="0" w:after="0" w:line="370" w:lineRule="exact"/>
                  <w:ind w:left="0" w:leftChars="0" w:right="0" w:rightChars="0" w:firstLine="0" w:firstLineChars="0"/>
                  <w:jc w:val="center"/>
                </w:pPr>
              </w:pPrChange>
            </w:pPr>
            <w:del w:id="4427" w:author="白日梦想家" w:date="2026-10-26T15:11:03Z">
              <w:r>
                <w:rPr>
                  <w:rFonts w:hint="default" w:ascii="Times New Roman" w:hAnsi="Times New Roman" w:eastAsia="方正仿宋_GBK" w:cs="Times New Roman"/>
                  <w:sz w:val="28"/>
                  <w:szCs w:val="28"/>
                  <w:rPrChange w:id="4428"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429"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4431" w:author="白日梦想家" w:date="2026-10-26T15:11:03Z"/>
              </w:rPr>
              <w:pPrChange w:id="4430" w:author="白日梦想家" w:date="2026-10-26T15:11:11Z">
                <w:pPr>
                  <w:keepNext/>
                  <w:snapToGrid w:val="0"/>
                  <w:spacing w:before="0" w:after="0" w:line="370" w:lineRule="exact"/>
                  <w:ind w:left="0" w:leftChars="0" w:right="0" w:rightChars="0" w:firstLine="0" w:firstLineChars="0"/>
                  <w:jc w:val="center"/>
                </w:pPr>
              </w:pPrChange>
            </w:pPr>
            <w:del w:id="4432" w:author="白日梦想家" w:date="2026-10-26T15:11:03Z">
              <w:r>
                <w:rPr>
                  <w:rFonts w:hint="default" w:ascii="Times New Roman" w:hAnsi="Times New Roman" w:eastAsia="方正仿宋_GBK" w:cs="Times New Roman"/>
                  <w:sz w:val="28"/>
                  <w:szCs w:val="28"/>
                  <w:rPrChange w:id="443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4435" w:author="白日梦想家" w:date="2026-10-26T15:11:03Z"/>
              </w:rPr>
              <w:pPrChange w:id="4434" w:author="白日梦想家" w:date="2026-10-26T15:11:11Z">
                <w:pPr>
                  <w:keepNext/>
                  <w:snapToGrid w:val="0"/>
                  <w:spacing w:before="0" w:after="0" w:line="370" w:lineRule="exact"/>
                  <w:ind w:left="0" w:leftChars="0" w:right="0" w:rightChars="0" w:firstLine="0" w:firstLineChars="0"/>
                  <w:jc w:val="center"/>
                </w:pPr>
              </w:pPrChange>
            </w:pPr>
            <w:del w:id="4436" w:author="白日梦想家" w:date="2026-10-26T15:11:03Z">
              <w:r>
                <w:rPr>
                  <w:rFonts w:hint="default" w:ascii="Times New Roman" w:hAnsi="Times New Roman" w:eastAsia="方正仿宋_GBK" w:cs="Times New Roman"/>
                  <w:sz w:val="28"/>
                  <w:szCs w:val="28"/>
                  <w:rPrChange w:id="443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4439" w:author="白日梦想家" w:date="2026-10-26T15:11:03Z"/>
              </w:rPr>
              <w:pPrChange w:id="4438" w:author="白日梦想家" w:date="2026-10-26T15:11:11Z">
                <w:pPr>
                  <w:keepNext/>
                  <w:snapToGrid w:val="0"/>
                  <w:spacing w:before="0" w:after="0" w:line="370" w:lineRule="exact"/>
                  <w:ind w:left="0" w:leftChars="0" w:right="0" w:rightChars="0" w:firstLine="0" w:firstLineChars="0"/>
                  <w:jc w:val="center"/>
                </w:pPr>
              </w:pPrChange>
            </w:pPr>
            <w:del w:id="4440" w:author="白日梦想家" w:date="2026-10-26T15:11:03Z">
              <w:r>
                <w:rPr>
                  <w:rFonts w:hint="default" w:ascii="Times New Roman" w:hAnsi="Times New Roman" w:eastAsia="方正仿宋_GBK" w:cs="Times New Roman"/>
                  <w:sz w:val="28"/>
                  <w:szCs w:val="28"/>
                  <w:rPrChange w:id="4441"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4443" w:author="白日梦想家" w:date="2026-10-26T15:11:03Z"/>
              </w:rPr>
              <w:pPrChange w:id="4442" w:author="白日梦想家" w:date="2026-10-26T15:11:11Z">
                <w:pPr>
                  <w:keepNext/>
                  <w:snapToGrid w:val="0"/>
                  <w:spacing w:before="0" w:after="0" w:line="370" w:lineRule="exact"/>
                  <w:ind w:left="0" w:leftChars="0" w:right="0" w:rightChars="0" w:firstLine="0" w:firstLineChars="0"/>
                  <w:jc w:val="center"/>
                </w:pPr>
              </w:pPrChange>
            </w:pPr>
            <w:del w:id="4444" w:author="白日梦想家" w:date="2026-10-26T15:11:03Z">
              <w:r>
                <w:rPr>
                  <w:rFonts w:hint="default" w:ascii="Times New Roman" w:hAnsi="Times New Roman" w:eastAsia="方正仿宋_GBK" w:cs="Times New Roman"/>
                  <w:sz w:val="28"/>
                  <w:szCs w:val="28"/>
                  <w:rPrChange w:id="4445"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4447" w:author="白日梦想家" w:date="2026-10-26T15:11:03Z"/>
              </w:rPr>
              <w:pPrChange w:id="4446" w:author="白日梦想家" w:date="2026-10-26T15:11:11Z">
                <w:pPr>
                  <w:keepNext/>
                  <w:snapToGrid w:val="0"/>
                  <w:spacing w:before="0" w:after="0" w:line="370" w:lineRule="exact"/>
                  <w:ind w:left="0" w:leftChars="0" w:right="0" w:rightChars="0" w:firstLine="0" w:firstLineChars="0"/>
                  <w:jc w:val="center"/>
                </w:pPr>
              </w:pPrChange>
            </w:pPr>
            <w:del w:id="4448" w:author="白日梦想家" w:date="2026-10-26T15:11:03Z">
              <w:r>
                <w:rPr>
                  <w:rFonts w:hint="default" w:ascii="Times New Roman" w:hAnsi="Times New Roman" w:eastAsia="方正仿宋_GBK" w:cs="Times New Roman"/>
                  <w:sz w:val="28"/>
                  <w:szCs w:val="28"/>
                  <w:rPrChange w:id="4449"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4451" w:author="白日梦想家" w:date="2026-10-26T15:11:03Z"/>
              </w:rPr>
              <w:pPrChange w:id="4450" w:author="白日梦想家" w:date="2026-10-26T15:11:11Z">
                <w:pPr>
                  <w:keepNext/>
                  <w:snapToGrid w:val="0"/>
                  <w:spacing w:before="0" w:after="0" w:line="370" w:lineRule="exact"/>
                  <w:ind w:left="0" w:leftChars="0" w:right="0" w:rightChars="0" w:firstLine="0" w:firstLineChars="0"/>
                  <w:jc w:val="center"/>
                </w:pPr>
              </w:pPrChange>
            </w:pPr>
            <w:del w:id="4452" w:author="白日梦想家" w:date="2026-10-26T15:11:03Z">
              <w:r>
                <w:rPr>
                  <w:rFonts w:hint="default" w:ascii="Times New Roman" w:hAnsi="Times New Roman" w:eastAsia="方正仿宋_GBK" w:cs="Times New Roman"/>
                  <w:sz w:val="28"/>
                  <w:szCs w:val="28"/>
                  <w:rPrChange w:id="4453"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54"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4456" w:author="白日梦想家" w:date="2026-10-26T15:11:03Z"/>
              </w:rPr>
              <w:pPrChange w:id="4455" w:author="白日梦想家" w:date="2026-10-26T15:11:11Z">
                <w:pPr>
                  <w:keepNext/>
                  <w:snapToGrid w:val="0"/>
                  <w:spacing w:before="0" w:after="0" w:line="370" w:lineRule="exact"/>
                  <w:ind w:left="0" w:leftChars="0" w:right="0" w:rightChars="0" w:firstLine="0" w:firstLineChars="0"/>
                  <w:jc w:val="center"/>
                </w:pPr>
              </w:pPrChange>
            </w:pPr>
            <w:del w:id="4457" w:author="白日梦想家" w:date="2026-10-26T15:11:03Z">
              <w:r>
                <w:rPr>
                  <w:rFonts w:hint="default" w:ascii="Times New Roman" w:hAnsi="Times New Roman" w:eastAsia="方正仿宋_GBK" w:cs="Times New Roman"/>
                  <w:sz w:val="28"/>
                  <w:szCs w:val="28"/>
                  <w:rPrChange w:id="4458"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4460" w:author="白日梦想家" w:date="2026-10-26T15:11:03Z"/>
              </w:rPr>
              <w:pPrChange w:id="4459" w:author="白日梦想家" w:date="2026-10-26T15:11:11Z">
                <w:pPr>
                  <w:keepNext/>
                  <w:snapToGrid w:val="0"/>
                  <w:spacing w:before="0" w:after="0" w:line="370" w:lineRule="exact"/>
                  <w:ind w:left="0" w:leftChars="0" w:right="0" w:rightChars="0" w:firstLine="0" w:firstLineChars="0"/>
                  <w:jc w:val="center"/>
                </w:pPr>
              </w:pPrChange>
            </w:pPr>
            <w:del w:id="4461" w:author="白日梦想家" w:date="2026-10-26T15:11:03Z">
              <w:r>
                <w:rPr>
                  <w:rFonts w:hint="default" w:ascii="Times New Roman" w:hAnsi="Times New Roman" w:eastAsia="方正仿宋_GBK" w:cs="Times New Roman"/>
                  <w:sz w:val="28"/>
                  <w:szCs w:val="28"/>
                  <w:rPrChange w:id="446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4464" w:author="白日梦想家" w:date="2026-10-26T15:11:03Z"/>
              </w:rPr>
              <w:pPrChange w:id="4463" w:author="白日梦想家" w:date="2026-10-26T15:11:11Z">
                <w:pPr>
                  <w:keepNext/>
                  <w:snapToGrid w:val="0"/>
                  <w:spacing w:before="0" w:after="0" w:line="370" w:lineRule="exact"/>
                  <w:ind w:left="0" w:leftChars="0" w:right="0" w:rightChars="0" w:firstLine="0" w:firstLineChars="0"/>
                  <w:jc w:val="center"/>
                </w:pPr>
              </w:pPrChange>
            </w:pPr>
            <w:del w:id="4465" w:author="白日梦想家" w:date="2026-10-26T15:11:03Z">
              <w:r>
                <w:rPr>
                  <w:rFonts w:hint="default" w:ascii="Times New Roman" w:hAnsi="Times New Roman" w:eastAsia="方正仿宋_GBK" w:cs="Times New Roman"/>
                  <w:sz w:val="28"/>
                  <w:szCs w:val="28"/>
                  <w:rPrChange w:id="4466"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4468" w:author="白日梦想家" w:date="2026-10-26T15:11:03Z"/>
              </w:rPr>
              <w:pPrChange w:id="4467" w:author="白日梦想家" w:date="2026-10-26T15:11:11Z">
                <w:pPr>
                  <w:keepNext/>
                  <w:snapToGrid w:val="0"/>
                  <w:spacing w:before="0" w:after="0" w:line="370" w:lineRule="exact"/>
                  <w:ind w:left="0" w:leftChars="0" w:right="0" w:rightChars="0" w:firstLine="0" w:firstLineChars="0"/>
                  <w:jc w:val="center"/>
                </w:pPr>
              </w:pPrChange>
            </w:pPr>
            <w:del w:id="4469" w:author="白日梦想家" w:date="2026-10-26T15:11:03Z">
              <w:r>
                <w:rPr>
                  <w:rFonts w:hint="default" w:ascii="Times New Roman" w:hAnsi="Times New Roman" w:eastAsia="方正仿宋_GBK" w:cs="Times New Roman"/>
                  <w:sz w:val="28"/>
                  <w:szCs w:val="28"/>
                  <w:rPrChange w:id="4470"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4472" w:author="白日梦想家" w:date="2026-10-26T15:11:03Z"/>
              </w:rPr>
              <w:pPrChange w:id="4471" w:author="白日梦想家" w:date="2026-10-26T15:11:11Z">
                <w:pPr>
                  <w:keepNext/>
                  <w:snapToGrid w:val="0"/>
                  <w:spacing w:before="0" w:after="0" w:line="370" w:lineRule="exact"/>
                  <w:ind w:left="0" w:leftChars="0" w:right="0" w:rightChars="0" w:firstLine="0" w:firstLineChars="0"/>
                  <w:jc w:val="center"/>
                </w:pPr>
              </w:pPrChange>
            </w:pPr>
            <w:del w:id="4473" w:author="白日梦想家" w:date="2026-10-26T15:11:03Z">
              <w:r>
                <w:rPr>
                  <w:rFonts w:hint="default" w:ascii="Times New Roman" w:hAnsi="Times New Roman" w:eastAsia="方正仿宋_GBK" w:cs="Times New Roman"/>
                  <w:sz w:val="28"/>
                  <w:szCs w:val="28"/>
                  <w:rPrChange w:id="4474"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4476" w:author="白日梦想家" w:date="2026-10-26T15:11:03Z"/>
              </w:rPr>
              <w:pPrChange w:id="4475" w:author="白日梦想家" w:date="2026-10-26T15:11:11Z">
                <w:pPr>
                  <w:keepNext/>
                  <w:snapToGrid w:val="0"/>
                  <w:spacing w:before="0" w:after="0" w:line="370" w:lineRule="exact"/>
                  <w:ind w:left="0" w:leftChars="0" w:right="0" w:rightChars="0" w:firstLine="0" w:firstLineChars="0"/>
                  <w:jc w:val="center"/>
                </w:pPr>
              </w:pPrChange>
            </w:pPr>
            <w:del w:id="4477" w:author="白日梦想家" w:date="2026-10-26T15:11:03Z">
              <w:r>
                <w:rPr>
                  <w:rFonts w:hint="default" w:ascii="Times New Roman" w:hAnsi="Times New Roman" w:eastAsia="方正仿宋_GBK" w:cs="Times New Roman"/>
                  <w:sz w:val="28"/>
                  <w:szCs w:val="28"/>
                  <w:rPrChange w:id="4478"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79"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4481" w:author="白日梦想家" w:date="2026-10-26T15:11:03Z"/>
              </w:rPr>
              <w:pPrChange w:id="4480" w:author="白日梦想家" w:date="2026-10-26T15:11:11Z">
                <w:pPr>
                  <w:keepNext/>
                  <w:snapToGrid w:val="0"/>
                  <w:spacing w:before="0" w:after="0" w:line="370" w:lineRule="exact"/>
                  <w:ind w:left="0" w:leftChars="0" w:right="0" w:rightChars="0" w:firstLine="0" w:firstLineChars="0"/>
                  <w:jc w:val="center"/>
                </w:pPr>
              </w:pPrChange>
            </w:pPr>
            <w:del w:id="4482" w:author="白日梦想家" w:date="2026-10-26T15:11:03Z">
              <w:r>
                <w:rPr>
                  <w:rFonts w:hint="default" w:ascii="Times New Roman" w:hAnsi="Times New Roman" w:eastAsia="方正仿宋_GBK" w:cs="Times New Roman"/>
                  <w:sz w:val="28"/>
                  <w:szCs w:val="28"/>
                  <w:rPrChange w:id="448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4485" w:author="白日梦想家" w:date="2026-10-26T15:11:03Z"/>
              </w:rPr>
              <w:pPrChange w:id="4484" w:author="白日梦想家" w:date="2026-10-26T15:11:11Z">
                <w:pPr>
                  <w:keepNext/>
                  <w:snapToGrid w:val="0"/>
                  <w:spacing w:before="0" w:after="0" w:line="370" w:lineRule="exact"/>
                  <w:ind w:left="0" w:leftChars="0" w:right="0" w:rightChars="0" w:firstLine="0" w:firstLineChars="0"/>
                  <w:jc w:val="center"/>
                </w:pPr>
              </w:pPrChange>
            </w:pPr>
            <w:del w:id="4486" w:author="白日梦想家" w:date="2026-10-26T15:11:03Z">
              <w:r>
                <w:rPr>
                  <w:rFonts w:hint="default" w:ascii="Times New Roman" w:hAnsi="Times New Roman" w:eastAsia="方正仿宋_GBK" w:cs="Times New Roman"/>
                  <w:sz w:val="28"/>
                  <w:szCs w:val="28"/>
                  <w:rPrChange w:id="448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4489" w:author="白日梦想家" w:date="2026-10-26T15:11:03Z"/>
              </w:rPr>
              <w:pPrChange w:id="4488" w:author="白日梦想家" w:date="2026-10-26T15:11:11Z">
                <w:pPr>
                  <w:keepNext/>
                  <w:snapToGrid w:val="0"/>
                  <w:spacing w:before="0" w:after="0" w:line="370" w:lineRule="exact"/>
                  <w:ind w:left="0" w:leftChars="0" w:right="0" w:rightChars="0" w:firstLine="0" w:firstLineChars="0"/>
                  <w:jc w:val="center"/>
                </w:pPr>
              </w:pPrChange>
            </w:pPr>
            <w:del w:id="4490" w:author="白日梦想家" w:date="2026-10-26T15:11:03Z">
              <w:r>
                <w:rPr>
                  <w:rFonts w:hint="default" w:ascii="Times New Roman" w:hAnsi="Times New Roman" w:eastAsia="方正仿宋_GBK" w:cs="Times New Roman"/>
                  <w:sz w:val="28"/>
                  <w:szCs w:val="28"/>
                  <w:rPrChange w:id="4491"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4493" w:author="白日梦想家" w:date="2026-10-26T15:11:03Z"/>
              </w:rPr>
              <w:pPrChange w:id="4492" w:author="白日梦想家" w:date="2026-10-26T15:11:11Z">
                <w:pPr>
                  <w:keepNext/>
                  <w:snapToGrid w:val="0"/>
                  <w:spacing w:before="0" w:after="0" w:line="370" w:lineRule="exact"/>
                  <w:ind w:left="0" w:leftChars="0" w:right="0" w:rightChars="0" w:firstLine="0" w:firstLineChars="0"/>
                  <w:jc w:val="center"/>
                </w:pPr>
              </w:pPrChange>
            </w:pPr>
            <w:del w:id="4494" w:author="白日梦想家" w:date="2026-10-26T15:11:03Z">
              <w:r>
                <w:rPr>
                  <w:rFonts w:hint="default" w:ascii="Times New Roman" w:hAnsi="Times New Roman" w:eastAsia="方正仿宋_GBK" w:cs="Times New Roman"/>
                  <w:sz w:val="28"/>
                  <w:szCs w:val="28"/>
                  <w:rPrChange w:id="4495"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4497" w:author="白日梦想家" w:date="2026-10-26T15:11:03Z"/>
              </w:rPr>
              <w:pPrChange w:id="4496" w:author="白日梦想家" w:date="2026-10-26T15:11:11Z">
                <w:pPr>
                  <w:keepNext/>
                  <w:snapToGrid w:val="0"/>
                  <w:spacing w:before="0" w:after="0" w:line="370" w:lineRule="exact"/>
                  <w:ind w:left="0" w:leftChars="0" w:right="0" w:rightChars="0" w:firstLine="0" w:firstLineChars="0"/>
                  <w:jc w:val="center"/>
                </w:pPr>
              </w:pPrChange>
            </w:pPr>
            <w:del w:id="4498" w:author="白日梦想家" w:date="2026-10-26T15:11:03Z">
              <w:r>
                <w:rPr>
                  <w:rFonts w:hint="default" w:ascii="Times New Roman" w:hAnsi="Times New Roman" w:eastAsia="方正仿宋_GBK" w:cs="Times New Roman"/>
                  <w:sz w:val="28"/>
                  <w:szCs w:val="28"/>
                  <w:rPrChange w:id="4499"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4501" w:author="白日梦想家" w:date="2026-10-26T15:11:03Z"/>
              </w:rPr>
              <w:pPrChange w:id="4500" w:author="白日梦想家" w:date="2026-10-26T15:11:11Z">
                <w:pPr>
                  <w:keepNext/>
                  <w:snapToGrid w:val="0"/>
                  <w:spacing w:before="0" w:after="0" w:line="370" w:lineRule="exact"/>
                  <w:ind w:left="0" w:leftChars="0" w:right="0" w:rightChars="0" w:firstLine="0" w:firstLineChars="0"/>
                  <w:jc w:val="center"/>
                </w:pPr>
              </w:pPrChange>
            </w:pPr>
            <w:del w:id="4502" w:author="白日梦想家" w:date="2026-10-26T15:11:03Z">
              <w:r>
                <w:rPr>
                  <w:rFonts w:hint="default" w:ascii="Times New Roman" w:hAnsi="Times New Roman" w:eastAsia="方正仿宋_GBK" w:cs="Times New Roman"/>
                  <w:sz w:val="28"/>
                  <w:szCs w:val="28"/>
                  <w:rPrChange w:id="4503"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04"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4506" w:author="白日梦想家" w:date="2026-10-26T15:11:03Z"/>
              </w:rPr>
              <w:pPrChange w:id="4505" w:author="白日梦想家" w:date="2026-10-26T15:11:11Z">
                <w:pPr>
                  <w:keepNext/>
                  <w:snapToGrid w:val="0"/>
                  <w:spacing w:before="0" w:after="0" w:line="370" w:lineRule="exact"/>
                  <w:ind w:left="0" w:leftChars="0" w:right="0" w:rightChars="0" w:firstLine="0" w:firstLineChars="0"/>
                  <w:jc w:val="center"/>
                </w:pPr>
              </w:pPrChange>
            </w:pPr>
            <w:del w:id="4507" w:author="白日梦想家" w:date="2026-10-26T15:11:03Z">
              <w:r>
                <w:rPr>
                  <w:rFonts w:hint="default" w:ascii="Times New Roman" w:hAnsi="Times New Roman" w:eastAsia="方正仿宋_GBK" w:cs="Times New Roman"/>
                  <w:sz w:val="28"/>
                  <w:szCs w:val="28"/>
                  <w:rPrChange w:id="450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4510" w:author="白日梦想家" w:date="2026-10-26T15:11:03Z"/>
              </w:rPr>
              <w:pPrChange w:id="4509" w:author="白日梦想家" w:date="2026-10-26T15:11:11Z">
                <w:pPr>
                  <w:keepNext/>
                  <w:snapToGrid w:val="0"/>
                  <w:spacing w:before="0" w:after="0" w:line="370" w:lineRule="exact"/>
                  <w:ind w:left="0" w:leftChars="0" w:right="0" w:rightChars="0" w:firstLine="0" w:firstLineChars="0"/>
                  <w:jc w:val="center"/>
                </w:pPr>
              </w:pPrChange>
            </w:pPr>
            <w:del w:id="4511" w:author="白日梦想家" w:date="2026-10-26T15:11:03Z">
              <w:r>
                <w:rPr>
                  <w:rFonts w:hint="default" w:ascii="Times New Roman" w:hAnsi="Times New Roman" w:eastAsia="方正仿宋_GBK" w:cs="Times New Roman"/>
                  <w:sz w:val="28"/>
                  <w:szCs w:val="28"/>
                  <w:rPrChange w:id="451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4514" w:author="白日梦想家" w:date="2026-10-26T15:11:03Z"/>
              </w:rPr>
              <w:pPrChange w:id="4513" w:author="白日梦想家" w:date="2026-10-26T15:11:11Z">
                <w:pPr>
                  <w:keepNext/>
                  <w:snapToGrid w:val="0"/>
                  <w:spacing w:before="0" w:after="0" w:line="370" w:lineRule="exact"/>
                  <w:ind w:left="0" w:leftChars="0" w:right="0" w:rightChars="0" w:firstLine="0" w:firstLineChars="0"/>
                  <w:jc w:val="center"/>
                </w:pPr>
              </w:pPrChange>
            </w:pPr>
            <w:del w:id="4515" w:author="白日梦想家" w:date="2026-10-26T15:11:03Z">
              <w:r>
                <w:rPr>
                  <w:rFonts w:hint="default" w:ascii="Times New Roman" w:hAnsi="Times New Roman" w:eastAsia="方正仿宋_GBK" w:cs="Times New Roman"/>
                  <w:sz w:val="28"/>
                  <w:szCs w:val="28"/>
                  <w:rPrChange w:id="4516"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4518" w:author="白日梦想家" w:date="2026-10-26T15:11:03Z"/>
              </w:rPr>
              <w:pPrChange w:id="4517" w:author="白日梦想家" w:date="2026-10-26T15:11:11Z">
                <w:pPr>
                  <w:keepNext/>
                  <w:snapToGrid w:val="0"/>
                  <w:spacing w:before="0" w:after="0" w:line="370" w:lineRule="exact"/>
                  <w:ind w:left="0" w:leftChars="0" w:right="0" w:rightChars="0" w:firstLine="0" w:firstLineChars="0"/>
                  <w:jc w:val="center"/>
                </w:pPr>
              </w:pPrChange>
            </w:pPr>
            <w:del w:id="4519" w:author="白日梦想家" w:date="2026-10-26T15:11:03Z">
              <w:r>
                <w:rPr>
                  <w:rFonts w:hint="default" w:ascii="Times New Roman" w:hAnsi="Times New Roman" w:eastAsia="方正仿宋_GBK" w:cs="Times New Roman"/>
                  <w:sz w:val="28"/>
                  <w:szCs w:val="28"/>
                  <w:rPrChange w:id="4520"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522" w:author="白日梦想家" w:date="2026-10-26T15:11:03Z"/>
              </w:rPr>
              <w:pPrChange w:id="4521" w:author="白日梦想家" w:date="2026-10-26T15:11:11Z">
                <w:pPr>
                  <w:keepNext/>
                  <w:snapToGrid w:val="0"/>
                  <w:spacing w:before="0" w:after="0" w:line="370" w:lineRule="exact"/>
                  <w:ind w:left="0" w:leftChars="0" w:right="0" w:rightChars="0" w:firstLine="0" w:firstLineChars="0"/>
                  <w:jc w:val="center"/>
                </w:pPr>
              </w:pPrChange>
            </w:pPr>
            <w:del w:id="4523" w:author="白日梦想家" w:date="2026-10-26T15:11:03Z">
              <w:r>
                <w:rPr>
                  <w:rFonts w:hint="default" w:ascii="Times New Roman" w:hAnsi="Times New Roman" w:eastAsia="方正仿宋_GBK" w:cs="Times New Roman"/>
                  <w:sz w:val="28"/>
                  <w:szCs w:val="28"/>
                  <w:rPrChange w:id="4524"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526" w:author="白日梦想家" w:date="2026-10-26T15:11:03Z"/>
              </w:rPr>
              <w:pPrChange w:id="4525" w:author="白日梦想家" w:date="2026-10-26T15:11:11Z">
                <w:pPr>
                  <w:keepNext/>
                  <w:snapToGrid w:val="0"/>
                  <w:spacing w:before="0" w:after="0" w:line="370" w:lineRule="exact"/>
                  <w:ind w:left="0" w:leftChars="0" w:right="0" w:rightChars="0" w:firstLine="0" w:firstLineChars="0"/>
                  <w:jc w:val="center"/>
                </w:pPr>
              </w:pPrChange>
            </w:pPr>
            <w:del w:id="4527" w:author="白日梦想家" w:date="2026-10-26T15:11:03Z">
              <w:r>
                <w:rPr>
                  <w:rFonts w:hint="default" w:ascii="Times New Roman" w:hAnsi="Times New Roman" w:eastAsia="方正仿宋_GBK" w:cs="Times New Roman"/>
                  <w:sz w:val="28"/>
                  <w:szCs w:val="28"/>
                  <w:rPrChange w:id="4528"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529"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531" w:author="白日梦想家" w:date="2026-10-26T15:11:03Z"/>
              </w:rPr>
              <w:pPrChange w:id="4530" w:author="白日梦想家" w:date="2026-10-26T15:11:11Z">
                <w:pPr>
                  <w:keepNext/>
                  <w:snapToGrid w:val="0"/>
                  <w:spacing w:before="0" w:after="0" w:line="370" w:lineRule="exact"/>
                  <w:ind w:left="0" w:leftChars="0" w:right="0" w:rightChars="0" w:firstLine="0" w:firstLineChars="0"/>
                  <w:jc w:val="center"/>
                </w:pPr>
              </w:pPrChange>
            </w:pPr>
            <w:del w:id="4532" w:author="白日梦想家" w:date="2026-10-26T15:11:03Z">
              <w:r>
                <w:rPr>
                  <w:rFonts w:hint="default" w:ascii="Times New Roman" w:hAnsi="Times New Roman" w:eastAsia="方正仿宋_GBK" w:cs="Times New Roman"/>
                  <w:sz w:val="28"/>
                  <w:szCs w:val="28"/>
                  <w:rPrChange w:id="4533"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535" w:author="白日梦想家" w:date="2026-10-26T15:11:03Z"/>
              </w:rPr>
              <w:pPrChange w:id="4534" w:author="白日梦想家" w:date="2026-10-26T15:11:11Z">
                <w:pPr>
                  <w:keepNext/>
                  <w:snapToGrid w:val="0"/>
                  <w:spacing w:before="0" w:after="0" w:line="370" w:lineRule="exact"/>
                  <w:ind w:left="0" w:leftChars="0" w:right="0" w:rightChars="0" w:firstLine="0" w:firstLineChars="0"/>
                  <w:jc w:val="center"/>
                </w:pPr>
              </w:pPrChange>
            </w:pPr>
            <w:del w:id="4536" w:author="白日梦想家" w:date="2026-10-26T15:11:03Z">
              <w:r>
                <w:rPr>
                  <w:rFonts w:hint="default" w:ascii="Times New Roman" w:hAnsi="Times New Roman" w:eastAsia="方正仿宋_GBK" w:cs="Times New Roman"/>
                  <w:sz w:val="28"/>
                  <w:szCs w:val="28"/>
                  <w:rPrChange w:id="453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539" w:author="白日梦想家" w:date="2026-10-26T15:11:03Z"/>
              </w:rPr>
              <w:pPrChange w:id="4538" w:author="白日梦想家" w:date="2026-10-26T15:11:11Z">
                <w:pPr>
                  <w:keepNext/>
                  <w:snapToGrid w:val="0"/>
                  <w:spacing w:before="0" w:after="0" w:line="370" w:lineRule="exact"/>
                  <w:ind w:left="0" w:leftChars="0" w:right="0" w:rightChars="0" w:firstLine="0" w:firstLineChars="0"/>
                  <w:jc w:val="center"/>
                </w:pPr>
              </w:pPrChange>
            </w:pPr>
            <w:del w:id="4540" w:author="白日梦想家" w:date="2026-10-26T15:11:03Z">
              <w:r>
                <w:rPr>
                  <w:rFonts w:hint="default" w:ascii="Times New Roman" w:hAnsi="Times New Roman" w:eastAsia="方正仿宋_GBK" w:cs="Times New Roman"/>
                  <w:sz w:val="28"/>
                  <w:szCs w:val="28"/>
                  <w:rPrChange w:id="4541"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543" w:author="白日梦想家" w:date="2026-10-26T15:11:03Z"/>
              </w:rPr>
              <w:pPrChange w:id="4542" w:author="白日梦想家" w:date="2026-10-26T15:11:11Z">
                <w:pPr>
                  <w:keepNext/>
                  <w:snapToGrid w:val="0"/>
                  <w:spacing w:before="0" w:after="0" w:line="370" w:lineRule="exact"/>
                  <w:ind w:left="0" w:leftChars="0" w:right="0" w:rightChars="0" w:firstLine="0" w:firstLineChars="0"/>
                  <w:jc w:val="center"/>
                </w:pPr>
              </w:pPrChange>
            </w:pPr>
            <w:del w:id="4544" w:author="白日梦想家" w:date="2026-10-26T15:11:03Z">
              <w:r>
                <w:rPr>
                  <w:rFonts w:hint="default" w:ascii="Times New Roman" w:hAnsi="Times New Roman" w:eastAsia="方正仿宋_GBK" w:cs="Times New Roman"/>
                  <w:sz w:val="28"/>
                  <w:szCs w:val="28"/>
                  <w:rPrChange w:id="4545"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547" w:author="白日梦想家" w:date="2026-10-26T15:11:03Z"/>
              </w:rPr>
              <w:pPrChange w:id="4546" w:author="白日梦想家" w:date="2026-10-26T15:11:11Z">
                <w:pPr>
                  <w:keepNext/>
                  <w:snapToGrid w:val="0"/>
                  <w:spacing w:before="0" w:after="0" w:line="370" w:lineRule="exact"/>
                  <w:ind w:left="0" w:leftChars="0" w:right="0" w:rightChars="0" w:firstLine="0" w:firstLineChars="0"/>
                  <w:jc w:val="center"/>
                </w:pPr>
              </w:pPrChange>
            </w:pPr>
            <w:del w:id="4548" w:author="白日梦想家" w:date="2026-10-26T15:11:03Z">
              <w:r>
                <w:rPr>
                  <w:rFonts w:hint="default" w:ascii="Times New Roman" w:hAnsi="Times New Roman" w:eastAsia="方正仿宋_GBK" w:cs="Times New Roman"/>
                  <w:sz w:val="28"/>
                  <w:szCs w:val="28"/>
                  <w:rPrChange w:id="4549"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551" w:author="白日梦想家" w:date="2026-10-26T15:11:03Z"/>
              </w:rPr>
              <w:pPrChange w:id="4550" w:author="白日梦想家" w:date="2026-10-26T15:11:11Z">
                <w:pPr>
                  <w:keepNext/>
                  <w:snapToGrid w:val="0"/>
                  <w:spacing w:before="0" w:after="0" w:line="370" w:lineRule="exact"/>
                  <w:ind w:left="0" w:leftChars="0" w:right="0" w:rightChars="0" w:firstLine="0" w:firstLineChars="0"/>
                  <w:jc w:val="center"/>
                </w:pPr>
              </w:pPrChange>
            </w:pPr>
            <w:del w:id="4552" w:author="白日梦想家" w:date="2026-10-26T15:11:03Z">
              <w:r>
                <w:rPr>
                  <w:rFonts w:hint="default" w:ascii="Times New Roman" w:hAnsi="Times New Roman" w:eastAsia="方正仿宋_GBK" w:cs="Times New Roman"/>
                  <w:sz w:val="28"/>
                  <w:szCs w:val="28"/>
                  <w:rPrChange w:id="4553"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54"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556" w:author="白日梦想家" w:date="2026-10-26T15:11:03Z"/>
              </w:rPr>
              <w:pPrChange w:id="4555" w:author="白日梦想家" w:date="2026-10-26T15:11:11Z">
                <w:pPr>
                  <w:snapToGrid w:val="0"/>
                  <w:spacing w:before="0" w:after="0" w:line="370" w:lineRule="exact"/>
                  <w:ind w:left="0" w:leftChars="0" w:right="0" w:rightChars="0" w:firstLine="0" w:firstLineChars="0"/>
                  <w:jc w:val="center"/>
                </w:pPr>
              </w:pPrChange>
            </w:pPr>
            <w:del w:id="4557" w:author="白日梦想家" w:date="2026-10-26T15:11:03Z">
              <w:r>
                <w:rPr>
                  <w:rFonts w:hint="default" w:ascii="Times New Roman" w:hAnsi="Times New Roman" w:eastAsia="方正仿宋_GBK" w:cs="Times New Roman"/>
                  <w:sz w:val="28"/>
                  <w:szCs w:val="28"/>
                  <w:rPrChange w:id="455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560" w:author="白日梦想家" w:date="2026-10-26T15:11:03Z"/>
              </w:rPr>
              <w:pPrChange w:id="4559" w:author="白日梦想家" w:date="2026-10-26T15:11:11Z">
                <w:pPr>
                  <w:snapToGrid w:val="0"/>
                  <w:spacing w:before="0" w:after="0" w:line="370" w:lineRule="exact"/>
                  <w:ind w:left="0" w:leftChars="0" w:right="0" w:rightChars="0" w:firstLine="0" w:firstLineChars="0"/>
                  <w:jc w:val="center"/>
                </w:pPr>
              </w:pPrChange>
            </w:pPr>
            <w:del w:id="4561" w:author="白日梦想家" w:date="2026-10-26T15:11:03Z">
              <w:r>
                <w:rPr>
                  <w:rFonts w:hint="default" w:ascii="Times New Roman" w:hAnsi="Times New Roman" w:eastAsia="方正仿宋_GBK" w:cs="Times New Roman"/>
                  <w:sz w:val="28"/>
                  <w:szCs w:val="28"/>
                  <w:rPrChange w:id="456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564" w:author="白日梦想家" w:date="2026-10-26T15:11:03Z"/>
              </w:rPr>
              <w:pPrChange w:id="4563" w:author="白日梦想家" w:date="2026-10-26T15:11:11Z">
                <w:pPr>
                  <w:snapToGrid w:val="0"/>
                  <w:spacing w:before="0" w:after="0" w:line="370" w:lineRule="exact"/>
                  <w:ind w:left="0" w:leftChars="0" w:right="0" w:rightChars="0" w:firstLine="0" w:firstLineChars="0"/>
                  <w:jc w:val="center"/>
                </w:pPr>
              </w:pPrChange>
            </w:pPr>
            <w:del w:id="4565" w:author="白日梦想家" w:date="2026-10-26T15:11:03Z">
              <w:r>
                <w:rPr>
                  <w:rFonts w:hint="default" w:ascii="Times New Roman" w:hAnsi="Times New Roman" w:eastAsia="方正仿宋_GBK" w:cs="Times New Roman"/>
                  <w:sz w:val="28"/>
                  <w:szCs w:val="28"/>
                  <w:rPrChange w:id="4566"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568" w:author="白日梦想家" w:date="2026-10-26T15:11:03Z"/>
              </w:rPr>
              <w:pPrChange w:id="4567" w:author="白日梦想家" w:date="2026-10-26T15:11:11Z">
                <w:pPr>
                  <w:snapToGrid w:val="0"/>
                  <w:spacing w:before="0" w:after="0" w:line="370" w:lineRule="exact"/>
                  <w:ind w:left="0" w:leftChars="0" w:right="0" w:rightChars="0" w:firstLine="0" w:firstLineChars="0"/>
                  <w:jc w:val="center"/>
                </w:pPr>
              </w:pPrChange>
            </w:pPr>
            <w:del w:id="4569" w:author="白日梦想家" w:date="2026-10-26T15:11:03Z">
              <w:r>
                <w:rPr>
                  <w:rFonts w:hint="default" w:ascii="Times New Roman" w:hAnsi="Times New Roman" w:eastAsia="方正仿宋_GBK" w:cs="Times New Roman"/>
                  <w:sz w:val="28"/>
                  <w:szCs w:val="28"/>
                  <w:rPrChange w:id="4570"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572" w:author="白日梦想家" w:date="2026-10-26T15:11:03Z"/>
              </w:rPr>
              <w:pPrChange w:id="4571" w:author="白日梦想家" w:date="2026-10-26T15:11:11Z">
                <w:pPr>
                  <w:snapToGrid w:val="0"/>
                  <w:spacing w:before="0" w:after="0" w:line="370" w:lineRule="exact"/>
                  <w:ind w:left="0" w:leftChars="0" w:right="0" w:rightChars="0" w:firstLine="0" w:firstLineChars="0"/>
                  <w:jc w:val="center"/>
                </w:pPr>
              </w:pPrChange>
            </w:pPr>
            <w:del w:id="4573" w:author="白日梦想家" w:date="2026-10-26T15:11:03Z">
              <w:r>
                <w:rPr>
                  <w:rFonts w:hint="default" w:ascii="Times New Roman" w:hAnsi="Times New Roman" w:eastAsia="方正仿宋_GBK" w:cs="Times New Roman"/>
                  <w:sz w:val="28"/>
                  <w:szCs w:val="28"/>
                  <w:rPrChange w:id="4574"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576" w:author="白日梦想家" w:date="2026-10-26T15:11:03Z"/>
              </w:rPr>
              <w:pPrChange w:id="4575" w:author="白日梦想家" w:date="2026-10-26T15:11:11Z">
                <w:pPr>
                  <w:snapToGrid w:val="0"/>
                  <w:spacing w:before="0" w:after="0" w:line="370" w:lineRule="exact"/>
                  <w:ind w:left="0" w:leftChars="0" w:right="0" w:rightChars="0" w:firstLine="0" w:firstLineChars="0"/>
                  <w:jc w:val="center"/>
                </w:pPr>
              </w:pPrChange>
            </w:pPr>
            <w:del w:id="4577" w:author="白日梦想家" w:date="2026-10-26T15:11:03Z">
              <w:r>
                <w:rPr>
                  <w:rFonts w:hint="default" w:ascii="Times New Roman" w:hAnsi="Times New Roman" w:eastAsia="方正仿宋_GBK" w:cs="Times New Roman"/>
                  <w:sz w:val="28"/>
                  <w:szCs w:val="28"/>
                  <w:rPrChange w:id="4578"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580" w:author="xh" w:date="2026-10-26T09:49:01Z"/>
          <w:del w:id="4581" w:author="白日梦想家" w:date="2026-10-26T15:11:03Z"/>
          <w:rFonts w:hint="eastAsia" w:ascii="方正仿宋_GBK" w:hAnsi="方正仿宋_GBK" w:eastAsia="方正仿宋_GBK" w:cs="Times New Roman"/>
          <w:sz w:val="32"/>
          <w:szCs w:val="32"/>
          <w:highlight w:val="none"/>
          <w14:ligatures w14:val="standardContextual"/>
        </w:rPr>
        <w:pPrChange w:id="4579" w:author="白日梦想家" w:date="2026-10-26T15:11:11Z">
          <w:pPr>
            <w:widowControl/>
            <w:adjustRightInd w:val="0"/>
            <w:snapToGrid w:val="0"/>
            <w:spacing w:line="370" w:lineRule="exact"/>
            <w:ind w:left="0" w:leftChars="0" w:right="0" w:rightChars="0" w:firstLine="0" w:firstLineChars="0"/>
          </w:pPr>
        </w:pPrChange>
      </w:pPr>
      <w:ins w:id="4582" w:author="xh" w:date="2026-10-26T09:49:01Z">
        <w:del w:id="4583"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585" w:author="白日梦想家" w:date="2026-10-26T15:11:03Z"/>
          <w:rFonts w:hint="eastAsia" w:ascii="方正楷体_GBK" w:hAnsi="方正楷体_GBK" w:eastAsia="方正楷体_GBK" w:cs="方正楷体_GBK"/>
          <w:b/>
          <w:bCs/>
          <w:sz w:val="32"/>
          <w:szCs w:val="32"/>
          <w:highlight w:val="none"/>
        </w:rPr>
        <w:pPrChange w:id="4584" w:author="白日梦想家" w:date="2026-10-26T15:11:11Z">
          <w:pPr>
            <w:keepNext/>
            <w:widowControl/>
            <w:adjustRightInd w:val="0"/>
            <w:snapToGrid w:val="0"/>
            <w:spacing w:line="560" w:lineRule="exact"/>
            <w:ind w:firstLine="641" w:firstLineChars="200"/>
            <w:outlineLvl w:val="1"/>
          </w:pPr>
        </w:pPrChange>
      </w:pPr>
      <w:del w:id="4586"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588"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587" w:author="白日梦想家" w:date="2026-10-26T15:11:11Z">
          <w:pPr>
            <w:widowControl/>
            <w:adjustRightInd w:val="0"/>
            <w:snapToGrid w:val="0"/>
            <w:spacing w:line="560" w:lineRule="exact"/>
            <w:ind w:firstLine="640" w:firstLineChars="200"/>
          </w:pPr>
        </w:pPrChange>
      </w:pPr>
      <w:ins w:id="4589" w:author="xh" w:date="2026-10-26T09:52:16Z">
        <w:del w:id="4590" w:author="白日梦想家" w:date="2026-10-26T15:11:03Z">
          <w:r>
            <w:rPr>
              <w:rFonts w:hint="default" w:ascii="Times New Roman" w:hAnsi="Times New Roman" w:eastAsia="方正仿宋_GBK" w:cs="Times New Roman"/>
              <w:b w:val="0"/>
              <w:bCs w:val="0"/>
              <w:i w:val="0"/>
              <w:iCs w:val="0"/>
              <w:sz w:val="32"/>
              <w:szCs w:val="32"/>
              <w:rPrChange w:id="4591" w:author="xh" w:date="2026-10-26T09:52:16Z">
                <w:rPr>
                  <w:rFonts w:hint="eastAsia" w:ascii="方正仿宋_GBK" w:hAnsi="方正仿宋_GBK" w:eastAsia="方正仿宋_GBK" w:cs="Times New Roman"/>
                  <w:sz w:val="32"/>
                  <w:szCs w:val="32"/>
                </w:rPr>
              </w:rPrChange>
            </w:rPr>
            <w:delText>高</w:delText>
          </w:r>
        </w:del>
      </w:ins>
      <w:del w:id="4592" w:author="白日梦想家" w:date="2026-10-26T15:11:03Z">
        <w:r>
          <w:rPr>
            <w:rFonts w:hint="default" w:ascii="Times New Roman" w:hAnsi="Times New Roman" w:eastAsia="方正仿宋_GBK" w:cs="Times New Roman"/>
            <w:b w:val="0"/>
            <w:bCs w:val="0"/>
            <w:i w:val="0"/>
            <w:iCs w:val="0"/>
            <w:sz w:val="32"/>
            <w:szCs w:val="32"/>
            <w:rPrChange w:id="4593" w:author="xh" w:date="2026-10-26T09:52:16Z">
              <w:rPr>
                <w:rFonts w:hint="eastAsia" w:ascii="方正仿宋_GBK" w:hAnsi="方正仿宋_GBK" w:eastAsia="方正仿宋_GBK" w:cs="Times New Roman"/>
                <w:sz w:val="32"/>
                <w:szCs w:val="32"/>
              </w:rPr>
            </w:rPrChange>
          </w:rPr>
          <w:delText>装机渗透率</w:delText>
        </w:r>
      </w:del>
      <w:ins w:id="4594" w:author="xh" w:date="2026-10-26T09:52:16Z">
        <w:del w:id="4595" w:author="白日梦想家" w:date="2026-10-26T15:11:03Z">
          <w:r>
            <w:rPr>
              <w:rFonts w:hint="default" w:ascii="Times New Roman" w:hAnsi="Times New Roman" w:eastAsia="方正仿宋_GBK" w:cs="Times New Roman"/>
              <w:b w:val="0"/>
              <w:bCs w:val="0"/>
              <w:i w:val="0"/>
              <w:iCs w:val="0"/>
              <w:sz w:val="32"/>
              <w:szCs w:val="32"/>
              <w:rPrChange w:id="4596" w:author="xh" w:date="2026-10-26T09:52:16Z">
                <w:rPr>
                  <w:rFonts w:hint="eastAsia" w:ascii="方正仿宋_GBK" w:hAnsi="方正仿宋_GBK" w:eastAsia="方正仿宋_GBK" w:cs="Times New Roman"/>
                  <w:sz w:val="32"/>
                  <w:szCs w:val="32"/>
                </w:rPr>
              </w:rPrChange>
            </w:rPr>
            <w:delText>下</w:delText>
          </w:r>
        </w:del>
      </w:ins>
      <w:del w:id="4597" w:author="白日梦想家" w:date="2026-10-26T15:11:03Z">
        <w:r>
          <w:rPr>
            <w:rFonts w:hint="eastAsia" w:ascii="方正仿宋_GBK" w:hAnsi="方正仿宋_GBK" w:eastAsia="方正仿宋_GBK" w:cs="Times New Roman"/>
            <w:sz w:val="32"/>
            <w:szCs w:val="32"/>
          </w:rPr>
          <w:delText>增加后</w:delText>
        </w:r>
      </w:del>
      <w:del w:id="4598" w:author="白日梦想家" w:date="2026-10-26T15:11:03Z">
        <w:r>
          <w:rPr>
            <w:rFonts w:hint="default" w:ascii="Times New Roman" w:hAnsi="Times New Roman" w:eastAsia="方正仿宋_GBK" w:cs="Times New Roman"/>
            <w:b w:val="0"/>
            <w:bCs w:val="0"/>
            <w:i w:val="0"/>
            <w:iCs w:val="0"/>
            <w:sz w:val="32"/>
            <w:szCs w:val="32"/>
            <w:rPrChange w:id="4599" w:author="xh" w:date="2026-10-26T09:52:16Z">
              <w:rPr>
                <w:rFonts w:hint="eastAsia" w:ascii="方正仿宋_GBK" w:hAnsi="方正仿宋_GBK" w:eastAsia="方正仿宋_GBK" w:cs="Times New Roman"/>
                <w:sz w:val="32"/>
                <w:szCs w:val="32"/>
              </w:rPr>
            </w:rPrChange>
          </w:rPr>
          <w:delText>，反向输送任务</w:delText>
        </w:r>
      </w:del>
      <w:ins w:id="4600" w:author="xh" w:date="2026-10-26T09:52:16Z">
        <w:del w:id="4601" w:author="白日梦想家" w:date="2026-10-26T15:11:03Z">
          <w:r>
            <w:rPr>
              <w:rFonts w:hint="default" w:ascii="Times New Roman" w:hAnsi="Times New Roman" w:eastAsia="方正仿宋_GBK" w:cs="Times New Roman"/>
              <w:b w:val="0"/>
              <w:bCs w:val="0"/>
              <w:i w:val="0"/>
              <w:iCs w:val="0"/>
              <w:sz w:val="32"/>
              <w:szCs w:val="32"/>
              <w:rPrChange w:id="4602" w:author="xh" w:date="2026-10-26T09:52:16Z">
                <w:rPr>
                  <w:rFonts w:hint="eastAsia" w:ascii="方正仿宋_GBK" w:hAnsi="方正仿宋_GBK" w:eastAsia="方正仿宋_GBK" w:cs="Times New Roman"/>
                  <w:sz w:val="32"/>
                  <w:szCs w:val="32"/>
                </w:rPr>
              </w:rPrChange>
            </w:rPr>
            <w:delText>使部分推荐</w:delText>
          </w:r>
        </w:del>
      </w:ins>
      <w:ins w:id="4603" w:author="xh" w:date="2026-10-26T09:52:16Z">
        <w:del w:id="4604" w:author="白日梦想家" w:date="2026-10-26T15:11:03Z">
          <w:r>
            <w:rPr>
              <w:rFonts w:hint="default" w:ascii="Times New Roman" w:hAnsi="Times New Roman" w:eastAsia="方正仿宋_GBK" w:cs="Times New Roman"/>
              <w:b w:val="0"/>
              <w:bCs w:val="0"/>
              <w:i w:val="0"/>
              <w:iCs w:val="0"/>
              <w:sz w:val="32"/>
              <w:szCs w:val="32"/>
              <w:rPrChange w:id="4605" w:author="xh" w:date="2026-10-26T09:52:16Z">
                <w:rPr>
                  <w:rFonts w:hint="eastAsia" w:ascii="方正仿宋_GBK" w:hAnsi="方正仿宋_GBK" w:eastAsia="方正仿宋_GBK" w:cs="Times New Roman"/>
                  <w:sz w:val="32"/>
                  <w:szCs w:val="32"/>
                </w:rPr>
              </w:rPrChange>
            </w:rPr>
            <w:delText>窗口</w:delText>
          </w:r>
        </w:del>
      </w:ins>
      <w:ins w:id="4606" w:author="许恒" w:date="2026-10-26T09:31:02Z">
        <w:del w:id="4607"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608" w:author="xh" w:date="2026-10-26T09:52:16Z">
        <w:del w:id="4609" w:author="白日梦想家" w:date="2026-10-26T15:11:03Z">
          <w:r>
            <w:rPr>
              <w:rFonts w:hint="default" w:ascii="Times New Roman" w:hAnsi="Times New Roman" w:eastAsia="方正仿宋_GBK" w:cs="Times New Roman"/>
              <w:b w:val="0"/>
              <w:bCs w:val="0"/>
              <w:i w:val="0"/>
              <w:iCs w:val="0"/>
              <w:sz w:val="32"/>
              <w:szCs w:val="32"/>
              <w:rPrChange w:id="4610"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611" w:author="白日梦想家" w:date="2026-10-26T15:11:03Z">
        <w:r>
          <w:rPr>
            <w:rFonts w:hint="default" w:ascii="Times New Roman" w:hAnsi="Times New Roman" w:eastAsia="方正仿宋_GBK" w:cs="Times New Roman"/>
            <w:b w:val="0"/>
            <w:bCs w:val="0"/>
            <w:i w:val="0"/>
            <w:iCs w:val="0"/>
            <w:sz w:val="32"/>
            <w:szCs w:val="32"/>
            <w:rPrChange w:id="4612" w:author="xh" w:date="2026-10-26T09:52:16Z">
              <w:rPr>
                <w:rFonts w:hint="eastAsia" w:ascii="方正仿宋_GBK" w:hAnsi="方正仿宋_GBK" w:eastAsia="方正仿宋_GBK" w:cs="Times New Roman"/>
                <w:sz w:val="32"/>
                <w:szCs w:val="32"/>
              </w:rPr>
            </w:rPrChange>
          </w:rPr>
          <w:delText>可</w:delText>
        </w:r>
      </w:del>
      <w:ins w:id="4613" w:author="xh" w:date="2026-10-26T09:52:16Z">
        <w:del w:id="4614" w:author="白日梦想家" w:date="2026-10-26T15:11:03Z">
          <w:r>
            <w:rPr>
              <w:rFonts w:hint="default" w:ascii="Times New Roman" w:hAnsi="Times New Roman" w:eastAsia="方正仿宋_GBK" w:cs="Times New Roman"/>
              <w:b w:val="0"/>
              <w:bCs w:val="0"/>
              <w:i w:val="0"/>
              <w:iCs w:val="0"/>
              <w:sz w:val="32"/>
              <w:szCs w:val="32"/>
              <w:rPrChange w:id="4615" w:author="xh" w:date="2026-10-26T09:52:16Z">
                <w:rPr>
                  <w:rFonts w:hint="eastAsia" w:ascii="方正仿宋_GBK" w:hAnsi="方正仿宋_GBK" w:eastAsia="方正仿宋_GBK" w:cs="Times New Roman"/>
                  <w:sz w:val="32"/>
                  <w:szCs w:val="32"/>
                </w:rPr>
              </w:rPrChange>
            </w:rPr>
            <w:delText>降低部分本地</w:delText>
          </w:r>
        </w:del>
      </w:ins>
      <w:del w:id="4616"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617" w:author="白日梦想家" w:date="2026-10-26T15:11:03Z">
        <w:r>
          <w:rPr>
            <w:rFonts w:hint="default" w:ascii="Times New Roman" w:hAnsi="Times New Roman" w:eastAsia="方正仿宋_GBK" w:cs="Times New Roman"/>
            <w:b w:val="0"/>
            <w:bCs w:val="0"/>
            <w:i w:val="0"/>
            <w:iCs w:val="0"/>
            <w:sz w:val="32"/>
            <w:szCs w:val="32"/>
            <w:rPrChange w:id="4618" w:author="xh" w:date="2026-10-26T09:52:16Z">
              <w:rPr>
                <w:rFonts w:hint="eastAsia" w:ascii="方正仿宋_GBK" w:hAnsi="方正仿宋_GBK" w:eastAsia="方正仿宋_GBK" w:cs="Times New Roman"/>
                <w:sz w:val="32"/>
                <w:szCs w:val="32"/>
              </w:rPr>
            </w:rPrChange>
          </w:rPr>
          <w:delText>容量需求</w:delText>
        </w:r>
      </w:del>
      <w:del w:id="4619"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620" w:author="白日梦想家" w:date="2026-10-26T15:11:03Z">
        <w:r>
          <w:rPr>
            <w:rFonts w:hint="default" w:ascii="Times New Roman" w:hAnsi="Times New Roman" w:eastAsia="方正仿宋_GBK" w:cs="Times New Roman"/>
            <w:b w:val="0"/>
            <w:bCs w:val="0"/>
            <w:i w:val="0"/>
            <w:iCs w:val="0"/>
            <w:sz w:val="32"/>
            <w:szCs w:val="32"/>
            <w:rPrChange w:id="4621" w:author="xh" w:date="2026-10-26T09:52:16Z">
              <w:rPr>
                <w:rFonts w:hint="eastAsia" w:ascii="方正仿宋_GBK" w:hAnsi="方正仿宋_GBK" w:eastAsia="方正仿宋_GBK" w:cs="Times New Roman"/>
                <w:sz w:val="32"/>
                <w:szCs w:val="32"/>
              </w:rPr>
            </w:rPrChange>
          </w:rPr>
          <w:delText>。</w:delText>
        </w:r>
      </w:del>
      <w:ins w:id="4622" w:author="xh" w:date="2026-10-26T09:52:16Z">
        <w:del w:id="4623" w:author="白日梦想家" w:date="2026-10-26T15:11:03Z">
          <w:r>
            <w:rPr>
              <w:rFonts w:hint="default" w:ascii="Times New Roman" w:hAnsi="Times New Roman" w:eastAsia="方正仿宋_GBK" w:cs="Times New Roman"/>
              <w:b w:val="0"/>
              <w:bCs w:val="0"/>
              <w:i w:val="0"/>
              <w:iCs w:val="0"/>
              <w:sz w:val="32"/>
              <w:szCs w:val="32"/>
              <w:rPrChange w:id="4624" w:author="xh" w:date="2026-10-26T09:52:16Z">
                <w:rPr>
                  <w:rFonts w:hint="eastAsia" w:ascii="方正仿宋_GBK" w:hAnsi="方正仿宋_GBK" w:eastAsia="方正仿宋_GBK" w:cs="Times New Roman"/>
                  <w:sz w:val="32"/>
                  <w:szCs w:val="32"/>
                </w:rPr>
              </w:rPrChange>
            </w:rPr>
            <w:delText>源</w:delText>
          </w:r>
        </w:del>
      </w:ins>
      <w:del w:id="4625"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626" w:author="白日梦想家" w:date="2026-10-26T15:11:03Z">
        <w:r>
          <w:rPr>
            <w:rFonts w:hint="default" w:ascii="Times New Roman" w:hAnsi="Times New Roman" w:eastAsia="方正仿宋_GBK" w:cs="Times New Roman"/>
            <w:b w:val="0"/>
            <w:bCs w:val="0"/>
            <w:i w:val="0"/>
            <w:iCs w:val="0"/>
            <w:sz w:val="32"/>
            <w:szCs w:val="32"/>
            <w:rPrChange w:id="4627" w:author="xh" w:date="2026-10-26T09:52:16Z">
              <w:rPr>
                <w:rFonts w:hint="eastAsia" w:ascii="方正仿宋_GBK" w:hAnsi="方正仿宋_GBK" w:eastAsia="方正仿宋_GBK" w:cs="Times New Roman"/>
                <w:sz w:val="32"/>
                <w:szCs w:val="32"/>
              </w:rPr>
            </w:rPrChange>
          </w:rPr>
          <w:delText>荷</w:delText>
        </w:r>
      </w:del>
      <w:ins w:id="4628" w:author="xh" w:date="2026-10-26T09:52:16Z">
        <w:del w:id="4629" w:author="白日梦想家" w:date="2026-10-26T15:11:03Z">
          <w:r>
            <w:rPr>
              <w:rFonts w:hint="default" w:ascii="Times New Roman" w:hAnsi="Times New Roman" w:eastAsia="方正仿宋_GBK" w:cs="Times New Roman"/>
              <w:b w:val="0"/>
              <w:bCs w:val="0"/>
              <w:i w:val="0"/>
              <w:iCs w:val="0"/>
              <w:sz w:val="32"/>
              <w:szCs w:val="32"/>
              <w:rPrChange w:id="4630" w:author="xh" w:date="2026-10-26T09:52:16Z">
                <w:rPr>
                  <w:rFonts w:hint="eastAsia" w:ascii="方正仿宋_GBK" w:hAnsi="方正仿宋_GBK" w:eastAsia="方正仿宋_GBK" w:cs="Times New Roman"/>
                  <w:sz w:val="32"/>
                  <w:szCs w:val="32"/>
                </w:rPr>
              </w:rPrChange>
            </w:rPr>
            <w:delText>发展、线路造价和</w:delText>
          </w:r>
        </w:del>
      </w:ins>
      <w:del w:id="4631" w:author="白日梦想家" w:date="2026-10-26T15:11:03Z">
        <w:r>
          <w:rPr>
            <w:rFonts w:hint="eastAsia" w:ascii="方正仿宋_GBK" w:hAnsi="方正仿宋_GBK" w:eastAsia="方正仿宋_GBK" w:cs="Times New Roman"/>
            <w:sz w:val="32"/>
            <w:szCs w:val="32"/>
          </w:rPr>
          <w:delText>分散系数提高则增加</w:delText>
        </w:r>
      </w:del>
      <w:del w:id="4632" w:author="白日梦想家" w:date="2026-10-26T15:11:03Z">
        <w:r>
          <w:rPr>
            <w:rFonts w:hint="default" w:ascii="Times New Roman" w:hAnsi="Times New Roman" w:eastAsia="方正仿宋_GBK" w:cs="Times New Roman"/>
            <w:b w:val="0"/>
            <w:bCs w:val="0"/>
            <w:i w:val="0"/>
            <w:iCs w:val="0"/>
            <w:sz w:val="32"/>
            <w:szCs w:val="32"/>
            <w:rPrChange w:id="4633" w:author="xh" w:date="2026-10-26T09:52:16Z">
              <w:rPr>
                <w:rFonts w:hint="eastAsia" w:ascii="方正仿宋_GBK" w:hAnsi="方正仿宋_GBK" w:eastAsia="方正仿宋_GBK" w:cs="Times New Roman"/>
                <w:sz w:val="32"/>
                <w:szCs w:val="32"/>
              </w:rPr>
            </w:rPrChange>
          </w:rPr>
          <w:delText>局部峰值</w:delText>
        </w:r>
      </w:del>
      <w:ins w:id="4634" w:author="xh" w:date="2026-10-26T09:52:16Z">
        <w:del w:id="4635" w:author="白日梦想家" w:date="2026-10-26T15:11:03Z">
          <w:r>
            <w:rPr>
              <w:rFonts w:hint="default" w:ascii="Times New Roman" w:hAnsi="Times New Roman" w:eastAsia="方正仿宋_GBK" w:cs="Times New Roman"/>
              <w:b w:val="0"/>
              <w:bCs w:val="0"/>
              <w:i w:val="0"/>
              <w:iCs w:val="0"/>
              <w:sz w:val="32"/>
              <w:szCs w:val="32"/>
              <w:rPrChange w:id="4636" w:author="xh" w:date="2026-10-26T09:52:16Z">
                <w:rPr>
                  <w:rFonts w:hint="eastAsia" w:ascii="方正仿宋_GBK" w:hAnsi="方正仿宋_GBK" w:eastAsia="方正仿宋_GBK" w:cs="Times New Roman"/>
                  <w:sz w:val="32"/>
                  <w:szCs w:val="32"/>
                </w:rPr>
              </w:rPrChange>
            </w:rPr>
            <w:delText>共同改变措施组合</w:delText>
          </w:r>
        </w:del>
      </w:ins>
      <w:del w:id="4637" w:author="白日梦想家" w:date="2026-10-26T15:11:03Z">
        <w:r>
          <w:rPr>
            <w:rFonts w:hint="eastAsia" w:ascii="方正仿宋_GBK" w:hAnsi="方正仿宋_GBK" w:eastAsia="方正仿宋_GBK" w:cs="Times New Roman"/>
            <w:sz w:val="32"/>
            <w:szCs w:val="32"/>
          </w:rPr>
          <w:delText>压力</w:delText>
        </w:r>
      </w:del>
      <w:del w:id="4638" w:author="白日梦想家" w:date="2026-10-26T15:11:03Z">
        <w:r>
          <w:rPr>
            <w:rFonts w:hint="default" w:ascii="Times New Roman" w:hAnsi="Times New Roman" w:eastAsia="方正仿宋_GBK" w:cs="Times New Roman"/>
            <w:b w:val="0"/>
            <w:bCs w:val="0"/>
            <w:i w:val="0"/>
            <w:iCs w:val="0"/>
            <w:sz w:val="32"/>
            <w:szCs w:val="32"/>
            <w:rPrChange w:id="4639" w:author="xh" w:date="2026-10-26T09:52:16Z">
              <w:rPr>
                <w:rFonts w:hint="eastAsia" w:ascii="方正仿宋_GBK" w:hAnsi="方正仿宋_GBK" w:eastAsia="方正仿宋_GBK" w:cs="Times New Roman"/>
                <w:sz w:val="32"/>
                <w:szCs w:val="32"/>
              </w:rPr>
            </w:rPrChange>
          </w:rPr>
          <w:delText>，</w:delText>
        </w:r>
      </w:del>
      <w:ins w:id="4640" w:author="xh" w:date="2026-10-26T09:52:16Z">
        <w:del w:id="4641" w:author="白日梦想家" w:date="2026-10-26T15:11:03Z">
          <w:r>
            <w:rPr>
              <w:rFonts w:hint="default" w:ascii="Times New Roman" w:hAnsi="Times New Roman" w:eastAsia="方正仿宋_GBK" w:cs="Times New Roman"/>
              <w:b w:val="0"/>
              <w:bCs w:val="0"/>
              <w:i w:val="0"/>
              <w:iCs w:val="0"/>
              <w:sz w:val="32"/>
              <w:szCs w:val="32"/>
              <w:rPrChange w:id="4642" w:author="xh" w:date="2026-10-26T09:52:16Z">
                <w:rPr>
                  <w:rFonts w:hint="eastAsia" w:ascii="方正仿宋_GBK" w:hAnsi="方正仿宋_GBK" w:eastAsia="方正仿宋_GBK" w:cs="Times New Roman"/>
                  <w:sz w:val="32"/>
                  <w:szCs w:val="32"/>
                </w:rPr>
              </w:rPrChange>
            </w:rPr>
            <w:delText>容载比随具体设备配置而变化</w:delText>
          </w:r>
        </w:del>
      </w:ins>
      <w:del w:id="4643" w:author="白日梦想家" w:date="2026-10-26T15:11:03Z">
        <w:r>
          <w:rPr>
            <w:rFonts w:hint="eastAsia" w:ascii="方正仿宋_GBK" w:hAnsi="方正仿宋_GBK" w:eastAsia="方正仿宋_GBK" w:cs="Times New Roman"/>
            <w:sz w:val="32"/>
            <w:szCs w:val="32"/>
          </w:rPr>
          <w:delText>其影响取决于邻站支援及储能条件</w:delText>
        </w:r>
      </w:del>
      <w:del w:id="4644" w:author="白日梦想家" w:date="2026-10-26T15:11:03Z">
        <w:r>
          <w:rPr>
            <w:rFonts w:hint="default" w:ascii="Times New Roman" w:hAnsi="Times New Roman" w:eastAsia="方正仿宋_GBK" w:cs="Times New Roman"/>
            <w:b w:val="0"/>
            <w:bCs w:val="0"/>
            <w:i w:val="0"/>
            <w:iCs w:val="0"/>
            <w:sz w:val="32"/>
            <w:szCs w:val="32"/>
            <w:rPrChange w:id="4645"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646" w:author="xh" w:date="2026-10-26T09:53:54Z"/>
          <w:rFonts w:hint="default" w:ascii="Times New Roman" w:hAnsi="Times New Roman" w:eastAsia="方正黑体_GBK" w:cs="Times New Roman"/>
          <w:sz w:val="36"/>
          <w:szCs w:val="36"/>
          <w:highlight w:val="none"/>
          <w:rPrChange w:id="4647" w:author="白日梦想家" w:date="2026-10-26T14:28:06Z">
            <w:rPr>
              <w:del w:id="4648"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649" w:author="xh" w:date="2026-10-26T09:53:54Z">
        <w:r>
          <w:rPr>
            <w:rFonts w:hint="default" w:ascii="Times New Roman" w:hAnsi="Times New Roman" w:eastAsia="方正黑体_GBK" w:cs="Times New Roman"/>
            <w:sz w:val="36"/>
            <w:szCs w:val="36"/>
            <w:rPrChange w:id="4650"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651" w:author="xh" w:date="2026-10-26T09:55:32Z"/>
          <w:rFonts w:hint="default" w:ascii="Times New Roman" w:hAnsi="Times New Roman" w:eastAsia="方正黑体_GBK" w:cs="Times New Roman"/>
          <w:sz w:val="36"/>
          <w:szCs w:val="36"/>
          <w:highlight w:val="none"/>
          <w:rPrChange w:id="4652" w:author="白日梦想家" w:date="2026-10-26T14:28:06Z">
            <w:rPr>
              <w:del w:id="4653"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654" w:author="xh" w:date="2026-10-26T09:55:32Z">
        <w:r>
          <w:rPr>
            <w:rFonts w:hint="default" w:ascii="Times New Roman" w:hAnsi="Times New Roman" w:eastAsia="方正黑体_GBK" w:cs="Times New Roman"/>
            <w:sz w:val="36"/>
            <w:szCs w:val="36"/>
            <w:rPrChange w:id="4655"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4656"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657"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658" w:author="白日梦想家" w:date="2026-10-26T14:29:16Z">
        <w:r>
          <w:rPr>
            <w:rFonts w:hint="eastAsia" w:ascii="方正黑体_GBK" w:hAnsi="方正黑体_GBK" w:eastAsia="方正黑体_GBK" w:cs="方正黑体_GBK"/>
            <w:b/>
            <w:bCs/>
            <w:sz w:val="36"/>
            <w:szCs w:val="36"/>
            <w:lang w:eastAsia="zh"/>
            <w:woUserID w:val="2"/>
          </w:rPr>
          <w:t>五</w:t>
        </w:r>
      </w:ins>
      <w:ins w:id="4659" w:author="白日梦想家" w:date="2026-10-26T14:32:34Z">
        <w:r>
          <w:rPr>
            <w:rFonts w:hint="eastAsia" w:ascii="方正黑体_GBK" w:hAnsi="方正黑体_GBK" w:eastAsia="方正黑体_GBK" w:cs="方正黑体_GBK"/>
            <w:b/>
            <w:bCs/>
            <w:sz w:val="36"/>
            <w:szCs w:val="36"/>
            <w:lang w:eastAsia="zh"/>
            <w:woUserID w:val="2"/>
          </w:rPr>
          <w:t>参数</w:t>
        </w:r>
      </w:ins>
      <w:ins w:id="4660" w:author="白日梦想家" w:date="2026-10-26T14:29:18Z">
        <w:r>
          <w:rPr>
            <w:rFonts w:hint="eastAsia" w:ascii="方正黑体_GBK" w:hAnsi="方正黑体_GBK" w:eastAsia="方正黑体_GBK" w:cs="方正黑体_GBK"/>
            <w:b/>
            <w:bCs/>
            <w:sz w:val="36"/>
            <w:szCs w:val="36"/>
            <w:lang w:eastAsia="zh"/>
            <w:woUserID w:val="2"/>
          </w:rPr>
          <w:t>推广</w:t>
        </w:r>
      </w:ins>
      <w:ins w:id="4661" w:author="白日梦想家" w:date="2026-10-26T14:29:19Z">
        <w:r>
          <w:rPr>
            <w:rFonts w:hint="eastAsia" w:ascii="方正黑体_GBK" w:hAnsi="方正黑体_GBK" w:eastAsia="方正黑体_GBK" w:cs="方正黑体_GBK"/>
            <w:b/>
            <w:bCs/>
            <w:sz w:val="36"/>
            <w:szCs w:val="36"/>
            <w:lang w:eastAsia="zh"/>
            <w:woUserID w:val="2"/>
          </w:rPr>
          <w:t>矩阵</w:t>
        </w:r>
      </w:ins>
      <w:del w:id="4662"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664" w:author="白日梦想家" w:date="2026-10-26T14:32:24Z"/>
          <w:rFonts w:hint="eastAsia" w:ascii="方正楷体_GBK" w:hAnsi="方正楷体_GBK" w:eastAsia="方正楷体_GBK" w:cs="方正楷体_GBK"/>
          <w:b/>
          <w:bCs/>
          <w:sz w:val="32"/>
          <w:szCs w:val="32"/>
          <w:highlight w:val="none"/>
          <w:woUserID w:val="2"/>
        </w:rPr>
        <w:pPrChange w:id="4663" w:author="白日梦想家" w:date="2026-10-26T14:34:49Z">
          <w:pPr>
            <w:keepNext/>
            <w:widowControl/>
            <w:adjustRightInd w:val="0"/>
            <w:snapToGrid w:val="0"/>
            <w:spacing w:line="560" w:lineRule="exact"/>
            <w:ind w:firstLine="641" w:firstLineChars="200"/>
            <w:outlineLvl w:val="1"/>
          </w:pPr>
        </w:pPrChange>
      </w:pPr>
      <w:ins w:id="4665" w:author="白日梦想家" w:date="2026-10-26T14:32:24Z">
        <w:r>
          <w:rPr>
            <w:rFonts w:hint="default" w:ascii="Times New Roman" w:hAnsi="Times New Roman" w:eastAsia="方正楷体_GBK" w:cs="Times New Roman"/>
            <w:b/>
            <w:bCs/>
            <w:i w:val="0"/>
            <w:iCs w:val="0"/>
            <w:sz w:val="32"/>
            <w:szCs w:val="32"/>
            <w:woUserID w:val="2"/>
          </w:rPr>
          <w:t>（</w:t>
        </w:r>
      </w:ins>
      <w:ins w:id="4666"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667" w:author="白日梦想家" w:date="2026-10-26T14:32:24Z">
        <w:r>
          <w:rPr>
            <w:rFonts w:hint="default" w:ascii="Times New Roman" w:hAnsi="Times New Roman" w:eastAsia="方正楷体_GBK" w:cs="Times New Roman"/>
            <w:b/>
            <w:bCs/>
            <w:i w:val="0"/>
            <w:iCs w:val="0"/>
            <w:sz w:val="32"/>
            <w:szCs w:val="32"/>
            <w:woUserID w:val="2"/>
          </w:rPr>
          <w:t>）</w:t>
        </w:r>
      </w:ins>
      <w:ins w:id="4668"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669"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670"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671"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672" w:author="白日梦想家" w:date="2026-10-26T15:13:54Z"/>
          <w:rFonts w:hint="eastAsia" w:ascii="Times New Roman" w:hAnsi="Times New Roman" w:eastAsia="方正仿宋_GBK" w:cs="Times New Roman"/>
          <w:b w:val="0"/>
          <w:sz w:val="32"/>
          <w:szCs w:val="32"/>
          <w:lang w:eastAsia="zh"/>
          <w:woUserID w:val="2"/>
        </w:rPr>
      </w:pPr>
      <w:ins w:id="4673" w:author="白日梦想家" w:date="2026-10-26T15:13:05Z">
        <w:r>
          <w:rPr>
            <w:rFonts w:ascii="Times New Roman" w:hAnsi="Times New Roman" w:eastAsia="方正仿宋_GBK" w:cs="Times New Roman"/>
            <w:b w:val="0"/>
            <w:sz w:val="32"/>
            <w:szCs w:val="32"/>
            <w:rPrChange w:id="4674"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675" w:author="白日梦想家" w:date="2026-10-26T15:13:16Z">
        <w:r>
          <w:rPr>
            <w:rFonts w:hint="eastAsia" w:ascii="Times New Roman" w:hAnsi="Times New Roman" w:eastAsia="方正仿宋_GBK" w:cs="Times New Roman"/>
            <w:b w:val="0"/>
            <w:sz w:val="32"/>
            <w:szCs w:val="32"/>
            <w:lang w:eastAsia="zh"/>
            <w:woUserID w:val="2"/>
          </w:rPr>
          <w:t>。</w:t>
        </w:r>
      </w:ins>
    </w:p>
    <w:p w14:paraId="1CF76225">
      <w:pPr>
        <w:widowControl/>
        <w:adjustRightInd w:val="0"/>
        <w:snapToGrid w:val="0"/>
        <w:spacing w:line="560" w:lineRule="exact"/>
        <w:ind w:firstLine="640" w:firstLineChars="200"/>
        <w:rPr>
          <w:ins w:id="4676" w:author="xh" w:date="2026-10-27T07:26:20Z"/>
        </w:rPr>
      </w:pPr>
      <w:ins w:id="4677" w:author="xh" w:date="2026-10-27T07:26:20Z">
        <w:r>
          <w:rPr>
            <w:rFonts w:ascii="Times New Roman" w:hAnsi="Times New Roman" w:eastAsia="方正仿宋_GBK" w:cs="Times New Roman"/>
            <w:sz w:val="32"/>
          </w:rPr>
          <w:t>第一层在受控取值序列中固定其他条件，对指标和容载比分别减去组均值后汇总计算Pearson系数，节点等权并保留零容量响应组。以相关绝对值不低于0.40作为本研究的筛选要求</w:t>
        </w:r>
      </w:ins>
      <w:ins w:id="4678" w:author="xh" w:date="2026-10-27T07:26:20Z">
        <w:del w:id="4679" w:author="白日梦想家" w:date="2026-10-27T10:18:46Z">
          <w:r>
            <w:rPr>
              <w:rFonts w:ascii="Times New Roman" w:hAnsi="Times New Roman" w:eastAsia="方正仿宋_GBK" w:cs="Times New Roman"/>
              <w:sz w:val="32"/>
            </w:rPr>
            <w:delText>，</w:delText>
          </w:r>
        </w:del>
      </w:ins>
      <w:ins w:id="4680" w:author="xh" w:date="2026-10-27T07:26:20Z">
        <w:del w:id="4681" w:author="白日梦想家" w:date="2026-10-27T10:18:45Z">
          <w:r>
            <w:rPr>
              <w:rFonts w:ascii="Times New Roman" w:hAnsi="Times New Roman" w:eastAsia="方正仿宋_GBK" w:cs="Times New Roman"/>
              <w:sz w:val="32"/>
            </w:rPr>
            <w:delText>十三项候选指标中有九项进入下一层比较</w:delText>
          </w:r>
        </w:del>
      </w:ins>
      <w:ins w:id="4682" w:author="xh" w:date="2026-10-27T07:26:20Z">
        <w:r>
          <w:rPr>
            <w:rFonts w:ascii="Times New Roman" w:hAnsi="Times New Roman" w:eastAsia="方正仿宋_GBK" w:cs="Times New Roman"/>
            <w:sz w:val="32"/>
          </w:rPr>
          <w:t>。</w:t>
        </w:r>
      </w:ins>
      <w:ins w:id="4683" w:author="xh" w:date="2026-10-27T07:26:20Z">
        <w:del w:id="4684" w:author="白日梦想家" w:date="2026-10-27T10:18:59Z">
          <w:r>
            <w:rPr>
              <w:rFonts w:ascii="Times New Roman" w:hAnsi="Times New Roman" w:eastAsia="方正仿宋_GBK" w:cs="Times New Roman"/>
              <w:sz w:val="32"/>
            </w:rPr>
            <w:delText>95%峰值持续时间、储能支撑持续时间及两项单位功率投资比作为定容或费用条件参与比选。</w:delText>
          </w:r>
        </w:del>
      </w:ins>
    </w:p>
    <w:p w14:paraId="2860315E">
      <w:pPr>
        <w:keepNext/>
        <w:ind w:left="0" w:leftChars="0" w:right="0" w:rightChars="0" w:firstLine="0" w:firstLineChars="0"/>
        <w:jc w:val="center"/>
      </w:pPr>
      <w:ins w:id="4685" w:author="xh" w:date="2026-10-27T07:26:20Z">
        <w:r>
          <w:rPr/>
          <w:drawing>
            <wp:inline distT="0" distB="0" distL="114300" distR="114300">
              <wp:extent cx="5166360" cy="5090160"/>
              <wp:effectExtent l="0" t="0" r="0" b="0"/>
              <wp:docPr id="15336" name="indicator_correlation_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 name="indicator_correlation_strength"/>
                      <pic:cNvPicPr>
                        <a:picLocks noChangeAspect="1"/>
                      </pic:cNvPicPr>
                    </pic:nvPicPr>
                    <pic:blipFill>
                      <a:blip r:embed="rId9"/>
                      <a:stretch>
                        <a:fillRect/>
                      </a:stretch>
                    </pic:blipFill>
                    <pic:spPr>
                      <a:xfrm>
                        <a:off x="0" y="0"/>
                        <a:ext cx="5166360" cy="5090384"/>
                      </a:xfrm>
                      <a:prstGeom prst="rect">
                        <a:avLst/>
                      </a:prstGeom>
                    </pic:spPr>
                  </pic:pic>
                </a:graphicData>
              </a:graphic>
            </wp:inline>
          </w:drawing>
        </w:r>
      </w:ins>
    </w:p>
    <w:p w14:paraId="5256B69E">
      <w:pPr>
        <w:keepNext/>
        <w:widowControl/>
        <w:adjustRightInd w:val="0"/>
        <w:snapToGrid w:val="0"/>
        <w:ind w:left="0" w:leftChars="0" w:right="0" w:rightChars="0" w:firstLine="0" w:firstLineChars="0"/>
        <w:jc w:val="center"/>
        <w:outlineLvl w:val="9"/>
        <w:pPrChange w:id="4687" w:author="xh" w:date="2026-10-27T08:10:00Z">
          <w:pPr>
            <w:keepNext/>
            <w:widowControl/>
            <w:adjustRightInd w:val="0"/>
            <w:snapToGrid w:val="0"/>
            <w:ind w:left="0" w:leftChars="0" w:right="0" w:rightChars="0" w:firstLine="0" w:firstLineChars="0"/>
            <w:jc w:val="center"/>
            <w:outlineLvl w:val="9"/>
          </w:pPr>
        </w:pPrChange>
      </w:pPr>
      <w:ins w:id="4688" w:author="xh" w:date="2026-10-27T07:26:20Z">
        <w:r>
          <w:rPr>
            <w:rFonts w:ascii="Times New Roman" w:hAnsi="Times New Roman" w:eastAsia="方正仿宋_GBK" w:cs="Times New Roman"/>
            <w:sz w:val="24"/>
          </w:rPr>
          <w:t>图3 十三项候选指标与容载比的组内相关</w:t>
        </w:r>
      </w:ins>
    </w:p>
    <w:p w14:paraId="080E79B9">
      <w:pPr>
        <w:widowControl/>
        <w:adjustRightInd w:val="0"/>
        <w:snapToGrid w:val="0"/>
        <w:spacing w:line="560" w:lineRule="exact"/>
        <w:ind w:firstLine="640" w:firstLineChars="200"/>
        <w:rPr>
          <w:ins w:id="4690" w:author="白日梦想家" w:date="2026-10-27T10:19:17Z"/>
          <w:rFonts w:hint="eastAsia" w:ascii="Times New Roman" w:hAnsi="Times New Roman" w:eastAsia="方正仿宋_GBK" w:cs="Times New Roman"/>
          <w:b w:val="0"/>
          <w:sz w:val="32"/>
          <w:szCs w:val="32"/>
          <w:lang w:eastAsia="zh"/>
          <w:woUserID w:val="2"/>
        </w:rPr>
        <w:pPrChange w:id="4689" w:author="白日梦想家" w:date="2026-10-26T15:16:22Z">
          <w:pPr>
            <w:widowControl/>
            <w:adjustRightInd w:val="0"/>
            <w:snapToGrid w:val="0"/>
            <w:spacing w:line="560" w:lineRule="exact"/>
            <w:ind w:firstLine="640" w:firstLineChars="200"/>
          </w:pPr>
        </w:pPrChange>
      </w:pPr>
      <w:ins w:id="4691" w:author="白日梦想家" w:date="2026-10-26T15:14:02Z">
        <w:del w:id="4692" w:author="xh" w:date="2026-10-27T07:28:00Z">
          <w:commentRangeStart w:id="3"/>
          <w:r>
            <w:rPr>
              <w:rFonts w:hint="default" w:ascii="Times New Roman" w:hAnsi="Times New Roman" w:eastAsia="方正仿宋_GBK" w:cs="Times New Roman"/>
              <w:b w:val="0"/>
              <w:sz w:val="32"/>
              <w:szCs w:val="32"/>
              <w:lang w:eastAsia="zh"/>
              <w:rPrChange w:id="4693" w:author="白日梦想家" w:date="2026-10-26T15:14:14Z">
                <w:rPr>
                  <w:rFonts w:hint="eastAsia" w:ascii="Times New Roman" w:hAnsi="Times New Roman" w:eastAsia="方正仿宋_GBK"/>
                  <w:b w:val="0"/>
                  <w:sz w:val="24"/>
                  <w:lang w:eastAsia="zh"/>
                  <w:woUserID w:val="2"/>
                </w:rPr>
              </w:rPrChange>
              <w:woUserID w:val="2"/>
            </w:rPr>
            <w:delText>最终</w:delText>
          </w:r>
        </w:del>
      </w:ins>
      <w:ins w:id="4694" w:author="白日梦想家" w:date="2026-10-26T15:14:03Z">
        <w:del w:id="4695" w:author="xh" w:date="2026-10-27T07:28:00Z">
          <w:r>
            <w:rPr>
              <w:rFonts w:hint="default" w:ascii="Times New Roman" w:hAnsi="Times New Roman" w:eastAsia="方正仿宋_GBK" w:cs="Times New Roman"/>
              <w:b w:val="0"/>
              <w:sz w:val="32"/>
              <w:szCs w:val="32"/>
              <w:lang w:eastAsia="zh"/>
              <w:rPrChange w:id="4696" w:author="白日梦想家" w:date="2026-10-26T15:14:14Z">
                <w:rPr>
                  <w:rFonts w:hint="eastAsia" w:ascii="Times New Roman" w:hAnsi="Times New Roman" w:eastAsia="方正仿宋_GBK"/>
                  <w:b w:val="0"/>
                  <w:sz w:val="24"/>
                  <w:lang w:eastAsia="zh"/>
                  <w:woUserID w:val="2"/>
                </w:rPr>
              </w:rPrChange>
              <w:woUserID w:val="2"/>
            </w:rPr>
            <w:delText>通过</w:delText>
          </w:r>
        </w:del>
      </w:ins>
      <w:ins w:id="4697" w:author="白日梦想家" w:date="2026-10-26T15:14:05Z">
        <w:del w:id="4698" w:author="xh" w:date="2026-10-27T07:28:00Z">
          <w:r>
            <w:rPr>
              <w:rFonts w:hint="default" w:ascii="Times New Roman" w:hAnsi="Times New Roman" w:eastAsia="方正仿宋_GBK" w:cs="Times New Roman"/>
              <w:b w:val="0"/>
              <w:sz w:val="32"/>
              <w:szCs w:val="32"/>
              <w:lang w:eastAsia="zh"/>
              <w:rPrChange w:id="4699" w:author="白日梦想家" w:date="2026-10-26T15:14:14Z">
                <w:rPr>
                  <w:rFonts w:hint="eastAsia" w:ascii="Times New Roman" w:hAnsi="Times New Roman" w:eastAsia="方正仿宋_GBK"/>
                  <w:b w:val="0"/>
                  <w:sz w:val="24"/>
                  <w:lang w:eastAsia="zh"/>
                  <w:woUserID w:val="2"/>
                </w:rPr>
              </w:rPrChange>
              <w:woUserID w:val="2"/>
            </w:rPr>
            <w:delText>两层</w:delText>
          </w:r>
        </w:del>
      </w:ins>
      <w:ins w:id="4700" w:author="白日梦想家" w:date="2026-10-26T15:14:07Z">
        <w:del w:id="4701" w:author="xh" w:date="2026-10-27T07:28:00Z">
          <w:r>
            <w:rPr>
              <w:rFonts w:hint="default" w:ascii="Times New Roman" w:hAnsi="Times New Roman" w:eastAsia="方正仿宋_GBK" w:cs="Times New Roman"/>
              <w:b w:val="0"/>
              <w:sz w:val="32"/>
              <w:szCs w:val="32"/>
              <w:lang w:eastAsia="zh"/>
              <w:rPrChange w:id="4702" w:author="白日梦想家" w:date="2026-10-26T15:14:14Z">
                <w:rPr>
                  <w:rFonts w:hint="eastAsia" w:ascii="Times New Roman" w:hAnsi="Times New Roman" w:eastAsia="方正仿宋_GBK"/>
                  <w:b w:val="0"/>
                  <w:sz w:val="24"/>
                  <w:lang w:eastAsia="zh"/>
                  <w:woUserID w:val="2"/>
                </w:rPr>
              </w:rPrChange>
              <w:woUserID w:val="2"/>
            </w:rPr>
            <w:delText>分析</w:delText>
          </w:r>
        </w:del>
      </w:ins>
      <w:ins w:id="4703" w:author="白日梦想家" w:date="2026-10-26T15:14:08Z">
        <w:del w:id="4704" w:author="xh" w:date="2026-10-27T07:28:00Z">
          <w:r>
            <w:rPr>
              <w:rFonts w:hint="default" w:ascii="Times New Roman" w:hAnsi="Times New Roman" w:eastAsia="方正仿宋_GBK" w:cs="Times New Roman"/>
              <w:b w:val="0"/>
              <w:sz w:val="32"/>
              <w:szCs w:val="32"/>
              <w:lang w:eastAsia="zh"/>
              <w:rPrChange w:id="4705" w:author="白日梦想家" w:date="2026-10-26T15:14:14Z">
                <w:rPr>
                  <w:rFonts w:hint="eastAsia" w:ascii="Times New Roman" w:hAnsi="Times New Roman" w:eastAsia="方正仿宋_GBK"/>
                  <w:b w:val="0"/>
                  <w:sz w:val="24"/>
                  <w:lang w:eastAsia="zh"/>
                  <w:woUserID w:val="2"/>
                </w:rPr>
              </w:rPrChange>
              <w:woUserID w:val="2"/>
            </w:rPr>
            <w:delText>法</w:delText>
          </w:r>
        </w:del>
      </w:ins>
      <w:ins w:id="4706" w:author="白日梦想家" w:date="2026-10-26T15:14:09Z">
        <w:del w:id="4707" w:author="xh" w:date="2026-10-27T07:28:00Z">
          <w:r>
            <w:rPr>
              <w:rFonts w:hint="default" w:ascii="Times New Roman" w:hAnsi="Times New Roman" w:eastAsia="方正仿宋_GBK" w:cs="Times New Roman"/>
              <w:b w:val="0"/>
              <w:sz w:val="32"/>
              <w:szCs w:val="32"/>
              <w:lang w:eastAsia="zh"/>
              <w:rPrChange w:id="4708" w:author="白日梦想家" w:date="2026-10-26T15:14:14Z">
                <w:rPr>
                  <w:rFonts w:hint="eastAsia" w:ascii="Times New Roman" w:hAnsi="Times New Roman" w:eastAsia="方正仿宋_GBK"/>
                  <w:b w:val="0"/>
                  <w:sz w:val="24"/>
                  <w:lang w:eastAsia="zh"/>
                  <w:woUserID w:val="2"/>
                </w:rPr>
              </w:rPrChange>
              <w:woUserID w:val="2"/>
            </w:rPr>
            <w:delText>（</w:delText>
          </w:r>
        </w:del>
      </w:ins>
      <w:ins w:id="4709" w:author="白日梦想家" w:date="2026-10-26T15:13:57Z">
        <w:del w:id="4710" w:author="xh" w:date="2026-10-27T07:28:00Z">
          <w:r>
            <w:rPr>
              <w:rFonts w:ascii="Times New Roman" w:hAnsi="Times New Roman" w:eastAsia="方正仿宋_GBK" w:cs="Times New Roman"/>
              <w:b w:val="0"/>
              <w:sz w:val="32"/>
              <w:szCs w:val="32"/>
              <w:rPrChange w:id="4711" w:author="白日梦想家" w:date="2026-10-26T15:14:14Z">
                <w:rPr>
                  <w:rFonts w:ascii="Times New Roman" w:hAnsi="Times New Roman" w:eastAsia="方正仿宋_GBK"/>
                  <w:b w:val="0"/>
                  <w:sz w:val="24"/>
                  <w:woUserID w:val="2"/>
                </w:rPr>
              </w:rPrChange>
              <w:woUserID w:val="2"/>
            </w:rPr>
            <w:delText>第一层评价指标与容载比的关联</w:delText>
          </w:r>
        </w:del>
      </w:ins>
      <w:ins w:id="4712" w:author="白日梦想家" w:date="2026-10-26T15:14:25Z">
        <w:del w:id="4713" w:author="xh" w:date="2026-10-27T07:28:00Z">
          <w:r>
            <w:rPr>
              <w:rFonts w:hint="eastAsia" w:ascii="Times New Roman" w:hAnsi="Times New Roman" w:eastAsia="方正仿宋_GBK" w:cs="Times New Roman"/>
              <w:b w:val="0"/>
              <w:sz w:val="32"/>
              <w:szCs w:val="32"/>
              <w:lang w:eastAsia="zh"/>
              <w:woUserID w:val="2"/>
            </w:rPr>
            <w:delText>、</w:delText>
          </w:r>
        </w:del>
      </w:ins>
      <w:ins w:id="4714" w:author="白日梦想家" w:date="2026-10-26T15:14:31Z">
        <w:r>
          <w:rPr>
            <w:rFonts w:hint="eastAsia" w:ascii="Times New Roman" w:hAnsi="Times New Roman" w:eastAsia="方正仿宋_GBK" w:cs="Times New Roman"/>
            <w:b w:val="0"/>
            <w:sz w:val="32"/>
            <w:szCs w:val="32"/>
            <w:lang w:eastAsia="zh"/>
            <w:woUserID w:val="2"/>
          </w:rPr>
          <w:t>第二层</w:t>
        </w:r>
      </w:ins>
      <w:ins w:id="4715" w:author="xh" w:date="2026-10-27T07:28:00Z">
        <w:r>
          <w:rPr>
            <w:rFonts w:hint="eastAsia" w:ascii="Times New Roman" w:hAnsi="Times New Roman" w:eastAsia="方正仿宋_GBK" w:cs="Times New Roman"/>
            <w:b w:val="0"/>
            <w:sz w:val="32"/>
            <w:szCs w:val="32"/>
            <w:lang w:eastAsia="zh"/>
            <w:woUserID w:val="2"/>
          </w:rPr>
          <w:t>比较十三项</w:t>
        </w:r>
      </w:ins>
      <w:del w:id="4716" w:author="xh" w:date="2026-10-27T07:28:00Z">
        <w:r>
          <w:rPr>
            <w:rFonts w:hint="eastAsia" w:ascii="Times New Roman" w:hAnsi="Times New Roman" w:eastAsia="方正仿宋_GBK" w:cs="Times New Roman"/>
            <w:b w:val="0"/>
            <w:sz w:val="32"/>
            <w:szCs w:val="32"/>
            <w:lang w:eastAsia="zh"/>
            <w:woUserID w:val="2"/>
          </w:rPr>
          <w:delText>评价</w:delText>
        </w:r>
      </w:del>
      <w:ins w:id="4717" w:author="白日梦想家" w:date="2026-10-26T15:15:21Z">
        <w:r>
          <w:rPr>
            <w:rFonts w:hint="eastAsia" w:ascii="Times New Roman" w:hAnsi="Times New Roman" w:eastAsia="方正仿宋_GBK" w:cs="Times New Roman"/>
            <w:b w:val="0"/>
            <w:sz w:val="32"/>
            <w:szCs w:val="32"/>
            <w:lang w:eastAsia="zh"/>
            <w:woUserID w:val="2"/>
          </w:rPr>
          <w:t>指标</w:t>
        </w:r>
      </w:ins>
      <w:ins w:id="4718" w:author="白日梦想家" w:date="2026-10-26T15:15:25Z">
        <w:r>
          <w:rPr>
            <w:rFonts w:hint="eastAsia" w:ascii="Times New Roman" w:hAnsi="Times New Roman" w:eastAsia="方正仿宋_GBK" w:cs="Times New Roman"/>
            <w:b w:val="0"/>
            <w:sz w:val="32"/>
            <w:szCs w:val="32"/>
            <w:lang w:eastAsia="zh"/>
            <w:woUserID w:val="2"/>
          </w:rPr>
          <w:t>之间</w:t>
        </w:r>
      </w:ins>
      <w:ins w:id="4719" w:author="白日梦想家" w:date="2026-10-26T15:15:26Z">
        <w:r>
          <w:rPr>
            <w:rFonts w:hint="eastAsia" w:ascii="Times New Roman" w:hAnsi="Times New Roman" w:eastAsia="方正仿宋_GBK" w:cs="Times New Roman"/>
            <w:b w:val="0"/>
            <w:sz w:val="32"/>
            <w:szCs w:val="32"/>
            <w:lang w:eastAsia="zh"/>
            <w:woUserID w:val="2"/>
          </w:rPr>
          <w:t>的</w:t>
        </w:r>
      </w:ins>
      <w:ins w:id="4720" w:author="白日梦想家" w:date="2026-10-26T15:15:29Z">
        <w:r>
          <w:rPr>
            <w:rFonts w:hint="eastAsia" w:ascii="Times New Roman" w:hAnsi="Times New Roman" w:eastAsia="方正仿宋_GBK" w:cs="Times New Roman"/>
            <w:b w:val="0"/>
            <w:sz w:val="32"/>
            <w:szCs w:val="32"/>
            <w:lang w:eastAsia="zh"/>
            <w:woUserID w:val="2"/>
          </w:rPr>
          <w:t>相关性</w:t>
        </w:r>
      </w:ins>
      <w:ins w:id="4721" w:author="白日梦想家" w:date="2026-10-26T15:15:34Z">
        <w:del w:id="4722" w:author="xh" w:date="2026-10-27T07:28:00Z">
          <w:r>
            <w:rPr>
              <w:rFonts w:hint="eastAsia" w:ascii="Times New Roman" w:hAnsi="Times New Roman" w:eastAsia="方正仿宋_GBK" w:cs="Times New Roman"/>
              <w:b w:val="0"/>
              <w:sz w:val="32"/>
              <w:szCs w:val="32"/>
              <w:lang w:eastAsia="zh"/>
              <w:woUserID w:val="2"/>
            </w:rPr>
            <w:delText>）</w:delText>
          </w:r>
        </w:del>
      </w:ins>
      <w:ins w:id="4723" w:author="白日梦想家" w:date="2026-10-26T15:15:35Z">
        <w:r>
          <w:rPr>
            <w:rFonts w:hint="eastAsia" w:ascii="Times New Roman" w:hAnsi="Times New Roman" w:eastAsia="方正仿宋_GBK" w:cs="Times New Roman"/>
            <w:b w:val="0"/>
            <w:sz w:val="32"/>
            <w:szCs w:val="32"/>
            <w:lang w:eastAsia="zh"/>
            <w:woUserID w:val="2"/>
          </w:rPr>
          <w:t>，</w:t>
        </w:r>
      </w:ins>
      <w:ins w:id="4724" w:author="xh" w:date="2026-10-27T07:28:00Z">
        <w:r>
          <w:rPr>
            <w:rFonts w:hint="eastAsia" w:ascii="Times New Roman" w:hAnsi="Times New Roman" w:eastAsia="方正仿宋_GBK" w:cs="Times New Roman"/>
            <w:b w:val="0"/>
            <w:sz w:val="32"/>
            <w:szCs w:val="32"/>
            <w:lang w:eastAsia="zh"/>
            <w:woUserID w:val="2"/>
          </w:rPr>
          <w:t>以Pearson绝对值不低于0.70识别信息重叠较多的指标组，同组优先保留直接描述规划条件的基础输入。</w:t>
        </w:r>
      </w:ins>
      <w:ins w:id="4725" w:author="xh" w:date="2026-10-27T07:28:00Z">
        <w:del w:id="4726" w:author="白日梦想家" w:date="2026-10-27T10:19:16Z">
          <w:r>
            <w:rPr>
              <w:rFonts w:hint="eastAsia" w:ascii="Times New Roman" w:hAnsi="Times New Roman" w:eastAsia="方正仿宋_GBK" w:cs="Times New Roman"/>
              <w:b w:val="0"/>
              <w:sz w:val="32"/>
              <w:szCs w:val="32"/>
              <w:lang w:eastAsia="zh"/>
              <w:woUserID w:val="2"/>
            </w:rPr>
            <w:delText>电量渗透率、最大反向净负荷和站级负载率与装机渗透率的相关系数分别为0.92、0.89、0.78，采用装机渗透率作为代表；最大正向净负荷与年最大净负荷平均增长率的相关系数接近1.00，采用后者作为代表。</w:delText>
          </w:r>
        </w:del>
      </w:ins>
    </w:p>
    <w:p w14:paraId="178546FB">
      <w:pPr>
        <w:widowControl/>
        <w:adjustRightInd w:val="0"/>
        <w:snapToGrid w:val="0"/>
        <w:spacing w:line="560" w:lineRule="exact"/>
        <w:ind w:firstLine="640" w:firstLineChars="200"/>
        <w:rPr>
          <w:ins w:id="4728" w:author="白日梦想家" w:date="2026-10-26T14:34:51Z"/>
          <w:rFonts w:hint="default"/>
          <w:woUserID w:val="2"/>
        </w:rPr>
        <w:pPrChange w:id="4727" w:author="白日梦想家" w:date="2026-10-26T15:16:22Z">
          <w:pPr>
            <w:widowControl/>
            <w:adjustRightInd w:val="0"/>
            <w:snapToGrid w:val="0"/>
            <w:spacing w:line="560" w:lineRule="exact"/>
            <w:ind w:firstLine="640" w:firstLineChars="200"/>
          </w:pPr>
        </w:pPrChange>
      </w:pPr>
      <w:r>
        <w:rPr>
          <w:rFonts w:hint="eastAsia" w:ascii="Times New Roman" w:hAnsi="Times New Roman" w:eastAsia="方正仿宋_GBK" w:cs="Times New Roman"/>
          <w:b w:val="0"/>
          <w:sz w:val="32"/>
          <w:szCs w:val="32"/>
          <w:lang w:eastAsia="zh"/>
          <w:woUserID w:val="2"/>
        </w:rPr>
        <w:t>最终</w:t>
      </w:r>
      <w:ins w:id="4729" w:author="白日梦想家" w:date="2026-10-26T14:32:24Z">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26F8802E">
      <w:pPr>
        <w:widowControl/>
        <w:adjustRightInd w:val="0"/>
        <w:snapToGrid w:val="0"/>
        <w:spacing w:line="560" w:lineRule="exact"/>
        <w:ind w:firstLine="640" w:firstLineChars="200"/>
        <w:rPr>
          <w:ins w:id="4730" w:author="xh" w:date="2026-10-27T07:28:00Z"/>
        </w:rPr>
      </w:pPr>
      <w:ins w:id="4731" w:author="xh" w:date="2026-10-27T07:28:00Z">
        <w:r>
          <w:rPr>
            <w:rFonts w:ascii="Times New Roman" w:hAnsi="Times New Roman" w:eastAsia="方正仿宋_GBK" w:cs="Times New Roman"/>
            <w:sz w:val="32"/>
          </w:rPr>
          <w:t>五项入选参数中</w:t>
        </w:r>
      </w:ins>
      <w:ins w:id="4732" w:author="xh" w:date="2026-10-27T07:28:00Z">
        <w:del w:id="4733" w:author="白日梦想家" w:date="2026-10-27T10:20:14Z">
          <w:r>
            <w:rPr>
              <w:rFonts w:ascii="Times New Roman" w:hAnsi="Times New Roman" w:eastAsia="方正仿宋_GBK" w:cs="Times New Roman"/>
              <w:sz w:val="32"/>
            </w:rPr>
            <w:delText>，电缆长度占比与初始转供率的Pearson系数为0.29，其余配对绝对值均不超过0.15，均低于本研究0.70的信息归并阈值。五项参数</w:delText>
          </w:r>
        </w:del>
      </w:ins>
      <w:ins w:id="4734" w:author="xh" w:date="2026-10-27T07:28:00Z">
        <w:r>
          <w:rPr>
            <w:rFonts w:ascii="Times New Roman" w:hAnsi="Times New Roman" w:eastAsia="方正仿宋_GBK" w:cs="Times New Roman"/>
            <w:sz w:val="32"/>
          </w:rPr>
          <w:t>分别保留电源规模、负荷发展、线路经济条件、既有</w:t>
        </w:r>
      </w:ins>
      <w:ins w:id="4735" w:author="白日梦想家" w:date="2026-10-27T10:19:42Z">
        <w:r>
          <w:rPr>
            <w:rFonts w:hint="eastAsia" w:ascii="Times New Roman" w:hAnsi="Times New Roman" w:eastAsia="方正仿宋_GBK" w:cs="Times New Roman"/>
            <w:sz w:val="32"/>
            <w:lang w:eastAsia="zh"/>
            <w:woUserID w:val="1"/>
          </w:rPr>
          <w:t>中压</w:t>
        </w:r>
      </w:ins>
      <w:ins w:id="4736" w:author="白日梦想家" w:date="2026-10-27T10:19:46Z">
        <w:r>
          <w:rPr>
            <w:rFonts w:hint="eastAsia" w:ascii="Times New Roman" w:hAnsi="Times New Roman" w:eastAsia="方正仿宋_GBK" w:cs="Times New Roman"/>
            <w:sz w:val="32"/>
            <w:lang w:eastAsia="zh"/>
            <w:woUserID w:val="1"/>
          </w:rPr>
          <w:t>电网</w:t>
        </w:r>
      </w:ins>
      <w:ins w:id="4737" w:author="xh" w:date="2026-10-27T07:28:00Z">
        <w:del w:id="4738" w:author="白日梦想家" w:date="2026-10-27T10:19:41Z">
          <w:r>
            <w:rPr>
              <w:rFonts w:ascii="Times New Roman" w:hAnsi="Times New Roman" w:eastAsia="方正仿宋_GBK" w:cs="Times New Roman"/>
              <w:sz w:val="32"/>
            </w:rPr>
            <w:delText>网络</w:delText>
          </w:r>
        </w:del>
      </w:ins>
      <w:ins w:id="4739" w:author="白日梦想家" w:date="2026-10-27T10:19:53Z">
        <w:r>
          <w:rPr>
            <w:rFonts w:hint="eastAsia" w:ascii="Times New Roman" w:hAnsi="Times New Roman" w:eastAsia="方正仿宋_GBK" w:cs="Times New Roman"/>
            <w:sz w:val="32"/>
            <w:lang w:eastAsia="zh"/>
            <w:woUserID w:val="1"/>
          </w:rPr>
          <w:t>联络</w:t>
        </w:r>
      </w:ins>
      <w:ins w:id="4740" w:author="xh" w:date="2026-10-27T07:28:00Z">
        <w:del w:id="4741" w:author="白日梦想家" w:date="2026-10-27T10:19:52Z">
          <w:r>
            <w:rPr>
              <w:rFonts w:ascii="Times New Roman" w:hAnsi="Times New Roman" w:eastAsia="方正仿宋_GBK" w:cs="Times New Roman"/>
              <w:sz w:val="32"/>
            </w:rPr>
            <w:delText>支援</w:delText>
          </w:r>
        </w:del>
      </w:ins>
      <w:ins w:id="4742" w:author="xh" w:date="2026-10-27T07:28:00Z">
        <w:r>
          <w:rPr>
            <w:rFonts w:ascii="Times New Roman" w:hAnsi="Times New Roman" w:eastAsia="方正仿宋_GBK" w:cs="Times New Roman"/>
            <w:sz w:val="32"/>
          </w:rPr>
          <w:t>及局部峰值分布的信息。</w:t>
        </w:r>
      </w:ins>
    </w:p>
    <w:p w14:paraId="74A9A8F4">
      <w:pPr>
        <w:keepNext/>
        <w:ind w:left="0" w:leftChars="0" w:right="0" w:rightChars="0" w:firstLine="0" w:firstLineChars="0"/>
        <w:jc w:val="center"/>
      </w:pPr>
      <w:ins w:id="4743" w:author="xh" w:date="2026-10-27T07:28:00Z">
        <w:r>
          <w:rPr/>
          <w:drawing>
            <wp:inline distT="0" distB="0" distL="114300" distR="114300">
              <wp:extent cx="5166360" cy="4330065"/>
              <wp:effectExtent l="0" t="0" r="0" b="0"/>
              <wp:docPr id="15354" name="five_parameter_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 name="five_parameter_correlation_map"/>
                      <pic:cNvPicPr>
                        <a:picLocks noChangeAspect="1"/>
                      </pic:cNvPicPr>
                    </pic:nvPicPr>
                    <pic:blipFill>
                      <a:blip r:embed="rId10"/>
                      <a:stretch>
                        <a:fillRect/>
                      </a:stretch>
                    </pic:blipFill>
                    <pic:spPr>
                      <a:xfrm>
                        <a:off x="0" y="0"/>
                        <a:ext cx="5166360" cy="4330625"/>
                      </a:xfrm>
                      <a:prstGeom prst="rect">
                        <a:avLst/>
                      </a:prstGeom>
                    </pic:spPr>
                  </pic:pic>
                </a:graphicData>
              </a:graphic>
            </wp:inline>
          </w:drawing>
        </w:r>
      </w:ins>
    </w:p>
    <w:p w14:paraId="586015C9">
      <w:pPr>
        <w:keepNext/>
        <w:widowControl/>
        <w:adjustRightInd w:val="0"/>
        <w:snapToGrid w:val="0"/>
        <w:ind w:left="0" w:leftChars="0" w:right="0" w:rightChars="0" w:firstLine="0" w:firstLineChars="0"/>
        <w:jc w:val="center"/>
        <w:outlineLvl w:val="9"/>
        <w:pPrChange w:id="4745" w:author="xh" w:date="2026-10-27T08:10:00Z">
          <w:pPr>
            <w:keepNext/>
            <w:widowControl/>
            <w:adjustRightInd w:val="0"/>
            <w:snapToGrid w:val="0"/>
            <w:ind w:left="0" w:leftChars="0" w:right="0" w:rightChars="0" w:firstLine="0" w:firstLineChars="0"/>
            <w:jc w:val="center"/>
            <w:outlineLvl w:val="9"/>
          </w:pPr>
        </w:pPrChange>
      </w:pPr>
      <w:ins w:id="4746" w:author="xh" w:date="2026-10-27T07:28:00Z">
        <w:r>
          <w:rPr>
            <w:rFonts w:ascii="Times New Roman" w:hAnsi="Times New Roman" w:eastAsia="方正仿宋_GBK" w:cs="Times New Roman"/>
            <w:sz w:val="24"/>
          </w:rPr>
          <w:t>图4 五项推广参数的Pearson相关矩阵</w:t>
        </w:r>
      </w:ins>
    </w:p>
    <w:p w14:paraId="222852B1">
      <w:pPr>
        <w:keepNext/>
        <w:widowControl/>
        <w:adjustRightInd w:val="0"/>
        <w:snapToGrid w:val="0"/>
        <w:spacing w:line="560" w:lineRule="exact"/>
        <w:ind w:firstLine="641" w:firstLineChars="200"/>
        <w:outlineLvl w:val="1"/>
        <w:rPr>
          <w:ins w:id="4747" w:author="xh" w:date="2026-10-27T07:28:00Z"/>
        </w:rPr>
      </w:pPr>
      <w:ins w:id="4748" w:author="xh" w:date="2026-10-27T07:28:00Z">
        <w:r>
          <w:rPr>
            <w:rFonts w:ascii="Times New Roman" w:hAnsi="Times New Roman" w:eastAsia="方正楷体_GBK" w:cs="Times New Roman"/>
            <w:b/>
            <w:sz w:val="32"/>
          </w:rPr>
          <w:t>（二）初始转供率变化下的容载比响应</w:t>
        </w:r>
      </w:ins>
    </w:p>
    <w:p w14:paraId="25C3FFE5">
      <w:pPr>
        <w:widowControl/>
        <w:adjustRightInd w:val="0"/>
        <w:snapToGrid w:val="0"/>
        <w:spacing w:line="560" w:lineRule="exact"/>
        <w:ind w:firstLine="640" w:firstLineChars="200"/>
        <w:rPr>
          <w:ins w:id="4749" w:author="xh" w:date="2026-10-27T07:28:00Z"/>
        </w:rPr>
      </w:pPr>
      <w:ins w:id="4750" w:author="xh" w:date="2026-10-27T07:28:00Z">
        <w:r>
          <w:rPr>
            <w:rFonts w:ascii="Times New Roman" w:hAnsi="Times New Roman" w:eastAsia="方正仿宋_GBK" w:cs="Times New Roman"/>
            <w:sz w:val="32"/>
          </w:rPr>
          <w:t>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14:paraId="0CF780C4">
      <w:pPr>
        <w:widowControl/>
        <w:adjustRightInd w:val="0"/>
        <w:snapToGrid w:val="0"/>
        <w:spacing w:line="560" w:lineRule="exact"/>
        <w:ind w:firstLine="640" w:firstLineChars="200"/>
        <w:rPr>
          <w:ins w:id="4751" w:author="xh" w:date="2026-10-27T07:28:00Z"/>
        </w:rPr>
      </w:pPr>
      <w:ins w:id="4752" w:author="xh" w:date="2026-10-27T07:28:00Z">
        <w:commentRangeStart w:id="4"/>
        <w:r>
          <w:rPr>
            <w:rFonts w:ascii="Times New Roman" w:hAnsi="Times New Roman" w:eastAsia="方正仿宋_GBK" w:cs="Times New Roman"/>
            <w:sz w:val="32"/>
          </w:rPr>
          <w:t>场景1初始转供率10%～20%时，容载比保持1.95；提高至30%、50%、70%时分别降至1.86、1.44、1.31。50%与60%节点主变均为420.50 MVA，80%节点改用396.50 MVA主变并取消新增联络，容载比回升至1.36</w:t>
        </w:r>
      </w:ins>
      <w:ins w:id="4753" w:author="xh" w:date="2026-10-27T07:28:00Z">
        <w:del w:id="4754" w:author="白日梦想家" w:date="2026-10-27T09:37:04Z">
          <w:r>
            <w:rPr>
              <w:rFonts w:ascii="Times New Roman" w:hAnsi="Times New Roman" w:eastAsia="方正仿宋_GBK" w:cs="Times New Roman"/>
              <w:sz w:val="32"/>
            </w:rPr>
            <w:delText>。局部平台和回升对应主变、储能与联络的组合切换，反映主变按额定容量整台配置及措施费用替代的共同作用</w:delText>
          </w:r>
        </w:del>
      </w:ins>
      <w:ins w:id="4755" w:author="xh" w:date="2026-10-27T07:28:00Z">
        <w:r>
          <w:rPr>
            <w:rFonts w:ascii="Times New Roman" w:hAnsi="Times New Roman" w:eastAsia="方正仿宋_GBK" w:cs="Times New Roman"/>
            <w:sz w:val="32"/>
          </w:rPr>
          <w:t>。</w:t>
        </w:r>
        <w:commentRangeEnd w:id="4"/>
      </w:ins>
      <w:r>
        <w:rPr>
          <w:rFonts w:ascii="Times New Roman" w:hAnsi="Times New Roman" w:eastAsia="方正黑体_GBK" w:cs="Times New Roman"/>
          <w:bCs/>
          <w:sz w:val="36"/>
          <w:szCs w:val="36"/>
          <w:rPrChange w:id="4756" w:author="白日梦想家" w:date="2026-10-26T15:22:50Z">
            <w:rPr>
              <w:woUserID w:val="2"/>
            </w:rPr>
          </w:rPrChange>
          <w:woUserID w:val="0"/>
        </w:rPr>
        <w:commentReference w:id="4"/>
      </w:r>
    </w:p>
    <w:p w14:paraId="0D6153EC">
      <w:pPr>
        <w:keepNext/>
        <w:ind w:left="0" w:leftChars="0" w:right="0" w:rightChars="0" w:firstLine="0" w:firstLineChars="0"/>
        <w:jc w:val="center"/>
      </w:pPr>
      <w:ins w:id="4757" w:author="xh" w:date="2026-10-27T07:28:00Z">
        <w:r>
          <w:rPr/>
          <w:drawing>
            <wp:inline distT="0" distB="0" distL="114300" distR="114300">
              <wp:extent cx="5166360" cy="2024380"/>
              <wp:effectExtent l="0" t="0" r="0" b="0"/>
              <wp:docPr id="15364" name="typical_transfer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typical_transfer_response"/>
                      <pic:cNvPicPr>
                        <a:picLocks noChangeAspect="1"/>
                      </pic:cNvPicPr>
                    </pic:nvPicPr>
                    <pic:blipFill>
                      <a:blip r:embed="rId11"/>
                      <a:stretch>
                        <a:fillRect/>
                      </a:stretch>
                    </pic:blipFill>
                    <pic:spPr>
                      <a:xfrm>
                        <a:off x="0" y="0"/>
                        <a:ext cx="5166360" cy="2024655"/>
                      </a:xfrm>
                      <a:prstGeom prst="rect">
                        <a:avLst/>
                      </a:prstGeom>
                    </pic:spPr>
                  </pic:pic>
                </a:graphicData>
              </a:graphic>
            </wp:inline>
          </w:drawing>
        </w:r>
      </w:ins>
    </w:p>
    <w:p w14:paraId="0402BC34">
      <w:pPr>
        <w:keepNext/>
        <w:widowControl/>
        <w:adjustRightInd w:val="0"/>
        <w:snapToGrid w:val="0"/>
        <w:ind w:left="0" w:leftChars="0" w:right="0" w:rightChars="0" w:firstLine="0" w:firstLineChars="0"/>
        <w:jc w:val="center"/>
        <w:outlineLvl w:val="9"/>
        <w:pPrChange w:id="4759" w:author="xh" w:date="2026-10-27T08:10:00Z">
          <w:pPr>
            <w:keepNext/>
            <w:widowControl/>
            <w:adjustRightInd w:val="0"/>
            <w:snapToGrid w:val="0"/>
            <w:ind w:left="0" w:leftChars="0" w:right="0" w:rightChars="0" w:firstLine="0" w:firstLineChars="0"/>
            <w:jc w:val="center"/>
            <w:outlineLvl w:val="9"/>
          </w:pPr>
        </w:pPrChange>
      </w:pPr>
      <w:ins w:id="4760" w:author="xh" w:date="2026-10-27T07:28:00Z">
        <w:r>
          <w:rPr>
            <w:rFonts w:ascii="Times New Roman" w:hAnsi="Times New Roman" w:eastAsia="方正仿宋_GBK" w:cs="Times New Roman"/>
            <w:sz w:val="24"/>
          </w:rPr>
          <w:t>图5 典型场景中初始转供率与容载比、费用的关系</w:t>
        </w:r>
      </w:ins>
    </w:p>
    <w:p w14:paraId="6CBFEEB0">
      <w:pPr>
        <w:keepNext/>
        <w:widowControl/>
        <w:adjustRightInd w:val="0"/>
        <w:snapToGrid w:val="0"/>
        <w:spacing w:line="560" w:lineRule="exact"/>
        <w:ind w:firstLine="641" w:firstLineChars="200"/>
        <w:outlineLvl w:val="1"/>
        <w:rPr>
          <w:ins w:id="4762" w:author="白日梦想家" w:date="2026-10-26T14:32:24Z"/>
          <w:rFonts w:hint="eastAsia" w:ascii="Times New Roman" w:hAnsi="Times New Roman" w:eastAsia="方正仿宋_GBK" w:cs="Times New Roman"/>
          <w:b w:val="0"/>
          <w:bCs w:val="0"/>
          <w:i w:val="0"/>
          <w:iCs w:val="0"/>
          <w:sz w:val="32"/>
          <w:szCs w:val="32"/>
          <w:woUserID w:val="2"/>
        </w:rPr>
        <w:pPrChange w:id="4761" w:author="白日梦想家" w:date="2026-10-26T15:22:39Z">
          <w:pPr>
            <w:widowControl/>
            <w:adjustRightInd w:val="0"/>
            <w:snapToGrid w:val="0"/>
            <w:spacing w:line="560" w:lineRule="exact"/>
            <w:ind w:firstLine="640" w:firstLineChars="200"/>
          </w:pPr>
        </w:pPrChange>
      </w:pPr>
      <w:ins w:id="4763" w:author="白日梦想家" w:date="2026-10-26T14:34:59Z">
        <w:r>
          <w:rPr>
            <w:rFonts w:hint="default" w:ascii="Times New Roman" w:hAnsi="Times New Roman" w:eastAsia="方正楷体_GBK" w:cs="Times New Roman"/>
            <w:b/>
            <w:bCs/>
            <w:i w:val="0"/>
            <w:iCs w:val="0"/>
            <w:sz w:val="32"/>
            <w:szCs w:val="32"/>
            <w:woUserID w:val="2"/>
          </w:rPr>
          <w:t>（</w:t>
        </w:r>
      </w:ins>
      <w:ins w:id="4764" w:author="xh" w:date="2026-10-27T07:29:40Z">
        <w:r>
          <w:rPr>
            <w:rFonts w:hint="eastAsia" w:ascii="Times New Roman" w:hAnsi="Times New Roman" w:eastAsia="方正楷体_GBK" w:cs="Times New Roman"/>
            <w:b/>
            <w:bCs/>
            <w:i w:val="0"/>
            <w:iCs w:val="0"/>
            <w:sz w:val="32"/>
            <w:szCs w:val="32"/>
            <w:lang w:eastAsia="zh"/>
            <w:woUserID w:val="2"/>
          </w:rPr>
          <w:t>三</w:t>
        </w:r>
      </w:ins>
      <w:del w:id="4765" w:author="xh" w:date="2026-10-27T07:29:40Z">
        <w:r>
          <w:rPr>
            <w:rFonts w:hint="eastAsia" w:ascii="Times New Roman" w:hAnsi="Times New Roman" w:eastAsia="方正楷体_GBK" w:cs="Times New Roman"/>
            <w:b/>
            <w:bCs/>
            <w:i w:val="0"/>
            <w:iCs w:val="0"/>
            <w:sz w:val="32"/>
            <w:szCs w:val="32"/>
            <w:lang w:eastAsia="zh"/>
            <w:woUserID w:val="2"/>
          </w:rPr>
          <w:delText>二</w:delText>
        </w:r>
      </w:del>
      <w:ins w:id="4766" w:author="白日梦想家" w:date="2026-10-26T14:34:59Z">
        <w:r>
          <w:rPr>
            <w:rFonts w:hint="default" w:ascii="Times New Roman" w:hAnsi="Times New Roman" w:eastAsia="方正楷体_GBK" w:cs="Times New Roman"/>
            <w:b/>
            <w:bCs/>
            <w:i w:val="0"/>
            <w:iCs w:val="0"/>
            <w:sz w:val="32"/>
            <w:szCs w:val="32"/>
            <w:woUserID w:val="2"/>
          </w:rPr>
          <w:t>）</w:t>
        </w:r>
      </w:ins>
      <w:ins w:id="4767" w:author="白日梦想家" w:date="2026-10-26T14:34:53Z">
        <w:r>
          <w:rPr>
            <w:rFonts w:hint="default" w:ascii="Times New Roman" w:hAnsi="Times New Roman" w:eastAsia="方正楷体_GBK" w:cs="Times New Roman"/>
            <w:b/>
            <w:bCs/>
            <w:i w:val="0"/>
            <w:iCs w:val="0"/>
            <w:sz w:val="32"/>
            <w:szCs w:val="32"/>
            <w:woUserID w:val="2"/>
          </w:rPr>
          <w:t>形成</w:t>
        </w:r>
      </w:ins>
      <w:ins w:id="4768"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769"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770" w:author="白日梦想家" w:date="2026-10-26T15:22:14Z"/>
          <w:rFonts w:hint="default" w:ascii="Times New Roman" w:hAnsi="Times New Roman" w:eastAsia="方正仿宋_GBK" w:cs="Times New Roman"/>
          <w:b w:val="0"/>
          <w:bCs w:val="0"/>
          <w:i w:val="0"/>
          <w:iCs w:val="0"/>
          <w:sz w:val="32"/>
          <w:szCs w:val="32"/>
          <w:woUserID w:val="2"/>
        </w:rPr>
      </w:pPr>
      <w:ins w:id="4771" w:author="白日梦想家" w:date="2026-10-26T15:18:44Z">
        <w:r>
          <w:rPr>
            <w:rFonts w:hint="eastAsia" w:ascii="Times New Roman" w:hAnsi="Times New Roman" w:eastAsia="方正仿宋_GBK" w:cs="Times New Roman"/>
            <w:b w:val="0"/>
            <w:sz w:val="32"/>
            <w:szCs w:val="32"/>
            <w:lang w:eastAsia="zh"/>
            <w:woUserID w:val="2"/>
          </w:rPr>
          <w:t>本</w:t>
        </w:r>
      </w:ins>
      <w:ins w:id="4772" w:author="白日梦想家" w:date="2026-10-26T15:18:45Z">
        <w:r>
          <w:rPr>
            <w:rFonts w:hint="eastAsia" w:ascii="Times New Roman" w:hAnsi="Times New Roman" w:eastAsia="方正仿宋_GBK" w:cs="Times New Roman"/>
            <w:b w:val="0"/>
            <w:sz w:val="32"/>
            <w:szCs w:val="32"/>
            <w:lang w:eastAsia="zh"/>
            <w:woUserID w:val="2"/>
          </w:rPr>
          <w:t>研究</w:t>
        </w:r>
      </w:ins>
      <w:ins w:id="4773" w:author="白日梦想家" w:date="2026-10-26T15:18:34Z">
        <w:r>
          <w:rPr>
            <w:rFonts w:ascii="Times New Roman" w:hAnsi="Times New Roman" w:eastAsia="方正仿宋_GBK" w:cs="Times New Roman"/>
            <w:b w:val="0"/>
            <w:sz w:val="32"/>
            <w:szCs w:val="32"/>
            <w:rPrChange w:id="4774" w:author="白日梦想家" w:date="2026-10-26T15:18:41Z">
              <w:rPr>
                <w:rFonts w:ascii="Times New Roman" w:hAnsi="Times New Roman" w:eastAsia="方正仿宋_GBK"/>
                <w:b w:val="0"/>
                <w:sz w:val="24"/>
                <w:woUserID w:val="2"/>
              </w:rPr>
            </w:rPrChange>
            <w:woUserID w:val="2"/>
          </w:rPr>
          <w:t>采用与地区案例相同的成本模型和混合整数线性规划寻优方法，在各组参数条件下联合比选主变增容、储能配置与10 kV联络，归纳形成</w:t>
        </w:r>
      </w:ins>
      <w:ins w:id="4775" w:author="白日梦想家" w:date="2026-10-26T15:20:37Z">
        <w:r>
          <w:rPr>
            <w:rFonts w:hint="eastAsia" w:ascii="Times New Roman" w:hAnsi="Times New Roman" w:eastAsia="方正仿宋_GBK" w:cs="Times New Roman"/>
            <w:b w:val="0"/>
            <w:sz w:val="32"/>
            <w:szCs w:val="32"/>
            <w:lang w:eastAsia="zh"/>
            <w:woUserID w:val="2"/>
          </w:rPr>
          <w:t>6</w:t>
        </w:r>
      </w:ins>
      <w:ins w:id="4776" w:author="白日梦想家" w:date="2026-10-26T15:21:19Z">
        <w:r>
          <w:rPr>
            <w:rFonts w:hint="eastAsia" w:ascii="Times New Roman" w:hAnsi="Times New Roman" w:eastAsia="方正仿宋_GBK" w:cs="Times New Roman"/>
            <w:b w:val="0"/>
            <w:sz w:val="32"/>
            <w:szCs w:val="32"/>
            <w:lang w:eastAsia="zh"/>
            <w:woUserID w:val="2"/>
          </w:rPr>
          <w:t>类</w:t>
        </w:r>
      </w:ins>
      <w:ins w:id="4777" w:author="白日梦想家" w:date="2026-10-26T15:21:20Z">
        <w:r>
          <w:rPr>
            <w:rFonts w:hint="eastAsia" w:ascii="Times New Roman" w:hAnsi="Times New Roman" w:eastAsia="方正仿宋_GBK" w:cs="Times New Roman"/>
            <w:b w:val="0"/>
            <w:sz w:val="32"/>
            <w:szCs w:val="32"/>
            <w:lang w:eastAsia="zh"/>
            <w:woUserID w:val="2"/>
          </w:rPr>
          <w:t>场景</w:t>
        </w:r>
      </w:ins>
      <w:ins w:id="4778" w:author="白日梦想家" w:date="2026-10-26T15:20:45Z">
        <w:r>
          <w:rPr>
            <w:rFonts w:hint="eastAsia" w:ascii="Times New Roman" w:hAnsi="Times New Roman" w:eastAsia="方正仿宋_GBK" w:cs="Times New Roman"/>
            <w:b w:val="0"/>
            <w:sz w:val="32"/>
            <w:szCs w:val="32"/>
            <w:lang w:eastAsia="zh"/>
            <w:woUserID w:val="2"/>
          </w:rPr>
          <w:t>、</w:t>
        </w:r>
      </w:ins>
      <w:ins w:id="4779" w:author="白日梦想家" w:date="2026-10-26T15:20:47Z">
        <w:r>
          <w:rPr>
            <w:rFonts w:hint="eastAsia" w:ascii="Times New Roman" w:hAnsi="Times New Roman" w:eastAsia="方正仿宋_GBK" w:cs="Times New Roman"/>
            <w:b w:val="0"/>
            <w:sz w:val="32"/>
            <w:szCs w:val="32"/>
            <w:lang w:eastAsia="zh"/>
            <w:woUserID w:val="2"/>
          </w:rPr>
          <w:t>288个</w:t>
        </w:r>
      </w:ins>
      <w:ins w:id="4780" w:author="白日梦想家" w:date="2026-10-26T15:20:50Z">
        <w:del w:id="4781" w:author="xh" w:date="2026-10-27T07:31:20Z">
          <w:r>
            <w:rPr>
              <w:rFonts w:hint="eastAsia" w:ascii="Times New Roman" w:hAnsi="Times New Roman" w:eastAsia="方正仿宋_GBK" w:cs="Times New Roman"/>
              <w:b w:val="0"/>
              <w:sz w:val="32"/>
              <w:szCs w:val="32"/>
              <w:lang w:eastAsia="zh"/>
              <w:woUserID w:val="2"/>
            </w:rPr>
            <w:delText>推荐</w:delText>
          </w:r>
        </w:del>
      </w:ins>
      <w:ins w:id="4782" w:author="白日梦想家" w:date="2026-10-26T15:20:55Z">
        <w:r>
          <w:rPr>
            <w:rFonts w:hint="eastAsia" w:ascii="Times New Roman" w:hAnsi="Times New Roman" w:eastAsia="方正仿宋_GBK" w:cs="Times New Roman"/>
            <w:b w:val="0"/>
            <w:sz w:val="32"/>
            <w:szCs w:val="32"/>
            <w:lang w:eastAsia="zh"/>
            <w:woUserID w:val="2"/>
          </w:rPr>
          <w:t>容载比</w:t>
        </w:r>
      </w:ins>
      <w:ins w:id="4783" w:author="xh" w:date="2026-10-27T07:31:20Z">
        <w:r>
          <w:rPr>
            <w:rFonts w:hint="eastAsia" w:ascii="Times New Roman" w:hAnsi="Times New Roman" w:eastAsia="方正仿宋_GBK" w:cs="Times New Roman"/>
            <w:b w:val="0"/>
            <w:sz w:val="32"/>
            <w:szCs w:val="32"/>
            <w:lang w:eastAsia="zh"/>
            <w:woUserID w:val="2"/>
          </w:rPr>
          <w:t>推荐窗口</w:t>
        </w:r>
      </w:ins>
      <w:del w:id="4784" w:author="xh" w:date="2026-10-27T07:31:20Z">
        <w:r>
          <w:rPr>
            <w:rFonts w:hint="eastAsia" w:ascii="Times New Roman" w:hAnsi="Times New Roman" w:eastAsia="方正仿宋_GBK" w:cs="Times New Roman"/>
            <w:b w:val="0"/>
            <w:sz w:val="32"/>
            <w:szCs w:val="32"/>
            <w:lang w:eastAsia="zh"/>
            <w:woUserID w:val="2"/>
          </w:rPr>
          <w:delText>矩阵</w:delText>
        </w:r>
      </w:del>
      <w:ins w:id="4785" w:author="白日梦想家" w:date="2026-10-26T15:18:34Z">
        <w:r>
          <w:rPr>
            <w:rFonts w:ascii="Times New Roman" w:hAnsi="Times New Roman" w:eastAsia="方正仿宋_GBK" w:cs="Times New Roman"/>
            <w:b w:val="0"/>
            <w:sz w:val="32"/>
            <w:szCs w:val="32"/>
            <w:rPrChange w:id="4786" w:author="白日梦想家" w:date="2026-10-26T15:18:41Z">
              <w:rPr>
                <w:rFonts w:ascii="Times New Roman" w:hAnsi="Times New Roman" w:eastAsia="方正仿宋_GBK"/>
                <w:b w:val="0"/>
                <w:sz w:val="24"/>
                <w:woUserID w:val="2"/>
              </w:rPr>
            </w:rPrChange>
            <w:woUserID w:val="2"/>
          </w:rPr>
          <w:t>。</w:t>
        </w:r>
      </w:ins>
      <w:ins w:id="4787" w:author="白日梦想家" w:date="2026-10-26T14:32:24Z">
        <w:r>
          <w:rPr>
            <w:rFonts w:hint="default" w:ascii="Times New Roman" w:hAnsi="Times New Roman" w:eastAsia="方正仿宋_GBK" w:cs="Times New Roman"/>
            <w:b w:val="0"/>
            <w:bCs w:val="0"/>
            <w:i w:val="0"/>
            <w:iCs w:val="0"/>
            <w:sz w:val="32"/>
            <w:szCs w:val="32"/>
            <w:woUserID w:val="2"/>
          </w:rPr>
          <w:t>表2、表3展示</w:t>
        </w:r>
      </w:ins>
      <w:ins w:id="4788" w:author="白日梦想家" w:date="2026-10-26T15:21:34Z">
        <w:r>
          <w:rPr>
            <w:rFonts w:hint="eastAsia" w:ascii="Times New Roman" w:hAnsi="Times New Roman" w:eastAsia="方正仿宋_GBK" w:cs="Times New Roman"/>
            <w:b w:val="0"/>
            <w:bCs w:val="0"/>
            <w:i w:val="0"/>
            <w:iCs w:val="0"/>
            <w:sz w:val="32"/>
            <w:szCs w:val="32"/>
            <w:lang w:eastAsia="zh"/>
            <w:woUserID w:val="2"/>
          </w:rPr>
          <w:t>其中</w:t>
        </w:r>
      </w:ins>
      <w:ins w:id="4789" w:author="白日梦想家" w:date="2026-10-26T14:32:24Z">
        <w:r>
          <w:rPr>
            <w:rFonts w:hint="default" w:ascii="Times New Roman" w:hAnsi="Times New Roman" w:eastAsia="方正仿宋_GBK" w:cs="Times New Roman"/>
            <w:b w:val="0"/>
            <w:bCs w:val="0"/>
            <w:i w:val="0"/>
            <w:iCs w:val="0"/>
            <w:sz w:val="32"/>
            <w:szCs w:val="32"/>
            <w:woUserID w:val="2"/>
          </w:rPr>
          <w:t>两类场景下的推荐</w:t>
        </w:r>
      </w:ins>
      <w:ins w:id="4790" w:author="白日梦想家" w:date="2026-10-26T14:32:24Z">
        <w:r>
          <w:rPr>
            <w:rFonts w:hint="eastAsia" w:ascii="Times New Roman" w:hAnsi="Times New Roman" w:eastAsia="方正仿宋_GBK" w:cs="Times New Roman"/>
            <w:b w:val="0"/>
            <w:bCs w:val="0"/>
            <w:i w:val="0"/>
            <w:iCs w:val="0"/>
            <w:sz w:val="32"/>
            <w:szCs w:val="32"/>
            <w:lang w:eastAsia="zh-CN"/>
            <w:woUserID w:val="2"/>
          </w:rPr>
          <w:t>矩阵</w:t>
        </w:r>
      </w:ins>
      <w:ins w:id="4791" w:author="白日梦想家" w:date="2026-10-26T14:32:24Z">
        <w:r>
          <w:rPr>
            <w:rFonts w:hint="default" w:ascii="Times New Roman" w:hAnsi="Times New Roman" w:eastAsia="方正仿宋_GBK" w:cs="Times New Roman"/>
            <w:b w:val="0"/>
            <w:bCs w:val="0"/>
            <w:i w:val="0"/>
            <w:iCs w:val="0"/>
            <w:sz w:val="32"/>
            <w:szCs w:val="32"/>
            <w:woUserID w:val="2"/>
          </w:rPr>
          <w:t>，按增长率、装机渗透率选行，按初始转供率选列。实际应用</w:t>
        </w:r>
      </w:ins>
      <w:ins w:id="4792" w:author="白日梦想家" w:date="2026-10-26T17:23:48Z">
        <w:r>
          <w:rPr>
            <w:rFonts w:hint="eastAsia" w:ascii="Times New Roman" w:hAnsi="Times New Roman" w:eastAsia="方正仿宋_GBK" w:cs="Times New Roman"/>
            <w:b w:val="0"/>
            <w:bCs w:val="0"/>
            <w:i w:val="0"/>
            <w:iCs w:val="0"/>
            <w:sz w:val="32"/>
            <w:szCs w:val="32"/>
            <w:lang w:eastAsia="zh"/>
            <w:woUserID w:val="2"/>
          </w:rPr>
          <w:t>可</w:t>
        </w:r>
      </w:ins>
      <w:ins w:id="4793" w:author="白日梦想家" w:date="2026-10-26T14:32:24Z">
        <w:r>
          <w:rPr>
            <w:rFonts w:hint="default" w:ascii="Times New Roman" w:hAnsi="Times New Roman" w:eastAsia="方正仿宋_GBK" w:cs="Times New Roman"/>
            <w:b w:val="0"/>
            <w:bCs w:val="0"/>
            <w:i w:val="0"/>
            <w:iCs w:val="0"/>
            <w:sz w:val="32"/>
            <w:szCs w:val="32"/>
            <w:woUserID w:val="2"/>
          </w:rPr>
          <w:t>结合</w:t>
        </w:r>
      </w:ins>
      <w:ins w:id="4794" w:author="白日梦想家" w:date="2026-10-26T17:23:53Z">
        <w:r>
          <w:rPr>
            <w:rFonts w:hint="eastAsia" w:ascii="Times New Roman" w:hAnsi="Times New Roman" w:eastAsia="方正仿宋_GBK" w:cs="Times New Roman"/>
            <w:b w:val="0"/>
            <w:bCs w:val="0"/>
            <w:i w:val="0"/>
            <w:iCs w:val="0"/>
            <w:sz w:val="32"/>
            <w:szCs w:val="32"/>
            <w:lang w:eastAsia="zh"/>
            <w:woUserID w:val="2"/>
          </w:rPr>
          <w:t>地区</w:t>
        </w:r>
      </w:ins>
      <w:ins w:id="4795" w:author="白日梦想家" w:date="2026-10-26T17:23:56Z">
        <w:r>
          <w:rPr>
            <w:rFonts w:hint="eastAsia" w:ascii="Times New Roman" w:hAnsi="Times New Roman" w:eastAsia="方正仿宋_GBK" w:cs="Times New Roman"/>
            <w:b w:val="0"/>
            <w:bCs w:val="0"/>
            <w:i w:val="0"/>
            <w:iCs w:val="0"/>
            <w:sz w:val="32"/>
            <w:szCs w:val="32"/>
            <w:lang w:eastAsia="zh"/>
            <w:woUserID w:val="2"/>
          </w:rPr>
          <w:t>参数</w:t>
        </w:r>
      </w:ins>
      <w:ins w:id="4796" w:author="白日梦想家" w:date="2026-10-26T14:32:24Z">
        <w:r>
          <w:rPr>
            <w:rFonts w:hint="default" w:ascii="Times New Roman" w:hAnsi="Times New Roman" w:eastAsia="方正仿宋_GBK" w:cs="Times New Roman"/>
            <w:b w:val="0"/>
            <w:bCs w:val="0"/>
            <w:i w:val="0"/>
            <w:iCs w:val="0"/>
            <w:sz w:val="32"/>
            <w:szCs w:val="32"/>
            <w:woUserID w:val="2"/>
          </w:rPr>
          <w:t>和</w:t>
        </w:r>
      </w:ins>
      <w:ins w:id="4797" w:author="白日梦想家" w:date="2026-10-26T17:24:02Z">
        <w:r>
          <w:rPr>
            <w:rFonts w:hint="eastAsia" w:ascii="Times New Roman" w:hAnsi="Times New Roman" w:eastAsia="方正仿宋_GBK" w:cs="Times New Roman"/>
            <w:b w:val="0"/>
            <w:bCs w:val="0"/>
            <w:i w:val="0"/>
            <w:iCs w:val="0"/>
            <w:sz w:val="32"/>
            <w:szCs w:val="32"/>
            <w:lang w:eastAsia="zh"/>
            <w:woUserID w:val="2"/>
          </w:rPr>
          <w:t>网架</w:t>
        </w:r>
      </w:ins>
      <w:ins w:id="4798" w:author="白日梦想家" w:date="2026-10-26T17:24:04Z">
        <w:r>
          <w:rPr>
            <w:rFonts w:hint="eastAsia" w:ascii="Times New Roman" w:hAnsi="Times New Roman" w:eastAsia="方正仿宋_GBK" w:cs="Times New Roman"/>
            <w:b w:val="0"/>
            <w:bCs w:val="0"/>
            <w:i w:val="0"/>
            <w:iCs w:val="0"/>
            <w:sz w:val="32"/>
            <w:szCs w:val="32"/>
            <w:lang w:eastAsia="zh"/>
            <w:woUserID w:val="2"/>
          </w:rPr>
          <w:t>情况</w:t>
        </w:r>
      </w:ins>
      <w:ins w:id="4799" w:author="白日梦想家" w:date="2026-10-26T14:32:24Z">
        <w:r>
          <w:rPr>
            <w:rFonts w:hint="default" w:ascii="Times New Roman" w:hAnsi="Times New Roman" w:eastAsia="方正仿宋_GBK" w:cs="Times New Roman"/>
            <w:b w:val="0"/>
            <w:bCs w:val="0"/>
            <w:i w:val="0"/>
            <w:iCs w:val="0"/>
            <w:sz w:val="32"/>
            <w:szCs w:val="32"/>
            <w:woUserID w:val="2"/>
          </w:rPr>
          <w:t>。</w:t>
        </w:r>
      </w:ins>
    </w:p>
    <w:p w14:paraId="61E1B711">
      <w:pPr>
        <w:widowControl/>
        <w:adjustRightInd w:val="0"/>
        <w:snapToGrid w:val="0"/>
        <w:spacing w:line="560" w:lineRule="exact"/>
        <w:ind w:firstLine="640" w:firstLineChars="200"/>
        <w:rPr>
          <w:ins w:id="4800" w:author="白日梦想家" w:date="2026-10-26T14:32:24Z"/>
          <w:rFonts w:hint="eastAsia" w:ascii="Times New Roman" w:hAnsi="Times New Roman" w:eastAsia="方正仿宋_GBK" w:cs="Times New Roman"/>
          <w:b w:val="0"/>
          <w:bCs w:val="0"/>
          <w:i w:val="0"/>
          <w:iCs w:val="0"/>
          <w:sz w:val="32"/>
          <w:szCs w:val="32"/>
          <w:woUserID w:val="2"/>
        </w:rPr>
      </w:pPr>
      <w:ins w:id="4801"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802"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803"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804"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805"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806"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807"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808"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809"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810"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811"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812"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813"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814"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815" w:author="白日梦想家" w:date="2026-10-26T15:22:15Z">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816" w:author="白日梦想家" w:date="2026-10-26T14:32:24Z"/>
          <w:rFonts w:hint="eastAsia" w:ascii="方正仿宋_GBK" w:hAnsi="方正仿宋_GBK" w:eastAsia="方正仿宋_GBK" w:cs="Times New Roman"/>
          <w:sz w:val="32"/>
          <w:szCs w:val="32"/>
          <w:highlight w:val="none"/>
          <w14:ligatures w14:val="standardContextual"/>
          <w:woUserID w:val="2"/>
        </w:rPr>
      </w:pPr>
      <w:ins w:id="4817" w:author="白日梦想家" w:date="2026-10-26T14:32:24Z">
        <w:r>
          <w:rPr>
            <w:rFonts w:hint="default" w:ascii="Times New Roman" w:hAnsi="Times New Roman" w:eastAsia="方正仿宋_GBK" w:cs="Times New Roman"/>
            <w:b w:val="0"/>
            <w:bCs w:val="0"/>
            <w:i w:val="0"/>
            <w:iCs w:val="0"/>
            <w:sz w:val="24"/>
            <w:szCs w:val="24"/>
            <w:woUserID w:val="2"/>
          </w:rPr>
          <w:t>表2 低电缆比例、较低负荷分散系数场景的容载比推荐</w:t>
        </w:r>
      </w:ins>
      <w:ins w:id="4818"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819"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820" w:author="白日梦想家" w:date="2026-10-26T14:32:24Z"/>
                <w:woUserID w:val="2"/>
              </w:rPr>
            </w:pPr>
            <w:ins w:id="4821"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822" w:author="白日梦想家" w:date="2026-10-26T14:32:24Z"/>
                <w:woUserID w:val="2"/>
              </w:rPr>
            </w:pPr>
            <w:ins w:id="4823"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824" w:author="白日梦想家" w:date="2026-10-26T14:32:24Z"/>
                <w:woUserID w:val="2"/>
              </w:rPr>
            </w:pPr>
            <w:ins w:id="4825"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826" w:author="白日梦想家" w:date="2026-10-26T14:32:24Z"/>
                <w:woUserID w:val="2"/>
              </w:rPr>
            </w:pPr>
            <w:ins w:id="4827"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828" w:author="白日梦想家" w:date="2026-10-26T14:32:24Z"/>
                <w:woUserID w:val="2"/>
              </w:rPr>
            </w:pPr>
            <w:ins w:id="4829"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830" w:author="白日梦想家" w:date="2026-10-26T14:32:24Z"/>
                <w:woUserID w:val="2"/>
              </w:rPr>
            </w:pPr>
            <w:ins w:id="4831"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32"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833" w:author="白日梦想家" w:date="2026-10-26T14:32:24Z"/>
                <w:woUserID w:val="2"/>
              </w:rPr>
            </w:pPr>
            <w:ins w:id="48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835" w:author="白日梦想家" w:date="2026-10-26T14:32:24Z"/>
                <w:woUserID w:val="2"/>
              </w:rPr>
            </w:pPr>
            <w:ins w:id="483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837" w:author="白日梦想家" w:date="2026-10-26T14:32:24Z"/>
                <w:woUserID w:val="2"/>
              </w:rPr>
            </w:pPr>
            <w:ins w:id="483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839" w:author="白日梦想家" w:date="2026-10-26T14:32:24Z"/>
                <w:woUserID w:val="2"/>
              </w:rPr>
            </w:pPr>
            <w:ins w:id="4840"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841" w:author="白日梦想家" w:date="2026-10-26T14:32:24Z"/>
                <w:woUserID w:val="2"/>
              </w:rPr>
            </w:pPr>
            <w:ins w:id="4842"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843" w:author="白日梦想家" w:date="2026-10-26T14:32:24Z"/>
                <w:woUserID w:val="2"/>
              </w:rPr>
            </w:pPr>
            <w:ins w:id="4844"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45"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846" w:author="白日梦想家" w:date="2026-10-26T14:32:24Z"/>
                <w:woUserID w:val="2"/>
              </w:rPr>
            </w:pPr>
            <w:ins w:id="4847"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848" w:author="白日梦想家" w:date="2026-10-26T14:32:24Z"/>
                <w:woUserID w:val="2"/>
              </w:rPr>
            </w:pPr>
            <w:ins w:id="484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850" w:author="白日梦想家" w:date="2026-10-26T14:32:24Z"/>
                <w:woUserID w:val="2"/>
              </w:rPr>
            </w:pPr>
            <w:ins w:id="4851"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852" w:author="白日梦想家" w:date="2026-10-26T14:32:24Z"/>
                <w:woUserID w:val="2"/>
              </w:rPr>
            </w:pPr>
            <w:ins w:id="4853"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854" w:author="白日梦想家" w:date="2026-10-26T14:32:24Z"/>
                <w:woUserID w:val="2"/>
              </w:rPr>
            </w:pPr>
            <w:ins w:id="4855"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856" w:author="白日梦想家" w:date="2026-10-26T14:32:24Z"/>
                <w:woUserID w:val="2"/>
              </w:rPr>
            </w:pPr>
            <w:ins w:id="4857"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858"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859" w:author="白日梦想家" w:date="2026-10-26T14:32:24Z"/>
                <w:woUserID w:val="2"/>
              </w:rPr>
            </w:pPr>
            <w:ins w:id="4860"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861" w:author="白日梦想家" w:date="2026-10-26T14:32:24Z"/>
                <w:woUserID w:val="2"/>
              </w:rPr>
            </w:pPr>
            <w:ins w:id="486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863" w:author="白日梦想家" w:date="2026-10-26T14:32:24Z"/>
                <w:woUserID w:val="2"/>
              </w:rPr>
            </w:pPr>
            <w:ins w:id="4864"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865" w:author="白日梦想家" w:date="2026-10-26T14:32:24Z"/>
                <w:woUserID w:val="2"/>
              </w:rPr>
            </w:pPr>
            <w:ins w:id="4866"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867" w:author="白日梦想家" w:date="2026-10-26T14:32:24Z"/>
                <w:woUserID w:val="2"/>
              </w:rPr>
            </w:pPr>
            <w:ins w:id="4868"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869" w:author="白日梦想家" w:date="2026-10-26T14:32:24Z"/>
                <w:woUserID w:val="2"/>
              </w:rPr>
            </w:pPr>
            <w:ins w:id="4870"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71"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872" w:author="白日梦想家" w:date="2026-10-26T14:32:24Z"/>
                <w:woUserID w:val="2"/>
              </w:rPr>
            </w:pPr>
            <w:ins w:id="48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874" w:author="白日梦想家" w:date="2026-10-26T14:32:24Z"/>
                <w:woUserID w:val="2"/>
              </w:rPr>
            </w:pPr>
            <w:ins w:id="487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876" w:author="白日梦想家" w:date="2026-10-26T14:32:24Z"/>
                <w:woUserID w:val="2"/>
              </w:rPr>
            </w:pPr>
            <w:ins w:id="4877"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878" w:author="白日梦想家" w:date="2026-10-26T14:32:24Z"/>
                <w:woUserID w:val="2"/>
              </w:rPr>
            </w:pPr>
            <w:ins w:id="4879"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880" w:author="白日梦想家" w:date="2026-10-26T14:32:24Z"/>
                <w:woUserID w:val="2"/>
              </w:rPr>
            </w:pPr>
            <w:ins w:id="4881"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882" w:author="白日梦想家" w:date="2026-10-26T14:32:24Z"/>
                <w:woUserID w:val="2"/>
              </w:rPr>
            </w:pPr>
            <w:ins w:id="4883"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84"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885" w:author="白日梦想家" w:date="2026-10-26T14:32:24Z"/>
                <w:woUserID w:val="2"/>
              </w:rPr>
            </w:pPr>
            <w:ins w:id="4886"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887" w:author="白日梦想家" w:date="2026-10-26T14:32:24Z"/>
                <w:woUserID w:val="2"/>
              </w:rPr>
            </w:pPr>
            <w:ins w:id="488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889" w:author="白日梦想家" w:date="2026-10-26T14:32:24Z"/>
                <w:woUserID w:val="2"/>
              </w:rPr>
            </w:pPr>
            <w:ins w:id="4890"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891" w:author="白日梦想家" w:date="2026-10-26T14:32:24Z"/>
                <w:woUserID w:val="2"/>
              </w:rPr>
            </w:pPr>
            <w:ins w:id="4892"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893" w:author="白日梦想家" w:date="2026-10-26T14:32:24Z"/>
                <w:woUserID w:val="2"/>
              </w:rPr>
            </w:pPr>
            <w:ins w:id="4894"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895" w:author="白日梦想家" w:date="2026-10-26T14:32:24Z"/>
                <w:woUserID w:val="2"/>
              </w:rPr>
            </w:pPr>
            <w:ins w:id="4896"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97"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898" w:author="白日梦想家" w:date="2026-10-26T14:32:24Z"/>
                <w:woUserID w:val="2"/>
              </w:rPr>
            </w:pPr>
            <w:ins w:id="4899"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900" w:author="白日梦想家" w:date="2026-10-26T14:32:24Z"/>
                <w:woUserID w:val="2"/>
              </w:rPr>
            </w:pPr>
            <w:ins w:id="490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902" w:author="白日梦想家" w:date="2026-10-26T14:32:24Z"/>
                <w:woUserID w:val="2"/>
              </w:rPr>
            </w:pPr>
            <w:ins w:id="4903"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904" w:author="白日梦想家" w:date="2026-10-26T14:32:24Z"/>
                <w:woUserID w:val="2"/>
              </w:rPr>
            </w:pPr>
            <w:ins w:id="4905"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906" w:author="白日梦想家" w:date="2026-10-26T14:32:24Z"/>
                <w:woUserID w:val="2"/>
              </w:rPr>
            </w:pPr>
            <w:ins w:id="4907"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908" w:author="白日梦想家" w:date="2026-10-26T14:32:24Z"/>
                <w:woUserID w:val="2"/>
              </w:rPr>
            </w:pPr>
            <w:ins w:id="4909"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10"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911" w:author="白日梦想家" w:date="2026-10-26T14:32:24Z"/>
                <w:woUserID w:val="2"/>
              </w:rPr>
            </w:pPr>
            <w:ins w:id="49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913" w:author="白日梦想家" w:date="2026-10-26T14:32:24Z"/>
                <w:woUserID w:val="2"/>
              </w:rPr>
            </w:pPr>
            <w:ins w:id="491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915" w:author="白日梦想家" w:date="2026-10-26T14:32:24Z"/>
                <w:woUserID w:val="2"/>
              </w:rPr>
            </w:pPr>
            <w:ins w:id="4916"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917" w:author="白日梦想家" w:date="2026-10-26T14:32:24Z"/>
                <w:woUserID w:val="2"/>
              </w:rPr>
            </w:pPr>
            <w:ins w:id="4918"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919" w:author="白日梦想家" w:date="2026-10-26T14:32:24Z"/>
                <w:woUserID w:val="2"/>
              </w:rPr>
            </w:pPr>
            <w:ins w:id="4920"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921" w:author="白日梦想家" w:date="2026-10-26T14:32:24Z"/>
                <w:woUserID w:val="2"/>
              </w:rPr>
            </w:pPr>
            <w:ins w:id="4922"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23"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924" w:author="白日梦想家" w:date="2026-10-26T14:32:24Z"/>
                <w:woUserID w:val="2"/>
              </w:rPr>
            </w:pPr>
            <w:ins w:id="4925"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926" w:author="白日梦想家" w:date="2026-10-26T14:32:24Z"/>
                <w:woUserID w:val="2"/>
              </w:rPr>
            </w:pPr>
            <w:ins w:id="492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928" w:author="白日梦想家" w:date="2026-10-26T14:32:24Z"/>
                <w:woUserID w:val="2"/>
              </w:rPr>
            </w:pPr>
            <w:ins w:id="4929"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930" w:author="白日梦想家" w:date="2026-10-26T14:32:24Z"/>
                <w:woUserID w:val="2"/>
              </w:rPr>
            </w:pPr>
            <w:ins w:id="4931"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932" w:author="白日梦想家" w:date="2026-10-26T14:32:24Z"/>
                <w:woUserID w:val="2"/>
              </w:rPr>
            </w:pPr>
            <w:ins w:id="4933"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934" w:author="白日梦想家" w:date="2026-10-26T14:32:24Z"/>
                <w:woUserID w:val="2"/>
              </w:rPr>
            </w:pPr>
            <w:ins w:id="4935"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36"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937" w:author="白日梦想家" w:date="2026-10-26T14:32:24Z"/>
                <w:woUserID w:val="2"/>
              </w:rPr>
            </w:pPr>
            <w:ins w:id="4938"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939" w:author="白日梦想家" w:date="2026-10-26T14:32:24Z"/>
                <w:woUserID w:val="2"/>
              </w:rPr>
            </w:pPr>
            <w:ins w:id="494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941" w:author="白日梦想家" w:date="2026-10-26T14:32:24Z"/>
                <w:woUserID w:val="2"/>
              </w:rPr>
            </w:pPr>
            <w:ins w:id="494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943" w:author="白日梦想家" w:date="2026-10-26T14:32:24Z"/>
                <w:woUserID w:val="2"/>
              </w:rPr>
            </w:pPr>
            <w:ins w:id="4944"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945" w:author="白日梦想家" w:date="2026-10-26T14:32:24Z"/>
                <w:woUserID w:val="2"/>
              </w:rPr>
            </w:pPr>
            <w:ins w:id="4946"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947" w:author="白日梦想家" w:date="2026-10-26T14:32:24Z"/>
                <w:woUserID w:val="2"/>
              </w:rPr>
            </w:pPr>
            <w:ins w:id="4948"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49"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950" w:author="白日梦想家" w:date="2026-10-26T14:32:24Z"/>
                <w:woUserID w:val="2"/>
              </w:rPr>
            </w:pPr>
            <w:ins w:id="49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952" w:author="白日梦想家" w:date="2026-10-26T14:32:24Z"/>
                <w:woUserID w:val="2"/>
              </w:rPr>
            </w:pPr>
            <w:ins w:id="495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954" w:author="白日梦想家" w:date="2026-10-26T14:32:24Z"/>
                <w:woUserID w:val="2"/>
              </w:rPr>
            </w:pPr>
            <w:ins w:id="4955"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956" w:author="白日梦想家" w:date="2026-10-26T14:32:24Z"/>
                <w:woUserID w:val="2"/>
              </w:rPr>
            </w:pPr>
            <w:ins w:id="4957"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958" w:author="白日梦想家" w:date="2026-10-26T14:32:24Z"/>
                <w:woUserID w:val="2"/>
              </w:rPr>
            </w:pPr>
            <w:ins w:id="4959"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960" w:author="白日梦想家" w:date="2026-10-26T14:32:24Z"/>
                <w:woUserID w:val="2"/>
              </w:rPr>
            </w:pPr>
            <w:ins w:id="4961"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62"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963" w:author="白日梦想家" w:date="2026-10-26T14:32:24Z"/>
                <w:woUserID w:val="2"/>
              </w:rPr>
            </w:pPr>
            <w:ins w:id="4964"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965" w:author="白日梦想家" w:date="2026-10-26T14:32:24Z"/>
                <w:woUserID w:val="2"/>
              </w:rPr>
            </w:pPr>
            <w:ins w:id="496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967" w:author="白日梦想家" w:date="2026-10-26T14:32:24Z"/>
                <w:woUserID w:val="2"/>
              </w:rPr>
            </w:pPr>
            <w:ins w:id="4968"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969" w:author="白日梦想家" w:date="2026-10-26T14:32:24Z"/>
                <w:woUserID w:val="2"/>
              </w:rPr>
            </w:pPr>
            <w:ins w:id="4970"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971" w:author="白日梦想家" w:date="2026-10-26T14:32:24Z"/>
                <w:woUserID w:val="2"/>
              </w:rPr>
            </w:pPr>
            <w:ins w:id="4972"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973" w:author="白日梦想家" w:date="2026-10-26T14:32:24Z"/>
                <w:woUserID w:val="2"/>
              </w:rPr>
            </w:pPr>
            <w:ins w:id="4974"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75"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976" w:author="白日梦想家" w:date="2026-10-26T14:32:24Z"/>
                <w:woUserID w:val="2"/>
              </w:rPr>
            </w:pPr>
            <w:ins w:id="4977"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978" w:author="白日梦想家" w:date="2026-10-26T14:32:24Z"/>
                <w:woUserID w:val="2"/>
              </w:rPr>
            </w:pPr>
            <w:ins w:id="497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980" w:author="白日梦想家" w:date="2026-10-26T14:32:24Z"/>
                <w:woUserID w:val="2"/>
              </w:rPr>
            </w:pPr>
            <w:ins w:id="4981"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982" w:author="白日梦想家" w:date="2026-10-26T14:32:24Z"/>
                <w:woUserID w:val="2"/>
              </w:rPr>
            </w:pPr>
            <w:ins w:id="4983"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984" w:author="白日梦想家" w:date="2026-10-26T14:32:24Z"/>
                <w:woUserID w:val="2"/>
              </w:rPr>
            </w:pPr>
            <w:ins w:id="4985"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986" w:author="白日梦想家" w:date="2026-10-26T14:32:24Z"/>
                <w:woUserID w:val="2"/>
              </w:rPr>
            </w:pPr>
            <w:ins w:id="4987"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988" w:author="白日梦想家" w:date="2026-10-26T14:32:24Z"/>
          <w:rFonts w:hint="eastAsia" w:ascii="方正仿宋_GBK" w:hAnsi="方正仿宋_GBK" w:eastAsia="方正仿宋_GBK" w:cs="Times New Roman"/>
          <w:sz w:val="32"/>
          <w:szCs w:val="32"/>
          <w:highlight w:val="none"/>
          <w14:ligatures w14:val="standardContextual"/>
          <w:woUserID w:val="2"/>
        </w:rPr>
      </w:pPr>
      <w:ins w:id="4989" w:author="白日梦想家" w:date="2026-10-26T14:32:24Z">
        <w:r>
          <w:rPr>
            <w:rFonts w:ascii="Times New Roman" w:hAnsi="Times New Roman" w:eastAsia="方正仿宋_GBK"/>
            <w:sz w:val="24"/>
            <w:woUserID w:val="2"/>
          </w:rPr>
          <w:t>表2条件：电缆长度占比≤10%，负荷分散系数≤1.15；表内四列百分比为初始转供率。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990" w:author="白日梦想家" w:date="2026-10-26T14:32:24Z"/>
          <w:rFonts w:hint="eastAsia" w:ascii="方正仿宋_GBK" w:hAnsi="方正仿宋_GBK" w:eastAsia="方正仿宋_GBK" w:cs="Times New Roman"/>
          <w:sz w:val="32"/>
          <w:szCs w:val="32"/>
          <w:highlight w:val="none"/>
          <w14:ligatures w14:val="standardContextual"/>
          <w:woUserID w:val="2"/>
        </w:rPr>
      </w:pPr>
      <w:ins w:id="4991" w:author="白日梦想家" w:date="2026-10-26T14:32:24Z">
        <w:r>
          <w:rPr>
            <w:rFonts w:hint="default" w:ascii="Times New Roman" w:hAnsi="Times New Roman" w:eastAsia="方正仿宋_GBK" w:cs="Times New Roman"/>
            <w:b w:val="0"/>
            <w:bCs w:val="0"/>
            <w:i w:val="0"/>
            <w:iCs w:val="0"/>
            <w:sz w:val="24"/>
            <w:szCs w:val="24"/>
            <w:woUserID w:val="2"/>
          </w:rPr>
          <w:t>表3 高电缆比例、较高负荷分散系数场景的容载比推荐</w:t>
        </w:r>
      </w:ins>
      <w:ins w:id="4992"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993"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994" w:author="白日梦想家" w:date="2026-10-26T14:32:24Z"/>
                <w:woUserID w:val="2"/>
              </w:rPr>
            </w:pPr>
            <w:ins w:id="4995"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996" w:author="白日梦想家" w:date="2026-10-26T14:32:24Z"/>
                <w:woUserID w:val="2"/>
              </w:rPr>
            </w:pPr>
            <w:ins w:id="4997"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998" w:author="白日梦想家" w:date="2026-10-26T14:32:24Z"/>
                <w:woUserID w:val="2"/>
              </w:rPr>
            </w:pPr>
            <w:ins w:id="4999"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5000" w:author="白日梦想家" w:date="2026-10-26T14:32:24Z"/>
                <w:woUserID w:val="2"/>
              </w:rPr>
            </w:pPr>
            <w:ins w:id="5001"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5002" w:author="白日梦想家" w:date="2026-10-26T14:32:24Z"/>
                <w:woUserID w:val="2"/>
              </w:rPr>
            </w:pPr>
            <w:ins w:id="5003"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5004" w:author="白日梦想家" w:date="2026-10-26T14:32:24Z"/>
                <w:woUserID w:val="2"/>
              </w:rPr>
            </w:pPr>
            <w:ins w:id="5005"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06"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5007" w:author="白日梦想家" w:date="2026-10-26T14:32:24Z"/>
                <w:woUserID w:val="2"/>
              </w:rPr>
            </w:pPr>
            <w:ins w:id="500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5009" w:author="白日梦想家" w:date="2026-10-26T14:32:24Z"/>
                <w:woUserID w:val="2"/>
              </w:rPr>
            </w:pPr>
            <w:ins w:id="5010"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5011" w:author="白日梦想家" w:date="2026-10-26T14:32:24Z"/>
                <w:woUserID w:val="2"/>
              </w:rPr>
            </w:pPr>
            <w:ins w:id="5012"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5013" w:author="白日梦想家" w:date="2026-10-26T14:32:24Z"/>
                <w:woUserID w:val="2"/>
              </w:rPr>
            </w:pPr>
            <w:ins w:id="5014"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5015" w:author="白日梦想家" w:date="2026-10-26T14:32:24Z"/>
                <w:woUserID w:val="2"/>
              </w:rPr>
            </w:pPr>
            <w:ins w:id="5016"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5017" w:author="白日梦想家" w:date="2026-10-26T14:32:24Z"/>
                <w:woUserID w:val="2"/>
              </w:rPr>
            </w:pPr>
            <w:ins w:id="5018"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19"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5020" w:author="白日梦想家" w:date="2026-10-26T14:32:24Z"/>
                <w:woUserID w:val="2"/>
              </w:rPr>
            </w:pPr>
            <w:ins w:id="5021"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5022" w:author="白日梦想家" w:date="2026-10-26T14:32:24Z"/>
                <w:woUserID w:val="2"/>
              </w:rPr>
            </w:pPr>
            <w:ins w:id="5023"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5024" w:author="白日梦想家" w:date="2026-10-26T14:32:24Z"/>
                <w:woUserID w:val="2"/>
              </w:rPr>
            </w:pPr>
            <w:ins w:id="5025"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5026" w:author="白日梦想家" w:date="2026-10-26T14:32:24Z"/>
                <w:woUserID w:val="2"/>
              </w:rPr>
            </w:pPr>
            <w:ins w:id="5027"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5028" w:author="白日梦想家" w:date="2026-10-26T14:32:24Z"/>
                <w:woUserID w:val="2"/>
              </w:rPr>
            </w:pPr>
            <w:ins w:id="5029"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5030" w:author="白日梦想家" w:date="2026-10-26T14:32:24Z"/>
                <w:woUserID w:val="2"/>
              </w:rPr>
            </w:pPr>
            <w:ins w:id="5031"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32"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5033" w:author="白日梦想家" w:date="2026-10-26T14:32:24Z"/>
                <w:woUserID w:val="2"/>
              </w:rPr>
            </w:pPr>
            <w:ins w:id="50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5035" w:author="白日梦想家" w:date="2026-10-26T14:32:24Z"/>
                <w:woUserID w:val="2"/>
              </w:rPr>
            </w:pPr>
            <w:ins w:id="5036"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5037" w:author="白日梦想家" w:date="2026-10-26T14:32:24Z"/>
                <w:woUserID w:val="2"/>
              </w:rPr>
            </w:pPr>
            <w:ins w:id="5038"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5039" w:author="白日梦想家" w:date="2026-10-26T14:32:24Z"/>
                <w:woUserID w:val="2"/>
              </w:rPr>
            </w:pPr>
            <w:ins w:id="5040"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5041" w:author="白日梦想家" w:date="2026-10-26T14:32:24Z"/>
                <w:woUserID w:val="2"/>
              </w:rPr>
            </w:pPr>
            <w:ins w:id="5042"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5043" w:author="白日梦想家" w:date="2026-10-26T14:32:24Z"/>
                <w:woUserID w:val="2"/>
              </w:rPr>
            </w:pPr>
            <w:ins w:id="5044"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45"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5046" w:author="白日梦想家" w:date="2026-10-26T14:32:24Z"/>
                <w:woUserID w:val="2"/>
              </w:rPr>
            </w:pPr>
            <w:ins w:id="504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5048" w:author="白日梦想家" w:date="2026-10-26T14:32:24Z"/>
                <w:woUserID w:val="2"/>
              </w:rPr>
            </w:pPr>
            <w:ins w:id="5049"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5050" w:author="白日梦想家" w:date="2026-10-26T14:32:24Z"/>
                <w:woUserID w:val="2"/>
              </w:rPr>
            </w:pPr>
            <w:ins w:id="5051"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5052" w:author="白日梦想家" w:date="2026-10-26T14:32:24Z"/>
                <w:woUserID w:val="2"/>
              </w:rPr>
            </w:pPr>
            <w:ins w:id="5053"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5054" w:author="白日梦想家" w:date="2026-10-26T14:32:24Z"/>
                <w:woUserID w:val="2"/>
              </w:rPr>
            </w:pPr>
            <w:ins w:id="5055"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5056" w:author="白日梦想家" w:date="2026-10-26T14:32:24Z"/>
                <w:woUserID w:val="2"/>
              </w:rPr>
            </w:pPr>
            <w:ins w:id="5057"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58"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5059" w:author="白日梦想家" w:date="2026-10-26T14:32:24Z"/>
                <w:woUserID w:val="2"/>
              </w:rPr>
            </w:pPr>
            <w:ins w:id="5060"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5061" w:author="白日梦想家" w:date="2026-10-26T14:32:24Z"/>
                <w:woUserID w:val="2"/>
              </w:rPr>
            </w:pPr>
            <w:ins w:id="5062"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5063" w:author="白日梦想家" w:date="2026-10-26T14:32:24Z"/>
                <w:woUserID w:val="2"/>
              </w:rPr>
            </w:pPr>
            <w:ins w:id="5064"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5065" w:author="白日梦想家" w:date="2026-10-26T14:32:24Z"/>
                <w:woUserID w:val="2"/>
              </w:rPr>
            </w:pPr>
            <w:ins w:id="5066"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5067" w:author="白日梦想家" w:date="2026-10-26T14:32:24Z"/>
                <w:woUserID w:val="2"/>
              </w:rPr>
            </w:pPr>
            <w:ins w:id="5068"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5069" w:author="白日梦想家" w:date="2026-10-26T14:32:24Z"/>
                <w:woUserID w:val="2"/>
              </w:rPr>
            </w:pPr>
            <w:ins w:id="5070"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71"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5072" w:author="白日梦想家" w:date="2026-10-26T14:32:24Z"/>
                <w:woUserID w:val="2"/>
              </w:rPr>
            </w:pPr>
            <w:ins w:id="50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5074" w:author="白日梦想家" w:date="2026-10-26T14:32:24Z"/>
                <w:woUserID w:val="2"/>
              </w:rPr>
            </w:pPr>
            <w:ins w:id="5075"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5076" w:author="白日梦想家" w:date="2026-10-26T14:32:24Z"/>
                <w:woUserID w:val="2"/>
              </w:rPr>
            </w:pPr>
            <w:ins w:id="5077"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5078" w:author="白日梦想家" w:date="2026-10-26T14:32:24Z"/>
                <w:woUserID w:val="2"/>
              </w:rPr>
            </w:pPr>
            <w:ins w:id="5079"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5080" w:author="白日梦想家" w:date="2026-10-26T14:32:24Z"/>
                <w:woUserID w:val="2"/>
              </w:rPr>
            </w:pPr>
            <w:ins w:id="5081"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5082" w:author="白日梦想家" w:date="2026-10-26T14:32:24Z"/>
                <w:woUserID w:val="2"/>
              </w:rPr>
            </w:pPr>
            <w:ins w:id="5083"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84"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5085" w:author="白日梦想家" w:date="2026-10-26T14:32:24Z"/>
                <w:woUserID w:val="2"/>
              </w:rPr>
            </w:pPr>
            <w:ins w:id="508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5087" w:author="白日梦想家" w:date="2026-10-26T14:32:24Z"/>
                <w:woUserID w:val="2"/>
              </w:rPr>
            </w:pPr>
            <w:ins w:id="508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5089" w:author="白日梦想家" w:date="2026-10-26T14:32:24Z"/>
                <w:woUserID w:val="2"/>
              </w:rPr>
            </w:pPr>
            <w:ins w:id="5090"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5091" w:author="白日梦想家" w:date="2026-10-26T14:32:24Z"/>
                <w:woUserID w:val="2"/>
              </w:rPr>
            </w:pPr>
            <w:ins w:id="5092"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5093" w:author="白日梦想家" w:date="2026-10-26T14:32:24Z"/>
                <w:woUserID w:val="2"/>
              </w:rPr>
            </w:pPr>
            <w:ins w:id="5094"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5095" w:author="白日梦想家" w:date="2026-10-26T14:32:24Z"/>
                <w:woUserID w:val="2"/>
              </w:rPr>
            </w:pPr>
            <w:ins w:id="5096"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97"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5098" w:author="白日梦想家" w:date="2026-10-26T14:32:24Z"/>
                <w:woUserID w:val="2"/>
              </w:rPr>
            </w:pPr>
            <w:ins w:id="5099"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5100" w:author="白日梦想家" w:date="2026-10-26T14:32:24Z"/>
                <w:woUserID w:val="2"/>
              </w:rPr>
            </w:pPr>
            <w:ins w:id="510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5102" w:author="白日梦想家" w:date="2026-10-26T14:32:24Z"/>
                <w:woUserID w:val="2"/>
              </w:rPr>
            </w:pPr>
            <w:ins w:id="510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5104" w:author="白日梦想家" w:date="2026-10-26T14:32:24Z"/>
                <w:woUserID w:val="2"/>
              </w:rPr>
            </w:pPr>
            <w:ins w:id="5105"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5106" w:author="白日梦想家" w:date="2026-10-26T14:32:24Z"/>
                <w:woUserID w:val="2"/>
              </w:rPr>
            </w:pPr>
            <w:ins w:id="5107"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5108" w:author="白日梦想家" w:date="2026-10-26T14:32:24Z"/>
                <w:woUserID w:val="2"/>
              </w:rPr>
            </w:pPr>
            <w:ins w:id="5109"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10"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5111" w:author="白日梦想家" w:date="2026-10-26T14:32:24Z"/>
                <w:woUserID w:val="2"/>
              </w:rPr>
            </w:pPr>
            <w:ins w:id="51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5113" w:author="白日梦想家" w:date="2026-10-26T14:32:24Z"/>
                <w:woUserID w:val="2"/>
              </w:rPr>
            </w:pPr>
            <w:ins w:id="511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5115" w:author="白日梦想家" w:date="2026-10-26T14:32:24Z"/>
                <w:woUserID w:val="2"/>
              </w:rPr>
            </w:pPr>
            <w:ins w:id="5116"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5117" w:author="白日梦想家" w:date="2026-10-26T14:32:24Z"/>
                <w:woUserID w:val="2"/>
              </w:rPr>
            </w:pPr>
            <w:ins w:id="5118"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5119" w:author="白日梦想家" w:date="2026-10-26T14:32:24Z"/>
                <w:woUserID w:val="2"/>
              </w:rPr>
            </w:pPr>
            <w:ins w:id="5120"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5121" w:author="白日梦想家" w:date="2026-10-26T14:32:24Z"/>
                <w:woUserID w:val="2"/>
              </w:rPr>
            </w:pPr>
            <w:ins w:id="5122"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23"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5124" w:author="白日梦想家" w:date="2026-10-26T14:32:24Z"/>
                <w:woUserID w:val="2"/>
              </w:rPr>
            </w:pPr>
            <w:ins w:id="512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5126" w:author="白日梦想家" w:date="2026-10-26T14:32:24Z"/>
                <w:woUserID w:val="2"/>
              </w:rPr>
            </w:pPr>
            <w:ins w:id="512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5128" w:author="白日梦想家" w:date="2026-10-26T14:32:24Z"/>
                <w:woUserID w:val="2"/>
              </w:rPr>
            </w:pPr>
            <w:ins w:id="5129"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5130" w:author="白日梦想家" w:date="2026-10-26T14:32:24Z"/>
                <w:woUserID w:val="2"/>
              </w:rPr>
            </w:pPr>
            <w:ins w:id="5131"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5132" w:author="白日梦想家" w:date="2026-10-26T14:32:24Z"/>
                <w:woUserID w:val="2"/>
              </w:rPr>
            </w:pPr>
            <w:ins w:id="5133"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5134" w:author="白日梦想家" w:date="2026-10-26T14:32:24Z"/>
                <w:woUserID w:val="2"/>
              </w:rPr>
            </w:pPr>
            <w:ins w:id="5135"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36"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5137" w:author="白日梦想家" w:date="2026-10-26T14:32:24Z"/>
                <w:woUserID w:val="2"/>
              </w:rPr>
            </w:pPr>
            <w:ins w:id="5138"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5139" w:author="白日梦想家" w:date="2026-10-26T14:32:24Z"/>
                <w:woUserID w:val="2"/>
              </w:rPr>
            </w:pPr>
            <w:ins w:id="514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5141" w:author="白日梦想家" w:date="2026-10-26T14:32:24Z"/>
                <w:woUserID w:val="2"/>
              </w:rPr>
            </w:pPr>
            <w:ins w:id="5142"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5143" w:author="白日梦想家" w:date="2026-10-26T14:32:24Z"/>
                <w:woUserID w:val="2"/>
              </w:rPr>
            </w:pPr>
            <w:ins w:id="5144"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5145" w:author="白日梦想家" w:date="2026-10-26T14:32:24Z"/>
                <w:woUserID w:val="2"/>
              </w:rPr>
            </w:pPr>
            <w:ins w:id="5146"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5147" w:author="白日梦想家" w:date="2026-10-26T14:32:24Z"/>
                <w:woUserID w:val="2"/>
              </w:rPr>
            </w:pPr>
            <w:ins w:id="5148"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49"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5150" w:author="白日梦想家" w:date="2026-10-26T14:32:24Z"/>
                <w:woUserID w:val="2"/>
              </w:rPr>
            </w:pPr>
            <w:ins w:id="51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5152" w:author="白日梦想家" w:date="2026-10-26T14:32:24Z"/>
                <w:woUserID w:val="2"/>
              </w:rPr>
            </w:pPr>
            <w:ins w:id="515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5154" w:author="白日梦想家" w:date="2026-10-26T14:32:24Z"/>
                <w:woUserID w:val="2"/>
              </w:rPr>
            </w:pPr>
            <w:ins w:id="5155"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5156" w:author="白日梦想家" w:date="2026-10-26T14:32:24Z"/>
                <w:woUserID w:val="2"/>
              </w:rPr>
            </w:pPr>
            <w:ins w:id="5157"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5158" w:author="白日梦想家" w:date="2026-10-26T14:32:24Z"/>
                <w:woUserID w:val="2"/>
              </w:rPr>
            </w:pPr>
            <w:ins w:id="5159"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5160" w:author="白日梦想家" w:date="2026-10-26T14:32:24Z"/>
                <w:woUserID w:val="2"/>
              </w:rPr>
            </w:pPr>
            <w:ins w:id="5161"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5162" w:author="白日梦想家" w:date="2026-10-26T14:32:24Z"/>
          <w:rFonts w:hint="default" w:ascii="Times New Roman" w:hAnsi="Times New Roman" w:eastAsia="方正黑体_GBK" w:cs="Times New Roman"/>
          <w:b/>
          <w:bCs/>
          <w:sz w:val="36"/>
          <w:szCs w:val="36"/>
          <w:highlight w:val="none"/>
          <w:rPrChange w:id="5163" w:author="白日梦想家" w:date="2026-10-26T15:22:50Z">
            <w:rPr>
              <w:ins w:id="5164"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165" w:author="白日梦想家" w:date="2026-10-26T14:32:24Z">
        <w:r>
          <w:rPr>
            <w:rFonts w:ascii="Times New Roman" w:hAnsi="Times New Roman" w:eastAsia="方正仿宋_GBK"/>
            <w:sz w:val="24"/>
            <w:woUserID w:val="2"/>
          </w:rPr>
          <w:t>表3条件：电缆长度占比&gt;30%，负荷分散系数&gt;1.15；表内四列百分比为初始转供率。</w:t>
        </w:r>
      </w:ins>
    </w:p>
    <w:p w14:paraId="78E83F75">
      <w:pPr>
        <w:pStyle w:val="3"/>
        <w:keepNext/>
        <w:widowControl/>
        <w:adjustRightInd w:val="0"/>
        <w:snapToGrid w:val="0"/>
        <w:spacing w:before="0" w:after="0" w:line="560" w:lineRule="exact"/>
        <w:ind w:firstLine="721" w:firstLineChars="200"/>
        <w:outlineLvl w:val="1"/>
        <w:rPr>
          <w:ins w:id="5167" w:author="白日梦想家" w:date="2026-10-26T14:32:28Z"/>
          <w:rFonts w:hint="default" w:ascii="Times New Roman" w:hAnsi="Times New Roman" w:eastAsia="方正仿宋_GBK" w:cs="Times New Roman"/>
          <w:b w:val="0"/>
          <w:bCs w:val="0"/>
          <w:i w:val="0"/>
          <w:iCs w:val="0"/>
          <w:sz w:val="32"/>
          <w:szCs w:val="32"/>
          <w:woUserID w:val="2"/>
        </w:rPr>
        <w:pPrChange w:id="5166" w:author="白日梦想家" w:date="2026-10-26T15:24:37Z">
          <w:pPr>
            <w:keepNext/>
            <w:widowControl/>
            <w:adjustRightInd w:val="0"/>
            <w:snapToGrid w:val="0"/>
            <w:spacing w:line="560" w:lineRule="exact"/>
            <w:ind w:firstLine="641" w:firstLineChars="200"/>
            <w:outlineLvl w:val="1"/>
          </w:pPr>
        </w:pPrChange>
      </w:pPr>
      <w:ins w:id="5168" w:author="白日梦想家" w:date="2026-10-26T14:33:39Z">
        <w:r>
          <w:rPr>
            <w:rFonts w:hint="default" w:ascii="Times New Roman" w:hAnsi="Times New Roman" w:eastAsia="方正黑体_GBK" w:cs="Times New Roman"/>
            <w:b/>
            <w:bCs/>
            <w:sz w:val="36"/>
            <w:szCs w:val="36"/>
            <w:lang w:eastAsia="zh"/>
            <w:rPrChange w:id="5169"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5170" w:author="白日梦想家" w:date="2026-10-26T14:33:39Z">
        <w:r>
          <w:rPr>
            <w:rFonts w:hint="eastAsia" w:ascii="方正黑体_GBK" w:hAnsi="方正黑体_GBK" w:eastAsia="方正黑体_GBK" w:cs="方正黑体_GBK"/>
            <w:b/>
            <w:bCs/>
            <w:sz w:val="36"/>
            <w:szCs w:val="36"/>
            <w:lang w:eastAsia="zh"/>
            <w:woUserID w:val="2"/>
          </w:rPr>
          <w:t>、</w:t>
        </w:r>
      </w:ins>
      <w:ins w:id="5171"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5173" w:author="白日梦想家" w:date="2026-10-26T16:32:58Z"/>
          <w:rFonts w:hint="default" w:ascii="Times New Roman" w:hAnsi="Times New Roman" w:eastAsia="方正楷体_GBK" w:cs="Times New Roman"/>
          <w:b/>
          <w:bCs/>
          <w:i w:val="0"/>
          <w:iCs w:val="0"/>
          <w:sz w:val="32"/>
          <w:szCs w:val="32"/>
        </w:rPr>
        <w:pPrChange w:id="5172" w:author="白日梦想家" w:date="2026-10-26T16:33:14Z">
          <w:pPr>
            <w:keepNext/>
            <w:widowControl/>
            <w:adjustRightInd w:val="0"/>
            <w:snapToGrid w:val="0"/>
            <w:spacing w:line="560" w:lineRule="exact"/>
            <w:ind w:firstLine="641" w:firstLineChars="200"/>
            <w:outlineLvl w:val="1"/>
          </w:pPr>
        </w:pPrChange>
      </w:pPr>
      <w:ins w:id="5174"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5175"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5176"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5177"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5178"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5179"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5180" w:author="白日梦想家" w:date="2026-10-26T17:17:14Z">
        <w:r>
          <w:rPr>
            <w:rFonts w:hint="eastAsia" w:ascii="方正仿宋_GBK" w:hAnsi="方正仿宋_GBK" w:cs="方正仿宋_GBK"/>
            <w:b w:val="0"/>
            <w:kern w:val="0"/>
            <w:sz w:val="32"/>
            <w:szCs w:val="32"/>
            <w:lang w:val="en-US" w:eastAsia="zh" w:bidi="ar"/>
            <w:woUserID w:val="2"/>
          </w:rPr>
          <w:t>三</w:t>
        </w:r>
      </w:ins>
      <w:ins w:id="5181"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5182"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183" w:author="xh" w:date="2026-10-26T09:58:48Z">
            <w:rPr>
              <w:rFonts w:hint="eastAsia" w:ascii="方正楷体_GBK" w:hAnsi="方正楷体_GBK" w:eastAsia="方正楷体_GBK" w:cs="方正楷体_GBK"/>
              <w:b/>
              <w:bCs/>
              <w:sz w:val="32"/>
              <w:szCs w:val="32"/>
            </w:rPr>
          </w:rPrChange>
        </w:rPr>
        <w:t>（一）</w:t>
      </w:r>
      <w:ins w:id="5184"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5185"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5186"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5187"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5188"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5189" w:author="白日梦想家" w:date="2026-10-26T15:34:29Z">
        <w:r>
          <w:rPr>
            <w:rFonts w:hint="default" w:ascii="Times New Roman" w:hAnsi="Times New Roman" w:eastAsia="方正楷体_GBK" w:cs="Times New Roman"/>
            <w:b/>
            <w:bCs/>
            <w:i w:val="0"/>
            <w:iCs w:val="0"/>
            <w:sz w:val="32"/>
            <w:szCs w:val="32"/>
            <w:rPrChange w:id="5190" w:author="xh" w:date="2026-10-26T09:58:48Z">
              <w:rPr>
                <w:rFonts w:hint="eastAsia" w:ascii="方正楷体_GBK" w:hAnsi="方正楷体_GBK" w:eastAsia="方正楷体_GBK" w:cs="方正楷体_GBK"/>
                <w:b/>
                <w:bCs/>
                <w:sz w:val="32"/>
                <w:szCs w:val="32"/>
              </w:rPr>
            </w:rPrChange>
          </w:rPr>
          <w:delText>按片区</w:delText>
        </w:r>
      </w:del>
      <w:ins w:id="5191" w:author="xh" w:date="2026-10-26T09:58:48Z">
        <w:del w:id="5192" w:author="白日梦想家" w:date="2026-10-26T15:34:29Z">
          <w:r>
            <w:rPr>
              <w:rFonts w:hint="default" w:ascii="Times New Roman" w:hAnsi="Times New Roman" w:eastAsia="方正楷体_GBK" w:cs="Times New Roman"/>
              <w:b/>
              <w:bCs/>
              <w:i w:val="0"/>
              <w:iCs w:val="0"/>
              <w:sz w:val="32"/>
              <w:szCs w:val="32"/>
              <w:rPrChange w:id="5193"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5194"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5196" w:author="白日梦想家" w:date="2026-10-26T16:36:33Z"/>
          <w:rFonts w:hint="default" w:ascii="方正仿宋_GBK" w:hAnsi="方正仿宋_GBK" w:eastAsia="方正仿宋_GBK" w:cs="方正仿宋_GBK"/>
          <w:b/>
          <w:bCs/>
          <w:kern w:val="0"/>
          <w:sz w:val="32"/>
          <w:szCs w:val="32"/>
          <w:lang w:val="en-US" w:eastAsia="zh-CN" w:bidi="ar"/>
          <w:woUserID w:val="2"/>
        </w:rPr>
        <w:pPrChange w:id="5195" w:author="白日梦想家" w:date="2026-10-26T16:34:42Z">
          <w:pPr>
            <w:widowControl/>
            <w:adjustRightInd w:val="0"/>
            <w:snapToGrid w:val="0"/>
            <w:spacing w:line="560" w:lineRule="exact"/>
            <w:ind w:firstLine="641" w:firstLineChars="200"/>
          </w:pPr>
        </w:pPrChange>
      </w:pPr>
      <w:ins w:id="5197" w:author="白日梦想家" w:date="2026-10-26T16:37:51Z">
        <w:r>
          <w:rPr>
            <w:rFonts w:hint="eastAsia" w:ascii="方正仿宋_GBK" w:hAnsi="方正仿宋_GBK" w:eastAsia="方正仿宋_GBK" w:cs="方正仿宋_GBK"/>
            <w:b/>
            <w:bCs/>
            <w:kern w:val="0"/>
            <w:sz w:val="32"/>
            <w:szCs w:val="32"/>
            <w:lang w:val="en-US" w:eastAsia="zh" w:bidi="ar"/>
            <w:rPrChange w:id="5198"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5199" w:author="白日梦想家" w:date="2026-10-26T16:37:52Z">
        <w:r>
          <w:rPr>
            <w:rFonts w:hint="eastAsia" w:ascii="方正仿宋_GBK" w:hAnsi="方正仿宋_GBK" w:eastAsia="方正仿宋_GBK" w:cs="方正仿宋_GBK"/>
            <w:b/>
            <w:bCs/>
            <w:kern w:val="0"/>
            <w:sz w:val="32"/>
            <w:szCs w:val="32"/>
            <w:lang w:val="en-US" w:eastAsia="zh" w:bidi="ar"/>
            <w:rPrChange w:id="5200"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5201"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5203" w:author="白日梦想家" w:date="2026-10-26T15:38:41Z"/>
        </w:rPr>
        <w:pPrChange w:id="5202" w:author="白日梦想家" w:date="2026-10-26T16:37:44Z">
          <w:pPr>
            <w:widowControl/>
            <w:adjustRightInd w:val="0"/>
            <w:snapToGrid w:val="0"/>
            <w:spacing w:line="560" w:lineRule="exact"/>
            <w:ind w:firstLine="641" w:firstLineChars="200"/>
          </w:pPr>
        </w:pPrChange>
      </w:pPr>
      <w:ins w:id="5204"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5205" w:author="白日梦想家" w:date="2026-10-26T16:34:17Z">
        <w:r>
          <w:rPr>
            <w:rFonts w:hint="default" w:ascii="方正仿宋_GBK" w:hAnsi="方正仿宋_GBK" w:eastAsia="方正仿宋_GBK" w:cs="方正仿宋_GBK"/>
            <w:b/>
            <w:bCs/>
            <w:kern w:val="0"/>
            <w:sz w:val="32"/>
            <w:szCs w:val="32"/>
            <w:lang w:val="en-US" w:eastAsia="zh-CN" w:bidi="ar"/>
            <w:rPrChange w:id="5206"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207"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w:t>
        </w:r>
      </w:ins>
      <w:ins w:id="5208" w:author="白日梦想家" w:date="2026-10-26T16:34:17Z">
        <w:del w:id="5209" w:author="xh" w:date="2026-10-27T07:51:20Z">
          <w:r>
            <w:rPr>
              <w:rFonts w:hint="default" w:ascii="方正仿宋_GBK" w:hAnsi="方正仿宋_GBK" w:eastAsia="方正仿宋_GBK" w:cs="方正仿宋_GBK"/>
              <w:b w:val="0"/>
              <w:kern w:val="0"/>
              <w:sz w:val="32"/>
              <w:szCs w:val="32"/>
              <w:lang w:val="en-US" w:eastAsia="zh-CN" w:bidi="ar"/>
              <w:woUserID w:val="2"/>
            </w:rPr>
            <w:delText>和同期</w:delText>
          </w:r>
        </w:del>
      </w:ins>
      <w:ins w:id="5210" w:author="白日梦想家" w:date="2026-10-26T16:34:17Z">
        <w:del w:id="5211" w:author="xh" w:date="2026-10-27T07:51:20Z">
          <w:r>
            <w:rPr>
              <w:rFonts w:hint="default" w:ascii="方正仿宋_GBK" w:hAnsi="方正仿宋_GBK" w:eastAsia="方正仿宋_GBK" w:cs="Times New Roman"/>
              <w:b w:val="0"/>
              <w:kern w:val="0"/>
              <w:sz w:val="32"/>
              <w:szCs w:val="32"/>
              <w:lang w:val="en-US" w:eastAsia="zh-CN" w:bidi="ar"/>
              <w:woUserID w:val="2"/>
            </w:rPr>
            <w:delText>8760小时曲线</w:delText>
          </w:r>
        </w:del>
      </w:ins>
      <w:ins w:id="5212" w:author="白日梦想家" w:date="2026-10-26T16:34:17Z">
        <w:r>
          <w:rPr>
            <w:rFonts w:hint="default" w:ascii="方正仿宋_GBK" w:hAnsi="方正仿宋_GBK" w:eastAsia="方正仿宋_GBK" w:cs="Times New Roman"/>
            <w:b w:val="0"/>
            <w:kern w:val="0"/>
            <w:sz w:val="32"/>
            <w:szCs w:val="32"/>
            <w:lang w:val="en-US" w:eastAsia="zh-CN" w:bidi="ar"/>
            <w:woUserID w:val="2"/>
          </w:rPr>
          <w:t>测算装机渗透率、年最大净负荷平均增长率、电缆长度占比、初始转供率、负荷分散系数</w:t>
        </w:r>
      </w:ins>
      <w:ins w:id="5213" w:author="xh" w:date="2026-10-27T07:51:20Z">
        <w:r>
          <w:rPr>
            <w:rFonts w:hint="default" w:ascii="方正仿宋_GBK" w:hAnsi="方正仿宋_GBK" w:eastAsia="方正仿宋_GBK" w:cs="Times New Roman"/>
            <w:b w:val="0"/>
            <w:kern w:val="0"/>
            <w:sz w:val="32"/>
            <w:szCs w:val="32"/>
            <w:lang w:val="en-US" w:eastAsia="zh-CN" w:bidi="ar"/>
            <w:woUserID w:val="2"/>
          </w:rPr>
          <w:t>，其中负荷分散系数结合同期8760小时曲线确定</w:t>
        </w:r>
      </w:ins>
      <w:r>
        <w:rPr>
          <w:rFonts w:hint="default" w:ascii="方正仿宋_GBK" w:hAnsi="方正仿宋_GBK" w:eastAsia="方正仿宋_GBK" w:cs="Times New Roman"/>
          <w:b w:val="0"/>
          <w:kern w:val="0"/>
          <w:sz w:val="32"/>
          <w:szCs w:val="32"/>
          <w:lang w:val="en-US" w:eastAsia="zh-CN" w:bidi="ar"/>
          <w:woUserID w:val="2"/>
        </w:rPr>
        <w:t>，使不同地区参数可比、可复查；</w:t>
      </w:r>
      <w:ins w:id="5214" w:author="白日梦想家" w:date="2026-10-26T16:34:17Z">
        <w:r>
          <w:rPr>
            <w:rFonts w:hint="default" w:ascii="方正仿宋_GBK" w:hAnsi="方正仿宋_GBK" w:eastAsia="方正仿宋_GBK" w:cs="Times New Roman"/>
            <w:b/>
            <w:bCs/>
            <w:kern w:val="0"/>
            <w:sz w:val="32"/>
            <w:szCs w:val="32"/>
            <w:lang w:val="en-US" w:eastAsia="zh-CN" w:bidi="ar"/>
            <w:rPrChange w:id="5215"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5216"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5217"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5218" w:author="白日梦想家" w:date="2026-10-26T16:34:17Z">
        <w:r>
          <w:rPr>
            <w:rFonts w:hint="default" w:ascii="方正仿宋_GBK" w:hAnsi="方正仿宋_GBK" w:eastAsia="方正仿宋_GBK" w:cs="Times New Roman"/>
            <w:b/>
            <w:bCs/>
            <w:kern w:val="0"/>
            <w:sz w:val="32"/>
            <w:szCs w:val="32"/>
            <w:lang w:val="en-US" w:eastAsia="zh-CN" w:bidi="ar"/>
            <w:rPrChange w:id="5219"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5220"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w:t>
        </w:r>
      </w:ins>
      <w:ins w:id="5221" w:author="xh" w:date="2026-10-27T07:51:20Z">
        <w:r>
          <w:rPr>
            <w:rFonts w:hint="default" w:ascii="方正仿宋_GBK" w:hAnsi="方正仿宋_GBK" w:eastAsia="方正仿宋_GBK" w:cs="Times New Roman"/>
            <w:b w:val="0"/>
            <w:kern w:val="0"/>
            <w:sz w:val="32"/>
            <w:szCs w:val="32"/>
            <w:lang w:val="en-US" w:eastAsia="zh-CN" w:bidi="ar"/>
            <w:woUserID w:val="2"/>
          </w:rPr>
          <w:t>实</w:t>
        </w:r>
      </w:ins>
      <w:r>
        <w:rPr>
          <w:rFonts w:hint="default" w:ascii="方正仿宋_GBK" w:hAnsi="方正仿宋_GBK" w:eastAsia="方正仿宋_GBK" w:cs="Times New Roman"/>
          <w:b w:val="0"/>
          <w:kern w:val="0"/>
          <w:sz w:val="32"/>
          <w:szCs w:val="32"/>
          <w:lang w:val="en-US" w:eastAsia="zh-CN" w:bidi="ar"/>
          <w:woUserID w:val="2"/>
        </w:rPr>
        <w:t>到具体站点</w:t>
      </w:r>
      <w:del w:id="5222" w:author="xh" w:date="2026-10-27T07:51:20Z">
        <w:r>
          <w:rPr>
            <w:rFonts w:hint="default" w:ascii="方正仿宋_GBK" w:hAnsi="方正仿宋_GBK" w:eastAsia="方正仿宋_GBK" w:cs="Times New Roman"/>
            <w:b w:val="0"/>
            <w:kern w:val="0"/>
            <w:sz w:val="32"/>
            <w:szCs w:val="32"/>
            <w:lang w:val="en-US" w:eastAsia="zh-CN" w:bidi="ar"/>
            <w:woUserID w:val="2"/>
          </w:rPr>
          <w:delText>而非停留在比值层面</w:delText>
        </w:r>
      </w:del>
      <w:r>
        <w:rPr>
          <w:rFonts w:hint="default" w:ascii="方正仿宋_GBK" w:hAnsi="方正仿宋_GBK" w:eastAsia="方正仿宋_GBK" w:cs="Times New Roman"/>
          <w:b w:val="0"/>
          <w:kern w:val="0"/>
          <w:sz w:val="32"/>
          <w:szCs w:val="32"/>
          <w:lang w:val="en-US" w:eastAsia="zh-CN" w:bidi="ar"/>
          <w:woUserID w:val="2"/>
        </w:rPr>
        <w:t>。</w:t>
      </w:r>
    </w:p>
    <w:p w14:paraId="7EEC1ADD">
      <w:pPr>
        <w:pStyle w:val="8"/>
        <w:widowControl/>
        <w:adjustRightInd w:val="0"/>
        <w:snapToGrid w:val="0"/>
        <w:spacing w:line="560" w:lineRule="exact"/>
        <w:ind w:firstLine="641" w:firstLineChars="200"/>
        <w:rPr>
          <w:del w:id="5224" w:author="白日梦想家" w:date="2026-10-26T15:34:09Z"/>
          <w:rFonts w:hint="eastAsia" w:ascii="方正仿宋_GBK" w:hAnsi="方正仿宋_GBK" w:eastAsia="方正仿宋_GBK" w:cs="Times New Roman"/>
          <w:sz w:val="32"/>
          <w:szCs w:val="32"/>
          <w:highlight w:val="none"/>
          <w14:ligatures w14:val="standardContextual"/>
        </w:rPr>
        <w:pPrChange w:id="5223" w:author="白日梦想家" w:date="2026-10-26T15:38:39Z">
          <w:pPr>
            <w:widowControl/>
            <w:adjustRightInd w:val="0"/>
            <w:snapToGrid w:val="0"/>
            <w:spacing w:line="560" w:lineRule="exact"/>
            <w:ind w:firstLine="641" w:firstLineChars="200"/>
          </w:pPr>
        </w:pPrChange>
      </w:pPr>
      <w:del w:id="5225" w:author="白日梦想家" w:date="2026-10-26T15:34:14Z">
        <w:r>
          <w:rPr>
            <w:rFonts w:hint="default" w:ascii="Times New Roman" w:hAnsi="Times New Roman" w:eastAsia="方正楷体_GBK" w:cs="Times New Roman"/>
            <w:b/>
            <w:bCs/>
            <w:i w:val="0"/>
            <w:iCs w:val="0"/>
            <w:sz w:val="32"/>
            <w:szCs w:val="32"/>
            <w:rPrChange w:id="5226" w:author="xh" w:date="2026-10-26T10:00:26Z">
              <w:rPr>
                <w:rFonts w:hint="eastAsia" w:ascii="方正楷体_GBK" w:hAnsi="方正楷体_GBK" w:eastAsia="方正楷体_GBK" w:cs="方正楷体_GBK"/>
                <w:b/>
                <w:sz w:val="32"/>
                <w:szCs w:val="32"/>
              </w:rPr>
            </w:rPrChange>
          </w:rPr>
          <w:delText>一是</w:delText>
        </w:r>
      </w:del>
      <w:ins w:id="5227" w:author="xh" w:date="2026-10-26T10:00:26Z">
        <w:del w:id="5228" w:author="白日梦想家" w:date="2026-10-26T15:34:14Z">
          <w:r>
            <w:rPr>
              <w:rFonts w:hint="default" w:ascii="Times New Roman" w:hAnsi="Times New Roman" w:eastAsia="方正楷体_GBK" w:cs="Times New Roman"/>
              <w:b/>
              <w:bCs/>
              <w:i w:val="0"/>
              <w:iCs w:val="0"/>
              <w:sz w:val="32"/>
              <w:szCs w:val="32"/>
              <w:rPrChange w:id="5229" w:author="xh" w:date="2026-10-26T10:00:26Z">
                <w:rPr>
                  <w:rFonts w:hint="eastAsia" w:ascii="方正楷体_GBK" w:hAnsi="方正楷体_GBK" w:eastAsia="方正楷体_GBK" w:cs="方正楷体_GBK"/>
                  <w:b/>
                  <w:sz w:val="32"/>
                  <w:szCs w:val="32"/>
                </w:rPr>
              </w:rPrChange>
            </w:rPr>
            <w:delText>结合源荷</w:delText>
          </w:r>
        </w:del>
      </w:ins>
      <w:del w:id="5230" w:author="白日梦想家" w:date="2026-10-26T15:34:14Z">
        <w:r>
          <w:rPr>
            <w:rFonts w:hint="eastAsia" w:ascii="方正楷体_GBK" w:hAnsi="方正楷体_GBK" w:eastAsia="方正楷体_GBK" w:cs="方正楷体_GBK"/>
            <w:b/>
            <w:sz w:val="32"/>
            <w:szCs w:val="32"/>
          </w:rPr>
          <w:delText>统一统计范围和</w:delText>
        </w:r>
      </w:del>
      <w:del w:id="5231" w:author="白日梦想家" w:date="2026-10-26T15:34:14Z">
        <w:r>
          <w:rPr>
            <w:rFonts w:hint="default" w:ascii="Times New Roman" w:hAnsi="Times New Roman" w:eastAsia="方正楷体_GBK" w:cs="Times New Roman"/>
            <w:b/>
            <w:bCs/>
            <w:i w:val="0"/>
            <w:iCs w:val="0"/>
            <w:sz w:val="32"/>
            <w:szCs w:val="32"/>
            <w:rPrChange w:id="5232" w:author="xh" w:date="2026-10-26T10:00:26Z">
              <w:rPr>
                <w:rFonts w:hint="eastAsia" w:ascii="方正楷体_GBK" w:hAnsi="方正楷体_GBK" w:eastAsia="方正楷体_GBK" w:cs="方正楷体_GBK"/>
                <w:b/>
                <w:sz w:val="32"/>
                <w:szCs w:val="32"/>
              </w:rPr>
            </w:rPrChange>
          </w:rPr>
          <w:delText>发展</w:delText>
        </w:r>
      </w:del>
      <w:ins w:id="5233" w:author="xh" w:date="2026-10-26T10:00:26Z">
        <w:del w:id="5234" w:author="白日梦想家" w:date="2026-10-26T15:34:14Z">
          <w:r>
            <w:rPr>
              <w:rFonts w:hint="default" w:ascii="Times New Roman" w:hAnsi="Times New Roman" w:eastAsia="方正楷体_GBK" w:cs="Times New Roman"/>
              <w:b/>
              <w:bCs/>
              <w:i w:val="0"/>
              <w:iCs w:val="0"/>
              <w:sz w:val="32"/>
              <w:szCs w:val="32"/>
              <w:rPrChange w:id="5235" w:author="xh" w:date="2026-10-26T10:00:26Z">
                <w:rPr>
                  <w:rFonts w:hint="eastAsia" w:ascii="方正楷体_GBK" w:hAnsi="方正楷体_GBK" w:eastAsia="方正楷体_GBK" w:cs="方正楷体_GBK"/>
                  <w:b/>
                  <w:sz w:val="32"/>
                  <w:szCs w:val="32"/>
                </w:rPr>
              </w:rPrChange>
            </w:rPr>
            <w:delText>确定比选方向</w:delText>
          </w:r>
        </w:del>
      </w:ins>
      <w:del w:id="5236" w:author="白日梦想家" w:date="2026-10-26T15:34:14Z">
        <w:r>
          <w:rPr>
            <w:rFonts w:hint="eastAsia" w:ascii="方正楷体_GBK" w:hAnsi="方正楷体_GBK" w:eastAsia="方正楷体_GBK" w:cs="方正楷体_GBK"/>
            <w:b/>
            <w:sz w:val="32"/>
            <w:szCs w:val="32"/>
          </w:rPr>
          <w:delText>阶段</w:delText>
        </w:r>
      </w:del>
      <w:del w:id="5237" w:author="白日梦想家" w:date="2026-10-26T15:34:14Z">
        <w:r>
          <w:rPr>
            <w:rFonts w:hint="default" w:ascii="Times New Roman" w:hAnsi="Times New Roman" w:eastAsia="方正楷体_GBK" w:cs="Times New Roman"/>
            <w:b/>
            <w:bCs/>
            <w:i w:val="0"/>
            <w:iCs w:val="0"/>
            <w:sz w:val="32"/>
            <w:szCs w:val="32"/>
            <w:rPrChange w:id="5238" w:author="xh" w:date="2026-10-26T10:00:26Z">
              <w:rPr>
                <w:rFonts w:hint="eastAsia" w:ascii="方正楷体_GBK" w:hAnsi="方正楷体_GBK" w:eastAsia="方正楷体_GBK" w:cs="方正楷体_GBK"/>
                <w:b/>
                <w:sz w:val="32"/>
                <w:szCs w:val="32"/>
              </w:rPr>
            </w:rPrChange>
          </w:rPr>
          <w:delText>。</w:delText>
        </w:r>
      </w:del>
      <w:ins w:id="5239" w:author="xh" w:date="2026-10-26T10:00:26Z">
        <w:del w:id="5240" w:author="白日梦想家" w:date="2026-10-26T15:34:09Z">
          <w:r>
            <w:rPr>
              <w:rFonts w:hint="default" w:ascii="Times New Roman" w:hAnsi="Times New Roman" w:eastAsia="方正仿宋_GBK" w:cs="Times New Roman"/>
              <w:b w:val="0"/>
              <w:bCs w:val="0"/>
              <w:i w:val="0"/>
              <w:iCs w:val="0"/>
              <w:sz w:val="32"/>
              <w:szCs w:val="32"/>
              <w:rPrChange w:id="5241" w:author="xh" w:date="2026-10-26T10:00:26Z">
                <w:rPr>
                  <w:rFonts w:hint="eastAsia" w:ascii="方正仿宋_GBK" w:hAnsi="方正仿宋_GBK" w:eastAsia="方正仿宋_GBK" w:cs="Times New Roman"/>
                  <w:sz w:val="32"/>
                  <w:szCs w:val="32"/>
                </w:rPr>
              </w:rPrChange>
            </w:rPr>
            <w:delText>对光伏</w:delText>
          </w:r>
        </w:del>
      </w:ins>
      <w:del w:id="5242"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5243" w:author="白日梦想家" w:date="2026-10-26T15:34:09Z">
        <w:r>
          <w:rPr>
            <w:rFonts w:hint="default" w:ascii="Times New Roman" w:hAnsi="Times New Roman" w:eastAsia="方正仿宋_GBK" w:cs="Times New Roman"/>
            <w:b w:val="0"/>
            <w:bCs w:val="0"/>
            <w:i w:val="0"/>
            <w:iCs w:val="0"/>
            <w:sz w:val="32"/>
            <w:szCs w:val="32"/>
            <w:rPrChange w:id="5244" w:author="xh" w:date="2026-10-26T10:00:26Z">
              <w:rPr>
                <w:rFonts w:hint="eastAsia" w:ascii="方正仿宋_GBK" w:hAnsi="方正仿宋_GBK" w:eastAsia="方正仿宋_GBK" w:cs="Times New Roman"/>
                <w:sz w:val="32"/>
                <w:szCs w:val="32"/>
              </w:rPr>
            </w:rPrChange>
          </w:rPr>
          <w:delText>渗透率</w:delText>
        </w:r>
      </w:del>
      <w:ins w:id="5245" w:author="xh" w:date="2026-10-26T10:00:26Z">
        <w:del w:id="5246" w:author="白日梦想家" w:date="2026-10-26T15:34:09Z">
          <w:r>
            <w:rPr>
              <w:rFonts w:hint="default" w:ascii="Times New Roman" w:hAnsi="Times New Roman" w:eastAsia="方正仿宋_GBK" w:cs="Times New Roman"/>
              <w:b w:val="0"/>
              <w:bCs w:val="0"/>
              <w:i w:val="0"/>
              <w:iCs w:val="0"/>
              <w:sz w:val="32"/>
              <w:szCs w:val="32"/>
              <w:rPrChange w:id="5247"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5248" w:author="白日梦想家" w:date="2026-10-26T15:34:09Z">
        <w:r>
          <w:rPr>
            <w:rFonts w:hint="default" w:ascii="Times New Roman" w:hAnsi="Times New Roman" w:eastAsia="方正仿宋_GBK" w:cs="Times New Roman"/>
            <w:b w:val="0"/>
            <w:bCs w:val="0"/>
            <w:i w:val="0"/>
            <w:iCs w:val="0"/>
            <w:sz w:val="32"/>
            <w:szCs w:val="32"/>
            <w:rPrChange w:id="5249" w:author="xh" w:date="2026-10-26T10:00:26Z">
              <w:rPr>
                <w:rFonts w:hint="eastAsia" w:ascii="方正仿宋_GBK" w:hAnsi="方正仿宋_GBK" w:eastAsia="方正仿宋_GBK" w:cs="Times New Roman"/>
                <w:sz w:val="32"/>
                <w:szCs w:val="32"/>
              </w:rPr>
            </w:rPrChange>
          </w:rPr>
          <w:delText>及</w:delText>
        </w:r>
      </w:del>
      <w:ins w:id="5250" w:author="xh" w:date="2026-10-26T10:00:26Z">
        <w:del w:id="5251" w:author="白日梦想家" w:date="2026-10-26T15:34:09Z">
          <w:r>
            <w:rPr>
              <w:rFonts w:hint="default" w:ascii="Times New Roman" w:hAnsi="Times New Roman" w:eastAsia="方正仿宋_GBK" w:cs="Times New Roman"/>
              <w:b w:val="0"/>
              <w:bCs w:val="0"/>
              <w:i w:val="0"/>
              <w:iCs w:val="0"/>
              <w:sz w:val="32"/>
              <w:szCs w:val="32"/>
              <w:rPrChange w:id="5252" w:author="xh" w:date="2026-10-26T10:00:26Z">
                <w:rPr>
                  <w:rFonts w:hint="eastAsia" w:ascii="方正仿宋_GBK" w:hAnsi="方正仿宋_GBK" w:eastAsia="方正仿宋_GBK" w:cs="Times New Roman"/>
                  <w:sz w:val="32"/>
                  <w:szCs w:val="32"/>
                </w:rPr>
              </w:rPrChange>
            </w:rPr>
            <w:delText>故障后的支撑任务；对</w:delText>
          </w:r>
        </w:del>
      </w:ins>
      <w:del w:id="5253" w:author="白日梦想家" w:date="2026-10-26T15:34:09Z">
        <w:r>
          <w:rPr>
            <w:rFonts w:hint="eastAsia" w:ascii="方正仿宋_GBK" w:hAnsi="方正仿宋_GBK" w:eastAsia="方正仿宋_GBK" w:cs="Times New Roman"/>
            <w:sz w:val="32"/>
            <w:szCs w:val="32"/>
          </w:rPr>
          <w:delText>年最大净</w:delText>
        </w:r>
      </w:del>
      <w:del w:id="5254" w:author="白日梦想家" w:date="2026-10-26T15:34:09Z">
        <w:r>
          <w:rPr>
            <w:rFonts w:hint="default" w:ascii="Times New Roman" w:hAnsi="Times New Roman" w:eastAsia="方正仿宋_GBK" w:cs="Times New Roman"/>
            <w:b w:val="0"/>
            <w:bCs w:val="0"/>
            <w:i w:val="0"/>
            <w:iCs w:val="0"/>
            <w:sz w:val="32"/>
            <w:szCs w:val="32"/>
            <w:rPrChange w:id="5255" w:author="xh" w:date="2026-10-26T10:00:26Z">
              <w:rPr>
                <w:rFonts w:hint="eastAsia" w:ascii="方正仿宋_GBK" w:hAnsi="方正仿宋_GBK" w:eastAsia="方正仿宋_GBK" w:cs="Times New Roman"/>
                <w:sz w:val="32"/>
                <w:szCs w:val="32"/>
              </w:rPr>
            </w:rPrChange>
          </w:rPr>
          <w:delText>负荷</w:delText>
        </w:r>
      </w:del>
      <w:ins w:id="5256" w:author="xh" w:date="2026-10-26T10:00:26Z">
        <w:del w:id="5257" w:author="白日梦想家" w:date="2026-10-26T15:34:09Z">
          <w:r>
            <w:rPr>
              <w:rFonts w:hint="default" w:ascii="Times New Roman" w:hAnsi="Times New Roman" w:eastAsia="方正仿宋_GBK" w:cs="Times New Roman"/>
              <w:b w:val="0"/>
              <w:bCs w:val="0"/>
              <w:i w:val="0"/>
              <w:iCs w:val="0"/>
              <w:sz w:val="32"/>
              <w:szCs w:val="32"/>
              <w:rPrChange w:id="5258" w:author="xh" w:date="2026-10-26T10:00:26Z">
                <w:rPr>
                  <w:rFonts w:hint="eastAsia" w:ascii="方正仿宋_GBK" w:hAnsi="方正仿宋_GBK" w:eastAsia="方正仿宋_GBK" w:cs="Times New Roman"/>
                  <w:sz w:val="32"/>
                  <w:szCs w:val="32"/>
                </w:rPr>
              </w:rPrChange>
            </w:rPr>
            <w:delText>较集中的城区</w:delText>
          </w:r>
        </w:del>
      </w:ins>
      <w:del w:id="5259" w:author="白日梦想家" w:date="2026-10-26T15:34:09Z">
        <w:r>
          <w:rPr>
            <w:rFonts w:hint="eastAsia" w:ascii="方正仿宋_GBK" w:hAnsi="方正仿宋_GBK" w:eastAsia="方正仿宋_GBK" w:cs="Times New Roman"/>
            <w:sz w:val="32"/>
            <w:szCs w:val="32"/>
          </w:rPr>
          <w:delText>平均增长率</w:delText>
        </w:r>
      </w:del>
      <w:del w:id="5260" w:author="白日梦想家" w:date="2026-10-26T15:34:09Z">
        <w:r>
          <w:rPr>
            <w:rFonts w:hint="default" w:ascii="Times New Roman" w:hAnsi="Times New Roman" w:eastAsia="方正仿宋_GBK" w:cs="Times New Roman"/>
            <w:b w:val="0"/>
            <w:bCs w:val="0"/>
            <w:i w:val="0"/>
            <w:iCs w:val="0"/>
            <w:sz w:val="32"/>
            <w:szCs w:val="32"/>
            <w:rPrChange w:id="5261" w:author="xh" w:date="2026-10-26T10:00:26Z">
              <w:rPr>
                <w:rFonts w:hint="eastAsia" w:ascii="方正仿宋_GBK" w:hAnsi="方正仿宋_GBK" w:eastAsia="方正仿宋_GBK" w:cs="Times New Roman"/>
                <w:sz w:val="32"/>
                <w:szCs w:val="32"/>
              </w:rPr>
            </w:rPrChange>
          </w:rPr>
          <w:delText>，</w:delText>
        </w:r>
      </w:del>
      <w:ins w:id="5262" w:author="xh" w:date="2026-10-26T10:00:26Z">
        <w:del w:id="5263" w:author="白日梦想家" w:date="2026-10-26T15:34:09Z">
          <w:r>
            <w:rPr>
              <w:rFonts w:hint="default" w:ascii="Times New Roman" w:hAnsi="Times New Roman" w:eastAsia="方正仿宋_GBK" w:cs="Times New Roman"/>
              <w:b w:val="0"/>
              <w:bCs w:val="0"/>
              <w:i w:val="0"/>
              <w:iCs w:val="0"/>
              <w:sz w:val="32"/>
              <w:szCs w:val="32"/>
              <w:rPrChange w:id="5264" w:author="xh" w:date="2026-10-26T10:00:26Z">
                <w:rPr>
                  <w:rFonts w:hint="eastAsia" w:ascii="方正仿宋_GBK" w:hAnsi="方正仿宋_GBK" w:eastAsia="方正仿宋_GBK" w:cs="Times New Roman"/>
                  <w:sz w:val="32"/>
                  <w:szCs w:val="32"/>
                </w:rPr>
              </w:rPrChange>
            </w:rPr>
            <w:delText>结合高负载站点与邻站承接条件</w:delText>
          </w:r>
        </w:del>
      </w:ins>
      <w:del w:id="5265" w:author="白日梦想家" w:date="2026-10-26T15:34:09Z">
        <w:r>
          <w:rPr>
            <w:rFonts w:hint="eastAsia" w:ascii="方正仿宋_GBK" w:hAnsi="方正仿宋_GBK" w:eastAsia="方正仿宋_GBK" w:cs="Times New Roman"/>
            <w:sz w:val="32"/>
            <w:szCs w:val="32"/>
          </w:rPr>
          <w:delText>再根据电缆长度占</w:delText>
        </w:r>
      </w:del>
      <w:del w:id="5266" w:author="白日梦想家" w:date="2026-10-26T15:34:09Z">
        <w:r>
          <w:rPr>
            <w:rFonts w:hint="default" w:ascii="Times New Roman" w:hAnsi="Times New Roman" w:eastAsia="方正仿宋_GBK" w:cs="Times New Roman"/>
            <w:b w:val="0"/>
            <w:bCs w:val="0"/>
            <w:i w:val="0"/>
            <w:iCs w:val="0"/>
            <w:sz w:val="32"/>
            <w:szCs w:val="32"/>
            <w:rPrChange w:id="5267" w:author="xh" w:date="2026-10-26T10:00:26Z">
              <w:rPr>
                <w:rFonts w:hint="eastAsia" w:ascii="方正仿宋_GBK" w:hAnsi="方正仿宋_GBK" w:eastAsia="方正仿宋_GBK" w:cs="Times New Roman"/>
                <w:sz w:val="32"/>
                <w:szCs w:val="32"/>
              </w:rPr>
            </w:rPrChange>
          </w:rPr>
          <w:delText>比</w:delText>
        </w:r>
      </w:del>
      <w:ins w:id="5268" w:author="xh" w:date="2026-10-26T10:00:26Z">
        <w:del w:id="5269" w:author="白日梦想家" w:date="2026-10-26T15:34:09Z">
          <w:r>
            <w:rPr>
              <w:rFonts w:hint="default" w:ascii="Times New Roman" w:hAnsi="Times New Roman" w:eastAsia="方正仿宋_GBK" w:cs="Times New Roman"/>
              <w:b w:val="0"/>
              <w:bCs w:val="0"/>
              <w:i w:val="0"/>
              <w:iCs w:val="0"/>
              <w:sz w:val="32"/>
              <w:szCs w:val="32"/>
              <w:rPrChange w:id="5270" w:author="xh" w:date="2026-10-26T10:00:26Z">
                <w:rPr>
                  <w:rFonts w:hint="eastAsia" w:ascii="方正仿宋_GBK" w:hAnsi="方正仿宋_GBK" w:eastAsia="方正仿宋_GBK" w:cs="Times New Roman"/>
                  <w:sz w:val="32"/>
                  <w:szCs w:val="32"/>
                </w:rPr>
              </w:rPrChange>
            </w:rPr>
            <w:delText>较站内补强和联络建设</w:delText>
          </w:r>
        </w:del>
      </w:ins>
      <w:del w:id="5271" w:author="白日梦想家" w:date="2026-10-26T15:34:09Z">
        <w:r>
          <w:rPr>
            <w:rFonts w:hint="eastAsia" w:ascii="方正仿宋_GBK" w:hAnsi="方正仿宋_GBK" w:eastAsia="方正仿宋_GBK" w:cs="Times New Roman"/>
            <w:sz w:val="32"/>
            <w:szCs w:val="32"/>
          </w:rPr>
          <w:delText>、初始转供率及负荷分散系数定位矩阵</w:delText>
        </w:r>
      </w:del>
      <w:del w:id="5272" w:author="白日梦想家" w:date="2026-10-26T15:34:09Z">
        <w:r>
          <w:rPr>
            <w:rFonts w:hint="default" w:ascii="Times New Roman" w:hAnsi="Times New Roman" w:eastAsia="方正仿宋_GBK" w:cs="Times New Roman"/>
            <w:b w:val="0"/>
            <w:bCs w:val="0"/>
            <w:i w:val="0"/>
            <w:iCs w:val="0"/>
            <w:sz w:val="32"/>
            <w:szCs w:val="32"/>
            <w:rPrChange w:id="5273" w:author="xh" w:date="2026-10-26T10:00:26Z">
              <w:rPr>
                <w:rFonts w:hint="eastAsia" w:ascii="方正仿宋_GBK" w:hAnsi="方正仿宋_GBK" w:eastAsia="方正仿宋_GBK" w:cs="Times New Roman"/>
                <w:sz w:val="32"/>
                <w:szCs w:val="32"/>
              </w:rPr>
            </w:rPrChange>
          </w:rPr>
          <w:delText>。</w:delText>
        </w:r>
      </w:del>
      <w:del w:id="5274"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1" w:firstLineChars="200"/>
        <w:rPr>
          <w:del w:id="5276" w:author="白日梦想家" w:date="2026-10-26T15:38:43Z"/>
          <w:rFonts w:hint="eastAsia" w:ascii="方正仿宋_GBK" w:hAnsi="方正仿宋_GBK" w:eastAsia="方正仿宋_GBK" w:cs="Times New Roman"/>
          <w:sz w:val="32"/>
          <w:szCs w:val="32"/>
          <w:highlight w:val="none"/>
          <w14:ligatures w14:val="standardContextual"/>
        </w:rPr>
        <w:pPrChange w:id="5275" w:author="白日梦想家" w:date="2026-10-26T15:38:55Z">
          <w:pPr>
            <w:widowControl/>
            <w:adjustRightInd w:val="0"/>
            <w:snapToGrid w:val="0"/>
            <w:spacing w:line="560" w:lineRule="exact"/>
            <w:ind w:firstLine="641" w:firstLineChars="200"/>
          </w:pPr>
        </w:pPrChange>
      </w:pPr>
      <w:del w:id="5277" w:author="白日梦想家" w:date="2026-10-26T15:34:09Z">
        <w:r>
          <w:rPr>
            <w:rFonts w:hint="default" w:ascii="Times New Roman" w:hAnsi="Times New Roman" w:eastAsia="方正楷体_GBK" w:cs="Times New Roman"/>
            <w:b/>
            <w:bCs/>
            <w:i w:val="0"/>
            <w:iCs w:val="0"/>
            <w:sz w:val="32"/>
            <w:szCs w:val="32"/>
            <w:rPrChange w:id="5278" w:author="xh" w:date="2026-10-26T10:02:03Z">
              <w:rPr>
                <w:rFonts w:hint="eastAsia" w:ascii="方正楷体_GBK" w:hAnsi="方正楷体_GBK" w:eastAsia="方正楷体_GBK" w:cs="方正楷体_GBK"/>
                <w:b/>
                <w:sz w:val="32"/>
                <w:szCs w:val="32"/>
              </w:rPr>
            </w:rPrChange>
          </w:rPr>
          <w:delText>二是将推荐范围落实到</w:delText>
        </w:r>
      </w:del>
      <w:ins w:id="5279" w:author="xh" w:date="2026-10-26T10:02:03Z">
        <w:del w:id="5280" w:author="白日梦想家" w:date="2026-10-26T15:34:09Z">
          <w:r>
            <w:rPr>
              <w:rFonts w:hint="default" w:ascii="Times New Roman" w:hAnsi="Times New Roman" w:eastAsia="方正楷体_GBK" w:cs="Times New Roman"/>
              <w:b/>
              <w:bCs/>
              <w:i w:val="0"/>
              <w:iCs w:val="0"/>
              <w:sz w:val="32"/>
              <w:szCs w:val="32"/>
              <w:rPrChange w:id="5281" w:author="xh" w:date="2026-10-26T10:02:03Z">
                <w:rPr>
                  <w:rFonts w:hint="eastAsia" w:ascii="方正楷体_GBK" w:hAnsi="方正楷体_GBK" w:eastAsia="方正楷体_GBK" w:cs="方正楷体_GBK"/>
                  <w:b/>
                  <w:sz w:val="32"/>
                  <w:szCs w:val="32"/>
                </w:rPr>
              </w:rPrChange>
            </w:rPr>
            <w:delText>具体设备</w:delText>
          </w:r>
        </w:del>
      </w:ins>
      <w:del w:id="5282" w:author="白日梦想家" w:date="2026-10-26T15:34:09Z">
        <w:r>
          <w:rPr>
            <w:rFonts w:hint="eastAsia" w:ascii="方正楷体_GBK" w:hAnsi="方正楷体_GBK" w:eastAsia="方正楷体_GBK" w:cs="方正楷体_GBK"/>
            <w:b/>
            <w:sz w:val="32"/>
            <w:szCs w:val="32"/>
          </w:rPr>
          <w:delText>站级措施</w:delText>
        </w:r>
      </w:del>
      <w:del w:id="5283" w:author="白日梦想家" w:date="2026-10-26T15:34:09Z">
        <w:r>
          <w:rPr>
            <w:rFonts w:hint="default" w:ascii="Times New Roman" w:hAnsi="Times New Roman" w:eastAsia="方正楷体_GBK" w:cs="Times New Roman"/>
            <w:b/>
            <w:bCs/>
            <w:i w:val="0"/>
            <w:iCs w:val="0"/>
            <w:sz w:val="32"/>
            <w:szCs w:val="32"/>
            <w:rPrChange w:id="5284" w:author="xh" w:date="2026-10-26T10:02:03Z">
              <w:rPr>
                <w:rFonts w:hint="eastAsia" w:ascii="方正楷体_GBK" w:hAnsi="方正楷体_GBK" w:eastAsia="方正楷体_GBK" w:cs="方正楷体_GBK"/>
                <w:b/>
                <w:sz w:val="32"/>
                <w:szCs w:val="32"/>
              </w:rPr>
            </w:rPrChange>
          </w:rPr>
          <w:delText>。</w:delText>
        </w:r>
      </w:del>
      <w:del w:id="5285" w:author="白日梦想家" w:date="2026-10-26T15:34:09Z">
        <w:r>
          <w:rPr>
            <w:rFonts w:hint="default" w:ascii="Times New Roman" w:hAnsi="Times New Roman" w:eastAsia="方正仿宋_GBK" w:cs="Times New Roman"/>
            <w:b w:val="0"/>
            <w:bCs w:val="0"/>
            <w:i w:val="0"/>
            <w:iCs w:val="0"/>
            <w:sz w:val="32"/>
            <w:szCs w:val="32"/>
            <w:rPrChange w:id="5286" w:author="xh" w:date="2026-10-26T10:02:03Z">
              <w:rPr>
                <w:rFonts w:hint="eastAsia" w:ascii="方正仿宋_GBK" w:hAnsi="方正仿宋_GBK" w:eastAsia="方正仿宋_GBK" w:cs="Times New Roman"/>
                <w:sz w:val="32"/>
                <w:szCs w:val="32"/>
              </w:rPr>
            </w:rPrChange>
            <w:woUserID w:val="2"/>
          </w:rPr>
          <w:delText>以</w:delText>
        </w:r>
      </w:del>
      <w:del w:id="5287" w:author="白日梦想家" w:date="2026-10-26T15:34:09Z">
        <w:r>
          <w:rPr>
            <w:rFonts w:hint="eastAsia" w:ascii="方正仿宋_GBK" w:hAnsi="方正仿宋_GBK" w:eastAsia="方正仿宋_GBK" w:cs="Times New Roman"/>
            <w:sz w:val="32"/>
            <w:szCs w:val="32"/>
            <w:woUserID w:val="2"/>
          </w:rPr>
          <w:delText>实际</w:delText>
        </w:r>
      </w:del>
      <w:del w:id="5288" w:author="白日梦想家" w:date="2026-10-26T15:34:09Z">
        <w:r>
          <w:rPr>
            <w:rFonts w:hint="default" w:ascii="Times New Roman" w:hAnsi="Times New Roman" w:eastAsia="方正仿宋_GBK" w:cs="Times New Roman"/>
            <w:b w:val="0"/>
            <w:bCs w:val="0"/>
            <w:i w:val="0"/>
            <w:iCs w:val="0"/>
            <w:sz w:val="32"/>
            <w:szCs w:val="32"/>
            <w:rPrChange w:id="5289" w:author="xh" w:date="2026-10-26T10:02:03Z">
              <w:rPr>
                <w:rFonts w:hint="eastAsia" w:ascii="方正仿宋_GBK" w:hAnsi="方正仿宋_GBK" w:eastAsia="方正仿宋_GBK" w:cs="Times New Roman"/>
                <w:sz w:val="32"/>
                <w:szCs w:val="32"/>
              </w:rPr>
            </w:rPrChange>
            <w:woUserID w:val="2"/>
          </w:rPr>
          <w:delText>在役主变</w:delText>
        </w:r>
      </w:del>
      <w:ins w:id="5290" w:author="xh" w:date="2026-10-26T10:02:03Z">
        <w:del w:id="5291" w:author="白日梦想家" w:date="2026-10-26T15:34:09Z">
          <w:r>
            <w:rPr>
              <w:rFonts w:hint="default" w:ascii="Times New Roman" w:hAnsi="Times New Roman" w:eastAsia="方正仿宋_GBK" w:cs="Times New Roman"/>
              <w:b w:val="0"/>
              <w:bCs w:val="0"/>
              <w:i w:val="0"/>
              <w:iCs w:val="0"/>
              <w:sz w:val="32"/>
              <w:szCs w:val="32"/>
              <w:rPrChange w:id="5292" w:author="xh" w:date="2026-10-26T10:02:03Z">
                <w:rPr>
                  <w:rFonts w:hint="eastAsia" w:ascii="方正仿宋_GBK" w:hAnsi="方正仿宋_GBK" w:eastAsia="方正仿宋_GBK" w:cs="Times New Roman"/>
                  <w:sz w:val="32"/>
                  <w:szCs w:val="32"/>
                </w:rPr>
              </w:rPrChange>
              <w:woUserID w:val="2"/>
            </w:rPr>
            <w:delText>及可利用的联络</w:delText>
          </w:r>
        </w:del>
      </w:ins>
      <w:del w:id="5293" w:author="白日梦想家" w:date="2026-10-26T15:34:09Z">
        <w:r>
          <w:rPr>
            <w:rFonts w:hint="default" w:ascii="Times New Roman" w:hAnsi="Times New Roman" w:eastAsia="方正仿宋_GBK" w:cs="Times New Roman"/>
            <w:b w:val="0"/>
            <w:bCs w:val="0"/>
            <w:i w:val="0"/>
            <w:iCs w:val="0"/>
            <w:sz w:val="32"/>
            <w:szCs w:val="32"/>
            <w:rPrChange w:id="5294" w:author="xh" w:date="2026-10-26T10:02:03Z">
              <w:rPr>
                <w:rFonts w:hint="eastAsia" w:ascii="方正仿宋_GBK" w:hAnsi="方正仿宋_GBK" w:eastAsia="方正仿宋_GBK" w:cs="Times New Roman"/>
                <w:sz w:val="32"/>
                <w:szCs w:val="32"/>
              </w:rPr>
            </w:rPrChange>
            <w:woUserID w:val="2"/>
          </w:rPr>
          <w:delText>为起点，逐站比较更换</w:delText>
        </w:r>
      </w:del>
      <w:ins w:id="5295" w:author="xh" w:date="2026-10-26T10:02:03Z">
        <w:del w:id="5296" w:author="白日梦想家" w:date="2026-10-26T15:34:09Z">
          <w:r>
            <w:rPr>
              <w:rFonts w:hint="default" w:ascii="Times New Roman" w:hAnsi="Times New Roman" w:eastAsia="方正仿宋_GBK" w:cs="Times New Roman"/>
              <w:b w:val="0"/>
              <w:bCs w:val="0"/>
              <w:i w:val="0"/>
              <w:iCs w:val="0"/>
              <w:sz w:val="32"/>
              <w:szCs w:val="32"/>
              <w:rPrChange w:id="5297" w:author="xh" w:date="2026-10-26T10:02:03Z">
                <w:rPr>
                  <w:rFonts w:hint="eastAsia" w:ascii="方正仿宋_GBK" w:hAnsi="方正仿宋_GBK" w:eastAsia="方正仿宋_GBK" w:cs="Times New Roman"/>
                  <w:sz w:val="32"/>
                  <w:szCs w:val="32"/>
                </w:rPr>
              </w:rPrChange>
              <w:woUserID w:val="2"/>
            </w:rPr>
            <w:delText>、</w:delText>
          </w:r>
        </w:del>
      </w:ins>
      <w:del w:id="5298" w:author="白日梦想家" w:date="2026-10-26T15:34:09Z">
        <w:r>
          <w:rPr>
            <w:rFonts w:hint="eastAsia" w:ascii="方正仿宋_GBK" w:hAnsi="方正仿宋_GBK" w:eastAsia="方正仿宋_GBK" w:cs="Times New Roman"/>
            <w:sz w:val="32"/>
            <w:szCs w:val="32"/>
            <w:woUserID w:val="2"/>
          </w:rPr>
          <w:delText>和</w:delText>
        </w:r>
      </w:del>
      <w:del w:id="5299" w:author="白日梦想家" w:date="2026-10-26T15:34:09Z">
        <w:r>
          <w:rPr>
            <w:rFonts w:hint="default" w:ascii="Times New Roman" w:hAnsi="Times New Roman" w:eastAsia="方正仿宋_GBK" w:cs="Times New Roman"/>
            <w:b w:val="0"/>
            <w:bCs w:val="0"/>
            <w:i w:val="0"/>
            <w:iCs w:val="0"/>
            <w:sz w:val="32"/>
            <w:szCs w:val="32"/>
            <w:rPrChange w:id="5300" w:author="xh" w:date="2026-10-26T10:02:03Z">
              <w:rPr>
                <w:rFonts w:hint="eastAsia" w:ascii="方正仿宋_GBK" w:hAnsi="方正仿宋_GBK" w:eastAsia="方正仿宋_GBK" w:cs="Times New Roman"/>
                <w:sz w:val="32"/>
                <w:szCs w:val="32"/>
              </w:rPr>
            </w:rPrChange>
            <w:woUserID w:val="2"/>
          </w:rPr>
          <w:delText>扩建</w:delText>
        </w:r>
      </w:del>
      <w:ins w:id="5301" w:author="xh" w:date="2026-10-26T10:02:03Z">
        <w:del w:id="5302" w:author="白日梦想家" w:date="2026-10-26T15:34:09Z">
          <w:r>
            <w:rPr>
              <w:rFonts w:hint="default" w:ascii="Times New Roman" w:hAnsi="Times New Roman" w:eastAsia="方正仿宋_GBK" w:cs="Times New Roman"/>
              <w:b w:val="0"/>
              <w:bCs w:val="0"/>
              <w:i w:val="0"/>
              <w:iCs w:val="0"/>
              <w:sz w:val="32"/>
              <w:szCs w:val="32"/>
              <w:rPrChange w:id="5303" w:author="xh" w:date="2026-10-26T10:02:03Z">
                <w:rPr>
                  <w:rFonts w:hint="eastAsia" w:ascii="方正仿宋_GBK" w:hAnsi="方正仿宋_GBK" w:eastAsia="方正仿宋_GBK" w:cs="Times New Roman"/>
                  <w:sz w:val="32"/>
                  <w:szCs w:val="32"/>
                </w:rPr>
              </w:rPrChange>
              <w:woUserID w:val="2"/>
            </w:rPr>
            <w:delText>与配储</w:delText>
          </w:r>
        </w:del>
      </w:ins>
      <w:del w:id="5304" w:author="白日梦想家" w:date="2026-10-26T15:34:09Z">
        <w:r>
          <w:rPr>
            <w:rFonts w:hint="default" w:ascii="Times New Roman" w:hAnsi="Times New Roman" w:eastAsia="方正仿宋_GBK" w:cs="Times New Roman"/>
            <w:b w:val="0"/>
            <w:bCs w:val="0"/>
            <w:i w:val="0"/>
            <w:iCs w:val="0"/>
            <w:sz w:val="32"/>
            <w:szCs w:val="32"/>
            <w:rPrChange w:id="5305" w:author="xh" w:date="2026-10-26T10:02:03Z">
              <w:rPr>
                <w:rFonts w:hint="eastAsia" w:ascii="方正仿宋_GBK" w:hAnsi="方正仿宋_GBK" w:eastAsia="方正仿宋_GBK" w:cs="Times New Roman"/>
                <w:sz w:val="32"/>
                <w:szCs w:val="32"/>
              </w:rPr>
            </w:rPrChange>
            <w:woUserID w:val="2"/>
          </w:rPr>
          <w:delText>，</w:delText>
        </w:r>
      </w:del>
      <w:ins w:id="5306" w:author="xh" w:date="2026-10-26T10:02:03Z">
        <w:del w:id="5307" w:author="白日梦想家" w:date="2026-10-26T15:34:09Z">
          <w:r>
            <w:rPr>
              <w:rFonts w:hint="default" w:ascii="Times New Roman" w:hAnsi="Times New Roman" w:eastAsia="方正仿宋_GBK" w:cs="Times New Roman"/>
              <w:b w:val="0"/>
              <w:bCs w:val="0"/>
              <w:i w:val="0"/>
              <w:iCs w:val="0"/>
              <w:sz w:val="32"/>
              <w:szCs w:val="32"/>
              <w:rPrChange w:id="5308" w:author="xh" w:date="2026-10-26T10:02:03Z">
                <w:rPr>
                  <w:rFonts w:hint="eastAsia" w:ascii="方正仿宋_GBK" w:hAnsi="方正仿宋_GBK" w:eastAsia="方正仿宋_GBK" w:cs="Times New Roman"/>
                  <w:sz w:val="32"/>
                  <w:szCs w:val="32"/>
                </w:rPr>
              </w:rPrChange>
              <w:woUserID w:val="2"/>
            </w:rPr>
            <w:delText>按</w:delText>
          </w:r>
        </w:del>
      </w:ins>
      <w:del w:id="5309"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5310" w:author="白日梦想家" w:date="2026-10-26T15:34:09Z">
        <w:r>
          <w:rPr>
            <w:rFonts w:hint="default" w:ascii="Times New Roman" w:hAnsi="Times New Roman" w:eastAsia="方正仿宋_GBK" w:cs="Times New Roman"/>
            <w:b w:val="0"/>
            <w:bCs w:val="0"/>
            <w:i w:val="0"/>
            <w:iCs w:val="0"/>
            <w:sz w:val="32"/>
            <w:szCs w:val="32"/>
            <w:rPrChange w:id="5311" w:author="xh" w:date="2026-10-26T10:02:03Z">
              <w:rPr>
                <w:rFonts w:hint="eastAsia" w:ascii="方正仿宋_GBK" w:hAnsi="方正仿宋_GBK" w:eastAsia="方正仿宋_GBK" w:cs="Times New Roman"/>
                <w:sz w:val="32"/>
                <w:szCs w:val="32"/>
              </w:rPr>
            </w:rPrChange>
            <w:woUserID w:val="2"/>
          </w:rPr>
          <w:delText>正常</w:delText>
        </w:r>
      </w:del>
      <w:del w:id="5312" w:author="白日梦想家" w:date="2026-10-26T15:34:09Z">
        <w:r>
          <w:rPr>
            <w:rFonts w:hint="eastAsia" w:ascii="方正仿宋_GBK" w:hAnsi="方正仿宋_GBK" w:eastAsia="方正仿宋_GBK" w:cs="Times New Roman"/>
            <w:sz w:val="32"/>
            <w:szCs w:val="32"/>
            <w:woUserID w:val="2"/>
          </w:rPr>
          <w:delText>供电</w:delText>
        </w:r>
      </w:del>
      <w:del w:id="5313" w:author="白日梦想家" w:date="2026-10-26T15:34:09Z">
        <w:r>
          <w:rPr>
            <w:rFonts w:hint="default" w:ascii="Times New Roman" w:hAnsi="Times New Roman" w:eastAsia="方正仿宋_GBK" w:cs="Times New Roman"/>
            <w:b w:val="0"/>
            <w:bCs w:val="0"/>
            <w:i w:val="0"/>
            <w:iCs w:val="0"/>
            <w:sz w:val="32"/>
            <w:szCs w:val="32"/>
            <w:rPrChange w:id="5314" w:author="xh" w:date="2026-10-26T10:02:03Z">
              <w:rPr>
                <w:rFonts w:hint="eastAsia" w:ascii="方正仿宋_GBK" w:hAnsi="方正仿宋_GBK" w:eastAsia="方正仿宋_GBK" w:cs="Times New Roman"/>
                <w:sz w:val="32"/>
                <w:szCs w:val="32"/>
              </w:rPr>
            </w:rPrChange>
            <w:woUserID w:val="2"/>
          </w:rPr>
          <w:delText>及</w:delText>
        </w:r>
      </w:del>
      <w:del w:id="5315" w:author="白日梦想家" w:date="2026-10-26T15:34:09Z">
        <w:r>
          <w:rPr>
            <w:rFonts w:hint="eastAsia" w:ascii="方正仿宋_GBK" w:hAnsi="方正仿宋_GBK" w:eastAsia="方正仿宋_GBK" w:cs="Times New Roman"/>
            <w:sz w:val="32"/>
            <w:szCs w:val="32"/>
            <w:woUserID w:val="2"/>
          </w:rPr>
          <w:delText>最大单台主变</w:delText>
        </w:r>
      </w:del>
      <w:del w:id="5316" w:author="白日梦想家" w:date="2026-10-26T15:34:09Z">
        <w:r>
          <w:rPr>
            <w:rFonts w:hint="default" w:ascii="Times New Roman" w:hAnsi="Times New Roman" w:eastAsia="方正仿宋_GBK" w:cs="Times New Roman"/>
            <w:b w:val="0"/>
            <w:bCs w:val="0"/>
            <w:i w:val="0"/>
            <w:iCs w:val="0"/>
            <w:sz w:val="32"/>
            <w:szCs w:val="32"/>
            <w:rPrChange w:id="5317" w:author="xh" w:date="2026-10-26T10:02:03Z">
              <w:rPr>
                <w:rFonts w:hint="eastAsia" w:ascii="方正仿宋_GBK" w:hAnsi="方正仿宋_GBK" w:eastAsia="方正仿宋_GBK" w:cs="Times New Roman"/>
                <w:sz w:val="32"/>
                <w:szCs w:val="32"/>
              </w:rPr>
            </w:rPrChange>
            <w:woUserID w:val="2"/>
          </w:rPr>
          <w:delText>N-1要求</w:delText>
        </w:r>
      </w:del>
      <w:ins w:id="5318" w:author="xh" w:date="2026-10-26T10:02:03Z">
        <w:del w:id="5319" w:author="白日梦想家" w:date="2026-10-26T15:34:09Z">
          <w:r>
            <w:rPr>
              <w:rFonts w:hint="default" w:ascii="Times New Roman" w:hAnsi="Times New Roman" w:eastAsia="方正仿宋_GBK" w:cs="Times New Roman"/>
              <w:b w:val="0"/>
              <w:bCs w:val="0"/>
              <w:i w:val="0"/>
              <w:iCs w:val="0"/>
              <w:sz w:val="32"/>
              <w:szCs w:val="32"/>
              <w:rPrChange w:id="5320" w:author="xh" w:date="2026-10-26T10:02:03Z">
                <w:rPr>
                  <w:rFonts w:hint="eastAsia" w:ascii="方正仿宋_GBK" w:hAnsi="方正仿宋_GBK" w:eastAsia="方正仿宋_GBK" w:cs="Times New Roman"/>
                  <w:sz w:val="32"/>
                  <w:szCs w:val="32"/>
                </w:rPr>
              </w:rPrChange>
              <w:woUserID w:val="2"/>
            </w:rPr>
            <w:delText>确定设备台数</w:delText>
          </w:r>
        </w:del>
      </w:ins>
      <w:del w:id="5321" w:author="白日梦想家" w:date="2026-10-26T15:34:09Z">
        <w:r>
          <w:rPr>
            <w:rFonts w:hint="eastAsia" w:ascii="方正仿宋_GBK" w:hAnsi="方正仿宋_GBK" w:eastAsia="方正仿宋_GBK" w:cs="Times New Roman"/>
            <w:sz w:val="32"/>
            <w:szCs w:val="32"/>
            <w:woUserID w:val="2"/>
          </w:rPr>
          <w:delText>，再按具体采购</w:delText>
        </w:r>
      </w:del>
      <w:del w:id="5322" w:author="白日梦想家" w:date="2026-10-26T15:34:09Z">
        <w:r>
          <w:rPr>
            <w:rFonts w:hint="default" w:ascii="Times New Roman" w:hAnsi="Times New Roman" w:eastAsia="方正仿宋_GBK" w:cs="Times New Roman"/>
            <w:b w:val="0"/>
            <w:bCs w:val="0"/>
            <w:i w:val="0"/>
            <w:iCs w:val="0"/>
            <w:sz w:val="32"/>
            <w:szCs w:val="32"/>
            <w:rPrChange w:id="5323" w:author="xh" w:date="2026-10-26T10:02:03Z">
              <w:rPr>
                <w:rFonts w:hint="eastAsia" w:ascii="方正仿宋_GBK" w:hAnsi="方正仿宋_GBK" w:eastAsia="方正仿宋_GBK" w:cs="Times New Roman"/>
                <w:sz w:val="32"/>
                <w:szCs w:val="32"/>
              </w:rPr>
            </w:rPrChange>
            <w:woUserID w:val="2"/>
          </w:rPr>
          <w:delText>、</w:delText>
        </w:r>
      </w:del>
      <w:ins w:id="5324" w:author="xh" w:date="2026-10-26T10:02:03Z">
        <w:del w:id="5325" w:author="白日梦想家" w:date="2026-10-26T15:34:09Z">
          <w:r>
            <w:rPr>
              <w:rFonts w:hint="default" w:ascii="Times New Roman" w:hAnsi="Times New Roman" w:eastAsia="方正仿宋_GBK" w:cs="Times New Roman"/>
              <w:b w:val="0"/>
              <w:bCs w:val="0"/>
              <w:i w:val="0"/>
              <w:iCs w:val="0"/>
              <w:sz w:val="32"/>
              <w:szCs w:val="32"/>
              <w:rPrChange w:id="5326" w:author="xh" w:date="2026-10-26T10:02:03Z">
                <w:rPr>
                  <w:rFonts w:hint="eastAsia" w:ascii="方正仿宋_GBK" w:hAnsi="方正仿宋_GBK" w:eastAsia="方正仿宋_GBK" w:cs="Times New Roman"/>
                  <w:sz w:val="32"/>
                  <w:szCs w:val="32"/>
                </w:rPr>
              </w:rPrChange>
              <w:woUserID w:val="2"/>
            </w:rPr>
            <w:delText>容量和</w:delText>
          </w:r>
        </w:del>
      </w:ins>
      <w:del w:id="5327"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5328" w:author="白日梦想家" w:date="2026-10-26T15:34:09Z">
        <w:r>
          <w:rPr>
            <w:rFonts w:hint="default" w:ascii="Times New Roman" w:hAnsi="Times New Roman" w:eastAsia="方正仿宋_GBK" w:cs="Times New Roman"/>
            <w:b w:val="0"/>
            <w:bCs w:val="0"/>
            <w:i w:val="0"/>
            <w:iCs w:val="0"/>
            <w:sz w:val="32"/>
            <w:szCs w:val="32"/>
            <w:rPrChange w:id="5329" w:author="xh" w:date="2026-10-26T10:02:03Z">
              <w:rPr>
                <w:rFonts w:hint="eastAsia" w:ascii="方正仿宋_GBK" w:hAnsi="方正仿宋_GBK" w:eastAsia="方正仿宋_GBK" w:cs="Times New Roman"/>
                <w:sz w:val="32"/>
                <w:szCs w:val="32"/>
              </w:rPr>
            </w:rPrChange>
            <w:woUserID w:val="2"/>
          </w:rPr>
          <w:delText>投运年份</w:delText>
        </w:r>
      </w:del>
      <w:ins w:id="5330" w:author="xh" w:date="2026-10-26T10:02:03Z">
        <w:del w:id="5331" w:author="白日梦想家" w:date="2026-10-26T15:34:09Z">
          <w:r>
            <w:rPr>
              <w:rFonts w:hint="default" w:ascii="Times New Roman" w:hAnsi="Times New Roman" w:eastAsia="方正仿宋_GBK" w:cs="Times New Roman"/>
              <w:b w:val="0"/>
              <w:bCs w:val="0"/>
              <w:i w:val="0"/>
              <w:iCs w:val="0"/>
              <w:sz w:val="32"/>
              <w:szCs w:val="32"/>
              <w:rPrChange w:id="5332" w:author="xh" w:date="2026-10-26T10:02:03Z">
                <w:rPr>
                  <w:rFonts w:hint="eastAsia" w:ascii="方正仿宋_GBK" w:hAnsi="方正仿宋_GBK" w:eastAsia="方正仿宋_GBK" w:cs="Times New Roman"/>
                  <w:sz w:val="32"/>
                  <w:szCs w:val="32"/>
                </w:rPr>
              </w:rPrChange>
              <w:woUserID w:val="2"/>
            </w:rPr>
            <w:delText>。新增线路、储能</w:delText>
          </w:r>
        </w:del>
      </w:ins>
      <w:del w:id="5333" w:author="白日梦想家" w:date="2026-10-26T15:34:09Z">
        <w:r>
          <w:rPr>
            <w:rFonts w:hint="default" w:ascii="Times New Roman" w:hAnsi="Times New Roman" w:eastAsia="方正仿宋_GBK" w:cs="Times New Roman"/>
            <w:b w:val="0"/>
            <w:bCs w:val="0"/>
            <w:i w:val="0"/>
            <w:iCs w:val="0"/>
            <w:sz w:val="32"/>
            <w:szCs w:val="32"/>
            <w:rPrChange w:id="5334" w:author="xh" w:date="2026-10-26T10:02:03Z">
              <w:rPr>
                <w:rFonts w:hint="eastAsia" w:ascii="方正仿宋_GBK" w:hAnsi="方正仿宋_GBK" w:eastAsia="方正仿宋_GBK" w:cs="Times New Roman"/>
                <w:sz w:val="32"/>
                <w:szCs w:val="32"/>
              </w:rPr>
            </w:rPrChange>
            <w:woUserID w:val="2"/>
          </w:rPr>
          <w:delText>和</w:delText>
        </w:r>
      </w:del>
      <w:ins w:id="5335" w:author="xh" w:date="2026-10-26T10:02:03Z">
        <w:del w:id="5336" w:author="白日梦想家" w:date="2026-10-26T15:34:09Z">
          <w:r>
            <w:rPr>
              <w:rFonts w:hint="default" w:ascii="Times New Roman" w:hAnsi="Times New Roman" w:eastAsia="方正仿宋_GBK" w:cs="Times New Roman"/>
              <w:b w:val="0"/>
              <w:bCs w:val="0"/>
              <w:i w:val="0"/>
              <w:iCs w:val="0"/>
              <w:sz w:val="32"/>
              <w:szCs w:val="32"/>
              <w:rPrChange w:id="5337"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5338" w:author="白日梦想家" w:date="2026-10-26T15:34:09Z">
        <w:r>
          <w:rPr>
            <w:rFonts w:hint="eastAsia" w:ascii="方正仿宋_GBK" w:hAnsi="方正仿宋_GBK" w:eastAsia="方正仿宋_GBK" w:cs="Times New Roman"/>
            <w:sz w:val="32"/>
            <w:szCs w:val="32"/>
            <w:woUserID w:val="2"/>
          </w:rPr>
          <w:delText>负荷转接安排</w:delText>
        </w:r>
      </w:del>
      <w:del w:id="5339" w:author="白日梦想家" w:date="2026-10-26T15:34:09Z">
        <w:r>
          <w:rPr>
            <w:rFonts w:hint="default" w:ascii="Times New Roman" w:hAnsi="Times New Roman" w:eastAsia="方正仿宋_GBK" w:cs="Times New Roman"/>
            <w:b w:val="0"/>
            <w:bCs w:val="0"/>
            <w:i w:val="0"/>
            <w:iCs w:val="0"/>
            <w:sz w:val="32"/>
            <w:szCs w:val="32"/>
            <w:rPrChange w:id="5340"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1" w:firstLineChars="200"/>
        <w:rPr>
          <w:del w:id="5342" w:author="xh" w:date="2026-10-26T10:03:41Z"/>
          <w:rFonts w:hint="eastAsia" w:ascii="方正仿宋_GBK" w:hAnsi="方正仿宋_GBK" w:eastAsia="方正仿宋_GBK" w:cs="Times New Roman"/>
          <w:sz w:val="32"/>
          <w:szCs w:val="32"/>
          <w:highlight w:val="none"/>
          <w14:ligatures w14:val="standardContextual"/>
        </w:rPr>
        <w:pPrChange w:id="5341" w:author="白日梦想家" w:date="2026-10-26T15:38:54Z">
          <w:pPr>
            <w:widowControl/>
            <w:adjustRightInd w:val="0"/>
            <w:snapToGrid w:val="0"/>
            <w:spacing w:line="560" w:lineRule="exact"/>
            <w:ind w:firstLine="641" w:firstLineChars="200"/>
          </w:pPr>
        </w:pPrChange>
      </w:pPr>
      <w:del w:id="5343" w:author="xh" w:date="2026-10-26T10:03:41Z">
        <w:r>
          <w:rPr>
            <w:rFonts w:hint="eastAsia" w:ascii="方正楷体_GBK" w:hAnsi="方正楷体_GBK" w:eastAsia="方正楷体_GBK" w:cs="方正楷体_GBK"/>
            <w:b/>
            <w:sz w:val="32"/>
            <w:szCs w:val="32"/>
          </w:rPr>
          <w:delText>三是按设备配置回算最终容载比。</w:delText>
        </w:r>
      </w:del>
      <w:del w:id="5344"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1" w:firstLineChars="200"/>
        <w:jc w:val="left"/>
        <w:outlineLvl w:val="1"/>
        <w:rPr>
          <w:ins w:id="5346" w:author="白日梦想家" w:date="2026-10-26T16:38:12Z"/>
          <w:rFonts w:hint="eastAsia" w:ascii="方正仿宋_GBK" w:hAnsi="方正仿宋_GBK" w:eastAsia="方正仿宋_GBK" w:cs="方正仿宋_GBK"/>
          <w:b/>
          <w:bCs/>
          <w:kern w:val="0"/>
          <w:sz w:val="32"/>
          <w:szCs w:val="32"/>
          <w:lang w:eastAsia="zh" w:bidi="ar"/>
          <w:rPrChange w:id="5347" w:author="白日梦想家" w:date="2026-10-26T16:41:08Z">
            <w:rPr>
              <w:ins w:id="5348" w:author="白日梦想家" w:date="2026-10-26T16:38:12Z"/>
              <w:woUserID w:val="2"/>
            </w:rPr>
          </w:rPrChange>
          <w:woUserID w:val="2"/>
        </w:rPr>
        <w:pPrChange w:id="5345"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5349" w:author="白日梦想家" w:date="2026-10-27T10:21:28Z">
            <w:rPr>
              <w:rFonts w:hint="eastAsia" w:ascii="方正楷体_GBK" w:hAnsi="方正楷体_GBK" w:eastAsia="方正楷体_GBK" w:cs="方正楷体_GBK"/>
              <w:b/>
              <w:bCs/>
              <w:sz w:val="32"/>
              <w:szCs w:val="32"/>
            </w:rPr>
          </w:rPrChange>
        </w:rPr>
        <w:t>（二）</w:t>
      </w:r>
      <w:ins w:id="5350" w:author="白日梦想家" w:date="2026-10-26T16:38:12Z">
        <w:r>
          <w:rPr>
            <w:rFonts w:hint="default" w:ascii="方正楷体_GBK" w:hAnsi="方正楷体_GBK" w:eastAsia="方正楷体_GBK" w:cs="方正楷体_GBK"/>
            <w:b/>
            <w:bCs/>
            <w:kern w:val="0"/>
            <w:sz w:val="32"/>
            <w:szCs w:val="32"/>
            <w:lang w:val="en-US" w:eastAsia="zh-CN" w:bidi="ar"/>
            <w:rPrChange w:id="5351" w:author="白日梦想家" w:date="2026-10-27T10:21:28Z">
              <w:rPr>
                <w:rFonts w:hint="default" w:ascii="方正楷体_GBK" w:hAnsi="方正楷体_GBK" w:eastAsia="方正楷体_GBK" w:cs="方正楷体_GBK"/>
                <w:b w:val="0"/>
                <w:kern w:val="0"/>
                <w:sz w:val="32"/>
                <w:szCs w:val="32"/>
                <w:lang w:val="en-US" w:eastAsia="zh-CN" w:bidi="ar"/>
                <w:woUserID w:val="2"/>
              </w:rPr>
            </w:rPrChange>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5353" w:author="白日梦想家" w:date="2026-10-26T16:41:11Z">
          <w:pPr>
            <w:keepNext/>
            <w:widowControl/>
            <w:adjustRightInd w:val="0"/>
            <w:snapToGrid w:val="0"/>
            <w:spacing w:line="560" w:lineRule="exact"/>
            <w:ind w:firstLine="641" w:firstLineChars="200"/>
            <w:outlineLvl w:val="1"/>
          </w:pPr>
        </w:pPrChange>
      </w:pPr>
      <w:ins w:id="5354" w:author="xh" w:date="2026-10-26T10:05:19Z">
        <w:del w:id="5355" w:author="白日梦想家" w:date="2026-10-26T16:38:12Z">
          <w:r>
            <w:rPr>
              <w:rFonts w:hint="default" w:ascii="方正仿宋_GBK" w:hAnsi="方正仿宋_GBK" w:eastAsia="方正仿宋_GBK" w:cs="方正仿宋_GBK"/>
              <w:b/>
              <w:bCs/>
              <w:kern w:val="0"/>
              <w:sz w:val="32"/>
              <w:szCs w:val="32"/>
              <w:lang w:eastAsia="zh" w:bidi="ar"/>
              <w:rPrChange w:id="5356" w:author="白日梦想家" w:date="2026-10-26T16:41:08Z">
                <w:rPr>
                  <w:rFonts w:hint="eastAsia" w:ascii="方正楷体_GBK" w:hAnsi="方正楷体_GBK" w:eastAsia="方正楷体_GBK" w:cs="方正楷体_GBK"/>
                  <w:b/>
                  <w:bCs/>
                  <w:sz w:val="32"/>
                  <w:szCs w:val="32"/>
                </w:rPr>
              </w:rPrChange>
              <w:woUserID w:val="2"/>
            </w:rPr>
            <w:delText>结</w:delText>
          </w:r>
        </w:del>
      </w:ins>
      <w:del w:id="5357" w:author="白日梦想家" w:date="2026-10-26T16:38:12Z">
        <w:r>
          <w:rPr>
            <w:rFonts w:hint="eastAsia" w:ascii="方正仿宋_GBK" w:hAnsi="方正仿宋_GBK" w:eastAsia="方正仿宋_GBK" w:cs="方正仿宋_GBK"/>
            <w:b/>
            <w:bCs/>
            <w:kern w:val="0"/>
            <w:sz w:val="32"/>
            <w:szCs w:val="32"/>
            <w:lang w:eastAsia="zh" w:bidi="ar"/>
            <w:rPrChange w:id="5358"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5359" w:author="白日梦想家" w:date="2026-10-26T16:38:12Z">
        <w:r>
          <w:rPr>
            <w:rFonts w:hint="default" w:ascii="方正仿宋_GBK" w:hAnsi="方正仿宋_GBK" w:eastAsia="方正仿宋_GBK" w:cs="方正仿宋_GBK"/>
            <w:b/>
            <w:bCs/>
            <w:kern w:val="0"/>
            <w:sz w:val="32"/>
            <w:szCs w:val="32"/>
            <w:lang w:eastAsia="zh" w:bidi="ar"/>
            <w:rPrChange w:id="5360" w:author="白日梦想家" w:date="2026-10-26T16:41:08Z">
              <w:rPr>
                <w:rFonts w:hint="eastAsia" w:ascii="方正楷体_GBK" w:hAnsi="方正楷体_GBK" w:eastAsia="方正楷体_GBK" w:cs="方正楷体_GBK"/>
                <w:b/>
                <w:bCs/>
                <w:sz w:val="32"/>
                <w:szCs w:val="32"/>
              </w:rPr>
            </w:rPrChange>
            <w:woUserID w:val="2"/>
          </w:rPr>
          <w:delText>合</w:delText>
        </w:r>
      </w:del>
      <w:ins w:id="5361" w:author="xh" w:date="2026-10-26T10:05:19Z">
        <w:del w:id="5362" w:author="白日梦想家" w:date="2026-10-26T16:38:12Z">
          <w:r>
            <w:rPr>
              <w:rFonts w:hint="default" w:ascii="方正仿宋_GBK" w:hAnsi="方正仿宋_GBK" w:eastAsia="方正仿宋_GBK" w:cs="方正仿宋_GBK"/>
              <w:b/>
              <w:bCs/>
              <w:kern w:val="0"/>
              <w:sz w:val="32"/>
              <w:szCs w:val="32"/>
              <w:lang w:eastAsia="zh" w:bidi="ar"/>
              <w:rPrChange w:id="5363"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5364" w:author="白日梦想家" w:date="2026-10-26T16:38:12Z">
        <w:r>
          <w:rPr>
            <w:rFonts w:hint="eastAsia" w:ascii="方正仿宋_GBK" w:hAnsi="方正仿宋_GBK" w:eastAsia="方正仿宋_GBK" w:cs="方正仿宋_GBK"/>
            <w:b/>
            <w:bCs/>
            <w:kern w:val="0"/>
            <w:sz w:val="32"/>
            <w:szCs w:val="32"/>
            <w:lang w:eastAsia="zh" w:bidi="ar"/>
            <w:rPrChange w:id="5365"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5366"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5367"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5368"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5369"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5370"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5371"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5372"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5373"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5374"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5375"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5376"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5378" w:author="白日梦想家" w:date="2026-10-26T16:38:41Z"/>
          <w:rFonts w:ascii="Times New Roman" w:hAnsi="Times New Roman" w:eastAsia="方正楷体_GBK" w:cs="Times New Roman"/>
          <w:b/>
          <w:bCs/>
          <w:sz w:val="32"/>
          <w:szCs w:val="32"/>
          <w:rPrChange w:id="5379" w:author="白日梦想家" w:date="2026-10-26T16:42:14Z">
            <w:rPr>
              <w:ins w:id="5380" w:author="白日梦想家" w:date="2026-10-26T16:38:41Z"/>
              <w:woUserID w:val="2"/>
            </w:rPr>
          </w:rPrChange>
          <w:woUserID w:val="0"/>
        </w:rPr>
        <w:pPrChange w:id="5377" w:author="白日梦想家" w:date="2026-10-26T16:38:47Z">
          <w:pPr>
            <w:keepNext w:val="0"/>
            <w:keepLines w:val="0"/>
            <w:widowControl/>
            <w:suppressLineNumbers w:val="0"/>
            <w:spacing w:before="0" w:beforeAutospacing="1" w:after="200" w:afterAutospacing="0" w:line="273" w:lineRule="auto"/>
            <w:ind w:left="0" w:right="0"/>
            <w:jc w:val="left"/>
          </w:pPr>
        </w:pPrChange>
      </w:pPr>
      <w:ins w:id="5381"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5382" w:author="白日梦想家" w:date="2026-10-26T16:38:41Z">
        <w:r>
          <w:rPr>
            <w:rFonts w:hint="default" w:ascii="方正仿宋_GBK" w:hAnsi="方正仿宋_GBK" w:eastAsia="方正仿宋_GBK" w:cs="方正仿宋_GBK"/>
            <w:b/>
            <w:bCs/>
            <w:kern w:val="0"/>
            <w:sz w:val="32"/>
            <w:szCs w:val="32"/>
            <w:lang w:val="en-US" w:eastAsia="zh-CN" w:bidi="ar"/>
            <w:rPrChange w:id="5383"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384"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5385"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5386" w:author="白日梦想家" w:date="2026-10-26T16:38:41Z">
        <w:r>
          <w:rPr>
            <w:rFonts w:hint="default" w:ascii="方正仿宋_GBK" w:hAnsi="方正仿宋_GBK" w:eastAsia="方正仿宋_GBK" w:cs="方正仿宋_GBK"/>
            <w:b/>
            <w:bCs/>
            <w:kern w:val="0"/>
            <w:sz w:val="32"/>
            <w:szCs w:val="32"/>
            <w:lang w:val="en-US" w:eastAsia="zh-CN" w:bidi="ar"/>
            <w:rPrChange w:id="5387"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388"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w:t>
        </w:r>
      </w:ins>
      <w:ins w:id="5389" w:author="白日梦想家" w:date="2026-10-26T16:38:41Z">
        <w:del w:id="5390" w:author="xh" w:date="2026-10-27T08:01:20Z">
          <w:r>
            <w:rPr>
              <w:rFonts w:hint="default" w:ascii="方正仿宋_GBK" w:hAnsi="方正仿宋_GBK" w:eastAsia="方正仿宋_GBK" w:cs="方正仿宋_GBK"/>
              <w:b w:val="0"/>
              <w:kern w:val="0"/>
              <w:sz w:val="32"/>
              <w:szCs w:val="32"/>
              <w:lang w:val="en-US" w:eastAsia="zh-CN" w:bidi="ar"/>
              <w:woUserID w:val="2"/>
            </w:rPr>
            <w:delText>，而非简单按比例配置</w:delText>
          </w:r>
        </w:del>
      </w:ins>
      <w:ins w:id="5391"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5392" w:author="白日梦想家" w:date="2026-10-26T16:38:41Z">
        <w:r>
          <w:rPr>
            <w:rFonts w:hint="default" w:ascii="方正仿宋_GBK" w:hAnsi="方正仿宋_GBK" w:eastAsia="方正仿宋_GBK" w:cs="方正仿宋_GBK"/>
            <w:b/>
            <w:bCs/>
            <w:kern w:val="0"/>
            <w:sz w:val="32"/>
            <w:szCs w:val="32"/>
            <w:lang w:val="en-US" w:eastAsia="zh-CN" w:bidi="ar"/>
            <w:rPrChange w:id="5393"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394"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5395"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5396"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5397"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5398"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5399"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5400"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w:t>
        </w:r>
      </w:ins>
      <w:ins w:id="5401" w:author="xh" w:date="2026-10-27T08:01:20Z">
        <w:r>
          <w:rPr>
            <w:rFonts w:hint="default" w:ascii="方正仿宋_GBK" w:hAnsi="方正仿宋_GBK" w:eastAsia="方正仿宋_GBK" w:cs="Times New Roman"/>
            <w:b w:val="0"/>
            <w:kern w:val="0"/>
            <w:sz w:val="32"/>
            <w:szCs w:val="32"/>
            <w:lang w:val="en-US" w:eastAsia="zh-CN" w:bidi="ar"/>
            <w:woUserID w:val="2"/>
          </w:rPr>
          <w:t>的可行经济</w:t>
        </w:r>
      </w:ins>
      <w:del w:id="5402" w:author="xh" w:date="2026-10-27T08:01:20Z">
        <w:r>
          <w:rPr>
            <w:rFonts w:hint="default" w:ascii="方正仿宋_GBK" w:hAnsi="方正仿宋_GBK" w:eastAsia="方正仿宋_GBK" w:cs="Times New Roman"/>
            <w:b w:val="0"/>
            <w:kern w:val="0"/>
            <w:sz w:val="32"/>
            <w:szCs w:val="32"/>
            <w:lang w:val="en-US" w:eastAsia="zh-CN" w:bidi="ar"/>
            <w:woUserID w:val="2"/>
          </w:rPr>
          <w:delText>最优措施</w:delText>
        </w:r>
      </w:del>
      <w:r>
        <w:rPr>
          <w:rFonts w:hint="default" w:ascii="方正仿宋_GBK" w:hAnsi="方正仿宋_GBK" w:eastAsia="方正仿宋_GBK" w:cs="Times New Roman"/>
          <w:b w:val="0"/>
          <w:kern w:val="0"/>
          <w:sz w:val="32"/>
          <w:szCs w:val="32"/>
          <w:lang w:val="en-US" w:eastAsia="zh-CN" w:bidi="ar"/>
          <w:woUserID w:val="2"/>
        </w:rPr>
        <w:t>组合。</w:t>
      </w:r>
    </w:p>
    <w:p w14:paraId="499C3886">
      <w:pPr>
        <w:widowControl/>
        <w:adjustRightInd w:val="0"/>
        <w:snapToGrid w:val="0"/>
        <w:spacing w:line="560" w:lineRule="exact"/>
        <w:ind w:firstLine="641" w:firstLineChars="200"/>
        <w:rPr>
          <w:del w:id="5403" w:author="白日梦想家" w:date="2026-10-26T16:38:41Z"/>
          <w:rFonts w:hint="default" w:ascii="Times New Roman" w:hAnsi="Times New Roman" w:eastAsia="方正楷体_GBK" w:cs="Times New Roman"/>
          <w:b/>
          <w:bCs/>
          <w:sz w:val="32"/>
          <w:szCs w:val="32"/>
          <w:highlight w:val="none"/>
          <w:rPrChange w:id="5404" w:author="白日梦想家" w:date="2026-10-26T16:42:14Z">
            <w:rPr>
              <w:del w:id="5405"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406" w:author="xh" w:date="2026-10-26T10:06:57Z">
        <w:del w:id="5407" w:author="白日梦想家" w:date="2026-10-26T16:38:41Z">
          <w:r>
            <w:rPr>
              <w:rFonts w:hint="default" w:ascii="Times New Roman" w:hAnsi="Times New Roman" w:eastAsia="方正楷体_GBK" w:cs="Times New Roman"/>
              <w:b/>
              <w:bCs/>
              <w:i w:val="0"/>
              <w:iCs w:val="0"/>
              <w:sz w:val="32"/>
              <w:szCs w:val="32"/>
              <w:rPrChange w:id="5408"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5409" w:author="白日梦想家" w:date="2026-10-26T16:38:41Z">
        <w:r>
          <w:rPr>
            <w:rFonts w:hint="default" w:ascii="Times New Roman" w:hAnsi="Times New Roman" w:eastAsia="方正楷体_GBK" w:cs="Times New Roman"/>
            <w:b/>
            <w:bCs/>
            <w:sz w:val="32"/>
            <w:szCs w:val="32"/>
            <w:rPrChange w:id="5410"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5411" w:author="白日梦想家" w:date="2026-10-26T16:38:41Z">
        <w:r>
          <w:rPr>
            <w:rFonts w:hint="default" w:ascii="Times New Roman" w:hAnsi="Times New Roman" w:eastAsia="方正楷体_GBK" w:cs="Times New Roman"/>
            <w:b/>
            <w:bCs/>
            <w:i w:val="0"/>
            <w:iCs w:val="0"/>
            <w:sz w:val="32"/>
            <w:szCs w:val="32"/>
            <w:rPrChange w:id="5412" w:author="白日梦想家" w:date="2026-10-26T16:42:14Z">
              <w:rPr>
                <w:rFonts w:hint="eastAsia" w:ascii="方正仿宋_GBK" w:hAnsi="方正仿宋_GBK" w:eastAsia="方正仿宋_GBK" w:cs="Times New Roman"/>
                <w:sz w:val="32"/>
                <w:szCs w:val="32"/>
              </w:rPr>
            </w:rPrChange>
          </w:rPr>
          <w:delText>高</w:delText>
        </w:r>
      </w:del>
      <w:ins w:id="5413" w:author="xh" w:date="2026-10-26T10:06:57Z">
        <w:del w:id="5414" w:author="白日梦想家" w:date="2026-10-26T16:38:41Z">
          <w:r>
            <w:rPr>
              <w:rFonts w:hint="default" w:ascii="Times New Roman" w:hAnsi="Times New Roman" w:eastAsia="方正楷体_GBK" w:cs="Times New Roman"/>
              <w:b/>
              <w:bCs/>
              <w:i w:val="0"/>
              <w:iCs w:val="0"/>
              <w:sz w:val="32"/>
              <w:szCs w:val="32"/>
              <w:rPrChange w:id="5415" w:author="白日梦想家" w:date="2026-10-26T16:42:14Z">
                <w:rPr>
                  <w:rFonts w:hint="eastAsia" w:ascii="方正仿宋_GBK" w:hAnsi="方正仿宋_GBK" w:eastAsia="方正仿宋_GBK" w:cs="Times New Roman"/>
                  <w:sz w:val="32"/>
                  <w:szCs w:val="32"/>
                </w:rPr>
              </w:rPrChange>
            </w:rPr>
            <w:delText>于导则分档建议上限</w:delText>
          </w:r>
        </w:del>
      </w:ins>
      <w:del w:id="5416" w:author="白日梦想家" w:date="2026-10-26T16:38:41Z">
        <w:r>
          <w:rPr>
            <w:rFonts w:hint="default" w:ascii="Times New Roman" w:hAnsi="Times New Roman" w:eastAsia="方正楷体_GBK" w:cs="Times New Roman"/>
            <w:b/>
            <w:bCs/>
            <w:i w:val="0"/>
            <w:iCs w:val="0"/>
            <w:sz w:val="32"/>
            <w:szCs w:val="32"/>
            <w:rPrChange w:id="5417" w:author="白日梦想家" w:date="2026-10-26T16:42:14Z">
              <w:rPr>
                <w:rFonts w:hint="eastAsia" w:ascii="方正仿宋_GBK" w:hAnsi="方正仿宋_GBK" w:eastAsia="方正仿宋_GBK" w:cs="Times New Roman"/>
                <w:sz w:val="32"/>
                <w:szCs w:val="32"/>
              </w:rPr>
            </w:rPrChange>
          </w:rPr>
          <w:delText>的</w:delText>
        </w:r>
      </w:del>
      <w:ins w:id="5418" w:author="xh" w:date="2026-10-26T10:06:57Z">
        <w:del w:id="5419" w:author="白日梦想家" w:date="2026-10-26T16:38:41Z">
          <w:r>
            <w:rPr>
              <w:rFonts w:hint="default" w:ascii="Times New Roman" w:hAnsi="Times New Roman" w:eastAsia="方正楷体_GBK" w:cs="Times New Roman"/>
              <w:b/>
              <w:bCs/>
              <w:i w:val="0"/>
              <w:iCs w:val="0"/>
              <w:sz w:val="32"/>
              <w:szCs w:val="32"/>
              <w:rPrChange w:id="5420" w:author="白日梦想家" w:date="2026-10-26T16:42:14Z">
                <w:rPr>
                  <w:rFonts w:hint="eastAsia" w:ascii="方正仿宋_GBK" w:hAnsi="方正仿宋_GBK" w:eastAsia="方正仿宋_GBK" w:cs="Times New Roman"/>
                  <w:sz w:val="32"/>
                  <w:szCs w:val="32"/>
                </w:rPr>
              </w:rPrChange>
            </w:rPr>
            <w:delText>方案</w:delText>
          </w:r>
        </w:del>
      </w:ins>
      <w:del w:id="5421" w:author="白日梦想家" w:date="2026-10-26T16:38:41Z">
        <w:r>
          <w:rPr>
            <w:rFonts w:hint="default" w:ascii="Times New Roman" w:hAnsi="Times New Roman" w:eastAsia="方正楷体_GBK" w:cs="Times New Roman"/>
            <w:b/>
            <w:bCs/>
            <w:sz w:val="32"/>
            <w:szCs w:val="32"/>
            <w:rPrChange w:id="5422"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5423" w:author="白日梦想家" w:date="2026-10-26T16:38:41Z">
        <w:r>
          <w:rPr>
            <w:rFonts w:hint="default" w:ascii="Times New Roman" w:hAnsi="Times New Roman" w:eastAsia="方正楷体_GBK" w:cs="Times New Roman"/>
            <w:b/>
            <w:bCs/>
            <w:i w:val="0"/>
            <w:iCs w:val="0"/>
            <w:sz w:val="32"/>
            <w:szCs w:val="32"/>
            <w:rPrChange w:id="5424" w:author="白日梦想家" w:date="2026-10-26T16:42:14Z">
              <w:rPr>
                <w:rFonts w:hint="eastAsia" w:ascii="方正仿宋_GBK" w:hAnsi="方正仿宋_GBK" w:eastAsia="方正仿宋_GBK" w:cs="Times New Roman"/>
                <w:sz w:val="32"/>
                <w:szCs w:val="32"/>
              </w:rPr>
            </w:rPrChange>
          </w:rPr>
          <w:delText>，</w:delText>
        </w:r>
      </w:del>
      <w:ins w:id="5425" w:author="xh" w:date="2026-10-26T10:06:57Z">
        <w:del w:id="5426" w:author="白日梦想家" w:date="2026-10-26T16:38:41Z">
          <w:r>
            <w:rPr>
              <w:rFonts w:hint="default" w:ascii="Times New Roman" w:hAnsi="Times New Roman" w:eastAsia="方正楷体_GBK" w:cs="Times New Roman"/>
              <w:b/>
              <w:bCs/>
              <w:i w:val="0"/>
              <w:iCs w:val="0"/>
              <w:sz w:val="32"/>
              <w:szCs w:val="32"/>
              <w:rPrChange w:id="5427" w:author="白日梦想家" w:date="2026-10-26T16:42:14Z">
                <w:rPr>
                  <w:rFonts w:hint="eastAsia" w:ascii="方正仿宋_GBK" w:hAnsi="方正仿宋_GBK" w:eastAsia="方正仿宋_GBK" w:cs="Times New Roman"/>
                  <w:sz w:val="32"/>
                  <w:szCs w:val="32"/>
                </w:rPr>
              </w:rPrChange>
            </w:rPr>
            <w:delText>结合局部</w:delText>
          </w:r>
        </w:del>
      </w:ins>
      <w:del w:id="5428" w:author="白日梦想家" w:date="2026-10-26T16:38:41Z">
        <w:r>
          <w:rPr>
            <w:rFonts w:hint="default" w:ascii="Times New Roman" w:hAnsi="Times New Roman" w:eastAsia="方正楷体_GBK" w:cs="Times New Roman"/>
            <w:b/>
            <w:bCs/>
            <w:sz w:val="32"/>
            <w:szCs w:val="32"/>
            <w:rPrChange w:id="5429"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5430" w:author="白日梦想家" w:date="2026-10-26T16:38:41Z">
        <w:r>
          <w:rPr>
            <w:rFonts w:hint="default" w:ascii="Times New Roman" w:hAnsi="Times New Roman" w:eastAsia="方正楷体_GBK" w:cs="Times New Roman"/>
            <w:b/>
            <w:bCs/>
            <w:i w:val="0"/>
            <w:iCs w:val="0"/>
            <w:sz w:val="32"/>
            <w:szCs w:val="32"/>
            <w:rPrChange w:id="5431" w:author="白日梦想家" w:date="2026-10-26T16:42:14Z">
              <w:rPr>
                <w:rFonts w:hint="eastAsia" w:ascii="方正仿宋_GBK" w:hAnsi="方正仿宋_GBK" w:eastAsia="方正仿宋_GBK" w:cs="Times New Roman"/>
                <w:sz w:val="32"/>
                <w:szCs w:val="32"/>
              </w:rPr>
            </w:rPrChange>
          </w:rPr>
          <w:delText>供电</w:delText>
        </w:r>
      </w:del>
      <w:del w:id="5432" w:author="白日梦想家" w:date="2026-10-26T16:38:41Z">
        <w:r>
          <w:rPr>
            <w:rFonts w:hint="default" w:ascii="Times New Roman" w:hAnsi="Times New Roman" w:eastAsia="方正楷体_GBK" w:cs="Times New Roman"/>
            <w:b/>
            <w:bCs/>
            <w:sz w:val="32"/>
            <w:szCs w:val="32"/>
            <w:rPrChange w:id="5433"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5434" w:author="白日梦想家" w:date="2026-10-26T16:38:41Z">
        <w:r>
          <w:rPr>
            <w:rFonts w:hint="default" w:ascii="Times New Roman" w:hAnsi="Times New Roman" w:eastAsia="方正楷体_GBK" w:cs="Times New Roman"/>
            <w:b/>
            <w:bCs/>
            <w:i w:val="0"/>
            <w:iCs w:val="0"/>
            <w:sz w:val="32"/>
            <w:szCs w:val="32"/>
            <w:rPrChange w:id="5435" w:author="白日梦想家" w:date="2026-10-26T16:42:14Z">
              <w:rPr>
                <w:rFonts w:hint="eastAsia" w:ascii="方正仿宋_GBK" w:hAnsi="方正仿宋_GBK" w:eastAsia="方正仿宋_GBK" w:cs="Times New Roman"/>
                <w:sz w:val="32"/>
                <w:szCs w:val="32"/>
              </w:rPr>
            </w:rPrChange>
          </w:rPr>
          <w:delText>任务</w:delText>
        </w:r>
      </w:del>
      <w:ins w:id="5436" w:author="xh" w:date="2026-10-26T10:06:57Z">
        <w:del w:id="5437" w:author="白日梦想家" w:date="2026-10-26T16:38:41Z">
          <w:r>
            <w:rPr>
              <w:rFonts w:hint="default" w:ascii="Times New Roman" w:hAnsi="Times New Roman" w:eastAsia="方正楷体_GBK" w:cs="Times New Roman"/>
              <w:b/>
              <w:bCs/>
              <w:i w:val="0"/>
              <w:iCs w:val="0"/>
              <w:sz w:val="32"/>
              <w:szCs w:val="32"/>
              <w:rPrChange w:id="5438" w:author="白日梦想家" w:date="2026-10-26T16:42:14Z">
                <w:rPr>
                  <w:rFonts w:hint="eastAsia" w:ascii="方正仿宋_GBK" w:hAnsi="方正仿宋_GBK" w:eastAsia="方正仿宋_GBK" w:cs="Times New Roman"/>
                  <w:sz w:val="32"/>
                  <w:szCs w:val="32"/>
                </w:rPr>
              </w:rPrChange>
            </w:rPr>
            <w:delText>和可实施的替代措施</w:delText>
          </w:r>
        </w:del>
      </w:ins>
      <w:del w:id="5439" w:author="白日梦想家" w:date="2026-10-26T16:38:41Z">
        <w:r>
          <w:rPr>
            <w:rFonts w:hint="default" w:ascii="Times New Roman" w:hAnsi="Times New Roman" w:eastAsia="方正楷体_GBK" w:cs="Times New Roman"/>
            <w:b/>
            <w:bCs/>
            <w:i w:val="0"/>
            <w:iCs w:val="0"/>
            <w:sz w:val="32"/>
            <w:szCs w:val="32"/>
            <w:rPrChange w:id="5440" w:author="白日梦想家" w:date="2026-10-26T16:42:14Z">
              <w:rPr>
                <w:rFonts w:hint="eastAsia" w:ascii="方正仿宋_GBK" w:hAnsi="方正仿宋_GBK" w:eastAsia="方正仿宋_GBK" w:cs="Times New Roman"/>
                <w:sz w:val="32"/>
                <w:szCs w:val="32"/>
              </w:rPr>
            </w:rPrChange>
          </w:rPr>
          <w:delText>，</w:delText>
        </w:r>
      </w:del>
      <w:ins w:id="5441" w:author="xh" w:date="2026-10-26T10:06:57Z">
        <w:del w:id="5442" w:author="白日梦想家" w:date="2026-10-26T16:38:41Z">
          <w:r>
            <w:rPr>
              <w:rFonts w:hint="default" w:ascii="Times New Roman" w:hAnsi="Times New Roman" w:eastAsia="方正楷体_GBK" w:cs="Times New Roman"/>
              <w:b/>
              <w:bCs/>
              <w:i w:val="0"/>
              <w:iCs w:val="0"/>
              <w:sz w:val="32"/>
              <w:szCs w:val="32"/>
              <w:rPrChange w:id="5443" w:author="白日梦想家" w:date="2026-10-26T16:42:14Z">
                <w:rPr>
                  <w:rFonts w:hint="eastAsia" w:ascii="方正仿宋_GBK" w:hAnsi="方正仿宋_GBK" w:eastAsia="方正仿宋_GBK" w:cs="Times New Roman"/>
                  <w:sz w:val="32"/>
                  <w:szCs w:val="32"/>
                </w:rPr>
              </w:rPrChange>
            </w:rPr>
            <w:delText>论证提高</w:delText>
          </w:r>
        </w:del>
      </w:ins>
      <w:del w:id="5444" w:author="白日梦想家" w:date="2026-10-26T16:38:41Z">
        <w:r>
          <w:rPr>
            <w:rFonts w:hint="default" w:ascii="Times New Roman" w:hAnsi="Times New Roman" w:eastAsia="方正楷体_GBK" w:cs="Times New Roman"/>
            <w:b/>
            <w:bCs/>
            <w:sz w:val="32"/>
            <w:szCs w:val="32"/>
            <w:rPrChange w:id="5445"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5446" w:author="白日梦想家" w:date="2026-10-26T16:38:41Z">
        <w:r>
          <w:rPr>
            <w:rFonts w:hint="default" w:ascii="Times New Roman" w:hAnsi="Times New Roman" w:eastAsia="方正楷体_GBK" w:cs="Times New Roman"/>
            <w:b/>
            <w:bCs/>
            <w:i w:val="0"/>
            <w:iCs w:val="0"/>
            <w:sz w:val="32"/>
            <w:szCs w:val="32"/>
            <w:rPrChange w:id="5447" w:author="白日梦想家" w:date="2026-10-26T16:42:14Z">
              <w:rPr>
                <w:rFonts w:hint="eastAsia" w:ascii="方正仿宋_GBK" w:hAnsi="方正仿宋_GBK" w:eastAsia="方正仿宋_GBK" w:cs="Times New Roman"/>
                <w:sz w:val="32"/>
                <w:szCs w:val="32"/>
              </w:rPr>
            </w:rPrChange>
          </w:rPr>
          <w:delText>容量</w:delText>
        </w:r>
      </w:del>
      <w:ins w:id="5448" w:author="xh" w:date="2026-10-26T10:06:57Z">
        <w:del w:id="5449" w:author="白日梦想家" w:date="2026-10-26T16:38:41Z">
          <w:r>
            <w:rPr>
              <w:rFonts w:hint="default" w:ascii="Times New Roman" w:hAnsi="Times New Roman" w:eastAsia="方正楷体_GBK" w:cs="Times New Roman"/>
              <w:b/>
              <w:bCs/>
              <w:i w:val="0"/>
              <w:iCs w:val="0"/>
              <w:sz w:val="32"/>
              <w:szCs w:val="32"/>
              <w:rPrChange w:id="5450" w:author="白日梦想家" w:date="2026-10-26T16:42:14Z">
                <w:rPr>
                  <w:rFonts w:hint="eastAsia" w:ascii="方正仿宋_GBK" w:hAnsi="方正仿宋_GBK" w:eastAsia="方正仿宋_GBK" w:cs="Times New Roman"/>
                  <w:sz w:val="32"/>
                  <w:szCs w:val="32"/>
                </w:rPr>
              </w:rPrChange>
            </w:rPr>
            <w:delText>的必要性</w:delText>
          </w:r>
        </w:del>
      </w:ins>
      <w:del w:id="5451" w:author="白日梦想家" w:date="2026-10-26T16:38:41Z">
        <w:r>
          <w:rPr>
            <w:rFonts w:hint="default" w:ascii="Times New Roman" w:hAnsi="Times New Roman" w:eastAsia="方正楷体_GBK" w:cs="Times New Roman"/>
            <w:b/>
            <w:bCs/>
            <w:sz w:val="32"/>
            <w:szCs w:val="32"/>
            <w:rPrChange w:id="5452"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5453" w:author="白日梦想家" w:date="2026-10-26T16:38:41Z">
        <w:r>
          <w:rPr>
            <w:rFonts w:hint="default" w:ascii="Times New Roman" w:hAnsi="Times New Roman" w:eastAsia="方正楷体_GBK" w:cs="Times New Roman"/>
            <w:b/>
            <w:bCs/>
            <w:i w:val="0"/>
            <w:iCs w:val="0"/>
            <w:sz w:val="32"/>
            <w:szCs w:val="32"/>
            <w:rPrChange w:id="5454"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1" w:firstLineChars="200"/>
        <w:rPr>
          <w:del w:id="5455" w:author="白日梦想家" w:date="2026-10-26T16:38:41Z"/>
          <w:rFonts w:hint="default" w:ascii="Times New Roman" w:hAnsi="Times New Roman" w:eastAsia="方正楷体_GBK" w:cs="Times New Roman"/>
          <w:b/>
          <w:bCs/>
          <w:sz w:val="32"/>
          <w:szCs w:val="32"/>
          <w:highlight w:val="none"/>
          <w:rPrChange w:id="5456" w:author="白日梦想家" w:date="2026-10-26T16:42:14Z">
            <w:rPr>
              <w:del w:id="5457"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5458" w:author="白日梦想家" w:date="2026-10-26T16:38:41Z">
        <w:r>
          <w:rPr>
            <w:rFonts w:hint="default" w:ascii="Times New Roman" w:hAnsi="Times New Roman" w:eastAsia="方正楷体_GBK" w:cs="Times New Roman"/>
            <w:b/>
            <w:bCs/>
            <w:sz w:val="32"/>
            <w:szCs w:val="32"/>
            <w:rPrChange w:id="5459"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5460" w:author="白日梦想家" w:date="2026-10-26T16:38:41Z">
        <w:r>
          <w:rPr>
            <w:rFonts w:hint="default" w:ascii="Times New Roman" w:hAnsi="Times New Roman" w:eastAsia="方正楷体_GBK" w:cs="Times New Roman"/>
            <w:b/>
            <w:bCs/>
            <w:i w:val="0"/>
            <w:iCs w:val="0"/>
            <w:sz w:val="32"/>
            <w:szCs w:val="32"/>
            <w:rPrChange w:id="5461" w:author="白日梦想家" w:date="2026-10-26T16:42:14Z">
              <w:rPr>
                <w:rFonts w:hint="eastAsia" w:ascii="方正仿宋_GBK" w:hAnsi="方正仿宋_GBK" w:eastAsia="方正仿宋_GBK" w:cs="Times New Roman"/>
                <w:sz w:val="32"/>
                <w:szCs w:val="32"/>
              </w:rPr>
            </w:rPrChange>
          </w:rPr>
          <w:delText>电缆比例较高</w:delText>
        </w:r>
      </w:del>
      <w:ins w:id="5462" w:author="xh" w:date="2026-10-26T10:08:35Z">
        <w:del w:id="5463" w:author="白日梦想家" w:date="2026-10-26T16:38:41Z">
          <w:r>
            <w:rPr>
              <w:rFonts w:hint="default" w:ascii="Times New Roman" w:hAnsi="Times New Roman" w:eastAsia="方正楷体_GBK" w:cs="Times New Roman"/>
              <w:b/>
              <w:bCs/>
              <w:i w:val="0"/>
              <w:iCs w:val="0"/>
              <w:sz w:val="32"/>
              <w:szCs w:val="32"/>
              <w:rPrChange w:id="5464" w:author="白日梦想家" w:date="2026-10-26T16:42:14Z">
                <w:rPr>
                  <w:rFonts w:hint="eastAsia" w:ascii="方正仿宋_GBK" w:hAnsi="方正仿宋_GBK" w:eastAsia="方正仿宋_GBK" w:cs="Times New Roman"/>
                  <w:sz w:val="32"/>
                  <w:szCs w:val="32"/>
                </w:rPr>
              </w:rPrChange>
            </w:rPr>
            <w:delText>、</w:delText>
          </w:r>
        </w:del>
      </w:ins>
      <w:del w:id="5465" w:author="白日梦想家" w:date="2026-10-26T16:38:41Z">
        <w:r>
          <w:rPr>
            <w:rFonts w:hint="default" w:ascii="Times New Roman" w:hAnsi="Times New Roman" w:eastAsia="方正楷体_GBK" w:cs="Times New Roman"/>
            <w:b/>
            <w:bCs/>
            <w:sz w:val="32"/>
            <w:szCs w:val="32"/>
            <w:rPrChange w:id="5466"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5467" w:author="白日梦想家" w:date="2026-10-26T16:38:41Z">
        <w:r>
          <w:rPr>
            <w:rFonts w:hint="default" w:ascii="Times New Roman" w:hAnsi="Times New Roman" w:eastAsia="方正楷体_GBK" w:cs="Times New Roman"/>
            <w:b/>
            <w:bCs/>
            <w:i w:val="0"/>
            <w:iCs w:val="0"/>
            <w:sz w:val="32"/>
            <w:szCs w:val="32"/>
            <w:rPrChange w:id="5468" w:author="白日梦想家" w:date="2026-10-26T16:42:14Z">
              <w:rPr>
                <w:rFonts w:hint="eastAsia" w:ascii="方正仿宋_GBK" w:hAnsi="方正仿宋_GBK" w:eastAsia="方正仿宋_GBK" w:cs="Times New Roman"/>
                <w:sz w:val="32"/>
                <w:szCs w:val="32"/>
              </w:rPr>
            </w:rPrChange>
          </w:rPr>
          <w:delText>通道</w:delText>
        </w:r>
      </w:del>
      <w:ins w:id="5469" w:author="xh" w:date="2026-10-26T10:08:35Z">
        <w:del w:id="5470" w:author="白日梦想家" w:date="2026-10-26T16:38:41Z">
          <w:r>
            <w:rPr>
              <w:rFonts w:hint="default" w:ascii="Times New Roman" w:hAnsi="Times New Roman" w:eastAsia="方正楷体_GBK" w:cs="Times New Roman"/>
              <w:b/>
              <w:bCs/>
              <w:i w:val="0"/>
              <w:iCs w:val="0"/>
              <w:sz w:val="32"/>
              <w:szCs w:val="32"/>
              <w:rPrChange w:id="5471" w:author="白日梦想家" w:date="2026-10-26T16:42:14Z">
                <w:rPr>
                  <w:rFonts w:hint="eastAsia" w:ascii="方正仿宋_GBK" w:hAnsi="方正仿宋_GBK" w:eastAsia="方正仿宋_GBK" w:cs="Times New Roman"/>
                  <w:sz w:val="32"/>
                  <w:szCs w:val="32"/>
                </w:rPr>
              </w:rPrChange>
            </w:rPr>
            <w:delText>建设</w:delText>
          </w:r>
        </w:del>
      </w:ins>
      <w:del w:id="5472" w:author="白日梦想家" w:date="2026-10-26T16:38:41Z">
        <w:r>
          <w:rPr>
            <w:rFonts w:hint="default" w:ascii="Times New Roman" w:hAnsi="Times New Roman" w:eastAsia="方正楷体_GBK" w:cs="Times New Roman"/>
            <w:b/>
            <w:bCs/>
            <w:i w:val="0"/>
            <w:iCs w:val="0"/>
            <w:sz w:val="32"/>
            <w:szCs w:val="32"/>
            <w:rPrChange w:id="5473" w:author="白日梦想家" w:date="2026-10-26T16:42:14Z">
              <w:rPr>
                <w:rFonts w:hint="eastAsia" w:ascii="方正仿宋_GBK" w:hAnsi="方正仿宋_GBK" w:eastAsia="方正仿宋_GBK" w:cs="Times New Roman"/>
                <w:sz w:val="32"/>
                <w:szCs w:val="32"/>
              </w:rPr>
            </w:rPrChange>
          </w:rPr>
          <w:delText>费用</w:delText>
        </w:r>
      </w:del>
      <w:ins w:id="5474" w:author="xh" w:date="2026-10-26T10:08:35Z">
        <w:del w:id="5475" w:author="白日梦想家" w:date="2026-10-26T16:38:41Z">
          <w:r>
            <w:rPr>
              <w:rFonts w:hint="default" w:ascii="Times New Roman" w:hAnsi="Times New Roman" w:eastAsia="方正楷体_GBK" w:cs="Times New Roman"/>
              <w:b/>
              <w:bCs/>
              <w:i w:val="0"/>
              <w:iCs w:val="0"/>
              <w:sz w:val="32"/>
              <w:szCs w:val="32"/>
              <w:rPrChange w:id="5476" w:author="白日梦想家" w:date="2026-10-26T16:42:14Z">
                <w:rPr>
                  <w:rFonts w:hint="eastAsia" w:ascii="方正仿宋_GBK" w:hAnsi="方正仿宋_GBK" w:eastAsia="方正仿宋_GBK" w:cs="Times New Roman"/>
                  <w:sz w:val="32"/>
                  <w:szCs w:val="32"/>
                </w:rPr>
              </w:rPrChange>
            </w:rPr>
            <w:delText>较大</w:delText>
          </w:r>
        </w:del>
      </w:ins>
      <w:del w:id="5477" w:author="白日梦想家" w:date="2026-10-26T16:38:41Z">
        <w:r>
          <w:rPr>
            <w:rFonts w:hint="default" w:ascii="Times New Roman" w:hAnsi="Times New Roman" w:eastAsia="方正楷体_GBK" w:cs="Times New Roman"/>
            <w:b/>
            <w:bCs/>
            <w:sz w:val="32"/>
            <w:szCs w:val="32"/>
            <w:rPrChange w:id="5478"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5479" w:author="白日梦想家" w:date="2026-10-26T16:38:41Z">
        <w:r>
          <w:rPr>
            <w:rFonts w:hint="default" w:ascii="Times New Roman" w:hAnsi="Times New Roman" w:eastAsia="方正楷体_GBK" w:cs="Times New Roman"/>
            <w:b/>
            <w:bCs/>
            <w:i w:val="0"/>
            <w:iCs w:val="0"/>
            <w:sz w:val="32"/>
            <w:szCs w:val="32"/>
            <w:rPrChange w:id="5480" w:author="白日梦想家" w:date="2026-10-26T16:42:14Z">
              <w:rPr>
                <w:rFonts w:hint="eastAsia" w:ascii="方正仿宋_GBK" w:hAnsi="方正仿宋_GBK" w:eastAsia="方正仿宋_GBK" w:cs="Times New Roman"/>
                <w:sz w:val="32"/>
                <w:szCs w:val="32"/>
              </w:rPr>
            </w:rPrChange>
          </w:rPr>
          <w:delText>的</w:delText>
        </w:r>
      </w:del>
      <w:ins w:id="5481" w:author="xh" w:date="2026-10-26T10:08:35Z">
        <w:del w:id="5482" w:author="白日梦想家" w:date="2026-10-26T16:38:41Z">
          <w:r>
            <w:rPr>
              <w:rFonts w:hint="default" w:ascii="Times New Roman" w:hAnsi="Times New Roman" w:eastAsia="方正楷体_GBK" w:cs="Times New Roman"/>
              <w:b/>
              <w:bCs/>
              <w:i w:val="0"/>
              <w:iCs w:val="0"/>
              <w:sz w:val="32"/>
              <w:szCs w:val="32"/>
              <w:rPrChange w:id="5483" w:author="白日梦想家" w:date="2026-10-26T16:42:14Z">
                <w:rPr>
                  <w:rFonts w:hint="eastAsia" w:ascii="方正仿宋_GBK" w:hAnsi="方正仿宋_GBK" w:eastAsia="方正仿宋_GBK" w:cs="Times New Roman"/>
                  <w:sz w:val="32"/>
                  <w:szCs w:val="32"/>
                </w:rPr>
              </w:rPrChange>
            </w:rPr>
            <w:delText>片区</w:delText>
          </w:r>
        </w:del>
      </w:ins>
      <w:del w:id="5484" w:author="白日梦想家" w:date="2026-10-26T16:38:41Z">
        <w:r>
          <w:rPr>
            <w:rFonts w:hint="default" w:ascii="Times New Roman" w:hAnsi="Times New Roman" w:eastAsia="方正楷体_GBK" w:cs="Times New Roman"/>
            <w:b/>
            <w:bCs/>
            <w:sz w:val="32"/>
            <w:szCs w:val="32"/>
            <w:rPrChange w:id="5485"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5486" w:author="白日梦想家" w:date="2026-10-26T16:38:41Z">
        <w:r>
          <w:rPr>
            <w:rFonts w:hint="default" w:ascii="Times New Roman" w:hAnsi="Times New Roman" w:eastAsia="方正楷体_GBK" w:cs="Times New Roman"/>
            <w:b/>
            <w:bCs/>
            <w:i w:val="0"/>
            <w:iCs w:val="0"/>
            <w:sz w:val="32"/>
            <w:szCs w:val="32"/>
            <w:rPrChange w:id="5487" w:author="白日梦想家" w:date="2026-10-26T16:42:14Z">
              <w:rPr>
                <w:rFonts w:hint="eastAsia" w:ascii="方正仿宋_GBK" w:hAnsi="方正仿宋_GBK" w:eastAsia="方正仿宋_GBK" w:cs="Times New Roman"/>
                <w:sz w:val="32"/>
                <w:szCs w:val="32"/>
              </w:rPr>
            </w:rPrChange>
          </w:rPr>
          <w:delText>，应</w:delText>
        </w:r>
      </w:del>
      <w:ins w:id="5488" w:author="xh" w:date="2026-10-26T10:08:35Z">
        <w:del w:id="5489" w:author="白日梦想家" w:date="2026-10-26T16:38:41Z">
          <w:r>
            <w:rPr>
              <w:rFonts w:hint="default" w:ascii="Times New Roman" w:hAnsi="Times New Roman" w:eastAsia="方正楷体_GBK" w:cs="Times New Roman"/>
              <w:b/>
              <w:bCs/>
              <w:i w:val="0"/>
              <w:iCs w:val="0"/>
              <w:sz w:val="32"/>
              <w:szCs w:val="32"/>
              <w:rPrChange w:id="5490"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5491" w:author="白日梦想家" w:date="2026-10-26T16:38:41Z">
        <w:r>
          <w:rPr>
            <w:rFonts w:hint="default" w:ascii="Times New Roman" w:hAnsi="Times New Roman" w:eastAsia="方正楷体_GBK" w:cs="Times New Roman"/>
            <w:b/>
            <w:bCs/>
            <w:sz w:val="32"/>
            <w:szCs w:val="32"/>
            <w:rPrChange w:id="5492"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5493" w:author="白日梦想家" w:date="2026-10-26T16:38:41Z">
        <w:r>
          <w:rPr>
            <w:rFonts w:hint="default" w:ascii="Times New Roman" w:hAnsi="Times New Roman" w:eastAsia="方正楷体_GBK" w:cs="Times New Roman"/>
            <w:b/>
            <w:bCs/>
            <w:i w:val="0"/>
            <w:iCs w:val="0"/>
            <w:sz w:val="32"/>
            <w:szCs w:val="32"/>
            <w:rPrChange w:id="5494" w:author="白日梦想家" w:date="2026-10-26T16:42:14Z">
              <w:rPr>
                <w:rFonts w:hint="eastAsia" w:ascii="方正仿宋_GBK" w:hAnsi="方正仿宋_GBK" w:eastAsia="方正仿宋_GBK" w:cs="Times New Roman"/>
                <w:sz w:val="32"/>
                <w:szCs w:val="32"/>
              </w:rPr>
            </w:rPrChange>
          </w:rPr>
          <w:delText>既有</w:delText>
        </w:r>
      </w:del>
      <w:ins w:id="5495" w:author="xh" w:date="2026-10-26T10:08:35Z">
        <w:del w:id="5496" w:author="白日梦想家" w:date="2026-10-26T16:38:41Z">
          <w:r>
            <w:rPr>
              <w:rFonts w:hint="default" w:ascii="Times New Roman" w:hAnsi="Times New Roman" w:eastAsia="方正楷体_GBK" w:cs="Times New Roman"/>
              <w:b/>
              <w:bCs/>
              <w:i w:val="0"/>
              <w:iCs w:val="0"/>
              <w:sz w:val="32"/>
              <w:szCs w:val="32"/>
              <w:rPrChange w:id="5497"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5498" w:author="白日梦想家" w:date="2026-10-26T16:38:41Z">
        <w:r>
          <w:rPr>
            <w:rFonts w:hint="default" w:ascii="Times New Roman" w:hAnsi="Times New Roman" w:eastAsia="方正楷体_GBK" w:cs="Times New Roman"/>
            <w:b/>
            <w:bCs/>
            <w:i w:val="0"/>
            <w:iCs w:val="0"/>
            <w:sz w:val="32"/>
            <w:szCs w:val="32"/>
            <w:rPrChange w:id="5499" w:author="白日梦想家" w:date="2026-10-26T16:42:14Z">
              <w:rPr>
                <w:rFonts w:hint="eastAsia" w:ascii="方正仿宋_GBK" w:hAnsi="方正仿宋_GBK" w:eastAsia="方正仿宋_GBK" w:cs="Times New Roman"/>
                <w:sz w:val="32"/>
                <w:szCs w:val="32"/>
              </w:rPr>
            </w:rPrChange>
          </w:rPr>
          <w:delText>可切换区段</w:delText>
        </w:r>
      </w:del>
      <w:ins w:id="5500" w:author="xh" w:date="2026-10-26T10:08:35Z">
        <w:del w:id="5501" w:author="白日梦想家" w:date="2026-10-26T16:38:41Z">
          <w:r>
            <w:rPr>
              <w:rFonts w:hint="default" w:ascii="Times New Roman" w:hAnsi="Times New Roman" w:eastAsia="方正楷体_GBK" w:cs="Times New Roman"/>
              <w:b/>
              <w:bCs/>
              <w:i w:val="0"/>
              <w:iCs w:val="0"/>
              <w:sz w:val="32"/>
              <w:szCs w:val="32"/>
              <w:rPrChange w:id="5502" w:author="白日梦想家" w:date="2026-10-26T16:42:14Z">
                <w:rPr>
                  <w:rFonts w:hint="eastAsia" w:ascii="方正仿宋_GBK" w:hAnsi="方正仿宋_GBK" w:eastAsia="方正仿宋_GBK" w:cs="Times New Roman"/>
                  <w:sz w:val="32"/>
                  <w:szCs w:val="32"/>
                </w:rPr>
              </w:rPrChange>
            </w:rPr>
            <w:delText>、共享馈线及受端</w:delText>
          </w:r>
        </w:del>
      </w:ins>
      <w:del w:id="5503" w:author="白日梦想家" w:date="2026-10-26T16:38:41Z">
        <w:r>
          <w:rPr>
            <w:rFonts w:hint="default" w:ascii="Times New Roman" w:hAnsi="Times New Roman" w:eastAsia="方正楷体_GBK" w:cs="Times New Roman"/>
            <w:b/>
            <w:bCs/>
            <w:sz w:val="32"/>
            <w:szCs w:val="32"/>
            <w:rPrChange w:id="5504"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5505" w:author="白日梦想家" w:date="2026-10-26T16:38:41Z">
        <w:r>
          <w:rPr>
            <w:rFonts w:hint="default" w:ascii="Times New Roman" w:hAnsi="Times New Roman" w:eastAsia="方正楷体_GBK" w:cs="Times New Roman"/>
            <w:b/>
            <w:bCs/>
            <w:i w:val="0"/>
            <w:iCs w:val="0"/>
            <w:sz w:val="32"/>
            <w:szCs w:val="32"/>
            <w:rPrChange w:id="5506" w:author="白日梦想家" w:date="2026-10-26T16:42:14Z">
              <w:rPr>
                <w:rFonts w:hint="eastAsia" w:ascii="方正仿宋_GBK" w:hAnsi="方正仿宋_GBK" w:eastAsia="方正仿宋_GBK" w:cs="Times New Roman"/>
                <w:sz w:val="32"/>
                <w:szCs w:val="32"/>
              </w:rPr>
            </w:rPrChange>
          </w:rPr>
          <w:delText>余量</w:delText>
        </w:r>
      </w:del>
      <w:ins w:id="5507" w:author="xh" w:date="2026-10-26T10:08:35Z">
        <w:del w:id="5508" w:author="白日梦想家" w:date="2026-10-26T16:38:41Z">
          <w:r>
            <w:rPr>
              <w:rFonts w:hint="default" w:ascii="Times New Roman" w:hAnsi="Times New Roman" w:eastAsia="方正楷体_GBK" w:cs="Times New Roman"/>
              <w:b/>
              <w:bCs/>
              <w:i w:val="0"/>
              <w:iCs w:val="0"/>
              <w:sz w:val="32"/>
              <w:szCs w:val="32"/>
              <w:rPrChange w:id="5509" w:author="白日梦想家" w:date="2026-10-26T16:42:14Z">
                <w:rPr>
                  <w:rFonts w:hint="eastAsia" w:ascii="方正仿宋_GBK" w:hAnsi="方正仿宋_GBK" w:eastAsia="方正仿宋_GBK" w:cs="Times New Roman"/>
                  <w:sz w:val="32"/>
                  <w:szCs w:val="32"/>
                </w:rPr>
              </w:rPrChange>
            </w:rPr>
            <w:delText>后</w:delText>
          </w:r>
        </w:del>
      </w:ins>
      <w:del w:id="5510" w:author="白日梦想家" w:date="2026-10-26T16:38:41Z">
        <w:r>
          <w:rPr>
            <w:rFonts w:hint="default" w:ascii="Times New Roman" w:hAnsi="Times New Roman" w:eastAsia="方正楷体_GBK" w:cs="Times New Roman"/>
            <w:b/>
            <w:bCs/>
            <w:i w:val="0"/>
            <w:iCs w:val="0"/>
            <w:sz w:val="32"/>
            <w:szCs w:val="32"/>
            <w:rPrChange w:id="5511" w:author="白日梦想家" w:date="2026-10-26T16:42:14Z">
              <w:rPr>
                <w:rFonts w:hint="eastAsia" w:ascii="方正仿宋_GBK" w:hAnsi="方正仿宋_GBK" w:eastAsia="方正仿宋_GBK" w:cs="Times New Roman"/>
                <w:sz w:val="32"/>
                <w:szCs w:val="32"/>
              </w:rPr>
            </w:rPrChange>
          </w:rPr>
          <w:delText>，</w:delText>
        </w:r>
      </w:del>
      <w:ins w:id="5512" w:author="xh" w:date="2026-10-26T10:08:35Z">
        <w:del w:id="5513" w:author="白日梦想家" w:date="2026-10-26T16:38:41Z">
          <w:r>
            <w:rPr>
              <w:rFonts w:hint="default" w:ascii="Times New Roman" w:hAnsi="Times New Roman" w:eastAsia="方正楷体_GBK" w:cs="Times New Roman"/>
              <w:b/>
              <w:bCs/>
              <w:i w:val="0"/>
              <w:iCs w:val="0"/>
              <w:sz w:val="32"/>
              <w:szCs w:val="32"/>
              <w:rPrChange w:id="5514" w:author="白日梦想家" w:date="2026-10-26T16:42:14Z">
                <w:rPr>
                  <w:rFonts w:hint="eastAsia" w:ascii="方正仿宋_GBK" w:hAnsi="方正仿宋_GBK" w:eastAsia="方正仿宋_GBK" w:cs="Times New Roman"/>
                  <w:sz w:val="32"/>
                  <w:szCs w:val="32"/>
                </w:rPr>
              </w:rPrChange>
            </w:rPr>
            <w:delText>利用可用网</w:delText>
          </w:r>
        </w:del>
      </w:ins>
      <w:del w:id="5515" w:author="白日梦想家" w:date="2026-10-26T16:38:41Z">
        <w:r>
          <w:rPr>
            <w:rFonts w:hint="default" w:ascii="Times New Roman" w:hAnsi="Times New Roman" w:eastAsia="方正楷体_GBK" w:cs="Times New Roman"/>
            <w:b/>
            <w:bCs/>
            <w:sz w:val="32"/>
            <w:szCs w:val="32"/>
            <w:rPrChange w:id="5516"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5517" w:author="白日梦想家" w:date="2026-10-26T16:38:41Z">
        <w:r>
          <w:rPr>
            <w:rFonts w:hint="default" w:ascii="Times New Roman" w:hAnsi="Times New Roman" w:eastAsia="方正楷体_GBK" w:cs="Times New Roman"/>
            <w:b/>
            <w:bCs/>
            <w:i w:val="0"/>
            <w:iCs w:val="0"/>
            <w:sz w:val="32"/>
            <w:szCs w:val="32"/>
            <w:rPrChange w:id="5518" w:author="白日梦想家" w:date="2026-10-26T16:42:14Z">
              <w:rPr>
                <w:rFonts w:hint="eastAsia" w:ascii="方正仿宋_GBK" w:hAnsi="方正仿宋_GBK" w:eastAsia="方正仿宋_GBK" w:cs="Times New Roman"/>
                <w:sz w:val="32"/>
                <w:szCs w:val="32"/>
              </w:rPr>
            </w:rPrChange>
          </w:rPr>
          <w:delText>络</w:delText>
        </w:r>
      </w:del>
      <w:ins w:id="5519" w:author="xh" w:date="2026-10-26T10:08:35Z">
        <w:del w:id="5520" w:author="白日梦想家" w:date="2026-10-26T16:38:41Z">
          <w:r>
            <w:rPr>
              <w:rFonts w:hint="default" w:ascii="Times New Roman" w:hAnsi="Times New Roman" w:eastAsia="方正楷体_GBK" w:cs="Times New Roman"/>
              <w:b/>
              <w:bCs/>
              <w:i w:val="0"/>
              <w:iCs w:val="0"/>
              <w:sz w:val="32"/>
              <w:szCs w:val="32"/>
              <w:rPrChange w:id="5521" w:author="白日梦想家" w:date="2026-10-26T16:42:14Z">
                <w:rPr>
                  <w:rFonts w:hint="eastAsia" w:ascii="方正仿宋_GBK" w:hAnsi="方正仿宋_GBK" w:eastAsia="方正仿宋_GBK" w:cs="Times New Roman"/>
                  <w:sz w:val="32"/>
                  <w:szCs w:val="32"/>
                </w:rPr>
              </w:rPrChange>
            </w:rPr>
            <w:delText>能力安排</w:delText>
          </w:r>
        </w:del>
      </w:ins>
      <w:del w:id="5522" w:author="白日梦想家" w:date="2026-10-26T16:38:41Z">
        <w:r>
          <w:rPr>
            <w:rFonts w:hint="default" w:ascii="Times New Roman" w:hAnsi="Times New Roman" w:eastAsia="方正楷体_GBK" w:cs="Times New Roman"/>
            <w:b/>
            <w:bCs/>
            <w:sz w:val="32"/>
            <w:szCs w:val="32"/>
            <w:rPrChange w:id="5523"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5524" w:author="白日梦想家" w:date="2026-10-26T16:38:41Z">
        <w:r>
          <w:rPr>
            <w:rFonts w:hint="default" w:ascii="Times New Roman" w:hAnsi="Times New Roman" w:eastAsia="方正楷体_GBK" w:cs="Times New Roman"/>
            <w:b/>
            <w:bCs/>
            <w:i w:val="0"/>
            <w:iCs w:val="0"/>
            <w:sz w:val="32"/>
            <w:szCs w:val="32"/>
            <w:rPrChange w:id="5525" w:author="白日梦想家" w:date="2026-10-26T16:42:14Z">
              <w:rPr>
                <w:rFonts w:hint="eastAsia" w:ascii="方正仿宋_GBK" w:hAnsi="方正仿宋_GBK" w:eastAsia="方正仿宋_GBK" w:cs="Times New Roman"/>
                <w:sz w:val="32"/>
                <w:szCs w:val="32"/>
              </w:rPr>
            </w:rPrChange>
          </w:rPr>
          <w:delText>建</w:delText>
        </w:r>
      </w:del>
      <w:ins w:id="5526" w:author="xh" w:date="2026-10-26T10:08:35Z">
        <w:del w:id="5527" w:author="白日梦想家" w:date="2026-10-26T16:38:41Z">
          <w:r>
            <w:rPr>
              <w:rFonts w:hint="default" w:ascii="Times New Roman" w:hAnsi="Times New Roman" w:eastAsia="方正楷体_GBK" w:cs="Times New Roman"/>
              <w:b/>
              <w:bCs/>
              <w:i w:val="0"/>
              <w:iCs w:val="0"/>
              <w:sz w:val="32"/>
              <w:szCs w:val="32"/>
              <w:rPrChange w:id="5528"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5529" w:author="白日梦想家" w:date="2026-10-26T16:38:41Z">
        <w:r>
          <w:rPr>
            <w:rFonts w:hint="default" w:ascii="Times New Roman" w:hAnsi="Times New Roman" w:eastAsia="方正楷体_GBK" w:cs="Times New Roman"/>
            <w:b/>
            <w:bCs/>
            <w:sz w:val="32"/>
            <w:szCs w:val="32"/>
            <w:rPrChange w:id="5530"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5531" w:author="白日梦想家" w:date="2026-10-26T16:38:41Z">
        <w:r>
          <w:rPr>
            <w:rFonts w:hint="default" w:ascii="Times New Roman" w:hAnsi="Times New Roman" w:eastAsia="方正楷体_GBK" w:cs="Times New Roman"/>
            <w:b/>
            <w:bCs/>
            <w:i w:val="0"/>
            <w:iCs w:val="0"/>
            <w:sz w:val="32"/>
            <w:szCs w:val="32"/>
            <w:rPrChange w:id="5532"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1" w:firstLineChars="200"/>
        <w:rPr>
          <w:del w:id="5533" w:author="xh" w:date="2026-10-26T10:10:13Z"/>
          <w:rFonts w:hint="default" w:ascii="Times New Roman" w:hAnsi="Times New Roman" w:eastAsia="方正楷体_GBK" w:cs="Times New Roman"/>
          <w:b/>
          <w:bCs/>
          <w:sz w:val="32"/>
          <w:szCs w:val="32"/>
          <w:highlight w:val="none"/>
          <w:rPrChange w:id="5534" w:author="白日梦想家" w:date="2026-10-26T16:42:14Z">
            <w:rPr>
              <w:del w:id="5535"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5536" w:author="xh" w:date="2026-10-26T10:10:13Z">
        <w:r>
          <w:rPr>
            <w:rFonts w:hint="default" w:ascii="Times New Roman" w:hAnsi="Times New Roman" w:eastAsia="方正楷体_GBK" w:cs="Times New Roman"/>
            <w:b/>
            <w:bCs/>
            <w:sz w:val="32"/>
            <w:szCs w:val="32"/>
            <w:rPrChange w:id="5537"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5538" w:author="白日梦想家" w:date="2026-10-26T16:43:24Z"/>
          <w:rFonts w:hint="default" w:ascii="Cambria" w:hAnsi="Cambria" w:eastAsia="MS Mincho" w:cs="Times New Roman"/>
          <w:sz w:val="22"/>
          <w:szCs w:val="22"/>
          <w:woUserID w:val="2"/>
        </w:rPr>
      </w:pPr>
      <w:del w:id="5539" w:author="白日梦想家" w:date="2026-10-26T17:06:42Z">
        <w:r>
          <w:rPr>
            <w:rFonts w:hint="default" w:ascii="Times New Roman" w:hAnsi="Times New Roman" w:eastAsia="方正楷体_GBK" w:cs="Times New Roman"/>
            <w:b/>
            <w:bCs/>
            <w:i w:val="0"/>
            <w:iCs w:val="0"/>
            <w:sz w:val="32"/>
            <w:szCs w:val="32"/>
            <w:rPrChange w:id="5540" w:author="xh" w:date="2026-10-26T10:11:50Z">
              <w:rPr>
                <w:rFonts w:hint="eastAsia" w:ascii="方正楷体_GBK" w:hAnsi="方正楷体_GBK" w:eastAsia="方正楷体_GBK" w:cs="方正楷体_GBK"/>
                <w:b/>
                <w:bCs/>
                <w:sz w:val="32"/>
                <w:szCs w:val="32"/>
              </w:rPr>
            </w:rPrChange>
          </w:rPr>
          <w:delText>（三）</w:delText>
        </w:r>
      </w:del>
      <w:ins w:id="5541" w:author="xh" w:date="2026-10-26T10:11:50Z">
        <w:del w:id="5542" w:author="白日梦想家" w:date="2026-10-26T17:06:42Z">
          <w:r>
            <w:rPr>
              <w:rFonts w:hint="default" w:ascii="Times New Roman" w:hAnsi="Times New Roman" w:eastAsia="方正楷体_GBK" w:cs="Times New Roman"/>
              <w:b/>
              <w:bCs/>
              <w:i w:val="0"/>
              <w:iCs w:val="0"/>
              <w:sz w:val="32"/>
              <w:szCs w:val="32"/>
              <w:rPrChange w:id="5543" w:author="xh" w:date="2026-10-26T10:11:50Z">
                <w:rPr>
                  <w:rFonts w:hint="eastAsia" w:ascii="方正楷体_GBK" w:hAnsi="方正楷体_GBK" w:eastAsia="方正楷体_GBK" w:cs="方正楷体_GBK"/>
                  <w:b/>
                  <w:bCs/>
                  <w:sz w:val="32"/>
                  <w:szCs w:val="32"/>
                </w:rPr>
              </w:rPrChange>
              <w:woUserID w:val="2"/>
            </w:rPr>
            <w:delText>随</w:delText>
          </w:r>
        </w:del>
      </w:ins>
      <w:del w:id="5544" w:author="白日梦想家" w:date="2026-10-26T17:06:42Z">
        <w:r>
          <w:rPr>
            <w:rFonts w:hint="eastAsia" w:ascii="方正楷体_GBK" w:hAnsi="方正楷体_GBK" w:eastAsia="方正楷体_GBK" w:cs="方正楷体_GBK"/>
            <w:b/>
            <w:bCs/>
            <w:sz w:val="32"/>
            <w:szCs w:val="32"/>
            <w:woUserID w:val="2"/>
          </w:rPr>
          <w:delText>结合</w:delText>
        </w:r>
      </w:del>
      <w:del w:id="5545" w:author="白日梦想家" w:date="2026-10-26T17:06:42Z">
        <w:r>
          <w:rPr>
            <w:rFonts w:hint="default" w:ascii="Times New Roman" w:hAnsi="Times New Roman" w:eastAsia="方正楷体_GBK" w:cs="Times New Roman"/>
            <w:b/>
            <w:bCs/>
            <w:i w:val="0"/>
            <w:iCs w:val="0"/>
            <w:sz w:val="32"/>
            <w:szCs w:val="32"/>
            <w:rPrChange w:id="5546" w:author="xh" w:date="2026-10-26T10:11:50Z">
              <w:rPr>
                <w:rFonts w:hint="eastAsia" w:ascii="方正楷体_GBK" w:hAnsi="方正楷体_GBK" w:eastAsia="方正楷体_GBK" w:cs="方正楷体_GBK"/>
                <w:b/>
                <w:bCs/>
                <w:sz w:val="32"/>
                <w:szCs w:val="32"/>
              </w:rPr>
            </w:rPrChange>
            <w:woUserID w:val="2"/>
          </w:rPr>
          <w:delText>建设进度滚动</w:delText>
        </w:r>
      </w:del>
      <w:ins w:id="5547" w:author="xh" w:date="2026-10-26T10:11:50Z">
        <w:del w:id="5548" w:author="白日梦想家" w:date="2026-10-26T17:06:42Z">
          <w:r>
            <w:rPr>
              <w:rFonts w:hint="default" w:ascii="Times New Roman" w:hAnsi="Times New Roman" w:eastAsia="方正楷体_GBK" w:cs="Times New Roman"/>
              <w:b/>
              <w:bCs/>
              <w:i w:val="0"/>
              <w:iCs w:val="0"/>
              <w:sz w:val="32"/>
              <w:szCs w:val="32"/>
              <w:rPrChange w:id="5549" w:author="xh" w:date="2026-10-26T10:11:50Z">
                <w:rPr>
                  <w:rFonts w:hint="eastAsia" w:ascii="方正楷体_GBK" w:hAnsi="方正楷体_GBK" w:eastAsia="方正楷体_GBK" w:cs="方正楷体_GBK"/>
                  <w:b/>
                  <w:bCs/>
                  <w:sz w:val="32"/>
                  <w:szCs w:val="32"/>
                </w:rPr>
              </w:rPrChange>
              <w:woUserID w:val="2"/>
            </w:rPr>
            <w:delText>完善</w:delText>
          </w:r>
        </w:del>
      </w:ins>
      <w:del w:id="5550" w:author="白日梦想家" w:date="2026-10-26T17:06:42Z">
        <w:r>
          <w:rPr>
            <w:rFonts w:hint="eastAsia" w:ascii="方正楷体_GBK" w:hAnsi="方正楷体_GBK" w:eastAsia="方正楷体_GBK" w:cs="方正楷体_GBK"/>
            <w:b/>
            <w:bCs/>
            <w:sz w:val="32"/>
            <w:szCs w:val="32"/>
            <w:woUserID w:val="2"/>
          </w:rPr>
          <w:delText>更新</w:delText>
        </w:r>
      </w:del>
      <w:del w:id="5551" w:author="白日梦想家" w:date="2026-10-26T17:06:42Z">
        <w:r>
          <w:rPr>
            <w:rFonts w:hint="default" w:ascii="Times New Roman" w:hAnsi="Times New Roman" w:eastAsia="方正楷体_GBK" w:cs="Times New Roman"/>
            <w:b/>
            <w:bCs/>
            <w:i w:val="0"/>
            <w:iCs w:val="0"/>
            <w:sz w:val="32"/>
            <w:szCs w:val="32"/>
            <w:rPrChange w:id="5552" w:author="xh" w:date="2026-10-26T10:11:50Z">
              <w:rPr>
                <w:rFonts w:hint="eastAsia" w:ascii="方正楷体_GBK" w:hAnsi="方正楷体_GBK" w:eastAsia="方正楷体_GBK" w:cs="方正楷体_GBK"/>
                <w:b/>
                <w:bCs/>
                <w:sz w:val="32"/>
                <w:szCs w:val="32"/>
              </w:rPr>
            </w:rPrChange>
            <w:woUserID w:val="2"/>
          </w:rPr>
          <w:delText>应用</w:delText>
        </w:r>
      </w:del>
      <w:ins w:id="5553" w:author="xh" w:date="2026-10-26T10:11:50Z">
        <w:del w:id="5554" w:author="白日梦想家" w:date="2026-10-26T17:06:42Z">
          <w:r>
            <w:rPr>
              <w:rFonts w:hint="default" w:ascii="Times New Roman" w:hAnsi="Times New Roman" w:eastAsia="方正楷体_GBK" w:cs="Times New Roman"/>
              <w:b/>
              <w:bCs/>
              <w:i w:val="0"/>
              <w:iCs w:val="0"/>
              <w:sz w:val="32"/>
              <w:szCs w:val="32"/>
              <w:rPrChange w:id="5555" w:author="xh" w:date="2026-10-26T10:11:50Z">
                <w:rPr>
                  <w:rFonts w:hint="eastAsia" w:ascii="方正楷体_GBK" w:hAnsi="方正楷体_GBK" w:eastAsia="方正楷体_GBK" w:cs="方正楷体_GBK"/>
                  <w:b/>
                  <w:bCs/>
                  <w:sz w:val="32"/>
                  <w:szCs w:val="32"/>
                </w:rPr>
              </w:rPrChange>
              <w:woUserID w:val="2"/>
            </w:rPr>
            <w:delText>方案</w:delText>
          </w:r>
        </w:del>
      </w:ins>
      <w:del w:id="5556" w:author="白日梦想家" w:date="2026-10-26T17:06:42Z">
        <w:r>
          <w:rPr>
            <w:rFonts w:hint="eastAsia" w:ascii="方正楷体_GBK" w:hAnsi="方正楷体_GBK" w:eastAsia="方正楷体_GBK" w:cs="方正楷体_GBK"/>
            <w:b/>
            <w:bCs/>
            <w:sz w:val="32"/>
            <w:szCs w:val="32"/>
          </w:rPr>
          <w:delText>结果</w:delText>
        </w:r>
      </w:del>
      <w:ins w:id="5557" w:author="白日梦想家" w:date="2026-10-26T16:43:24Z">
        <w:r>
          <w:rPr>
            <w:rFonts w:hint="default" w:ascii="方正楷体_GBK" w:hAnsi="方正楷体_GBK" w:eastAsia="方正楷体_GBK" w:cs="方正楷体_GBK"/>
            <w:b/>
            <w:bCs/>
            <w:kern w:val="0"/>
            <w:sz w:val="32"/>
            <w:szCs w:val="32"/>
            <w:lang w:val="en-US" w:eastAsia="zh-CN" w:bidi="ar"/>
            <w:rPrChange w:id="5558"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w:t>
        </w:r>
      </w:ins>
      <w:ins w:id="5560" w:author="白日梦想家" w:date="2026-10-26T17:06:46Z">
        <w:r>
          <w:rPr>
            <w:rFonts w:hint="eastAsia" w:ascii="方正楷体_GBK" w:hAnsi="方正楷体_GBK" w:eastAsia="方正楷体_GBK" w:cs="方正楷体_GBK"/>
            <w:b/>
            <w:bCs/>
            <w:kern w:val="0"/>
            <w:sz w:val="32"/>
            <w:szCs w:val="32"/>
            <w:lang w:val="en-US" w:eastAsia="zh" w:bidi="ar"/>
            <w:rPrChange w:id="5561" w:author="白日梦想家" w:date="2026-10-27T10:21:31Z">
              <w:rPr>
                <w:rFonts w:hint="eastAsia" w:ascii="方正楷体_GBK" w:hAnsi="方正楷体_GBK" w:eastAsia="方正楷体_GBK" w:cs="方正楷体_GBK"/>
                <w:b w:val="0"/>
                <w:kern w:val="0"/>
                <w:sz w:val="32"/>
                <w:szCs w:val="32"/>
                <w:lang w:val="en-US" w:eastAsia="zh" w:bidi="ar"/>
                <w:woUserID w:val="2"/>
              </w:rPr>
            </w:rPrChange>
            <w:woUserID w:val="2"/>
          </w:rPr>
          <w:t>三</w:t>
        </w:r>
      </w:ins>
      <w:ins w:id="5563" w:author="白日梦想家" w:date="2026-10-26T16:43:24Z">
        <w:r>
          <w:rPr>
            <w:rFonts w:hint="default" w:ascii="方正楷体_GBK" w:hAnsi="方正楷体_GBK" w:eastAsia="方正楷体_GBK" w:cs="方正楷体_GBK"/>
            <w:b/>
            <w:bCs/>
            <w:kern w:val="0"/>
            <w:sz w:val="32"/>
            <w:szCs w:val="32"/>
            <w:lang w:val="en-US" w:eastAsia="zh-CN" w:bidi="ar"/>
            <w:rPrChange w:id="5564"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5566" w:author="白日梦想家" w:date="2026-10-26T16:43:24Z"/>
          <w:rFonts w:hint="default" w:ascii="Cambria" w:hAnsi="Cambria" w:eastAsia="MS Mincho" w:cs="Times New Roman"/>
          <w:sz w:val="22"/>
          <w:szCs w:val="22"/>
          <w:woUserID w:val="2"/>
        </w:rPr>
      </w:pPr>
      <w:ins w:id="5567"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5568"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5569"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5570"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5571"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5572" w:author="白日梦想家" w:date="2026-10-26T16:43:24Z"/>
          <w:rFonts w:hint="eastAsia" w:ascii="Cambria" w:hAnsi="Cambria" w:eastAsia="方正仿宋_GBK" w:cs="Times New Roman"/>
          <w:sz w:val="22"/>
          <w:szCs w:val="22"/>
          <w:lang w:eastAsia="zh"/>
          <w:woUserID w:val="2"/>
        </w:rPr>
      </w:pPr>
      <w:ins w:id="5573"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5574" w:author="白日梦想家" w:date="2026-10-26T16:43:24Z">
        <w:r>
          <w:rPr>
            <w:rFonts w:hint="default" w:ascii="方正仿宋_GBK" w:hAnsi="方正仿宋_GBK" w:eastAsia="方正仿宋_GBK" w:cs="方正仿宋_GBK"/>
            <w:b/>
            <w:bCs/>
            <w:kern w:val="0"/>
            <w:sz w:val="32"/>
            <w:szCs w:val="32"/>
            <w:lang w:val="en-US" w:eastAsia="zh-CN" w:bidi="ar"/>
            <w:rPrChange w:id="5575"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576"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5577"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5578"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5579"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5580" w:author="白日梦想家" w:date="2026-10-26T16:43:24Z">
        <w:r>
          <w:rPr>
            <w:rFonts w:hint="default" w:ascii="方正仿宋_GBK" w:hAnsi="方正仿宋_GBK" w:eastAsia="方正仿宋_GBK" w:cs="方正仿宋_GBK"/>
            <w:b/>
            <w:bCs/>
            <w:kern w:val="0"/>
            <w:sz w:val="32"/>
            <w:szCs w:val="32"/>
            <w:lang w:val="en-US" w:eastAsia="zh-CN" w:bidi="ar"/>
            <w:rPrChange w:id="5581"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582"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5583"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5584"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5585"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5586" w:author="白日梦想家" w:date="2026-10-26T17:20:29Z">
        <w:r>
          <w:rPr>
            <w:rFonts w:hint="default" w:ascii="方正仿宋_GBK" w:hAnsi="方正仿宋_GBK" w:eastAsia="方正仿宋_GBK" w:cs="方正仿宋_GBK"/>
            <w:b/>
            <w:bCs/>
            <w:kern w:val="0"/>
            <w:sz w:val="32"/>
            <w:szCs w:val="32"/>
            <w:lang w:val="en-US" w:eastAsia="zh-CN" w:bidi="ar"/>
            <w:rPrChange w:id="5587"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588"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5589"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5590"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5591"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5592"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5593"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5594"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5595"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5596"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5597"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598"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599"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6ED347FF">
      <w:pPr>
        <w:keepNext w:val="0"/>
        <w:widowControl/>
        <w:adjustRightInd/>
        <w:snapToGrid/>
        <w:spacing w:beforeAutospacing="0" w:after="0" w:line="560" w:lineRule="exact"/>
        <w:ind w:firstLine="640" w:firstLineChars="0"/>
        <w:outlineLvl w:val="9"/>
        <w:rPr>
          <w:del w:id="5601" w:author="白日梦想家" w:date="2026-10-26T16:43:39Z"/>
          <w:rFonts w:hint="eastAsia" w:ascii="方正仿宋_GBK" w:hAnsi="方正仿宋_GBK" w:eastAsia="方正仿宋_GBK" w:cs="方正仿宋_GBK"/>
          <w:b w:val="0"/>
          <w:kern w:val="0"/>
          <w:sz w:val="32"/>
          <w:szCs w:val="32"/>
          <w:lang w:val="en-US" w:eastAsia="zh-CN" w:bidi="ar"/>
          <w:woUserID w:val="2"/>
        </w:rPr>
        <w:pPrChange w:id="5600" w:author="白日梦想家" w:date="2026-10-26T16:43:52Z">
          <w:pPr>
            <w:keepNext/>
            <w:widowControl/>
            <w:adjustRightInd w:val="0"/>
            <w:snapToGrid w:val="0"/>
            <w:spacing w:line="560" w:lineRule="exact"/>
            <w:ind w:firstLine="641" w:firstLineChars="200"/>
            <w:outlineLvl w:val="1"/>
          </w:pPr>
        </w:pPrChange>
      </w:pPr>
      <w:ins w:id="5602"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603"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604"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605"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606"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607"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608"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ins w:id="5609" w:author="xh" w:date="2026-10-27T08:14:40Z">
        <w:r>
          <w:rPr>
            <w:rFonts w:hint="default" w:ascii="方正仿宋_GBK" w:hAnsi="方正仿宋_GBK" w:eastAsia="方正仿宋_GBK" w:cs="方正仿宋_GBK"/>
            <w:b w:val="0"/>
            <w:kern w:val="0"/>
            <w:sz w:val="32"/>
            <w:szCs w:val="32"/>
            <w:lang w:val="en-US" w:eastAsia="zh-CN" w:bidi="ar"/>
            <w:woUserID w:val="2"/>
          </w:rPr>
          <w:t>。</w:t>
        </w:r>
      </w:ins>
    </w:p>
    <w:p w14:paraId="40CB9F59">
      <w:pPr>
        <w:keepNext w:val="0"/>
        <w:widowControl/>
        <w:adjustRightInd/>
        <w:snapToGrid/>
        <w:spacing w:beforeAutospacing="0" w:after="0" w:line="560" w:lineRule="exact"/>
        <w:ind w:firstLine="640" w:firstLineChars="0"/>
        <w:rPr>
          <w:del w:id="5611" w:author="白日梦想家" w:date="2026-10-26T16:43:38Z"/>
          <w:rFonts w:hint="eastAsia" w:ascii="方正仿宋_GBK" w:hAnsi="方正仿宋_GBK" w:eastAsia="方正仿宋_GBK" w:cs="Times New Roman"/>
          <w:sz w:val="32"/>
          <w:szCs w:val="32"/>
          <w:highlight w:val="none"/>
          <w14:ligatures w14:val="standardContextual"/>
        </w:rPr>
        <w:pPrChange w:id="5610" w:author="白日梦想家" w:date="2026-10-26T16:43:52Z">
          <w:pPr>
            <w:widowControl/>
            <w:adjustRightInd w:val="0"/>
            <w:snapToGrid w:val="0"/>
            <w:spacing w:line="560" w:lineRule="exact"/>
            <w:ind w:firstLine="640" w:firstLineChars="200"/>
          </w:pPr>
        </w:pPrChange>
      </w:pPr>
      <w:del w:id="5612" w:author="白日梦想家" w:date="2026-10-26T16:43:38Z">
        <w:r>
          <w:rPr>
            <w:rFonts w:hint="default" w:ascii="Times New Roman" w:hAnsi="Times New Roman" w:eastAsia="方正仿宋_GBK" w:cs="Times New Roman"/>
            <w:b w:val="0"/>
            <w:bCs w:val="0"/>
            <w:i w:val="0"/>
            <w:iCs w:val="0"/>
            <w:sz w:val="32"/>
            <w:szCs w:val="32"/>
            <w:rPrChange w:id="5613"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614" w:author="xh" w:date="2026-10-26T10:13:28Z">
        <w:del w:id="5615" w:author="白日梦想家" w:date="2026-10-26T16:43:38Z">
          <w:r>
            <w:rPr>
              <w:rFonts w:hint="default" w:ascii="Times New Roman" w:hAnsi="Times New Roman" w:eastAsia="方正仿宋_GBK" w:cs="Times New Roman"/>
              <w:b w:val="0"/>
              <w:bCs w:val="0"/>
              <w:i w:val="0"/>
              <w:iCs w:val="0"/>
              <w:sz w:val="32"/>
              <w:szCs w:val="32"/>
              <w:rPrChange w:id="5616" w:author="xh" w:date="2026-10-26T10:13:28Z">
                <w:rPr>
                  <w:rFonts w:hint="eastAsia" w:ascii="方正仿宋_GBK" w:hAnsi="方正仿宋_GBK" w:eastAsia="方正仿宋_GBK" w:cs="Times New Roman"/>
                  <w:sz w:val="32"/>
                  <w:szCs w:val="32"/>
                </w:rPr>
              </w:rPrChange>
            </w:rPr>
            <w:delText>调整</w:delText>
          </w:r>
        </w:del>
      </w:ins>
      <w:del w:id="5617" w:author="白日梦想家" w:date="2026-10-26T16:43:38Z">
        <w:r>
          <w:rPr>
            <w:rFonts w:hint="eastAsia" w:ascii="方正仿宋_GBK" w:hAnsi="方正仿宋_GBK" w:eastAsia="方正仿宋_GBK" w:cs="Times New Roman"/>
            <w:sz w:val="32"/>
            <w:szCs w:val="32"/>
          </w:rPr>
          <w:delText>再比较当年</w:delText>
        </w:r>
      </w:del>
      <w:del w:id="5618" w:author="白日梦想家" w:date="2026-10-26T16:43:38Z">
        <w:r>
          <w:rPr>
            <w:rFonts w:hint="default" w:ascii="Times New Roman" w:hAnsi="Times New Roman" w:eastAsia="方正仿宋_GBK" w:cs="Times New Roman"/>
            <w:b w:val="0"/>
            <w:bCs w:val="0"/>
            <w:i w:val="0"/>
            <w:iCs w:val="0"/>
            <w:sz w:val="32"/>
            <w:szCs w:val="32"/>
            <w:rPrChange w:id="5619" w:author="xh" w:date="2026-10-26T10:13:28Z">
              <w:rPr>
                <w:rFonts w:hint="eastAsia" w:ascii="方正仿宋_GBK" w:hAnsi="方正仿宋_GBK" w:eastAsia="方正仿宋_GBK" w:cs="Times New Roman"/>
                <w:sz w:val="32"/>
                <w:szCs w:val="32"/>
              </w:rPr>
            </w:rPrChange>
          </w:rPr>
          <w:delText>主变、储能</w:delText>
        </w:r>
      </w:del>
      <w:ins w:id="5620" w:author="xh" w:date="2026-10-26T10:13:28Z">
        <w:del w:id="5621" w:author="白日梦想家" w:date="2026-10-26T16:43:38Z">
          <w:r>
            <w:rPr>
              <w:rFonts w:hint="default" w:ascii="Times New Roman" w:hAnsi="Times New Roman" w:eastAsia="方正仿宋_GBK" w:cs="Times New Roman"/>
              <w:b w:val="0"/>
              <w:bCs w:val="0"/>
              <w:i w:val="0"/>
              <w:iCs w:val="0"/>
              <w:sz w:val="32"/>
              <w:szCs w:val="32"/>
              <w:rPrChange w:id="5622" w:author="xh" w:date="2026-10-26T10:13:28Z">
                <w:rPr>
                  <w:rFonts w:hint="eastAsia" w:ascii="方正仿宋_GBK" w:hAnsi="方正仿宋_GBK" w:eastAsia="方正仿宋_GBK" w:cs="Times New Roman"/>
                  <w:sz w:val="32"/>
                  <w:szCs w:val="32"/>
                </w:rPr>
              </w:rPrChange>
            </w:rPr>
            <w:delText>和</w:delText>
          </w:r>
        </w:del>
      </w:ins>
      <w:del w:id="5623" w:author="白日梦想家" w:date="2026-10-26T16:43:38Z">
        <w:r>
          <w:rPr>
            <w:rFonts w:hint="eastAsia" w:ascii="方正仿宋_GBK" w:hAnsi="方正仿宋_GBK" w:eastAsia="方正仿宋_GBK" w:cs="Times New Roman"/>
            <w:sz w:val="32"/>
            <w:szCs w:val="32"/>
          </w:rPr>
          <w:delText>与</w:delText>
        </w:r>
      </w:del>
      <w:del w:id="5624" w:author="白日梦想家" w:date="2026-10-26T16:43:38Z">
        <w:r>
          <w:rPr>
            <w:rFonts w:hint="default" w:ascii="Times New Roman" w:hAnsi="Times New Roman" w:eastAsia="方正仿宋_GBK" w:cs="Times New Roman"/>
            <w:b w:val="0"/>
            <w:bCs w:val="0"/>
            <w:i w:val="0"/>
            <w:iCs w:val="0"/>
            <w:sz w:val="32"/>
            <w:szCs w:val="32"/>
            <w:rPrChange w:id="5625" w:author="xh" w:date="2026-10-26T10:13:28Z">
              <w:rPr>
                <w:rFonts w:hint="eastAsia" w:ascii="方正仿宋_GBK" w:hAnsi="方正仿宋_GBK" w:eastAsia="方正仿宋_GBK" w:cs="Times New Roman"/>
                <w:sz w:val="32"/>
                <w:szCs w:val="32"/>
              </w:rPr>
            </w:rPrChange>
          </w:rPr>
          <w:delText>联络</w:delText>
        </w:r>
      </w:del>
      <w:ins w:id="5626" w:author="xh" w:date="2026-10-26T10:13:28Z">
        <w:del w:id="5627" w:author="白日梦想家" w:date="2026-10-26T16:43:38Z">
          <w:r>
            <w:rPr>
              <w:rFonts w:hint="default" w:ascii="Times New Roman" w:hAnsi="Times New Roman" w:eastAsia="方正仿宋_GBK" w:cs="Times New Roman"/>
              <w:b w:val="0"/>
              <w:bCs w:val="0"/>
              <w:i w:val="0"/>
              <w:iCs w:val="0"/>
              <w:sz w:val="32"/>
              <w:szCs w:val="32"/>
              <w:rPrChange w:id="5628" w:author="xh" w:date="2026-10-26T10:13:28Z">
                <w:rPr>
                  <w:rFonts w:hint="eastAsia" w:ascii="方正仿宋_GBK" w:hAnsi="方正仿宋_GBK" w:eastAsia="方正仿宋_GBK" w:cs="Times New Roman"/>
                  <w:sz w:val="32"/>
                  <w:szCs w:val="32"/>
                </w:rPr>
              </w:rPrChange>
            </w:rPr>
            <w:delText>建设时序</w:delText>
          </w:r>
        </w:del>
      </w:ins>
      <w:del w:id="5629" w:author="白日梦想家" w:date="2026-10-26T16:43:38Z">
        <w:r>
          <w:rPr>
            <w:rFonts w:hint="eastAsia" w:ascii="方正仿宋_GBK" w:hAnsi="方正仿宋_GBK" w:eastAsia="方正仿宋_GBK" w:cs="Times New Roman"/>
            <w:sz w:val="32"/>
            <w:szCs w:val="32"/>
          </w:rPr>
          <w:delText>需求</w:delText>
        </w:r>
      </w:del>
      <w:del w:id="5630" w:author="白日梦想家" w:date="2026-10-26T16:43:38Z">
        <w:r>
          <w:rPr>
            <w:rFonts w:hint="default" w:ascii="Times New Roman" w:hAnsi="Times New Roman" w:eastAsia="方正仿宋_GBK" w:cs="Times New Roman"/>
            <w:b w:val="0"/>
            <w:bCs w:val="0"/>
            <w:i w:val="0"/>
            <w:iCs w:val="0"/>
            <w:sz w:val="32"/>
            <w:szCs w:val="32"/>
            <w:rPrChange w:id="5631" w:author="xh" w:date="2026-10-26T10:13:28Z">
              <w:rPr>
                <w:rFonts w:hint="eastAsia" w:ascii="方正仿宋_GBK" w:hAnsi="方正仿宋_GBK" w:eastAsia="方正仿宋_GBK" w:cs="Times New Roman"/>
                <w:sz w:val="32"/>
                <w:szCs w:val="32"/>
              </w:rPr>
            </w:rPrChange>
          </w:rPr>
          <w:delText>。</w:delText>
        </w:r>
      </w:del>
      <w:ins w:id="5632" w:author="xh" w:date="2026-10-26T10:13:28Z">
        <w:del w:id="5633" w:author="白日梦想家" w:date="2026-10-26T16:43:38Z">
          <w:r>
            <w:rPr>
              <w:rFonts w:hint="default" w:ascii="Times New Roman" w:hAnsi="Times New Roman" w:eastAsia="方正仿宋_GBK" w:cs="Times New Roman"/>
              <w:b w:val="0"/>
              <w:bCs w:val="0"/>
              <w:i w:val="0"/>
              <w:iCs w:val="0"/>
              <w:sz w:val="32"/>
              <w:szCs w:val="32"/>
              <w:rPrChange w:id="5634" w:author="xh" w:date="2026-10-26T10:13:28Z">
                <w:rPr>
                  <w:rFonts w:hint="eastAsia" w:ascii="方正仿宋_GBK" w:hAnsi="方正仿宋_GBK" w:eastAsia="方正仿宋_GBK" w:cs="Times New Roman"/>
                  <w:sz w:val="32"/>
                  <w:szCs w:val="32"/>
                </w:rPr>
              </w:rPrChange>
            </w:rPr>
            <w:delText>工程</w:delText>
          </w:r>
        </w:del>
      </w:ins>
      <w:del w:id="5635" w:author="白日梦想家" w:date="2026-10-26T16:43:38Z">
        <w:r>
          <w:rPr>
            <w:rFonts w:hint="eastAsia" w:ascii="方正仿宋_GBK" w:hAnsi="方正仿宋_GBK" w:eastAsia="方正仿宋_GBK" w:cs="Times New Roman"/>
            <w:sz w:val="32"/>
            <w:szCs w:val="32"/>
          </w:rPr>
          <w:delText>线路造价、储能</w:delText>
        </w:r>
      </w:del>
      <w:del w:id="5636" w:author="白日梦想家" w:date="2026-10-26T16:43:38Z">
        <w:r>
          <w:rPr>
            <w:rFonts w:hint="default" w:ascii="Times New Roman" w:hAnsi="Times New Roman" w:eastAsia="方正仿宋_GBK" w:cs="Times New Roman"/>
            <w:b w:val="0"/>
            <w:bCs w:val="0"/>
            <w:i w:val="0"/>
            <w:iCs w:val="0"/>
            <w:sz w:val="32"/>
            <w:szCs w:val="32"/>
            <w:rPrChange w:id="5637" w:author="xh" w:date="2026-10-26T10:13:28Z">
              <w:rPr>
                <w:rFonts w:hint="eastAsia" w:ascii="方正仿宋_GBK" w:hAnsi="方正仿宋_GBK" w:eastAsia="方正仿宋_GBK" w:cs="Times New Roman"/>
                <w:sz w:val="32"/>
                <w:szCs w:val="32"/>
              </w:rPr>
            </w:rPrChange>
          </w:rPr>
          <w:delText>价格、</w:delText>
        </w:r>
      </w:del>
      <w:del w:id="5638" w:author="白日梦想家" w:date="2026-10-26T16:43:38Z">
        <w:r>
          <w:rPr>
            <w:rFonts w:hint="eastAsia" w:ascii="方正仿宋_GBK" w:hAnsi="方正仿宋_GBK" w:eastAsia="方正仿宋_GBK" w:cs="Times New Roman"/>
            <w:sz w:val="32"/>
            <w:szCs w:val="32"/>
          </w:rPr>
          <w:delText>站内</w:delText>
        </w:r>
      </w:del>
      <w:del w:id="5639" w:author="白日梦想家" w:date="2026-10-26T16:43:38Z">
        <w:r>
          <w:rPr>
            <w:rFonts w:hint="default" w:ascii="Times New Roman" w:hAnsi="Times New Roman" w:eastAsia="方正仿宋_GBK" w:cs="Times New Roman"/>
            <w:b w:val="0"/>
            <w:bCs w:val="0"/>
            <w:i w:val="0"/>
            <w:iCs w:val="0"/>
            <w:sz w:val="32"/>
            <w:szCs w:val="32"/>
            <w:rPrChange w:id="5640" w:author="xh" w:date="2026-10-26T10:13:28Z">
              <w:rPr>
                <w:rFonts w:hint="eastAsia" w:ascii="方正仿宋_GBK" w:hAnsi="方正仿宋_GBK" w:eastAsia="方正仿宋_GBK" w:cs="Times New Roman"/>
                <w:sz w:val="32"/>
                <w:szCs w:val="32"/>
              </w:rPr>
            </w:rPrChange>
          </w:rPr>
          <w:delText>扩建条件及馈线可转区段</w:delText>
        </w:r>
      </w:del>
      <w:del w:id="5641" w:author="白日梦想家" w:date="2026-10-26T16:43:38Z">
        <w:r>
          <w:rPr>
            <w:rFonts w:hint="eastAsia" w:ascii="方正仿宋_GBK" w:hAnsi="方正仿宋_GBK" w:eastAsia="方正仿宋_GBK" w:cs="Times New Roman"/>
            <w:sz w:val="32"/>
            <w:szCs w:val="32"/>
          </w:rPr>
          <w:delText>发生</w:delText>
        </w:r>
      </w:del>
      <w:del w:id="5642" w:author="白日梦想家" w:date="2026-10-26T16:43:38Z">
        <w:r>
          <w:rPr>
            <w:rFonts w:hint="default" w:ascii="Times New Roman" w:hAnsi="Times New Roman" w:eastAsia="方正仿宋_GBK" w:cs="Times New Roman"/>
            <w:b w:val="0"/>
            <w:bCs w:val="0"/>
            <w:i w:val="0"/>
            <w:iCs w:val="0"/>
            <w:sz w:val="32"/>
            <w:szCs w:val="32"/>
            <w:rPrChange w:id="5643" w:author="xh" w:date="2026-10-26T10:13:28Z">
              <w:rPr>
                <w:rFonts w:hint="eastAsia" w:ascii="方正仿宋_GBK" w:hAnsi="方正仿宋_GBK" w:eastAsia="方正仿宋_GBK" w:cs="Times New Roman"/>
                <w:sz w:val="32"/>
                <w:szCs w:val="32"/>
              </w:rPr>
            </w:rPrChange>
          </w:rPr>
          <w:delText>变化后，同步</w:delText>
        </w:r>
      </w:del>
      <w:ins w:id="5644" w:author="xh" w:date="2026-10-26T10:13:28Z">
        <w:del w:id="5645" w:author="白日梦想家" w:date="2026-10-26T16:43:38Z">
          <w:r>
            <w:rPr>
              <w:rFonts w:hint="default" w:ascii="Times New Roman" w:hAnsi="Times New Roman" w:eastAsia="方正仿宋_GBK" w:cs="Times New Roman"/>
              <w:b w:val="0"/>
              <w:bCs w:val="0"/>
              <w:i w:val="0"/>
              <w:iCs w:val="0"/>
              <w:sz w:val="32"/>
              <w:szCs w:val="32"/>
              <w:rPrChange w:id="5646" w:author="xh" w:date="2026-10-26T10:13:28Z">
                <w:rPr>
                  <w:rFonts w:hint="eastAsia" w:ascii="方正仿宋_GBK" w:hAnsi="方正仿宋_GBK" w:eastAsia="方正仿宋_GBK" w:cs="Times New Roman"/>
                  <w:sz w:val="32"/>
                  <w:szCs w:val="32"/>
                </w:rPr>
              </w:rPrChange>
            </w:rPr>
            <w:delText>更新设备</w:delText>
          </w:r>
        </w:del>
      </w:ins>
      <w:del w:id="5647" w:author="白日梦想家" w:date="2026-10-26T16:43:38Z">
        <w:r>
          <w:rPr>
            <w:rFonts w:hint="eastAsia" w:ascii="方正仿宋_GBK" w:hAnsi="方正仿宋_GBK" w:eastAsia="方正仿宋_GBK" w:cs="Times New Roman"/>
            <w:sz w:val="32"/>
            <w:szCs w:val="32"/>
          </w:rPr>
          <w:delText>调整工程</w:delText>
        </w:r>
      </w:del>
      <w:del w:id="5648" w:author="白日梦想家" w:date="2026-10-26T16:43:38Z">
        <w:r>
          <w:rPr>
            <w:rFonts w:hint="default" w:ascii="Times New Roman" w:hAnsi="Times New Roman" w:eastAsia="方正仿宋_GBK" w:cs="Times New Roman"/>
            <w:b w:val="0"/>
            <w:bCs w:val="0"/>
            <w:i w:val="0"/>
            <w:iCs w:val="0"/>
            <w:sz w:val="32"/>
            <w:szCs w:val="32"/>
            <w:rPrChange w:id="5649" w:author="xh" w:date="2026-10-26T10:13:28Z">
              <w:rPr>
                <w:rFonts w:hint="eastAsia" w:ascii="方正仿宋_GBK" w:hAnsi="方正仿宋_GBK" w:eastAsia="方正仿宋_GBK" w:cs="Times New Roman"/>
                <w:sz w:val="32"/>
                <w:szCs w:val="32"/>
              </w:rPr>
            </w:rPrChange>
          </w:rPr>
          <w:delText>组合</w:delText>
        </w:r>
      </w:del>
      <w:ins w:id="5650" w:author="xh" w:date="2026-10-26T10:13:28Z">
        <w:del w:id="5651" w:author="白日梦想家" w:date="2026-10-26T16:43:38Z">
          <w:r>
            <w:rPr>
              <w:rFonts w:hint="default" w:ascii="Times New Roman" w:hAnsi="Times New Roman" w:eastAsia="方正仿宋_GBK" w:cs="Times New Roman"/>
              <w:b w:val="0"/>
              <w:bCs w:val="0"/>
              <w:i w:val="0"/>
              <w:iCs w:val="0"/>
              <w:sz w:val="32"/>
              <w:szCs w:val="32"/>
              <w:rPrChange w:id="5652" w:author="xh" w:date="2026-10-26T10:13:28Z">
                <w:rPr>
                  <w:rFonts w:hint="eastAsia" w:ascii="方正仿宋_GBK" w:hAnsi="方正仿宋_GBK" w:eastAsia="方正仿宋_GBK" w:cs="Times New Roman"/>
                  <w:sz w:val="32"/>
                  <w:szCs w:val="32"/>
                </w:rPr>
              </w:rPrChange>
            </w:rPr>
            <w:delText>和费用</w:delText>
          </w:r>
        </w:del>
      </w:ins>
      <w:del w:id="5653" w:author="白日梦想家" w:date="2026-10-26T16:43:38Z">
        <w:r>
          <w:rPr>
            <w:rFonts w:hint="eastAsia" w:ascii="方正仿宋_GBK" w:hAnsi="方正仿宋_GBK" w:eastAsia="方正仿宋_GBK" w:cs="Times New Roman"/>
            <w:sz w:val="32"/>
            <w:szCs w:val="32"/>
          </w:rPr>
          <w:delText>与推荐窗口</w:delText>
        </w:r>
      </w:del>
      <w:del w:id="5654" w:author="白日梦想家" w:date="2026-10-26T16:43:38Z">
        <w:r>
          <w:rPr>
            <w:rFonts w:hint="default" w:ascii="Times New Roman" w:hAnsi="Times New Roman" w:eastAsia="方正仿宋_GBK" w:cs="Times New Roman"/>
            <w:b w:val="0"/>
            <w:bCs w:val="0"/>
            <w:i w:val="0"/>
            <w:iCs w:val="0"/>
            <w:sz w:val="32"/>
            <w:szCs w:val="32"/>
            <w:rPrChange w:id="5655" w:author="xh" w:date="2026-10-26T10:13:28Z">
              <w:rPr>
                <w:rFonts w:hint="eastAsia" w:ascii="方正仿宋_GBK" w:hAnsi="方正仿宋_GBK" w:eastAsia="方正仿宋_GBK" w:cs="Times New Roman"/>
                <w:sz w:val="32"/>
                <w:szCs w:val="32"/>
              </w:rPr>
            </w:rPrChange>
          </w:rPr>
          <w:delText>，</w:delText>
        </w:r>
      </w:del>
      <w:ins w:id="5656" w:author="xh" w:date="2026-10-26T10:13:28Z">
        <w:del w:id="5657" w:author="白日梦想家" w:date="2026-10-26T16:43:38Z">
          <w:r>
            <w:rPr>
              <w:rFonts w:hint="default" w:ascii="Times New Roman" w:hAnsi="Times New Roman" w:eastAsia="方正仿宋_GBK" w:cs="Times New Roman"/>
              <w:b w:val="0"/>
              <w:bCs w:val="0"/>
              <w:i w:val="0"/>
              <w:iCs w:val="0"/>
              <w:sz w:val="32"/>
              <w:szCs w:val="32"/>
              <w:rPrChange w:id="5658" w:author="xh" w:date="2026-10-26T10:13:28Z">
                <w:rPr>
                  <w:rFonts w:hint="eastAsia" w:ascii="方正仿宋_GBK" w:hAnsi="方正仿宋_GBK" w:eastAsia="方正仿宋_GBK" w:cs="Times New Roman"/>
                  <w:sz w:val="32"/>
                  <w:szCs w:val="32"/>
                </w:rPr>
              </w:rPrChange>
            </w:rPr>
            <w:delText>逐步落实“一</w:delText>
          </w:r>
        </w:del>
      </w:ins>
      <w:del w:id="5659" w:author="白日梦想家" w:date="2026-10-26T16:43:38Z">
        <w:r>
          <w:rPr>
            <w:rFonts w:hint="eastAsia" w:ascii="方正仿宋_GBK" w:hAnsi="方正仿宋_GBK" w:eastAsia="方正仿宋_GBK" w:cs="Times New Roman"/>
            <w:sz w:val="32"/>
            <w:szCs w:val="32"/>
          </w:rPr>
          <w:delText>形成各</w:delText>
        </w:r>
      </w:del>
      <w:del w:id="5660" w:author="白日梦想家" w:date="2026-10-26T16:43:38Z">
        <w:r>
          <w:rPr>
            <w:rFonts w:hint="default" w:ascii="Times New Roman" w:hAnsi="Times New Roman" w:eastAsia="方正仿宋_GBK" w:cs="Times New Roman"/>
            <w:b w:val="0"/>
            <w:bCs w:val="0"/>
            <w:i w:val="0"/>
            <w:iCs w:val="0"/>
            <w:sz w:val="32"/>
            <w:szCs w:val="32"/>
            <w:rPrChange w:id="5661" w:author="xh" w:date="2026-10-26T10:13:28Z">
              <w:rPr>
                <w:rFonts w:hint="eastAsia" w:ascii="方正仿宋_GBK" w:hAnsi="方正仿宋_GBK" w:eastAsia="方正仿宋_GBK" w:cs="Times New Roman"/>
                <w:sz w:val="32"/>
                <w:szCs w:val="32"/>
              </w:rPr>
            </w:rPrChange>
          </w:rPr>
          <w:delText>片</w:delText>
        </w:r>
      </w:del>
      <w:ins w:id="5662" w:author="xh" w:date="2026-10-26T10:13:28Z">
        <w:del w:id="5663" w:author="白日梦想家" w:date="2026-10-26T16:43:38Z">
          <w:r>
            <w:rPr>
              <w:rFonts w:hint="default" w:ascii="Times New Roman" w:hAnsi="Times New Roman" w:eastAsia="方正仿宋_GBK" w:cs="Times New Roman"/>
              <w:b w:val="0"/>
              <w:bCs w:val="0"/>
              <w:i w:val="0"/>
              <w:iCs w:val="0"/>
              <w:sz w:val="32"/>
              <w:szCs w:val="32"/>
              <w:rPrChange w:id="5664" w:author="xh" w:date="2026-10-26T10:13:28Z">
                <w:rPr>
                  <w:rFonts w:hint="eastAsia" w:ascii="方正仿宋_GBK" w:hAnsi="方正仿宋_GBK" w:eastAsia="方正仿宋_GBK" w:cs="Times New Roman"/>
                  <w:sz w:val="32"/>
                  <w:szCs w:val="32"/>
                </w:rPr>
              </w:rPrChange>
            </w:rPr>
            <w:delText>一策”</w:delText>
          </w:r>
        </w:del>
      </w:ins>
      <w:del w:id="5665" w:author="白日梦想家" w:date="2026-10-26T16:43:38Z">
        <w:r>
          <w:rPr>
            <w:rFonts w:hint="eastAsia" w:ascii="方正仿宋_GBK" w:hAnsi="方正仿宋_GBK" w:eastAsia="方正仿宋_GBK" w:cs="Times New Roman"/>
            <w:sz w:val="32"/>
            <w:szCs w:val="32"/>
          </w:rPr>
          <w:delText>区</w:delText>
        </w:r>
      </w:del>
      <w:del w:id="5666" w:author="白日梦想家" w:date="2026-10-26T16:43:38Z">
        <w:r>
          <w:rPr>
            <w:rFonts w:hint="default" w:ascii="Times New Roman" w:hAnsi="Times New Roman" w:eastAsia="方正仿宋_GBK" w:cs="Times New Roman"/>
            <w:b w:val="0"/>
            <w:bCs w:val="0"/>
            <w:i w:val="0"/>
            <w:iCs w:val="0"/>
            <w:sz w:val="32"/>
            <w:szCs w:val="32"/>
            <w:rPrChange w:id="5667" w:author="xh" w:date="2026-10-26T10:13:28Z">
              <w:rPr>
                <w:rFonts w:hint="eastAsia" w:ascii="方正仿宋_GBK" w:hAnsi="方正仿宋_GBK" w:eastAsia="方正仿宋_GBK" w:cs="Times New Roman"/>
                <w:sz w:val="32"/>
                <w:szCs w:val="32"/>
              </w:rPr>
            </w:rPrChange>
          </w:rPr>
          <w:delText>的</w:delText>
        </w:r>
      </w:del>
      <w:ins w:id="5668" w:author="xh" w:date="2026-10-26T10:13:28Z">
        <w:del w:id="5669" w:author="白日梦想家" w:date="2026-10-26T16:43:38Z">
          <w:r>
            <w:rPr>
              <w:rFonts w:hint="default" w:ascii="Times New Roman" w:hAnsi="Times New Roman" w:eastAsia="方正仿宋_GBK" w:cs="Times New Roman"/>
              <w:b w:val="0"/>
              <w:bCs w:val="0"/>
              <w:i w:val="0"/>
              <w:iCs w:val="0"/>
              <w:sz w:val="32"/>
              <w:szCs w:val="32"/>
              <w:rPrChange w:id="5670" w:author="xh" w:date="2026-10-26T10:13:28Z">
                <w:rPr>
                  <w:rFonts w:hint="eastAsia" w:ascii="方正仿宋_GBK" w:hAnsi="方正仿宋_GBK" w:eastAsia="方正仿宋_GBK" w:cs="Times New Roman"/>
                  <w:sz w:val="32"/>
                  <w:szCs w:val="32"/>
                </w:rPr>
              </w:rPrChange>
            </w:rPr>
            <w:delText>容量安排</w:delText>
          </w:r>
        </w:del>
      </w:ins>
      <w:del w:id="5671" w:author="白日梦想家" w:date="2026-10-26T16:43:38Z">
        <w:r>
          <w:rPr>
            <w:rFonts w:hint="eastAsia" w:ascii="方正仿宋_GBK" w:hAnsi="方正仿宋_GBK" w:eastAsia="方正仿宋_GBK" w:cs="Times New Roman"/>
            <w:sz w:val="32"/>
            <w:szCs w:val="32"/>
          </w:rPr>
          <w:delText>建设时序</w:delText>
        </w:r>
      </w:del>
      <w:del w:id="5672" w:author="白日梦想家" w:date="2026-10-26T16:43:38Z">
        <w:r>
          <w:rPr>
            <w:rFonts w:hint="default" w:ascii="Times New Roman" w:hAnsi="Times New Roman" w:eastAsia="方正仿宋_GBK" w:cs="Times New Roman"/>
            <w:b w:val="0"/>
            <w:bCs w:val="0"/>
            <w:i w:val="0"/>
            <w:iCs w:val="0"/>
            <w:sz w:val="32"/>
            <w:szCs w:val="32"/>
            <w:rPrChange w:id="5673"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del w:id="5675" w:author="xh" w:date="2026-10-27T08:18:00Z"/>
          <w:rFonts w:hint="eastAsia" w:ascii="方正仿宋_GBK" w:hAnsi="方正仿宋_GBK" w:eastAsia="方正仿宋_GBK" w:cs="Times New Roman"/>
          <w:sz w:val="32"/>
          <w:szCs w:val="32"/>
          <w:highlight w:val="none"/>
          <w14:ligatures w14:val="standardContextual"/>
        </w:rPr>
        <w:pPrChange w:id="5674" w:author="白日梦想家" w:date="2026-10-26T16:43:52Z">
          <w:pPr>
            <w:widowControl/>
            <w:adjustRightInd w:val="0"/>
            <w:snapToGrid w:val="0"/>
            <w:spacing w:line="560" w:lineRule="exact"/>
            <w:ind w:firstLine="640" w:firstLineChars="200"/>
          </w:pPr>
        </w:pPrChange>
      </w:pPr>
      <w:del w:id="5676"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677" w:author="白日梦想家" w:date="2026-10-26T16:43:38Z">
        <w:r>
          <w:rPr>
            <w:rFonts w:hint="default" w:ascii="Times New Roman" w:hAnsi="Times New Roman" w:eastAsia="方正仿宋_GBK" w:cs="Times New Roman"/>
            <w:b w:val="0"/>
            <w:bCs w:val="0"/>
            <w:i w:val="0"/>
            <w:iCs w:val="0"/>
            <w:sz w:val="32"/>
            <w:szCs w:val="32"/>
            <w:rPrChange w:id="5678" w:author="xh" w:date="2026-10-26T10:15:06Z">
              <w:rPr>
                <w:rFonts w:hint="eastAsia" w:ascii="方正仿宋_GBK" w:hAnsi="方正仿宋_GBK" w:eastAsia="方正仿宋_GBK" w:cs="Times New Roman"/>
                <w:sz w:val="32"/>
                <w:szCs w:val="32"/>
              </w:rPr>
            </w:rPrChange>
          </w:rPr>
          <w:delText>工程</w:delText>
        </w:r>
      </w:del>
      <w:ins w:id="5679" w:author="xh" w:date="2026-10-26T10:15:06Z">
        <w:del w:id="5680" w:author="白日梦想家" w:date="2026-10-26T16:43:38Z">
          <w:r>
            <w:rPr>
              <w:rFonts w:hint="default" w:ascii="Times New Roman" w:hAnsi="Times New Roman" w:eastAsia="方正仿宋_GBK" w:cs="Times New Roman"/>
              <w:b w:val="0"/>
              <w:bCs w:val="0"/>
              <w:i w:val="0"/>
              <w:iCs w:val="0"/>
              <w:sz w:val="32"/>
              <w:szCs w:val="32"/>
              <w:rPrChange w:id="5681" w:author="xh" w:date="2026-10-26T10:15:06Z">
                <w:rPr>
                  <w:rFonts w:hint="eastAsia" w:ascii="方正仿宋_GBK" w:hAnsi="方正仿宋_GBK" w:eastAsia="方正仿宋_GBK" w:cs="Times New Roman"/>
                  <w:sz w:val="32"/>
                  <w:szCs w:val="32"/>
                </w:rPr>
              </w:rPrChange>
            </w:rPr>
            <w:delText>实施以</w:delText>
          </w:r>
        </w:del>
      </w:ins>
      <w:del w:id="5682" w:author="白日梦想家" w:date="2026-10-26T16:43:38Z">
        <w:r>
          <w:rPr>
            <w:rFonts w:hint="eastAsia" w:ascii="方正仿宋_GBK" w:hAnsi="方正仿宋_GBK" w:eastAsia="方正仿宋_GBK" w:cs="Times New Roman"/>
            <w:sz w:val="32"/>
            <w:szCs w:val="32"/>
          </w:rPr>
          <w:delText>应用还需结合</w:delText>
        </w:r>
      </w:del>
      <w:del w:id="5683" w:author="白日梦想家" w:date="2026-10-26T16:43:38Z">
        <w:r>
          <w:rPr>
            <w:rFonts w:hint="default" w:ascii="Times New Roman" w:hAnsi="Times New Roman" w:eastAsia="方正仿宋_GBK" w:cs="Times New Roman"/>
            <w:b w:val="0"/>
            <w:bCs w:val="0"/>
            <w:i w:val="0"/>
            <w:iCs w:val="0"/>
            <w:sz w:val="32"/>
            <w:szCs w:val="32"/>
            <w:rPrChange w:id="5684" w:author="xh" w:date="2026-10-26T10:15:06Z">
              <w:rPr>
                <w:rFonts w:hint="eastAsia" w:ascii="方正仿宋_GBK" w:hAnsi="方正仿宋_GBK" w:eastAsia="方正仿宋_GBK" w:cs="Times New Roman"/>
                <w:sz w:val="32"/>
                <w:szCs w:val="32"/>
              </w:rPr>
            </w:rPrChange>
          </w:rPr>
          <w:delText>实际网络</w:delText>
        </w:r>
      </w:del>
      <w:ins w:id="5685" w:author="xh" w:date="2026-10-26T10:15:06Z">
        <w:del w:id="5686" w:author="白日梦想家" w:date="2026-10-26T16:43:38Z">
          <w:r>
            <w:rPr>
              <w:rFonts w:hint="default" w:ascii="Times New Roman" w:hAnsi="Times New Roman" w:eastAsia="方正仿宋_GBK" w:cs="Times New Roman"/>
              <w:b w:val="0"/>
              <w:bCs w:val="0"/>
              <w:i w:val="0"/>
              <w:iCs w:val="0"/>
              <w:sz w:val="32"/>
              <w:szCs w:val="32"/>
              <w:rPrChange w:id="5687"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688" w:author="白日梦想家" w:date="2026-10-26T16:43:38Z">
        <w:r>
          <w:rPr>
            <w:rFonts w:hint="eastAsia" w:ascii="方正仿宋_GBK" w:hAnsi="方正仿宋_GBK" w:eastAsia="方正仿宋_GBK" w:cs="Times New Roman"/>
            <w:sz w:val="32"/>
            <w:szCs w:val="32"/>
          </w:rPr>
          <w:delText>检查</w:delText>
        </w:r>
      </w:del>
      <w:del w:id="5689" w:author="白日梦想家" w:date="2026-10-26T16:43:38Z">
        <w:r>
          <w:rPr>
            <w:rFonts w:hint="default" w:ascii="Times New Roman" w:hAnsi="Times New Roman" w:eastAsia="方正仿宋_GBK" w:cs="Times New Roman"/>
            <w:b w:val="0"/>
            <w:bCs w:val="0"/>
            <w:i w:val="0"/>
            <w:iCs w:val="0"/>
            <w:sz w:val="32"/>
            <w:szCs w:val="32"/>
            <w:rPrChange w:id="5690"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691" w:author="xh" w:date="2026-10-26T10:15:06Z">
        <w:del w:id="5692" w:author="白日梦想家" w:date="2026-10-26T16:43:38Z">
          <w:r>
            <w:rPr>
              <w:rFonts w:hint="default" w:ascii="Times New Roman" w:hAnsi="Times New Roman" w:eastAsia="方正仿宋_GBK" w:cs="Times New Roman"/>
              <w:b w:val="0"/>
              <w:bCs w:val="0"/>
              <w:i w:val="0"/>
              <w:iCs w:val="0"/>
              <w:sz w:val="32"/>
              <w:szCs w:val="32"/>
              <w:rPrChange w:id="5693"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694" w:author="白日梦想家" w:date="2026-10-26T16:43:38Z">
        <w:r>
          <w:rPr>
            <w:rFonts w:hint="eastAsia" w:ascii="方正仿宋_GBK" w:hAnsi="方正仿宋_GBK" w:eastAsia="方正仿宋_GBK" w:cs="Times New Roman"/>
            <w:sz w:val="32"/>
            <w:szCs w:val="32"/>
          </w:rPr>
          <w:delText>上述条件在规划应</w:delText>
        </w:r>
      </w:del>
      <w:del w:id="5695" w:author="白日梦想家" w:date="2026-10-26T16:43:38Z">
        <w:r>
          <w:rPr>
            <w:rFonts w:hint="default" w:ascii="Times New Roman" w:hAnsi="Times New Roman" w:eastAsia="方正仿宋_GBK" w:cs="Times New Roman"/>
            <w:b w:val="0"/>
            <w:bCs w:val="0"/>
            <w:i w:val="0"/>
            <w:iCs w:val="0"/>
            <w:sz w:val="32"/>
            <w:szCs w:val="32"/>
            <w:rPrChange w:id="5696" w:author="xh" w:date="2026-10-26T10:15:06Z">
              <w:rPr>
                <w:rFonts w:hint="eastAsia" w:ascii="方正仿宋_GBK" w:hAnsi="方正仿宋_GBK" w:eastAsia="方正仿宋_GBK" w:cs="Times New Roman"/>
                <w:sz w:val="32"/>
                <w:szCs w:val="32"/>
              </w:rPr>
            </w:rPrChange>
          </w:rPr>
          <w:delText>用</w:delText>
        </w:r>
      </w:del>
      <w:ins w:id="5697" w:author="xh" w:date="2026-10-26T10:15:06Z">
        <w:del w:id="5698" w:author="白日梦想家" w:date="2026-10-26T16:43:38Z">
          <w:r>
            <w:rPr>
              <w:rFonts w:hint="default" w:ascii="Times New Roman" w:hAnsi="Times New Roman" w:eastAsia="方正仿宋_GBK" w:cs="Times New Roman"/>
              <w:b w:val="0"/>
              <w:bCs w:val="0"/>
              <w:i w:val="0"/>
              <w:iCs w:val="0"/>
              <w:sz w:val="32"/>
              <w:szCs w:val="32"/>
              <w:rPrChange w:id="5699" w:author="xh" w:date="2026-10-26T10:15:06Z">
                <w:rPr>
                  <w:rFonts w:hint="eastAsia" w:ascii="方正仿宋_GBK" w:hAnsi="方正仿宋_GBK" w:eastAsia="方正仿宋_GBK" w:cs="Times New Roman"/>
                  <w:sz w:val="32"/>
                  <w:szCs w:val="32"/>
                </w:rPr>
              </w:rPrChange>
            </w:rPr>
            <w:delText>于前期</w:delText>
          </w:r>
        </w:del>
      </w:ins>
      <w:del w:id="5700"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701" w:author="白日梦想家" w:date="2026-10-26T16:43:38Z">
        <w:r>
          <w:rPr>
            <w:rFonts w:hint="default" w:ascii="Times New Roman" w:hAnsi="Times New Roman" w:eastAsia="方正仿宋_GBK" w:cs="Times New Roman"/>
            <w:b w:val="0"/>
            <w:bCs w:val="0"/>
            <w:i w:val="0"/>
            <w:iCs w:val="0"/>
            <w:sz w:val="32"/>
            <w:szCs w:val="32"/>
            <w:rPrChange w:id="5702" w:author="xh" w:date="2026-10-26T10:15:06Z">
              <w:rPr>
                <w:rFonts w:hint="eastAsia" w:ascii="方正仿宋_GBK" w:hAnsi="方正仿宋_GBK" w:eastAsia="方正仿宋_GBK" w:cs="Times New Roman"/>
                <w:sz w:val="32"/>
                <w:szCs w:val="32"/>
              </w:rPr>
            </w:rPrChange>
          </w:rPr>
          <w:delText>容量</w:delText>
        </w:r>
      </w:del>
      <w:ins w:id="5703" w:author="xh" w:date="2026-10-26T10:15:06Z">
        <w:del w:id="5704" w:author="白日梦想家" w:date="2026-10-26T16:43:38Z">
          <w:r>
            <w:rPr>
              <w:rFonts w:hint="default" w:ascii="Times New Roman" w:hAnsi="Times New Roman" w:eastAsia="方正仿宋_GBK" w:cs="Times New Roman"/>
              <w:b w:val="0"/>
              <w:bCs w:val="0"/>
              <w:i w:val="0"/>
              <w:iCs w:val="0"/>
              <w:sz w:val="32"/>
              <w:szCs w:val="32"/>
              <w:rPrChange w:id="5705" w:author="xh" w:date="2026-10-26T10:15:06Z">
                <w:rPr>
                  <w:rFonts w:hint="eastAsia" w:ascii="方正仿宋_GBK" w:hAnsi="方正仿宋_GBK" w:eastAsia="方正仿宋_GBK" w:cs="Times New Roman"/>
                  <w:sz w:val="32"/>
                  <w:szCs w:val="32"/>
                </w:rPr>
              </w:rPrChange>
            </w:rPr>
            <w:delText>比选、措施组合和建设时序论证</w:delText>
          </w:r>
        </w:del>
      </w:ins>
      <w:del w:id="5706" w:author="白日梦想家" w:date="2026-10-26T16:43:38Z">
        <w:r>
          <w:rPr>
            <w:rFonts w:hint="eastAsia" w:ascii="方正仿宋_GBK" w:hAnsi="方正仿宋_GBK" w:eastAsia="方正仿宋_GBK" w:cs="Times New Roman"/>
            <w:sz w:val="32"/>
            <w:szCs w:val="32"/>
          </w:rPr>
          <w:delText>安排</w:delText>
        </w:r>
      </w:del>
      <w:del w:id="5707" w:author="xh" w:date="2026-10-27T08:18:00Z">
        <w:r>
          <w:rPr>
            <w:rFonts w:hint="default" w:ascii="Times New Roman" w:hAnsi="Times New Roman" w:eastAsia="方正仿宋_GBK" w:cs="Times New Roman"/>
            <w:b w:val="0"/>
            <w:bCs w:val="0"/>
            <w:i w:val="0"/>
            <w:iCs w:val="0"/>
            <w:sz w:val="32"/>
            <w:szCs w:val="32"/>
            <w:rPrChange w:id="5708" w:author="xh" w:date="2026-10-26T10:15:06Z">
              <w:rPr>
                <w:rFonts w:hint="eastAsia" w:ascii="方正仿宋_GBK" w:hAnsi="方正仿宋_GBK" w:eastAsia="方正仿宋_GBK" w:cs="Times New Roman"/>
                <w:sz w:val="32"/>
                <w:szCs w:val="32"/>
              </w:rPr>
            </w:rPrChange>
          </w:rPr>
          <w:delText>。</w:delText>
        </w:r>
      </w:del>
    </w:p>
    <w:p w14:paraId="01A3394E">
      <w:pPr>
        <w:widowControl/>
        <w:adjustRightInd w:val="0"/>
        <w:snapToGrid w:val="0"/>
        <w:spacing w:line="560" w:lineRule="exact"/>
        <w:ind w:firstLine="420" w:firstLineChars="200"/>
        <w:rPr>
          <w:ins w:id="5709" w:author="xh" w:date="2026-10-27T08:18:00Z"/>
        </w:rPr>
      </w:pP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仿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小标宋_GBK">
    <w:altName w:val="Noto Serif CJK SC"/>
    <w:panose1 w:val="02000000000000000000"/>
    <w:charset w:val="86"/>
    <w:family w:val="auto"/>
    <w:pitch w:val="default"/>
    <w:sig w:usb0="00000000" w:usb1="00000000" w:usb2="00000000" w:usb3="00000000" w:csb0="00040000" w:csb1="00000000"/>
  </w:font>
  <w:font w:name="方正楷体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3B592B"/>
    <w:rsid w:val="377F35BF"/>
    <w:rsid w:val="37FFADDA"/>
    <w:rsid w:val="388F6D48"/>
    <w:rsid w:val="39712E34"/>
    <w:rsid w:val="3DFF4F18"/>
    <w:rsid w:val="3E2D5AED"/>
    <w:rsid w:val="3ED85280"/>
    <w:rsid w:val="3F79E09A"/>
    <w:rsid w:val="3F9DE5F8"/>
    <w:rsid w:val="3FE7D61C"/>
    <w:rsid w:val="3FFF7BBA"/>
    <w:rsid w:val="420678AE"/>
    <w:rsid w:val="43850656"/>
    <w:rsid w:val="440C3737"/>
    <w:rsid w:val="44F354BA"/>
    <w:rsid w:val="47FDF9CC"/>
    <w:rsid w:val="4BF851B4"/>
    <w:rsid w:val="4FFE2944"/>
    <w:rsid w:val="51EB4B97"/>
    <w:rsid w:val="56E5BF66"/>
    <w:rsid w:val="57803A42"/>
    <w:rsid w:val="58195673"/>
    <w:rsid w:val="59E41013"/>
    <w:rsid w:val="5ADE72D7"/>
    <w:rsid w:val="5CF37678"/>
    <w:rsid w:val="5D7F2C40"/>
    <w:rsid w:val="5E989125"/>
    <w:rsid w:val="5F5FE76B"/>
    <w:rsid w:val="5FDA06E2"/>
    <w:rsid w:val="5FDD520C"/>
    <w:rsid w:val="5FF2CC77"/>
    <w:rsid w:val="5FFE9477"/>
    <w:rsid w:val="5FFF3B2F"/>
    <w:rsid w:val="62C4B180"/>
    <w:rsid w:val="648701A3"/>
    <w:rsid w:val="65DB7D10"/>
    <w:rsid w:val="68BF8148"/>
    <w:rsid w:val="692A7973"/>
    <w:rsid w:val="6AB7097E"/>
    <w:rsid w:val="6AF9E58B"/>
    <w:rsid w:val="6AFFF6EA"/>
    <w:rsid w:val="6B977093"/>
    <w:rsid w:val="6BEE863D"/>
    <w:rsid w:val="6DEFC110"/>
    <w:rsid w:val="6FFDFB3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7BD14F6"/>
    <w:rsid w:val="DDED1CE9"/>
    <w:rsid w:val="DFFF85ED"/>
    <w:rsid w:val="E7F2B328"/>
    <w:rsid w:val="EAFF1A2A"/>
    <w:rsid w:val="ECFF8451"/>
    <w:rsid w:val="EDFD055F"/>
    <w:rsid w:val="EDFFA9DC"/>
    <w:rsid w:val="EFFC6D5A"/>
    <w:rsid w:val="F1FE7E54"/>
    <w:rsid w:val="F55F18C3"/>
    <w:rsid w:val="F5DFA1D1"/>
    <w:rsid w:val="F5FD312E"/>
    <w:rsid w:val="FA760729"/>
    <w:rsid w:val="FA7D2B8D"/>
    <w:rsid w:val="FBF5EAF5"/>
    <w:rsid w:val="FBF957F2"/>
    <w:rsid w:val="FCFF1C82"/>
    <w:rsid w:val="FD7708B8"/>
    <w:rsid w:val="FEBB50DF"/>
    <w:rsid w:val="FF7BD782"/>
    <w:rsid w:val="FF7FD6F0"/>
    <w:rsid w:val="FFBD0079"/>
    <w:rsid w:val="FFDF5C30"/>
    <w:rsid w:val="FFF5C184"/>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1</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2025-08-24T18:37:00Z</dcterms:created>
  <dc:creator>徐州公司</dc:creator>
  <cp:lastModifiedBy>许恒</cp:lastModifiedBy>
  <dcterms:modified xsi:type="dcterms:W3CDTF">2026-10-27T10:29:52Z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1F0599E78753599BA00CE06ADD8CA627_43</vt:lpwstr>
  </property>
</Properties>
</file>