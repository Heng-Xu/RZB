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一、现状形势分析</w:t>
      </w:r>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（一）新能源增长改变主变双向承载任务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一是县域光伏规模增长较快。</w:t>
      </w:r>
      <w:r>
        <w:rPr>
          <w:rFonts w:hint="eastAsia" w:ascii="方正仿宋_GBK" w:hAnsi="方正仿宋_GBK" w:eastAsia="方正仿宋_GBK" w:cs="Times New Roman"/>
          <w:sz w:val="32"/>
          <w:szCs w:val="32"/>
        </w:rPr>
        <w:t>邳州年末分布式光伏装机由2023年的564.70 MW增加至2025年的1559.64 MW，市区同期由253.68 MW增加至491.18 MW。分布式电源装机渗透率为同范围并网装机与用户最大负荷之比</w:t>
      </w:r>
      <w:commentRangeStart w:id="0"/>
      <w:r>
        <w:rPr>
          <w:rFonts w:hint="eastAsia" w:ascii="方正仿宋_GBK" w:hAnsi="方正仿宋_GBK" w:eastAsia="方正仿宋_GBK" w:cs="Times New Roman"/>
          <w:sz w:val="32"/>
          <w:szCs w:val="32"/>
        </w:rPr>
        <w:t>，无量纲[1]</w:t>
      </w:r>
      <w:commentRangeEnd w:id="0"/>
      <w:r>
        <w:rPr>
          <w:woUserID w:val="1"/>
        </w:rPr>
        <w:commentReference w:id="0"/>
      </w:r>
      <w:r>
        <w:rPr>
          <w:rFonts w:hint="eastAsia" w:ascii="方正仿宋_GBK" w:hAnsi="方正仿宋_GBK" w:eastAsia="方正仿宋_GBK" w:cs="Times New Roman"/>
          <w:sz w:val="32"/>
          <w:szCs w:val="32"/>
        </w:rPr>
        <w:t>。按典型场景估计用户最大负荷，2025年邳州和市区该指标分别为1.63和0.32，分别体现光伏规模较大的县域与负荷较集中的城区特征。</w:t>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二是年度供能与峰时容量需求存在时段差异。</w:t>
      </w:r>
      <w:r>
        <w:rPr>
          <w:rFonts w:hint="eastAsia" w:ascii="方正仿宋_GBK" w:hAnsi="方正仿宋_GBK" w:eastAsia="方正仿宋_GBK" w:cs="Times New Roman"/>
          <w:sz w:val="32"/>
          <w:szCs w:val="32"/>
        </w:rPr>
        <w:t>分布式电源电量渗透率为同范围年发电量与用户年用电量之比，以百分比表示[1]。结合月末装机、典型出力曲线及净交换电量估计，2025年邳州约为40%，市区约为9%。光伏发电增加可降低日间受电量，集中出力时还可能形向输送。主变容量需同时满足正向高峰和反向高峰，年度电量变化需与峰时功率共同分析。</w:t>
      </w:r>
    </w:p>
    <w:p w14:paraId="6E36C93A">
      <w:pPr>
        <w:widowControl/>
        <w:adjustRightInd w:val="0"/>
        <w:snapToGrid w:val="0"/>
        <w:spacing w:line="560" w:lineRule="exact"/>
        <w:ind w:firstLine="641" w:firstLineChars="200"/>
        <w:rPr>
          <w:del w:id="15" w:author="白日梦想家" w:date="2026-10-23T11:16:10Z"/>
          <w:rFonts w:hint="eastAsia" w:ascii="方正仿宋_GBK" w:hAnsi="方正仿宋_GBK" w:eastAsia="方正仿宋_GBK" w:cs="Times New Roman"/>
          <w:sz w:val="32"/>
          <w:szCs w:val="32"/>
          <w:highlight w:val="none"/>
          <w14:ligatures w14:val="standardContextual"/>
        </w:rPr>
      </w:pPr>
      <w:del w:id="16"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7"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（二）区域容量储备与站级供电压力并存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8"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eastAsia" w:ascii="方正仿宋_GBK" w:hAnsi="方正仿宋_GBK" w:eastAsia="方正仿宋_GBK" w:cs="Times New Roman"/>
          <w:sz w:val="32"/>
          <w:szCs w:val="32"/>
        </w:rPr>
        <w:t>2025年邳州实际主变容量2139.50 MVA、年网供最大负荷956.45 MW，容载比2.24；市区分别为3701.00 MVA、1528.82 MW和2.42。两地区区域容量储备较充足，站级设备利用状况仍存在差异。</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项目设备统计中，邳州40台、市区61台110千伏主变的实测年最大负载率中位数分别为53%和55%，两地区均有7台达到80%及以上。各台主变的年度最大值对应各自发生时刻。规划计算另以站级净负荷绝对峰值除以本站初始主变容量与0.95功率因数的乘积，形成站级负载率，分析局部双向承载压力。</w:t>
      </w:r>
    </w:p>
    <w:p w14:paraId="3E85D3B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t>
      </w:r>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（三）导则要求为分片区容量比选提供依据</w:t>
      </w:r>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 w:author="白日梦想家" w:date="2026-10-23T11:14:50Z">
        <w:r>
          <w:rPr>
            <w:rFonts w:hint="eastAsia" w:ascii="方正仿宋_GBK" w:hAnsi="方正仿宋_GBK" w:eastAsia="方正仿宋_GBK" w:cs="Times New Roman"/>
            <w:sz w:val="32"/>
            <w:szCs w:val="32"/>
          </w:rPr>
          <w:delText>2025年4月</w:delText>
        </w:r>
      </w:del>
      <w:r>
        <w:rPr>
          <w:rFonts w:hint="eastAsia" w:ascii="方正仿宋_GBK" w:hAnsi="方正仿宋_GBK" w:eastAsia="方正仿宋_GBK" w:cs="Times New Roman"/>
          <w:sz w:val="32"/>
          <w:szCs w:val="32"/>
        </w:rPr>
        <w:t>《配电网规划设计技术导则（修订稿）》提出，容载比总体控制在1.5～2.0，并按年最大净负荷平均增长率划分发展阶段[1]。饱和期、较慢增长、中等增长及较快增长分别对应不超过2%、(2%,4%]、(4%,7%]和超过7%的增长水平，建议范围分别为1.5～1.7、1.6～1.8、1.7～1.9和1.8～2.0。</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0" w:author="白日梦想家" w:date="2026-10-23T11:15:07Z">
        <w:r>
          <w:rPr>
            <w:rFonts w:hint="eastAsia" w:ascii="方正仿宋_GBK" w:hAnsi="方正仿宋_GBK" w:eastAsia="方正仿宋_GBK" w:cs="Times New Roman"/>
            <w:sz w:val="32"/>
            <w:szCs w:val="32"/>
            <w:lang w:eastAsia="zh"/>
            <w:woUserID w:val="1"/>
          </w:rPr>
          <w:t>导则</w:t>
        </w:r>
      </w:ins>
      <w:del w:id="21" w:author="白日梦想家" w:date="2026-10-23T11:15:06Z">
        <w:r>
          <w:rPr>
            <w:rFonts w:hint="eastAsia" w:ascii="方正仿宋_GBK" w:hAnsi="方正仿宋_GBK" w:eastAsia="方正仿宋_GBK" w:cs="Times New Roman"/>
            <w:sz w:val="32"/>
            <w:szCs w:val="32"/>
          </w:rPr>
          <w:delText>第6.2.2.1条</w:delText>
        </w:r>
      </w:del>
      <w:r>
        <w:rPr>
          <w:rFonts w:hint="eastAsia" w:ascii="方正仿宋_GBK" w:hAnsi="方正仿宋_GBK" w:eastAsia="方正仿宋_GBK" w:cs="Times New Roman"/>
          <w:sz w:val="32"/>
          <w:szCs w:val="32"/>
        </w:rPr>
        <w:t>同时提出，在建议范围内无法满足供电安全准则时，可结合实际情况适当提高容载比，并要求加强中压联络、结合转供能力合理确定规划区域容量[1]。本研究据此比较相同源荷和供电约束下的具体设备方案，分析容量、储能及联络如何共同满足供电要求，以设备配置及费用支持容载比取值。</w:t>
      </w:r>
    </w:p>
    <w:p w14:paraId="6885FB6F">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二、关键问题与研究方法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（一）建立同一起点、逐年承接的方案比较方法</w:t>
      </w:r>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两地区</w:t>
      </w:r>
      <w:ins w:id="22" w:author="白日梦想家" w:date="2026-10-23T11:15:27Z">
        <w:r>
          <w:rPr>
            <w:rFonts w:hint="eastAsia" w:ascii="方正仿宋_GBK" w:hAnsi="方正仿宋_GBK" w:eastAsia="方正仿宋_GBK" w:cs="Times New Roman"/>
            <w:sz w:val="32"/>
            <w:szCs w:val="32"/>
            <w:lang w:eastAsia="zh"/>
            <w:woUserID w:val="1"/>
          </w:rPr>
          <w:t>以</w:t>
        </w:r>
      </w:ins>
      <w:del w:id="23" w:author="白日梦想家" w:date="2026-10-23T11:15:24Z">
        <w:r>
          <w:rPr>
            <w:rFonts w:hint="eastAsia" w:ascii="方正仿宋_GBK" w:hAnsi="方正仿宋_GBK" w:eastAsia="方正仿宋_GBK" w:cs="Times New Roman"/>
            <w:sz w:val="32"/>
            <w:szCs w:val="32"/>
          </w:rPr>
          <w:delText>均保留</w:delText>
        </w:r>
      </w:del>
      <w:r>
        <w:rPr>
          <w:rFonts w:hint="eastAsia" w:ascii="方正仿宋_GBK" w:hAnsi="方正仿宋_GBK" w:eastAsia="方正仿宋_GBK" w:cs="Times New Roman"/>
          <w:sz w:val="32"/>
          <w:szCs w:val="32"/>
        </w:rPr>
        <w:t>2021</w:t>
      </w:r>
      <w:del w:id="24"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eastAsia" w:ascii="方正仿宋_GBK" w:hAnsi="方正仿宋_GBK" w:eastAsia="方正仿宋_GBK" w:cs="Times New Roman"/>
          <w:sz w:val="32"/>
          <w:szCs w:val="32"/>
        </w:rPr>
        <w:t>—2025年采用实际年度负荷和光伏规模开展模板回算，2026—2035年按区域负荷预测及全市光伏装机相对2025年的比例构造规划情景，站级空间分配继承2025年模板。2025—2030年、2030—2035年负荷预测对应的年最大净负荷平均增长率，邳州分别为4.14%、3.77%，市区分别为3.83%、3.82%。这些结果为共同条件下的规划计算值。</w:t>
      </w:r>
    </w:p>
    <w:p w14:paraId="3E77E2B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刚性方案新增扩容以当年网供最大负荷的2.0倍控制，</w:t>
      </w:r>
      <w:del w:id="25"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26" w:author="白日梦想家" w:date="2026-10-23T11:17:09Z">
        <w:r>
          <w:rPr>
            <w:rFonts w:hint="eastAsia" w:ascii="方正仿宋_GBK" w:hAnsi="方正仿宋_GBK" w:eastAsia="方正仿宋_GBK" w:cs="Times New Roman"/>
            <w:sz w:val="32"/>
            <w:szCs w:val="32"/>
          </w:rPr>
          <w:delText>。</w:delText>
        </w:r>
      </w:del>
      <w:r>
        <w:rPr>
          <w:rFonts w:hint="eastAsia" w:ascii="方正仿宋_GBK" w:hAnsi="方正仿宋_GBK" w:eastAsia="方正仿宋_GBK" w:cs="Times New Roman"/>
          <w:sz w:val="32"/>
          <w:szCs w:val="32"/>
        </w:rPr>
        <w:t>弹性方案</w:t>
      </w:r>
      <w:ins w:id="27" w:author="白日梦想家" w:date="2026-10-23T11:17:17Z">
        <w:r>
          <w:rPr>
            <w:rFonts w:hint="eastAsia" w:ascii="方正仿宋_GBK" w:hAnsi="方正仿宋_GBK" w:eastAsia="方正仿宋_GBK" w:cs="Times New Roman"/>
            <w:sz w:val="32"/>
            <w:szCs w:val="32"/>
            <w:lang w:eastAsia="zh"/>
            <w:woUserID w:val="1"/>
          </w:rPr>
          <w:t>不设</w:t>
        </w:r>
      </w:ins>
      <w:del w:id="28" w:author="白日梦想家" w:date="2026-10-23T11:17:15Z">
        <w:r>
          <w:rPr>
            <w:rFonts w:hint="eastAsia" w:ascii="方正仿宋_GBK" w:hAnsi="方正仿宋_GBK" w:eastAsia="方正仿宋_GBK" w:cs="Times New Roman"/>
            <w:sz w:val="32"/>
            <w:szCs w:val="32"/>
          </w:rPr>
          <w:delText>取消这一新增</w:delText>
        </w:r>
      </w:del>
      <w:r>
        <w:rPr>
          <w:rFonts w:hint="eastAsia" w:ascii="方正仿宋_GBK" w:hAnsi="方正仿宋_GBK" w:eastAsia="方正仿宋_GBK" w:cs="Times New Roman"/>
          <w:sz w:val="32"/>
          <w:szCs w:val="32"/>
        </w:rPr>
        <w:t>容量上限，在相同年度容载比下限和供电约束下，按允许设备及扩建条件确定容量。两方案共用</w:t>
      </w:r>
      <w:del w:id="29" w:author="白日梦想家" w:date="2026-10-23T11:17:42Z">
        <w:r>
          <w:rPr>
            <w:rFonts w:hint="eastAsia" w:ascii="方正仿宋_GBK" w:hAnsi="方正仿宋_GBK" w:eastAsia="方正仿宋_GBK" w:cs="Times New Roman"/>
            <w:sz w:val="32"/>
            <w:szCs w:val="32"/>
          </w:rPr>
          <w:delText>同地区</w:delText>
        </w:r>
      </w:del>
      <w:r>
        <w:rPr>
          <w:rFonts w:hint="eastAsia" w:ascii="方正仿宋_GBK" w:hAnsi="方正仿宋_GBK" w:eastAsia="方正仿宋_GBK" w:cs="Times New Roman"/>
          <w:sz w:val="32"/>
          <w:szCs w:val="32"/>
        </w:rPr>
        <w:t>年度源荷、工程价格及候选网络</w:t>
      </w:r>
      <w:del w:id="30" w:author="白日梦想家" w:date="2026-10-23T11:17:56Z">
        <w:r>
          <w:rPr>
            <w:rFonts w:hint="eastAsia" w:ascii="方正仿宋_GBK" w:hAnsi="方正仿宋_GBK" w:eastAsia="方正仿宋_GBK" w:cs="Times New Roman"/>
            <w:sz w:val="32"/>
            <w:szCs w:val="32"/>
          </w:rPr>
          <w:delText>，逐年承接已投运主变、储能和联络，新增措施按当年需求安排</w:delText>
        </w:r>
      </w:del>
      <w:r>
        <w:rPr>
          <w:rFonts w:hint="eastAsia" w:ascii="方正仿宋_GBK" w:hAnsi="方正仿宋_GBK" w:eastAsia="方正仿宋_GBK" w:cs="Times New Roman"/>
          <w:sz w:val="32"/>
          <w:szCs w:val="32"/>
        </w:rPr>
        <w:t>。</w:t>
      </w:r>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主表弹性方案先比较新增储能与联络费用，在配套费用参考值20%范围内优先减少联络，再比较总费用。由此形成兼顾容量配置与联络工程简化的可行建设方案。</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（二）将转供能力落实到通道、区段和两端设备</w:t>
      </w:r>
    </w:p>
    <w:p w14:paraId="3DE1EDE1">
      <w:pPr>
        <w:widowControl/>
        <w:adjustRightInd w:val="0"/>
        <w:snapToGrid w:val="0"/>
        <w:spacing w:line="560" w:lineRule="exact"/>
        <w:ind w:firstLine="640" w:firstLineChars="200"/>
        <w:rPr>
          <w:del w:id="31" w:author="白日梦想家" w:date="2026-10-23T11:21:12Z"/>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10千伏联络</w:t>
      </w:r>
      <w:ins w:id="32" w:author="白日梦想家" w:date="2026-10-23T11:20:31Z">
        <w:r>
          <w:rPr>
            <w:rFonts w:hint="eastAsia" w:ascii="方正仿宋_GBK" w:hAnsi="方正仿宋_GBK" w:eastAsia="方正仿宋_GBK" w:cs="Times New Roman"/>
            <w:sz w:val="32"/>
            <w:szCs w:val="32"/>
            <w:lang w:eastAsia="zh"/>
            <w:woUserID w:val="1"/>
          </w:rPr>
          <w:t>可</w:t>
        </w:r>
      </w:ins>
      <w:del w:id="33" w:author="白日梦想家" w:date="2026-10-23T11:20:30Z">
        <w:r>
          <w:rPr>
            <w:rFonts w:hint="eastAsia" w:ascii="方正仿宋_GBK" w:hAnsi="方正仿宋_GBK" w:eastAsia="方正仿宋_GBK" w:cs="Times New Roman"/>
            <w:sz w:val="32"/>
            <w:szCs w:val="32"/>
          </w:rPr>
          <w:delText>通过</w:delText>
        </w:r>
      </w:del>
      <w:r>
        <w:rPr>
          <w:rFonts w:hint="eastAsia" w:ascii="方正仿宋_GBK" w:hAnsi="方正仿宋_GBK" w:eastAsia="方正仿宋_GBK" w:cs="Times New Roman"/>
          <w:sz w:val="32"/>
          <w:szCs w:val="32"/>
        </w:rPr>
        <w:t>切换供电区段改善负荷与容量的空间匹配，</w:t>
      </w:r>
      <w:ins w:id="34" w:author="白日梦想家" w:date="2026-10-23T11:21:23Z">
        <w:r>
          <w:rPr>
            <w:rFonts w:hint="eastAsia" w:ascii="方正仿宋_GBK" w:hAnsi="方正仿宋_GBK" w:eastAsia="方正仿宋_GBK" w:cs="Times New Roman"/>
            <w:sz w:val="32"/>
            <w:szCs w:val="32"/>
            <w:lang w:eastAsia="zh"/>
            <w:woUserID w:val="1"/>
          </w:rPr>
          <w:t>地区</w:t>
        </w:r>
      </w:ins>
      <w:ins w:id="35" w:author="白日梦想家" w:date="2026-10-23T11:21:24Z">
        <w:r>
          <w:rPr>
            <w:rFonts w:hint="eastAsia" w:ascii="方正仿宋_GBK" w:hAnsi="方正仿宋_GBK" w:eastAsia="方正仿宋_GBK" w:cs="Times New Roman"/>
            <w:sz w:val="32"/>
            <w:szCs w:val="32"/>
            <w:lang w:eastAsia="zh"/>
            <w:woUserID w:val="1"/>
          </w:rPr>
          <w:t>电网</w:t>
        </w:r>
      </w:ins>
      <w:del w:id="36"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37"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既有转供能力按变电站全停资料落实为逐站MW上限，同时受可切换区段、线路容量、共享馈线及受端主变余量限制。地区全部电压等级负荷加权转供率约为邳州67%、市区92%，110千伏案例使用匹配站点的功率上限。新增联络按具体端点和候选通道安排，正常及主变故障追加转供共用既有能力预算和相关路径。</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8" w:author="白日梦想家" w:date="2026-10-23T11:24:10Z">
        <w:r>
          <w:rPr>
            <w:rFonts w:hint="eastAsia" w:ascii="方正仿宋_GBK" w:hAnsi="方正仿宋_GBK" w:eastAsia="方正仿宋_GBK" w:cs="Times New Roman"/>
            <w:sz w:val="32"/>
            <w:szCs w:val="32"/>
            <w:lang w:eastAsia="zh"/>
            <w:woUserID w:val="1"/>
          </w:rPr>
          <w:t>供电能</w:t>
        </w:r>
      </w:ins>
      <w:ins w:id="39" w:author="白日梦想家" w:date="2026-10-23T11:24:12Z">
        <w:r>
          <w:rPr>
            <w:rFonts w:hint="eastAsia" w:ascii="方正仿宋_GBK" w:hAnsi="方正仿宋_GBK" w:eastAsia="方正仿宋_GBK" w:cs="Times New Roman"/>
            <w:sz w:val="32"/>
            <w:szCs w:val="32"/>
            <w:lang w:eastAsia="zh"/>
            <w:woUserID w:val="1"/>
          </w:rPr>
          <w:t>力</w:t>
        </w:r>
      </w:ins>
      <w:ins w:id="40" w:author="白日梦想家" w:date="2026-10-23T11:24:13Z">
        <w:r>
          <w:rPr>
            <w:rFonts w:hint="eastAsia" w:ascii="方正仿宋_GBK" w:hAnsi="方正仿宋_GBK" w:eastAsia="方正仿宋_GBK" w:cs="Times New Roman"/>
            <w:sz w:val="32"/>
            <w:szCs w:val="32"/>
            <w:lang w:eastAsia="zh"/>
            <w:woUserID w:val="1"/>
          </w:rPr>
          <w:t>校核</w:t>
        </w:r>
      </w:ins>
      <w:ins w:id="41" w:author="白日梦想家" w:date="2026-10-23T11:24:15Z">
        <w:r>
          <w:rPr>
            <w:rFonts w:hint="eastAsia" w:ascii="方正仿宋_GBK" w:hAnsi="方正仿宋_GBK" w:eastAsia="方正仿宋_GBK" w:cs="Times New Roman"/>
            <w:sz w:val="32"/>
            <w:szCs w:val="32"/>
            <w:lang w:eastAsia="zh"/>
            <w:woUserID w:val="1"/>
          </w:rPr>
          <w:t>以</w:t>
        </w:r>
      </w:ins>
      <w:r>
        <w:rPr>
          <w:rFonts w:hint="eastAsia" w:ascii="方正仿宋_GBK" w:hAnsi="方正仿宋_GBK" w:eastAsia="方正仿宋_GBK" w:cs="Times New Roman"/>
          <w:sz w:val="32"/>
          <w:szCs w:val="32"/>
        </w:rPr>
        <w:t>正常运行的转供方案和本站最大单台主变退出运行（N-1）后</w:t>
      </w:r>
      <w:ins w:id="42" w:author="白日梦想家" w:date="2026-10-23T11:24:41Z">
        <w:r>
          <w:rPr>
            <w:rFonts w:hint="eastAsia" w:ascii="方正仿宋_GBK" w:hAnsi="方正仿宋_GBK" w:eastAsia="方正仿宋_GBK" w:cs="Times New Roman"/>
            <w:sz w:val="32"/>
            <w:szCs w:val="32"/>
            <w:lang w:eastAsia="zh"/>
            <w:woUserID w:val="1"/>
          </w:rPr>
          <w:t>转供</w:t>
        </w:r>
      </w:ins>
      <w:ins w:id="43" w:author="白日梦想家" w:date="2026-10-23T11:24:33Z">
        <w:r>
          <w:rPr>
            <w:rFonts w:hint="eastAsia" w:ascii="方正仿宋_GBK" w:hAnsi="方正仿宋_GBK" w:eastAsia="方正仿宋_GBK" w:cs="Times New Roman"/>
            <w:sz w:val="32"/>
            <w:szCs w:val="32"/>
            <w:lang w:eastAsia="zh"/>
            <w:woUserID w:val="1"/>
          </w:rPr>
          <w:t>方案</w:t>
        </w:r>
      </w:ins>
      <w:ins w:id="44" w:author="白日梦想家" w:date="2026-10-23T11:24:43Z">
        <w:r>
          <w:rPr>
            <w:rFonts w:hint="eastAsia" w:ascii="方正仿宋_GBK" w:hAnsi="方正仿宋_GBK" w:eastAsia="方正仿宋_GBK" w:cs="Times New Roman"/>
            <w:sz w:val="32"/>
            <w:szCs w:val="32"/>
            <w:lang w:eastAsia="zh"/>
            <w:woUserID w:val="1"/>
          </w:rPr>
          <w:t>为</w:t>
        </w:r>
      </w:ins>
      <w:ins w:id="45" w:author="白日梦想家" w:date="2026-10-23T11:24:47Z">
        <w:r>
          <w:rPr>
            <w:rFonts w:hint="eastAsia" w:ascii="方正仿宋_GBK" w:hAnsi="方正仿宋_GBK" w:eastAsia="方正仿宋_GBK" w:cs="Times New Roman"/>
            <w:sz w:val="32"/>
            <w:szCs w:val="32"/>
            <w:lang w:eastAsia="zh"/>
            <w:woUserID w:val="1"/>
          </w:rPr>
          <w:t>约束</w:t>
        </w:r>
      </w:ins>
      <w:del w:id="46" w:author="白日梦想家" w:date="2026-10-23T11:24:21Z">
        <w:bookmarkStart w:id="1" w:name="_GoBack"/>
        <w:bookmarkEnd w:id="1"/>
        <w:r>
          <w:rPr>
            <w:rFonts w:hint="eastAsia" w:ascii="方正仿宋_GBK" w:hAnsi="方正仿宋_GBK" w:eastAsia="方正仿宋_GBK" w:cs="Times New Roman"/>
            <w:sz w:val="32"/>
            <w:szCs w:val="32"/>
          </w:rPr>
          <w:delText>的追加方案</w:delText>
        </w:r>
      </w:del>
      <w:r>
        <w:rPr>
          <w:rFonts w:hint="eastAsia" w:ascii="方正仿宋_GBK" w:hAnsi="方正仿宋_GBK" w:eastAsia="方正仿宋_GBK" w:cs="Times New Roman"/>
          <w:sz w:val="32"/>
          <w:szCs w:val="32"/>
        </w:rPr>
        <w:t>，</w:t>
      </w:r>
      <w:del w:id="47" w:author="白日梦想家" w:date="2026-10-23T11:22:02Z">
        <w:r>
          <w:rPr>
            <w:rFonts w:hint="eastAsia" w:ascii="方正仿宋_GBK" w:hAnsi="方正仿宋_GBK" w:eastAsia="方正仿宋_GBK" w:cs="Times New Roman"/>
            <w:sz w:val="32"/>
            <w:szCs w:val="32"/>
          </w:rPr>
          <w:delText>在各年度内分别固定，</w:delText>
        </w:r>
      </w:del>
      <w:r>
        <w:rPr>
          <w:rFonts w:hint="eastAsia" w:ascii="方正仿宋_GBK" w:hAnsi="方正仿宋_GBK" w:eastAsia="方正仿宋_GBK" w:cs="Times New Roman"/>
          <w:sz w:val="32"/>
          <w:szCs w:val="32"/>
        </w:rPr>
        <w:t>再回代全年8760小时检验</w:t>
      </w:r>
      <w:del w:id="48"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eastAsia" w:ascii="方正仿宋_GBK" w:hAnsi="方正仿宋_GBK" w:eastAsia="方正仿宋_GBK" w:cs="Times New Roman"/>
          <w:sz w:val="32"/>
          <w:szCs w:val="32"/>
        </w:rPr>
        <w:t>。</w:t>
      </w:r>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（三）按功率与可用电量共同确定储能支撑</w:t>
      </w:r>
    </w:p>
    <w:p w14:paraId="537B9DA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储能以100.00 kW/215.00 kWh成套柜配置，柜数按整数选择。可用电量系数取0.76，集中反映荷电状态可用窗口和单向放电效率，研究采用80%的可用窗口与95%的单向放电效率相乘[2]。有效支撑功率取额定功率与可用电量除以规定持续时间的较小值，正向放电与反向吸收按各自时长校核。</w:t>
      </w:r>
    </w:p>
    <w:p w14:paraId="2792805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95%峰值阈值为区域净负荷绝对值全年最大值的95%，先按同小时汇总站级净负荷，再统计达到该阈值的最长连续时长。缺失记录补齐后统一使用8760小时序列，邳州按相邻小时均值、市区按相邻周同星期同时刻均值补齐。两地区正向近峰最长连续时长分别为2 h和6 h，作为案例储能正向支撑条件，反向支撑按各站参数设置。</w:t>
      </w:r>
    </w:p>
    <w:p w14:paraId="272C581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储能可在一定持续时间内补充局部功率缺口，主变增容则同时改变正常运行和N-1后的承载能力。联络能够调用的支援还取决于邻站余量，因此三类措施需按各自可提供的有效能力和费用联合比较。</w:t>
      </w:r>
    </w:p>
    <w:p w14:paraId="49E5F09B">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（四）建立建设、运维与更新费用现值模型</w:t>
      </w:r>
    </w:p>
    <w:p w14:paraId="04AD443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t>
      </w:r>
    </w:p>
    <w:p w14:paraId="3C0C0B6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以2021年末为折现基准，2041年末为共同评价截止时点。单项工程于y年投运，其费用现值由投运年建设投资、评价期内设备更新和投运次年起的固定运维构成：</w:t>
      </w:r>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00" w:type="dxa"/>
            <w:tcMar>
              <w:top w:w="0" w:type="dxa"/>
              <w:left w:w="0" w:type="dxa"/>
              <w:bottom w:w="0" w:type="dxa"/>
              <w:right w:w="0" w:type="dxa"/>
            </w:tcMar>
            <w:vAlign w:val="center"/>
          </w:tcPr>
          <w:p w14:paraId="5BA01D92">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61254A73">
            <w:pPr>
              <w:keepNext/>
              <w:snapToGrid w:val="0"/>
              <w:spacing w:before="50" w:after="50" w:line="360"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6864807E">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（1）</w:t>
            </w:r>
          </w:p>
        </w:tc>
      </w:tr>
    </w:tbl>
    <w:p w14:paraId="458BA4E9">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式中，</w:t>
      </w:r>
      <w:r>
        <w:rPr>
          <w:rFonts w:hint="eastAsia" w:ascii="Times New Roman" w:hAnsi="Times New Roman" w:eastAsia="方正仿宋_GBK" w:cs="Times New Roman"/>
          <w:i/>
          <w:iCs/>
          <w:sz w:val="32"/>
          <w:szCs w:val="32"/>
        </w:rPr>
        <w:t>C</w:t>
      </w:r>
      <w:r>
        <w:rPr>
          <w:rFonts w:hint="eastAsia" w:ascii="方正仿宋_GBK" w:hAnsi="方正仿宋_GBK" w:eastAsia="方正仿宋_GBK" w:cs="Times New Roman"/>
          <w:sz w:val="32"/>
          <w:szCs w:val="32"/>
        </w:rPr>
        <w:t>为单项工程费用现值，</w:t>
      </w:r>
      <w:r>
        <w:rPr>
          <w:rFonts w:hint="eastAsia" w:ascii="Times New Roman" w:hAnsi="Times New Roman" w:eastAsia="方正仿宋_GBK" w:cs="Times New Roman"/>
          <w:i/>
          <w:iCs/>
          <w:sz w:val="32"/>
          <w:szCs w:val="32"/>
        </w:rPr>
        <w:t>I</w:t>
      </w:r>
      <w:r>
        <w:rPr>
          <w:rFonts w:hint="eastAsia" w:ascii="方正仿宋_GBK" w:hAnsi="方正仿宋_GBK" w:eastAsia="方正仿宋_GBK" w:cs="Times New Roman"/>
          <w:sz w:val="32"/>
          <w:szCs w:val="32"/>
        </w:rPr>
        <w:t>为初始建设投资，单位均为万元；</w:t>
      </w:r>
      <w:r>
        <w:rPr>
          <w:rFonts w:hint="eastAsia" w:ascii="Times New Roman" w:hAnsi="Times New Roman" w:eastAsia="方正仿宋_GBK" w:cs="Times New Roman"/>
          <w:i/>
          <w:iCs/>
          <w:sz w:val="32"/>
          <w:szCs w:val="32"/>
        </w:rPr>
        <w:t>y</w:t>
      </w:r>
      <w:r>
        <w:rPr>
          <w:rFonts w:hint="eastAsia" w:ascii="方正仿宋_GBK" w:hAnsi="方正仿宋_GBK" w:eastAsia="方正仿宋_GBK" w:cs="Times New Roman"/>
          <w:sz w:val="32"/>
          <w:szCs w:val="32"/>
        </w:rPr>
        <w:t>为投运年份，</w:t>
      </w:r>
      <w:r>
        <w:rPr>
          <w:rFonts w:hint="eastAsia" w:ascii="Times New Roman" w:hAnsi="Times New Roman" w:eastAsia="方正仿宋_GBK" w:cs="Times New Roman"/>
          <w:i/>
          <w:iCs/>
          <w:sz w:val="32"/>
          <w:szCs w:val="32"/>
        </w:rPr>
        <w:t>L</w:t>
      </w:r>
      <w:r>
        <w:rPr>
          <w:rFonts w:hint="eastAsia" w:ascii="方正仿宋_GBK" w:hAnsi="方正仿宋_GBK" w:eastAsia="方正仿宋_GBK" w:cs="Times New Roman"/>
          <w:sz w:val="32"/>
          <w:szCs w:val="32"/>
        </w:rPr>
        <w:t>为设备寿命，单位为年；</w:t>
      </w:r>
      <w:r>
        <w:rPr>
          <w:rFonts w:hint="eastAsia" w:ascii="Times New Roman" w:hAnsi="Times New Roman" w:eastAsia="方正仿宋_GBK" w:cs="Times New Roman"/>
          <w:i/>
          <w:iCs/>
          <w:sz w:val="32"/>
          <w:szCs w:val="32"/>
        </w:rPr>
        <w:t>q</w:t>
      </w:r>
      <w:r>
        <w:rPr>
          <w:rFonts w:hint="eastAsia" w:ascii="方正仿宋_GBK" w:hAnsi="方正仿宋_GBK" w:eastAsia="方正仿宋_GBK" w:cs="Times New Roman"/>
          <w:sz w:val="32"/>
          <w:szCs w:val="32"/>
        </w:rPr>
        <w:t>为年度固定运维费占初始投资的比例，</w:t>
      </w:r>
      <w:r>
        <w:rPr>
          <w:rFonts w:hint="eastAsia" w:ascii="Times New Roman" w:hAnsi="Times New Roman" w:eastAsia="方正仿宋_GBK" w:cs="Times New Roman"/>
          <w:i/>
          <w:iCs/>
          <w:sz w:val="32"/>
          <w:szCs w:val="32"/>
        </w:rPr>
        <w:t>r</w:t>
      </w:r>
      <w:r>
        <w:rPr>
          <w:rFonts w:hint="eastAsia" w:ascii="方正仿宋_GBK" w:hAnsi="方正仿宋_GBK" w:eastAsia="方正仿宋_GBK" w:cs="Times New Roman"/>
          <w:sz w:val="32"/>
          <w:szCs w:val="32"/>
        </w:rPr>
        <w:t>为折现率，</w:t>
      </w:r>
      <w:r>
        <w:rPr>
          <w:rFonts w:hint="eastAsia" w:ascii="Times New Roman" w:hAnsi="Times New Roman" w:eastAsia="方正仿宋_GBK" w:cs="Times New Roman"/>
          <w:i/>
          <w:iCs/>
          <w:sz w:val="32"/>
          <w:szCs w:val="32"/>
        </w:rPr>
        <w:t>k</w:t>
      </w:r>
      <w:r>
        <w:rPr>
          <w:rFonts w:hint="eastAsia" w:ascii="方正仿宋_GBK" w:hAnsi="方正仿宋_GBK" w:eastAsia="方正仿宋_GBK" w:cs="Times New Roman"/>
          <w:sz w:val="32"/>
          <w:szCs w:val="32"/>
        </w:rPr>
        <w:t>为设备更新次数序号，</w:t>
      </w:r>
      <w:r>
        <w:rPr>
          <w:rFonts w:hint="eastAsia" w:ascii="Times New Roman" w:hAnsi="Times New Roman" w:eastAsia="方正仿宋_GBK" w:cs="Times New Roman"/>
          <w:i/>
          <w:iCs/>
          <w:sz w:val="32"/>
          <w:szCs w:val="32"/>
        </w:rPr>
        <w:t>t</w:t>
      </w:r>
      <w:r>
        <w:rPr>
          <w:rFonts w:hint="eastAsia" w:ascii="方正仿宋_GBK" w:hAnsi="方正仿宋_GBK" w:eastAsia="方正仿宋_GBK" w:cs="Times New Roman"/>
          <w:sz w:val="32"/>
          <w:szCs w:val="32"/>
        </w:rPr>
        <w:t>为运维年份，</w:t>
      </w:r>
      <w:r>
        <w:rPr>
          <w:rFonts w:hint="eastAsia" w:ascii="Times New Roman" w:hAnsi="Times New Roman" w:eastAsia="方正仿宋_GBK" w:cs="Times New Roman"/>
          <w:i/>
          <w:iCs/>
          <w:sz w:val="32"/>
          <w:szCs w:val="32"/>
        </w:rPr>
        <w:t>T</w:t>
      </w:r>
      <w:r>
        <w:rPr>
          <w:rFonts w:hint="eastAsia" w:ascii="方正仿宋_GBK" w:hAnsi="方正仿宋_GBK" w:eastAsia="方正仿宋_GBK" w:cs="Times New Roman"/>
          <w:sz w:val="32"/>
          <w:szCs w:val="32"/>
        </w:rPr>
        <w:t>为评价截止年2041。设备在</w:t>
      </w:r>
      <w:r>
        <w:rPr>
          <w:rFonts w:hint="eastAsia" w:ascii="Times New Roman" w:hAnsi="Times New Roman" w:eastAsia="方正仿宋_GBK" w:cs="Times New Roman"/>
          <w:i/>
          <w:iCs/>
          <w:sz w:val="32"/>
          <w:szCs w:val="32"/>
        </w:rPr>
        <w:t>y</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kL</w:t>
      </w:r>
      <w:r>
        <w:rPr>
          <w:rFonts w:hint="eastAsia" w:ascii="方正仿宋_GBK" w:hAnsi="方正仿宋_GBK" w:eastAsia="方正仿宋_GBK" w:cs="Times New Roman"/>
          <w:sz w:val="32"/>
          <w:szCs w:val="32"/>
        </w:rPr>
        <w:t>严格小于2041时计取更新投资，固定运维从投运次年计至2041年末。</w:t>
      </w:r>
    </w:p>
    <w:p w14:paraId="752DC4E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t>
      </w:r>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（2）</w:t>
            </w:r>
          </w:p>
        </w:tc>
      </w:tr>
    </w:tbl>
    <w:p w14:paraId="015C72A3">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式中，</w:t>
      </w:r>
      <w:r>
        <w:rPr>
          <w:rFonts w:hint="eastAsia" w:ascii="Times New Roman" w:hAnsi="Times New Roman" w:eastAsia="方正仿宋_GBK" w:cs="Times New Roman"/>
          <w:i/>
          <w:iCs/>
          <w:sz w:val="32"/>
          <w:szCs w:val="32"/>
        </w:rPr>
        <w:t>C</w:t>
      </w:r>
      <w:r>
        <w:rPr>
          <w:rFonts w:hint="eastAsia" w:ascii="Times New Roman" w:hAnsi="Times New Roman" w:eastAsia="方正仿宋_GBK" w:cs="Times New Roman"/>
          <w:i w:val="0"/>
          <w:iCs w:val="0"/>
          <w:sz w:val="32"/>
          <w:szCs w:val="32"/>
          <w:vertAlign w:val="subscript"/>
        </w:rPr>
        <w:t>plan</w:t>
      </w:r>
      <w:r>
        <w:rPr>
          <w:rFonts w:hint="eastAsia" w:ascii="方正仿宋_GBK" w:hAnsi="方正仿宋_GBK" w:eastAsia="方正仿宋_GBK" w:cs="Times New Roman"/>
          <w:sz w:val="32"/>
          <w:szCs w:val="32"/>
        </w:rPr>
        <w:t>为方案费用现值，</w:t>
      </w:r>
      <w:r>
        <w:rPr>
          <w:rFonts w:hint="eastAsia" w:ascii="Times New Roman" w:hAnsi="Times New Roman" w:eastAsia="方正仿宋_GBK" w:cs="Times New Roman"/>
          <w:i/>
          <w:iCs/>
          <w:sz w:val="32"/>
          <w:szCs w:val="32"/>
        </w:rPr>
        <w:t>C</w:t>
      </w:r>
      <w:r>
        <w:rPr>
          <w:rFonts w:hint="eastAsia" w:ascii="Times New Roman" w:hAnsi="Times New Roman" w:eastAsia="方正仿宋_GBK" w:cs="Times New Roman"/>
          <w:i/>
          <w:iCs/>
          <w:sz w:val="32"/>
          <w:szCs w:val="32"/>
          <w:vertAlign w:val="subscript"/>
        </w:rPr>
        <w:t>e</w:t>
      </w:r>
      <w:r>
        <w:rPr>
          <w:rFonts w:hint="eastAsia" w:ascii="方正仿宋_GBK" w:hAnsi="方正仿宋_GBK" w:eastAsia="方正仿宋_GBK" w:cs="Times New Roman"/>
          <w:sz w:val="32"/>
          <w:szCs w:val="32"/>
        </w:rPr>
        <w:t>为工程</w:t>
      </w:r>
      <w:r>
        <w:rPr>
          <w:rFonts w:hint="eastAsia" w:ascii="Times New Roman" w:hAnsi="Times New Roman" w:eastAsia="方正仿宋_GBK" w:cs="Times New Roman"/>
          <w:i/>
          <w:iCs/>
          <w:sz w:val="32"/>
          <w:szCs w:val="32"/>
        </w:rPr>
        <w:t>e</w:t>
      </w:r>
      <w:r>
        <w:rPr>
          <w:rFonts w:hint="eastAsia" w:ascii="方正仿宋_GBK" w:hAnsi="方正仿宋_GBK" w:eastAsia="方正仿宋_GBK" w:cs="Times New Roman"/>
          <w:sz w:val="32"/>
          <w:szCs w:val="32"/>
        </w:rPr>
        <w:t>的费用现值，单位均为万元；</w:t>
      </w:r>
      <w:r>
        <w:rPr>
          <w:rFonts w:hint="eastAsia" w:ascii="Times New Roman" w:hAnsi="Times New Roman" w:eastAsia="方正仿宋_GBK" w:cs="Times New Roman"/>
          <w:i/>
          <w:iCs/>
          <w:sz w:val="32"/>
          <w:szCs w:val="32"/>
        </w:rPr>
        <w:t>E</w:t>
      </w:r>
      <w:r>
        <w:rPr>
          <w:rFonts w:hint="eastAsia" w:ascii="Times New Roman" w:hAnsi="Times New Roman" w:eastAsia="方正仿宋_GBK" w:cs="Times New Roman"/>
          <w:i w:val="0"/>
          <w:iCs w:val="0"/>
          <w:sz w:val="32"/>
          <w:szCs w:val="32"/>
          <w:vertAlign w:val="subscript"/>
        </w:rPr>
        <w:t>T</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E</w:t>
      </w:r>
      <w:r>
        <w:rPr>
          <w:rFonts w:hint="eastAsia" w:ascii="Times New Roman" w:hAnsi="Times New Roman" w:eastAsia="方正仿宋_GBK" w:cs="Times New Roman"/>
          <w:i w:val="0"/>
          <w:iCs w:val="0"/>
          <w:sz w:val="32"/>
          <w:szCs w:val="32"/>
          <w:vertAlign w:val="subscript"/>
        </w:rPr>
        <w:t>B</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E</w:t>
      </w:r>
      <w:r>
        <w:rPr>
          <w:rFonts w:hint="eastAsia" w:ascii="Times New Roman" w:hAnsi="Times New Roman" w:eastAsia="方正仿宋_GBK" w:cs="Times New Roman"/>
          <w:i w:val="0"/>
          <w:iCs w:val="0"/>
          <w:sz w:val="32"/>
          <w:szCs w:val="32"/>
          <w:vertAlign w:val="subscript"/>
        </w:rPr>
        <w:t>L</w:t>
      </w:r>
      <w:r>
        <w:rPr>
          <w:rFonts w:hint="eastAsia" w:ascii="方正仿宋_GBK" w:hAnsi="方正仿宋_GBK" w:eastAsia="方正仿宋_GBK" w:cs="Times New Roman"/>
          <w:sz w:val="32"/>
          <w:szCs w:val="32"/>
        </w:rPr>
        <w:t>分别表示规划期内主变、储能和联络投运项目集合。主变按完整采购量、储能按新增柜数、联络按新增项目计费，后续年度沿用其在役状态校核供电能力。</w:t>
      </w:r>
    </w:p>
    <w:p w14:paraId="7587A81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t>
      </w:r>
    </w:p>
    <w:p w14:paraId="71FE8A04">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（五）明确主要寻优约束与年度实施条件</w:t>
      </w:r>
    </w:p>
    <w:p w14:paraId="21182315">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一是设备选择与逐年承接约束。</w:t>
      </w:r>
      <w:r>
        <w:rPr>
          <w:rFonts w:hint="eastAsia" w:ascii="方正仿宋_GBK" w:hAnsi="方正仿宋_GBK" w:eastAsia="方正仿宋_GBK" w:cs="Times New Roman"/>
          <w:sz w:val="32"/>
          <w:szCs w:val="32"/>
        </w:rPr>
        <w: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t>
      </w:r>
    </w:p>
    <w:p w14:paraId="71D9B4C5">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二是正常运行与主变N-1双向承载约束。</w:t>
      </w:r>
      <w:r>
        <w:rPr>
          <w:rFonts w:hint="eastAsia" w:ascii="方正仿宋_GBK" w:hAnsi="方正仿宋_GBK" w:eastAsia="方正仿宋_GBK" w:cs="Times New Roman"/>
          <w:sz w:val="32"/>
          <w:szCs w:val="32"/>
        </w:rPr>
        <w: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t>
      </w:r>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k</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cos</m:t>
                      </m:r>
                      <m:r>
                        <m:rPr>
                          <m:nor/>
                        </m:rPr>
                        <w:rPr>
                          <w:rFonts w:ascii="Times New Roman" w:hAnsi="Times New Roman" w:eastAsia="方正仿宋_GBK" w:cs="Times New Roman"/>
                          <w:i/>
                          <w:iCs/>
                          <w:sz w:val="28"/>
                          <w:szCs w:val="28"/>
                        </w:rPr>
                        <m:t>φ</m:t>
                      </m:r>
                      <m:r>
                        <m:rPr>
                          <m:nor/>
                          <m:sty m:val="p"/>
                        </m:rPr>
                        <w:rPr>
                          <w:rFonts w:ascii="Times New Roman" w:hAnsi="Times New Roman" w:eastAsia="方正仿宋_GBK" w:cs="Times New Roman"/>
                          <w:b w:val="0"/>
                          <w:i w:val="0"/>
                          <w:iCs w:val="0"/>
                          <w:sz w:val="28"/>
                          <w:szCs w:val="28"/>
                        </w:rPr>
                        <m:t> </m:t>
                      </m:r>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B</m:t>
                          </m:r>
                        </m:e>
                        <m:sub>
                          <m:r>
                            <m:rPr>
                              <m:nor/>
                            </m:rPr>
                            <w:rPr>
                              <w:rFonts w:ascii="Times New Roman" w:hAnsi="Times New Roman" w:eastAsia="方正仿宋_GBK" w:cs="Times New Roman"/>
                              <w:i/>
                              <w:iCs/>
                              <w:sz w:val="28"/>
                              <w:szCs w:val="28"/>
                            </w:rPr>
                            <m:t>i</m:t>
                          </m:r>
                        </m:sub>
                        <m:sup>
                          <m:r>
                            <m:rPr>
                              <m:nor/>
                              <m:sty m:val="p"/>
                            </m:rPr>
                            <w:rPr>
                              <w:rFonts w:ascii="Times New Roman" w:hAnsi="Times New Roman" w:eastAsia="方正仿宋_GBK" w:cs="Times New Roman"/>
                              <w:b w:val="0"/>
                              <w:i w:val="0"/>
                              <w:iCs w:val="0"/>
                              <w:sz w:val="28"/>
                              <w:szCs w:val="28"/>
                            </w:rPr>
                            <m:t>−</m:t>
                          </m:r>
                        </m:sup>
                      </m:sSubSup>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P</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q</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out</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q</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in</m:t>
                          </m:r>
                        </m:sup>
                      </m:sSubSup>
                    </m:e>
                  </m:mr>
                  <m:mr>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k</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cos</m:t>
                      </m:r>
                      <m:r>
                        <m:rPr>
                          <m:nor/>
                        </m:rPr>
                        <w:rPr>
                          <w:rFonts w:ascii="Times New Roman" w:hAnsi="Times New Roman" w:eastAsia="方正仿宋_GBK" w:cs="Times New Roman"/>
                          <w:i/>
                          <w:iCs/>
                          <w:sz w:val="28"/>
                          <w:szCs w:val="28"/>
                        </w:rPr>
                        <m:t>φ</m:t>
                      </m:r>
                      <m:r>
                        <m:rPr>
                          <m:nor/>
                          <m:sty m:val="p"/>
                        </m:rPr>
                        <w:rPr>
                          <w:rFonts w:ascii="Times New Roman" w:hAnsi="Times New Roman" w:eastAsia="方正仿宋_GBK" w:cs="Times New Roman"/>
                          <w:b w:val="0"/>
                          <w:i w:val="0"/>
                          <w:iCs w:val="0"/>
                          <w:sz w:val="28"/>
                          <w:szCs w:val="28"/>
                        </w:rPr>
                        <m:t> </m:t>
                      </m:r>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B</m:t>
                          </m:r>
                        </m:e>
                        <m:sub>
                          <m:r>
                            <m:rPr>
                              <m:nor/>
                            </m:rPr>
                            <w:rPr>
                              <w:rFonts w:ascii="Times New Roman" w:hAnsi="Times New Roman" w:eastAsia="方正仿宋_GBK" w:cs="Times New Roman"/>
                              <w:i/>
                              <w:iCs/>
                              <w:sz w:val="28"/>
                              <w:szCs w:val="28"/>
                            </w:rPr>
                            <m:t>i</m:t>
                          </m:r>
                        </m:sub>
                        <m:sup>
                          <m:r>
                            <m:rPr>
                              <m:nor/>
                              <m:sty m:val="p"/>
                            </m:rPr>
                            <w:rPr>
                              <w:rFonts w:ascii="Times New Roman" w:hAnsi="Times New Roman" w:eastAsia="方正仿宋_GBK" w:cs="Times New Roman"/>
                              <w:b w:val="0"/>
                              <w:i w:val="0"/>
                              <w:iCs w:val="0"/>
                              <w:sz w:val="28"/>
                              <w:szCs w:val="28"/>
                            </w:rPr>
                            <m:t>+</m:t>
                          </m:r>
                        </m:sup>
                      </m:sSubSup>
                      <m:r>
                        <m:rPr>
                          <m:nor/>
                          <m:sty m:val="p"/>
                        </m:rPr>
                        <w:rPr>
                          <w:rFonts w:ascii="Times New Roman" w:hAnsi="Times New Roman" w:eastAsia="方正仿宋_GBK" w:cs="Times New Roman"/>
                          <w:b w:val="0"/>
                          <w:i w:val="0"/>
                          <w:iCs w:val="0"/>
                          <w:sz w:val="28"/>
                          <w:szCs w:val="28"/>
                        </w:rPr>
                        <m:t>,</m:t>
                      </m:r>
                    </m:e>
                  </m:mr>
                  <m:mr>
                    <m:e>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sub>
                      </m:sSub>
                      <m:r>
                        <m:rPr>
                          <m:nor/>
                          <m:sty m:val="p"/>
                        </m:rPr>
                        <w:rPr>
                          <w:rFonts w:ascii="Times New Roman" w:hAnsi="Times New Roman" w:eastAsia="方正仿宋_GBK" w:cs="Times New Roman"/>
                          <w:b w:val="0"/>
                          <w:i w:val="0"/>
                          <w:iCs w:val="0"/>
                          <w:sz w:val="28"/>
                          <w:szCs w:val="28"/>
                        </w:rPr>
                        <m:t>−</m:t>
                      </m:r>
                      <m:sSub>
                        <m:sSubPr/>
                        <m:e>
                          <m:r>
                            <m:rPr>
                              <m:nor/>
                              <m:sty m:val="b"/>
                            </m:rPr>
                            <w:rPr>
                              <w:rFonts w:ascii="Times New Roman" w:hAnsi="Times New Roman" w:eastAsia="方正仿宋_GBK" w:cs="Times New Roman"/>
                              <w:b/>
                              <w:i w:val="0"/>
                              <w:iCs w:val="0"/>
                              <w:sz w:val="28"/>
                              <w:szCs w:val="28"/>
                            </w:rPr>
                            <m:t>1</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为故障站</m:t>
                          </m:r>
                        </m:sub>
                      </m:sSub>
                      <m:limLow>
                        <m:limLowPr/>
                        <m:e>
                          <m:r>
                            <m:rPr>
                              <m:nor/>
                              <m:sty m:val="p"/>
                            </m:rPr>
                            <w:rPr>
                              <w:rFonts w:ascii="Times New Roman" w:hAnsi="Times New Roman" w:eastAsia="方正仿宋_GBK" w:cs="Times New Roman"/>
                              <w:b w:val="0"/>
                              <w:i w:val="0"/>
                              <w:iCs w:val="0"/>
                              <w:sz w:val="28"/>
                              <w:szCs w:val="28"/>
                            </w:rPr>
                            <m:t>max</m:t>
                          </m:r>
                        </m:e>
                        <m:lim>
                          <m:r>
                            <m:rPr>
                              <m:nor/>
                            </m:rPr>
                            <w:rPr>
                              <w:rFonts w:ascii="Times New Roman" w:hAnsi="Times New Roman" w:eastAsia="方正仿宋_GBK" w:cs="Times New Roman"/>
                              <w:i/>
                              <w:iCs/>
                              <w:sz w:val="28"/>
                              <w:szCs w:val="28"/>
                            </w:rPr>
                            <m:t>j</m:t>
                          </m:r>
                        </m:lim>
                      </m:limLow>
                      <m:sSub>
                        <m:sSub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j</m:t>
                          </m:r>
                        </m:sub>
                      </m:sSub>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（3）</w:t>
            </w:r>
          </w:p>
        </w:tc>
      </w:tr>
    </w:tbl>
    <w:p w14:paraId="4D15ED62">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式中，</w:t>
      </w:r>
      <w:r>
        <w:rPr>
          <w:rFonts w:hint="eastAsia" w:ascii="Times New Roman" w:hAnsi="Times New Roman" w:eastAsia="方正仿宋_GBK" w:cs="Times New Roman"/>
          <w:i/>
          <w:iCs/>
          <w:sz w:val="32"/>
          <w:szCs w:val="32"/>
        </w:rPr>
        <w:t>i</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j</w:t>
      </w:r>
      <w:r>
        <w:rPr>
          <w:rFonts w:hint="eastAsia" w:ascii="方正仿宋_GBK" w:hAnsi="方正仿宋_GBK" w:eastAsia="方正仿宋_GBK" w:cs="Times New Roman"/>
          <w:sz w:val="32"/>
          <w:szCs w:val="32"/>
        </w:rPr>
        <w:t>分别为站点及主变序号，</w:t>
      </w:r>
      <w:r>
        <w:rPr>
          <w:rFonts w:hint="eastAsia" w:ascii="Times New Roman" w:hAnsi="Times New Roman" w:eastAsia="方正仿宋_GBK" w:cs="Times New Roman"/>
          <w:i/>
          <w:iCs/>
          <w:sz w:val="32"/>
          <w:szCs w:val="32"/>
        </w:rPr>
        <w:t>ω</w:t>
      </w:r>
      <w:r>
        <w:rPr>
          <w:rFonts w:hint="eastAsia" w:ascii="方正仿宋_GBK" w:hAnsi="方正仿宋_GBK" w:eastAsia="方正仿宋_GBK" w:cs="Times New Roman"/>
          <w:sz w:val="32"/>
          <w:szCs w:val="32"/>
        </w:rPr>
        <w:t>为运行工况；</w:t>
      </w:r>
      <w:r>
        <w:rPr>
          <w:rFonts w:hint="eastAsia" w:ascii="Times New Roman" w:hAnsi="Times New Roman" w:eastAsia="方正仿宋_GBK" w:cs="Times New Roman"/>
          <w:i/>
          <w:iCs/>
          <w:sz w:val="32"/>
          <w:szCs w:val="32"/>
        </w:rPr>
        <w:t>P</w:t>
      </w:r>
      <w:r>
        <w:rPr>
          <w:rFonts w:hint="eastAsia" w:ascii="方正仿宋_GBK" w:hAnsi="方正仿宋_GBK" w:eastAsia="方正仿宋_GBK" w:cs="Times New Roman"/>
          <w:sz w:val="32"/>
          <w:szCs w:val="32"/>
        </w:rPr>
        <w:t>为转接前站级净负荷，</w:t>
      </w:r>
      <w:r>
        <w:rPr>
          <w:rFonts w:hint="eastAsia" w:ascii="Times New Roman" w:hAnsi="Times New Roman" w:eastAsia="方正仿宋_GBK" w:cs="Times New Roman"/>
          <w:i/>
          <w:iCs/>
          <w:sz w:val="32"/>
          <w:szCs w:val="32"/>
        </w:rPr>
        <w:t>q</w:t>
      </w:r>
      <w:r>
        <w:rPr>
          <w:rFonts w:hint="eastAsia" w:ascii="Times New Roman" w:hAnsi="Times New Roman" w:eastAsia="方正仿宋_GBK" w:cs="Times New Roman"/>
          <w:i w:val="0"/>
          <w:iCs w:val="0"/>
          <w:sz w:val="32"/>
          <w:szCs w:val="32"/>
          <w:vertAlign w:val="superscript"/>
        </w:rPr>
        <w:t>out</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q</w:t>
      </w:r>
      <w:r>
        <w:rPr>
          <w:rFonts w:hint="eastAsia" w:ascii="Times New Roman" w:hAnsi="Times New Roman" w:eastAsia="方正仿宋_GBK" w:cs="Times New Roman"/>
          <w:i w:val="0"/>
          <w:iCs w:val="0"/>
          <w:sz w:val="32"/>
          <w:szCs w:val="32"/>
          <w:vertAlign w:val="superscript"/>
        </w:rPr>
        <w:t>in</w:t>
      </w:r>
      <w:r>
        <w:rPr>
          <w:rFonts w:hint="eastAsia" w:ascii="方正仿宋_GBK" w:hAnsi="方正仿宋_GBK" w:eastAsia="方正仿宋_GBK" w:cs="Times New Roman"/>
          <w:sz w:val="32"/>
          <w:szCs w:val="32"/>
        </w:rPr>
        <w:t>为区段转出及承接的净功率，</w:t>
      </w:r>
      <w:r>
        <w:rPr>
          <w:rFonts w:hint="eastAsia" w:ascii="Times New Roman" w:hAnsi="Times New Roman" w:eastAsia="方正仿宋_GBK" w:cs="Times New Roman"/>
          <w:i/>
          <w:iCs/>
          <w:sz w:val="32"/>
          <w:szCs w:val="32"/>
        </w:rPr>
        <w:t>B</w:t>
      </w:r>
      <w:r>
        <w:rPr>
          <w:rFonts w:hint="eastAsia" w:ascii="方正仿宋_GBK" w:hAnsi="方正仿宋_GBK" w:eastAsia="方正仿宋_GBK" w:cs="Times New Roman"/>
          <w:sz w:val="32"/>
          <w:szCs w:val="32"/>
          <w:vertAlign w:val="superscript"/>
        </w:rPr>
        <w:t>+</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B</w:t>
      </w:r>
      <w:r>
        <w:rPr>
          <w:rFonts w:hint="eastAsia" w:ascii="方正仿宋_GBK" w:hAnsi="方正仿宋_GBK" w:eastAsia="方正仿宋_GBK" w:cs="Times New Roman"/>
          <w:sz w:val="32"/>
          <w:szCs w:val="32"/>
          <w:vertAlign w:val="superscript"/>
        </w:rPr>
        <w:t>−</w:t>
      </w:r>
      <w:r>
        <w:rPr>
          <w:rFonts w:hint="eastAsia" w:ascii="方正仿宋_GBK" w:hAnsi="方正仿宋_GBK" w:eastAsia="方正仿宋_GBK" w:cs="Times New Roman"/>
          <w:sz w:val="32"/>
          <w:szCs w:val="32"/>
        </w:rPr>
        <w:t>为储能正向支撑及反向吸收的有效功率，单位均为</w:t>
      </w:r>
      <w:r>
        <w:rPr>
          <w:rFonts w:hint="eastAsia" w:ascii="Times New Roman" w:hAnsi="Times New Roman" w:eastAsia="方正仿宋_GBK" w:cs="Times New Roman"/>
          <w:i w:val="0"/>
          <w:iCs w:val="0"/>
          <w:sz w:val="32"/>
          <w:szCs w:val="32"/>
        </w:rPr>
        <w:t>MW</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S</w:t>
      </w:r>
      <w:r>
        <w:rPr>
          <w:rFonts w:hint="eastAsia" w:ascii="Times New Roman" w:hAnsi="Times New Roman" w:eastAsia="方正仿宋_GBK" w:cs="Times New Roman"/>
          <w:i/>
          <w:iCs/>
          <w:sz w:val="32"/>
          <w:szCs w:val="32"/>
          <w:vertAlign w:val="subscript"/>
        </w:rPr>
        <w:t>i</w:t>
      </w:r>
      <w:r>
        <w:rPr>
          <w:rFonts w:hint="eastAsia" w:ascii="方正仿宋_GBK" w:hAnsi="方正仿宋_GBK" w:eastAsia="方正仿宋_GBK" w:cs="Times New Roman"/>
          <w:sz w:val="32"/>
          <w:szCs w:val="32"/>
        </w:rPr>
        <w:t>为本站主变总容量，</w:t>
      </w:r>
      <w:r>
        <w:rPr>
          <w:rFonts w:hint="eastAsia" w:ascii="Times New Roman" w:hAnsi="Times New Roman" w:eastAsia="方正仿宋_GBK" w:cs="Times New Roman"/>
          <w:i/>
          <w:iCs/>
          <w:sz w:val="32"/>
          <w:szCs w:val="32"/>
        </w:rPr>
        <w:t>S</w:t>
      </w:r>
      <w:r>
        <w:rPr>
          <w:rFonts w:hint="eastAsia" w:ascii="Times New Roman" w:hAnsi="Times New Roman" w:eastAsia="方正仿宋_GBK" w:cs="Times New Roman"/>
          <w:i/>
          <w:iCs/>
          <w:sz w:val="32"/>
          <w:szCs w:val="32"/>
          <w:vertAlign w:val="subscript"/>
        </w:rPr>
        <w:t>i,j</w:t>
      </w:r>
      <w:r>
        <w:rPr>
          <w:rFonts w:hint="eastAsia" w:ascii="方正仿宋_GBK" w:hAnsi="方正仿宋_GBK" w:eastAsia="方正仿宋_GBK" w:cs="Times New Roman"/>
          <w:sz w:val="32"/>
          <w:szCs w:val="32"/>
        </w:rPr>
        <w:t>为单台主变容量，</w:t>
      </w:r>
      <w:r>
        <w:rPr>
          <w:rFonts w:hint="eastAsia" w:ascii="Times New Roman" w:hAnsi="Times New Roman" w:eastAsia="方正仿宋_GBK" w:cs="Times New Roman"/>
          <w:i/>
          <w:iCs/>
          <w:sz w:val="32"/>
          <w:szCs w:val="32"/>
        </w:rPr>
        <w:t>S</w:t>
      </w:r>
      <w:r>
        <w:rPr>
          <w:rFonts w:hint="eastAsia" w:ascii="Times New Roman" w:hAnsi="Times New Roman" w:eastAsia="方正仿宋_GBK" w:cs="Times New Roman"/>
          <w:i w:val="0"/>
          <w:iCs w:val="0"/>
          <w:sz w:val="32"/>
          <w:szCs w:val="32"/>
          <w:vertAlign w:val="superscript"/>
        </w:rPr>
        <w:t>av</w:t>
      </w:r>
      <w:r>
        <w:rPr>
          <w:rFonts w:hint="eastAsia" w:ascii="方正仿宋_GBK" w:hAnsi="方正仿宋_GBK" w:eastAsia="方正仿宋_GBK" w:cs="Times New Roman"/>
          <w:sz w:val="32"/>
          <w:szCs w:val="32"/>
        </w:rPr>
        <w:t>为工况下可用主变容量，单位均为</w:t>
      </w:r>
      <w:r>
        <w:rPr>
          <w:rFonts w:hint="eastAsia" w:ascii="Times New Roman" w:hAnsi="Times New Roman" w:eastAsia="方正仿宋_GBK" w:cs="Times New Roman"/>
          <w:i w:val="0"/>
          <w:iCs w:val="0"/>
          <w:sz w:val="32"/>
          <w:szCs w:val="32"/>
        </w:rPr>
        <w:t>MVA</w:t>
      </w:r>
      <w:r>
        <w:rPr>
          <w:rFonts w:hint="eastAsia" w:ascii="方正仿宋_GBK" w:hAnsi="方正仿宋_GBK" w:eastAsia="方正仿宋_GBK" w:cs="Times New Roman"/>
          <w:sz w:val="32"/>
          <w:szCs w:val="32"/>
        </w:rPr>
        <w:t>；</w:t>
      </w:r>
      <w:r>
        <w:rPr>
          <w:rFonts w:hint="eastAsia" w:ascii="Times New Roman" w:hAnsi="Times New Roman" w:eastAsia="方正仿宋_GBK" w:cs="Times New Roman"/>
          <w:i/>
          <w:iCs/>
          <w:sz w:val="32"/>
          <w:szCs w:val="32"/>
        </w:rPr>
        <w:t>k</w:t>
      </w:r>
      <w:r>
        <w:rPr>
          <w:rFonts w:hint="eastAsia" w:ascii="方正仿宋_GBK" w:hAnsi="方正仿宋_GBK" w:eastAsia="方正仿宋_GBK" w:cs="Times New Roman"/>
          <w:sz w:val="32"/>
          <w:szCs w:val="32"/>
        </w:rPr>
        <w:t>为工程允许负载率，健康站取0.80、故障站取1.30；</w:t>
      </w:r>
      <w:r>
        <w:rPr>
          <w:rFonts w:hint="eastAsia" w:ascii="Times New Roman" w:hAnsi="Times New Roman" w:eastAsia="方正仿宋_GBK" w:cs="Times New Roman"/>
          <w:i w:val="0"/>
          <w:iCs w:val="0"/>
          <w:sz w:val="32"/>
          <w:szCs w:val="32"/>
        </w:rPr>
        <w:t>cos</w:t>
      </w:r>
      <w:r>
        <w:rPr>
          <w:rFonts w:hint="eastAsia" w:ascii="Times New Roman" w:hAnsi="Times New Roman" w:eastAsia="方正仿宋_GBK" w:cs="Times New Roman"/>
          <w:i/>
          <w:iCs/>
          <w:sz w:val="32"/>
          <w:szCs w:val="32"/>
        </w:rPr>
        <w:t>φ</w:t>
      </w:r>
      <w:r>
        <w:rPr>
          <w:rFonts w:hint="eastAsia" w:ascii="方正仿宋_GBK" w:hAnsi="方正仿宋_GBK" w:eastAsia="方正仿宋_GBK" w:cs="Times New Roman"/>
          <w:sz w:val="32"/>
          <w:szCs w:val="32"/>
        </w:rPr>
        <w:t>为功率因数。指示项在本站故障时取1，其余取0，最大单台主变退出后的剩余容量用于故障校核。</w:t>
      </w:r>
    </w:p>
    <w:p w14:paraId="26C3A962">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三是转供与持续支撑约束。</w:t>
      </w:r>
      <w:r>
        <w:rPr>
          <w:rFonts w:hint="eastAsia" w:ascii="方正仿宋_GBK" w:hAnsi="方正仿宋_GBK" w:eastAsia="方正仿宋_GBK" w:cs="Times New Roman"/>
          <w:sz w:val="32"/>
          <w:szCs w:val="32"/>
        </w:rPr>
        <w: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t>
      </w:r>
    </w:p>
    <w:p w14:paraId="1181766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t>
      </w:r>
    </w:p>
    <w:p w14:paraId="17FD3F37">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三、两地区方案比选与指标优化成果</w:t>
      </w:r>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（一）弹性方案通过工程替代降低全期费用</w:t>
      </w:r>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2022—2035年两地区刚性方案费用现值合计98006.53万元，弹性方案95107.86万元，减少2898.67万元，降幅2.96%。其中邳州减少848.32万元，市区减少2050.35万元。表1列示各措施费用，均按同一评价范围计算。</w:t>
      </w:r>
    </w:p>
    <w:p w14:paraId="11E10FA8">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 两地区新增措施评价期费用现值</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4A31A6D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280B1E1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5C94C2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主变/万元</w:t>
            </w:r>
          </w:p>
        </w:tc>
        <w:tc>
          <w:tcPr>
            <w:tcW w:w="1750" w:type="dxa"/>
            <w:vAlign w:val="center"/>
          </w:tcPr>
          <w:p w14:paraId="424AA40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储能/万元</w:t>
            </w:r>
          </w:p>
        </w:tc>
        <w:tc>
          <w:tcPr>
            <w:tcW w:w="1750" w:type="dxa"/>
            <w:vAlign w:val="center"/>
          </w:tcPr>
          <w:p w14:paraId="701A1B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联络/万元</w:t>
            </w:r>
          </w:p>
        </w:tc>
        <w:tc>
          <w:tcPr>
            <w:tcW w:w="1756" w:type="dxa"/>
            <w:vAlign w:val="center"/>
          </w:tcPr>
          <w:p w14:paraId="4D3CD6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合计/万元</w:t>
            </w:r>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194E7D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099FB4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506FF7B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14938.49</w:t>
            </w:r>
          </w:p>
        </w:tc>
        <w:tc>
          <w:tcPr>
            <w:tcW w:w="1750" w:type="dxa"/>
            <w:vAlign w:val="center"/>
          </w:tcPr>
          <w:p w14:paraId="238368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38108.23</w:t>
            </w:r>
          </w:p>
        </w:tc>
        <w:tc>
          <w:tcPr>
            <w:tcW w:w="1750" w:type="dxa"/>
            <w:vAlign w:val="center"/>
          </w:tcPr>
          <w:p w14:paraId="2BA84E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5322.97</w:t>
            </w:r>
          </w:p>
        </w:tc>
        <w:tc>
          <w:tcPr>
            <w:tcW w:w="1756" w:type="dxa"/>
            <w:vAlign w:val="center"/>
          </w:tcPr>
          <w:p w14:paraId="0BF3AE2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58369.68</w:t>
            </w:r>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2D7BEAC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55E9AF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2FEA56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23290.49</w:t>
            </w:r>
          </w:p>
        </w:tc>
        <w:tc>
          <w:tcPr>
            <w:tcW w:w="1750" w:type="dxa"/>
            <w:vAlign w:val="center"/>
          </w:tcPr>
          <w:p w14:paraId="569B5D3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32491.48</w:t>
            </w:r>
          </w:p>
        </w:tc>
        <w:tc>
          <w:tcPr>
            <w:tcW w:w="1750" w:type="dxa"/>
            <w:vAlign w:val="center"/>
          </w:tcPr>
          <w:p w14:paraId="624934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1739.39</w:t>
            </w:r>
          </w:p>
        </w:tc>
        <w:tc>
          <w:tcPr>
            <w:tcW w:w="1756" w:type="dxa"/>
            <w:vAlign w:val="center"/>
          </w:tcPr>
          <w:p w14:paraId="782F4B2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57521.36</w:t>
            </w:r>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FF158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0096D2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0CE092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13399.40</w:t>
            </w:r>
          </w:p>
        </w:tc>
        <w:tc>
          <w:tcPr>
            <w:tcW w:w="1750" w:type="dxa"/>
            <w:vAlign w:val="center"/>
          </w:tcPr>
          <w:p w14:paraId="550D91F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5389.71</w:t>
            </w:r>
          </w:p>
        </w:tc>
        <w:tc>
          <w:tcPr>
            <w:tcW w:w="1750" w:type="dxa"/>
            <w:vAlign w:val="center"/>
          </w:tcPr>
          <w:p w14:paraId="3CE59B3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20847.73</w:t>
            </w:r>
          </w:p>
        </w:tc>
        <w:tc>
          <w:tcPr>
            <w:tcW w:w="1756" w:type="dxa"/>
            <w:vAlign w:val="center"/>
          </w:tcPr>
          <w:p w14:paraId="50A3265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39636.85</w:t>
            </w:r>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BD4434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2AC2E4A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2628AA4">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22928.25</w:t>
            </w:r>
          </w:p>
        </w:tc>
        <w:tc>
          <w:tcPr>
            <w:tcW w:w="1750" w:type="dxa"/>
            <w:vAlign w:val="center"/>
          </w:tcPr>
          <w:p w14:paraId="06ADAD5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6000.60</w:t>
            </w:r>
          </w:p>
        </w:tc>
        <w:tc>
          <w:tcPr>
            <w:tcW w:w="1750" w:type="dxa"/>
            <w:vAlign w:val="center"/>
          </w:tcPr>
          <w:p w14:paraId="602A8714">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8657.65</w:t>
            </w:r>
          </w:p>
        </w:tc>
        <w:tc>
          <w:tcPr>
            <w:tcW w:w="1756" w:type="dxa"/>
            <w:vAlign w:val="center"/>
          </w:tcPr>
          <w:p w14:paraId="058617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37586.50</w:t>
            </w:r>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一是邳州以较多主变投入替代部分储能和联络。</w:t>
      </w:r>
      <w:r>
        <w:rPr>
          <w:rFonts w:hint="eastAsia" w:ascii="方正仿宋_GBK" w:hAnsi="方正仿宋_GBK" w:eastAsia="方正仿宋_GBK" w:cs="Times New Roman"/>
          <w:sz w:val="32"/>
          <w:szCs w:val="32"/>
        </w:rPr>
        <w:t>弹性方案主变费用现值较刚性增加8352.01万元，储能和联络分别减少5616.74万元、3583.59万元。站内补强提高正常及故障时的剩余承载能力，减少部分局部支撑和通道建设需求，三项费用共同形成该地区848.32万元的合计下降。</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二是市区主要通过减少新增联络形成费用优势。</w:t>
      </w:r>
      <w:r>
        <w:rPr>
          <w:rFonts w:hint="eastAsia" w:ascii="方正仿宋_GBK" w:hAnsi="方正仿宋_GBK" w:eastAsia="方正仿宋_GBK" w:cs="Times New Roman"/>
          <w:sz w:val="32"/>
          <w:szCs w:val="32"/>
        </w:rPr>
        <w:t>弹性方案主变与储能费用现值分别增加9528.85万元、610.89万元，联络费用减少12190.08万元，合计下降2050.35万元。市区电缆长度占比约80%，高于邳州约11%，同类新增联络的工程费用较高，站内补强对联络建设的替代作用在费用比较中更突出。</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三是费用优势随年度建设逐步形成。</w:t>
      </w:r>
      <w:r>
        <w:rPr>
          <w:rFonts w:hint="eastAsia" w:ascii="方正仿宋_GBK" w:hAnsi="方正仿宋_GBK" w:eastAsia="方正仿宋_GBK" w:cs="Times New Roman"/>
          <w:sz w:val="32"/>
          <w:szCs w:val="32"/>
        </w:rPr>
        <w:t>市区2022年两方案均无新增工程，2030年弹性累计费用现值16806.54万元，高于刚性14819.77万元。前期较多主变采购增加投入，后续联络建设减少后才形成全期优势。各年度的设备和费用差异需结合投运过程判断。</w:t>
      </w:r>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（二）邳州兼顾正向供电与后期反向承载需求</w:t>
      </w:r>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邳州刚性方案2022—2026年保持2027.00 MVA主变容量，主要利用储能和联络应对局部需求。弹性方案2022年净增41.50 MVA，2025年达到2091.50 MVA，该年储能为零，累计新增联络3条；刚性方案2025年配置56.33 MWh储能和9条新增联络。前期站内补强改变了本地支撑与邻站支援的组合。</w:t>
      </w:r>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2030年弹性主变容量2388.50 MVA、储能69.66 MWh、累计新增联络6条，刚性分别为2125.50 MVA、153.94 MWh和25条。光伏及负荷继续增长后，两方案均逐步增加建设。至2035年，弹性主变容量2901.00 MVA，比刚性2678.00 MVA多223.00 MVA，储能额定能量分别为545.67 MWh和568.25 MWh，累计新增联络分别为21条和58条。</w:t>
      </w:r>
    </w:p>
    <w:p w14:paraId="7923888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表2 邳州代表年度主变容量及容载比</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650" w:type="dxa"/>
            <w:vAlign w:val="center"/>
          </w:tcPr>
          <w:p w14:paraId="69D10F9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年份</w:t>
            </w:r>
          </w:p>
        </w:tc>
        <w:tc>
          <w:tcPr>
            <w:tcW w:w="1620" w:type="dxa"/>
            <w:vAlign w:val="center"/>
          </w:tcPr>
          <w:p w14:paraId="72B9FAE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网供峰值/MW</w:t>
            </w:r>
          </w:p>
        </w:tc>
        <w:tc>
          <w:tcPr>
            <w:tcW w:w="1640" w:type="dxa"/>
            <w:vAlign w:val="center"/>
          </w:tcPr>
          <w:p w14:paraId="08C90B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刚性容量/MVA</w:t>
            </w:r>
          </w:p>
        </w:tc>
        <w:tc>
          <w:tcPr>
            <w:tcW w:w="1370" w:type="dxa"/>
            <w:vAlign w:val="center"/>
          </w:tcPr>
          <w:p w14:paraId="394EF8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刚性容载比</w:t>
            </w:r>
          </w:p>
        </w:tc>
        <w:tc>
          <w:tcPr>
            <w:tcW w:w="1640" w:type="dxa"/>
            <w:vAlign w:val="center"/>
          </w:tcPr>
          <w:p w14:paraId="296FF8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弹性容量/MVA</w:t>
            </w:r>
          </w:p>
        </w:tc>
        <w:tc>
          <w:tcPr>
            <w:tcW w:w="1386" w:type="dxa"/>
            <w:vAlign w:val="center"/>
          </w:tcPr>
          <w:p w14:paraId="13C363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弹性容载比</w:t>
            </w:r>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732D0E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2021</w:t>
            </w:r>
          </w:p>
        </w:tc>
        <w:tc>
          <w:tcPr>
            <w:tcW w:w="1620" w:type="dxa"/>
            <w:vAlign w:val="center"/>
          </w:tcPr>
          <w:p w14:paraId="4558D59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731.77</w:t>
            </w:r>
          </w:p>
        </w:tc>
        <w:tc>
          <w:tcPr>
            <w:tcW w:w="1640" w:type="dxa"/>
            <w:vAlign w:val="center"/>
          </w:tcPr>
          <w:p w14:paraId="2AFCB7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385995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2.77</w:t>
            </w:r>
          </w:p>
        </w:tc>
        <w:tc>
          <w:tcPr>
            <w:tcW w:w="1640" w:type="dxa"/>
            <w:vAlign w:val="center"/>
          </w:tcPr>
          <w:p w14:paraId="4303D90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86" w:type="dxa"/>
            <w:vAlign w:val="center"/>
          </w:tcPr>
          <w:p w14:paraId="7C65773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2.77</w:t>
            </w:r>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2641FF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w:t>
            </w:r>
          </w:p>
        </w:tc>
        <w:tc>
          <w:tcPr>
            <w:tcW w:w="1620" w:type="dxa"/>
            <w:vAlign w:val="center"/>
          </w:tcPr>
          <w:p w14:paraId="69A1271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825.00</w:t>
            </w:r>
          </w:p>
        </w:tc>
        <w:tc>
          <w:tcPr>
            <w:tcW w:w="1640" w:type="dxa"/>
            <w:vAlign w:val="center"/>
          </w:tcPr>
          <w:p w14:paraId="65616D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777B05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w:t>
            </w:r>
          </w:p>
        </w:tc>
        <w:tc>
          <w:tcPr>
            <w:tcW w:w="1640" w:type="dxa"/>
            <w:vAlign w:val="center"/>
          </w:tcPr>
          <w:p w14:paraId="0E2216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2068.50</w:t>
            </w:r>
          </w:p>
        </w:tc>
        <w:tc>
          <w:tcPr>
            <w:tcW w:w="1386" w:type="dxa"/>
            <w:vAlign w:val="center"/>
          </w:tcPr>
          <w:p w14:paraId="51435DA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2.51</w:t>
            </w:r>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57BDC0B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2023</w:t>
            </w:r>
          </w:p>
        </w:tc>
        <w:tc>
          <w:tcPr>
            <w:tcW w:w="1620" w:type="dxa"/>
            <w:vAlign w:val="center"/>
          </w:tcPr>
          <w:p w14:paraId="4E38F47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761.23</w:t>
            </w:r>
          </w:p>
        </w:tc>
        <w:tc>
          <w:tcPr>
            <w:tcW w:w="1640" w:type="dxa"/>
            <w:vAlign w:val="center"/>
          </w:tcPr>
          <w:p w14:paraId="30FB78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431A4BD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2.66</w:t>
            </w:r>
          </w:p>
        </w:tc>
        <w:tc>
          <w:tcPr>
            <w:tcW w:w="1640" w:type="dxa"/>
            <w:vAlign w:val="center"/>
          </w:tcPr>
          <w:p w14:paraId="4FD846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2068.50</w:t>
            </w:r>
          </w:p>
        </w:tc>
        <w:tc>
          <w:tcPr>
            <w:tcW w:w="1386" w:type="dxa"/>
            <w:vAlign w:val="center"/>
          </w:tcPr>
          <w:p w14:paraId="402F214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2.72</w:t>
            </w:r>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7323CB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2025</w:t>
            </w:r>
          </w:p>
        </w:tc>
        <w:tc>
          <w:tcPr>
            <w:tcW w:w="1620" w:type="dxa"/>
            <w:vAlign w:val="center"/>
          </w:tcPr>
          <w:p w14:paraId="2219EA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956.45</w:t>
            </w:r>
          </w:p>
        </w:tc>
        <w:tc>
          <w:tcPr>
            <w:tcW w:w="1640" w:type="dxa"/>
            <w:vAlign w:val="center"/>
          </w:tcPr>
          <w:p w14:paraId="4841B1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76ED1AE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2.12</w:t>
            </w:r>
          </w:p>
        </w:tc>
        <w:tc>
          <w:tcPr>
            <w:tcW w:w="1640" w:type="dxa"/>
            <w:vAlign w:val="center"/>
          </w:tcPr>
          <w:p w14:paraId="68F455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2091.50</w:t>
            </w:r>
          </w:p>
        </w:tc>
        <w:tc>
          <w:tcPr>
            <w:tcW w:w="1386" w:type="dxa"/>
            <w:vAlign w:val="center"/>
          </w:tcPr>
          <w:p w14:paraId="7E01CE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w:t>
            </w:r>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55D18E5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2030</w:t>
            </w:r>
          </w:p>
        </w:tc>
        <w:tc>
          <w:tcPr>
            <w:tcW w:w="1620" w:type="dxa"/>
            <w:vAlign w:val="center"/>
          </w:tcPr>
          <w:p w14:paraId="38692D3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1171.59</w:t>
            </w:r>
          </w:p>
        </w:tc>
        <w:tc>
          <w:tcPr>
            <w:tcW w:w="1640" w:type="dxa"/>
            <w:vAlign w:val="center"/>
          </w:tcPr>
          <w:p w14:paraId="6F33CDD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2125.50</w:t>
            </w:r>
          </w:p>
        </w:tc>
        <w:tc>
          <w:tcPr>
            <w:tcW w:w="1370" w:type="dxa"/>
            <w:vAlign w:val="center"/>
          </w:tcPr>
          <w:p w14:paraId="583B51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w:t>
            </w:r>
          </w:p>
        </w:tc>
        <w:tc>
          <w:tcPr>
            <w:tcW w:w="1640" w:type="dxa"/>
            <w:vAlign w:val="center"/>
          </w:tcPr>
          <w:p w14:paraId="6B0D80D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2388.50</w:t>
            </w:r>
          </w:p>
        </w:tc>
        <w:tc>
          <w:tcPr>
            <w:tcW w:w="1386" w:type="dxa"/>
            <w:vAlign w:val="center"/>
          </w:tcPr>
          <w:p w14:paraId="0AA045A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0A52B16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2035</w:t>
            </w:r>
          </w:p>
        </w:tc>
        <w:tc>
          <w:tcPr>
            <w:tcW w:w="1620" w:type="dxa"/>
            <w:vAlign w:val="center"/>
          </w:tcPr>
          <w:p w14:paraId="064B71A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1409.47</w:t>
            </w:r>
          </w:p>
        </w:tc>
        <w:tc>
          <w:tcPr>
            <w:tcW w:w="1640" w:type="dxa"/>
            <w:vAlign w:val="center"/>
          </w:tcPr>
          <w:p w14:paraId="2CCD2DD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370" w:type="dxa"/>
            <w:vAlign w:val="center"/>
          </w:tcPr>
          <w:p w14:paraId="7D85018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1.90</w:t>
            </w:r>
          </w:p>
        </w:tc>
        <w:tc>
          <w:tcPr>
            <w:tcW w:w="1640" w:type="dxa"/>
            <w:vAlign w:val="center"/>
          </w:tcPr>
          <w:p w14:paraId="3955DF1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386" w:type="dxa"/>
            <w:vAlign w:val="center"/>
          </w:tcPr>
          <w:p w14:paraId="7E8329E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w:t>
            </w:r>
          </w:p>
        </w:tc>
      </w:tr>
    </w:tbl>
    <w:p w14:paraId="6A0B51F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t>
      </w:r>
    </w:p>
    <w:p w14:paraId="5AD7493A">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（三）市区以站内补强减少联络并保留局部配储</w:t>
      </w:r>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市区2022年两方案均利用3113.50 MVA在役主变和既有网络满足计算需求。2023—2025年开始出现建设差异，至2025年弹性容量3150.50 MVA，未新增储能和联络；刚性保持3113.50 MVA，配置3.87 MWh储能、累计新增联络5条。</w:t>
      </w:r>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2030年弹性主变容量3413.00 MVA，仍未新增储能及联络，刚性容量3140.50 MVA、储能12.04 MWh、累计新增联络32条。2032年以后两方案继续增加本地支撑，至2035年弹性储能109.65 MWh，高于刚性92.88 MWh，累计新增联络35条，少于刚性66条。</w:t>
      </w:r>
    </w:p>
    <w:p w14:paraId="750CA94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表3 市区代表年度主变容量及容载比</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0199F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年份</w:t>
            </w:r>
          </w:p>
        </w:tc>
        <w:tc>
          <w:tcPr>
            <w:tcW w:w="1620" w:type="dxa"/>
            <w:vAlign w:val="center"/>
          </w:tcPr>
          <w:p w14:paraId="58A02E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网供峰值/MW</w:t>
            </w:r>
          </w:p>
        </w:tc>
        <w:tc>
          <w:tcPr>
            <w:tcW w:w="1640" w:type="dxa"/>
            <w:vAlign w:val="center"/>
          </w:tcPr>
          <w:p w14:paraId="6934DB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刚性容量/MVA</w:t>
            </w:r>
          </w:p>
        </w:tc>
        <w:tc>
          <w:tcPr>
            <w:tcW w:w="1370" w:type="dxa"/>
            <w:vAlign w:val="center"/>
          </w:tcPr>
          <w:p w14:paraId="5E9CBFE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刚性容载比</w:t>
            </w:r>
          </w:p>
        </w:tc>
        <w:tc>
          <w:tcPr>
            <w:tcW w:w="1640" w:type="dxa"/>
            <w:vAlign w:val="center"/>
          </w:tcPr>
          <w:p w14:paraId="7D704A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弹性容量/MVA</w:t>
            </w:r>
          </w:p>
        </w:tc>
        <w:tc>
          <w:tcPr>
            <w:tcW w:w="1386" w:type="dxa"/>
            <w:vAlign w:val="center"/>
          </w:tcPr>
          <w:p w14:paraId="5759C86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弹性容载比</w:t>
            </w:r>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CF5B1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2021</w:t>
            </w:r>
          </w:p>
        </w:tc>
        <w:tc>
          <w:tcPr>
            <w:tcW w:w="1620" w:type="dxa"/>
            <w:vAlign w:val="center"/>
          </w:tcPr>
          <w:p w14:paraId="2080FA5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1449.77</w:t>
            </w:r>
          </w:p>
        </w:tc>
        <w:tc>
          <w:tcPr>
            <w:tcW w:w="1640" w:type="dxa"/>
            <w:vAlign w:val="center"/>
          </w:tcPr>
          <w:p w14:paraId="3B6D79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528B44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w:t>
            </w:r>
          </w:p>
        </w:tc>
        <w:tc>
          <w:tcPr>
            <w:tcW w:w="1640" w:type="dxa"/>
            <w:vAlign w:val="center"/>
          </w:tcPr>
          <w:p w14:paraId="50B191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86" w:type="dxa"/>
            <w:vAlign w:val="center"/>
          </w:tcPr>
          <w:p w14:paraId="665AE1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w:t>
            </w:r>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53E75FF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w:t>
            </w:r>
          </w:p>
        </w:tc>
        <w:tc>
          <w:tcPr>
            <w:tcW w:w="1620" w:type="dxa"/>
            <w:vAlign w:val="center"/>
          </w:tcPr>
          <w:p w14:paraId="20664CB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1432.37</w:t>
            </w:r>
          </w:p>
        </w:tc>
        <w:tc>
          <w:tcPr>
            <w:tcW w:w="1640" w:type="dxa"/>
            <w:vAlign w:val="center"/>
          </w:tcPr>
          <w:p w14:paraId="197B60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55AA15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w:t>
            </w:r>
          </w:p>
        </w:tc>
        <w:tc>
          <w:tcPr>
            <w:tcW w:w="1640" w:type="dxa"/>
            <w:vAlign w:val="center"/>
          </w:tcPr>
          <w:p w14:paraId="28CCB2F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86" w:type="dxa"/>
            <w:vAlign w:val="center"/>
          </w:tcPr>
          <w:p w14:paraId="328DB5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w:t>
            </w:r>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736397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2023</w:t>
            </w:r>
          </w:p>
        </w:tc>
        <w:tc>
          <w:tcPr>
            <w:tcW w:w="1620" w:type="dxa"/>
            <w:vAlign w:val="center"/>
          </w:tcPr>
          <w:p w14:paraId="33B8C7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1542.22</w:t>
            </w:r>
          </w:p>
        </w:tc>
        <w:tc>
          <w:tcPr>
            <w:tcW w:w="1640" w:type="dxa"/>
            <w:vAlign w:val="center"/>
          </w:tcPr>
          <w:p w14:paraId="10464E4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377DF5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w:t>
            </w:r>
          </w:p>
        </w:tc>
        <w:tc>
          <w:tcPr>
            <w:tcW w:w="1640" w:type="dxa"/>
            <w:vAlign w:val="center"/>
          </w:tcPr>
          <w:p w14:paraId="4E8E09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3150.50</w:t>
            </w:r>
          </w:p>
        </w:tc>
        <w:tc>
          <w:tcPr>
            <w:tcW w:w="1386" w:type="dxa"/>
            <w:vAlign w:val="center"/>
          </w:tcPr>
          <w:p w14:paraId="2B989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3A8821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2025</w:t>
            </w:r>
          </w:p>
        </w:tc>
        <w:tc>
          <w:tcPr>
            <w:tcW w:w="1620" w:type="dxa"/>
            <w:vAlign w:val="center"/>
          </w:tcPr>
          <w:p w14:paraId="6AE20C5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1528.82</w:t>
            </w:r>
          </w:p>
        </w:tc>
        <w:tc>
          <w:tcPr>
            <w:tcW w:w="1640" w:type="dxa"/>
            <w:vAlign w:val="center"/>
          </w:tcPr>
          <w:p w14:paraId="5E73DD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4A552B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c>
          <w:tcPr>
            <w:tcW w:w="1640" w:type="dxa"/>
            <w:vAlign w:val="center"/>
          </w:tcPr>
          <w:p w14:paraId="29ACAF8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3150.50</w:t>
            </w:r>
          </w:p>
        </w:tc>
        <w:tc>
          <w:tcPr>
            <w:tcW w:w="1386" w:type="dxa"/>
            <w:vAlign w:val="center"/>
          </w:tcPr>
          <w:p w14:paraId="2901C2E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w:t>
            </w:r>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172B500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2030</w:t>
            </w:r>
          </w:p>
        </w:tc>
        <w:tc>
          <w:tcPr>
            <w:tcW w:w="1620" w:type="dxa"/>
            <w:vAlign w:val="center"/>
          </w:tcPr>
          <w:p w14:paraId="7FBAE9C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1845.31</w:t>
            </w:r>
          </w:p>
        </w:tc>
        <w:tc>
          <w:tcPr>
            <w:tcW w:w="1640" w:type="dxa"/>
            <w:vAlign w:val="center"/>
          </w:tcPr>
          <w:p w14:paraId="13801B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3140.50</w:t>
            </w:r>
          </w:p>
        </w:tc>
        <w:tc>
          <w:tcPr>
            <w:tcW w:w="1370" w:type="dxa"/>
            <w:vAlign w:val="center"/>
          </w:tcPr>
          <w:p w14:paraId="3B9916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1.70</w:t>
            </w:r>
          </w:p>
        </w:tc>
        <w:tc>
          <w:tcPr>
            <w:tcW w:w="1640" w:type="dxa"/>
            <w:vAlign w:val="center"/>
          </w:tcPr>
          <w:p w14:paraId="7C30B03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3413.00</w:t>
            </w:r>
          </w:p>
        </w:tc>
        <w:tc>
          <w:tcPr>
            <w:tcW w:w="1386" w:type="dxa"/>
            <w:vAlign w:val="center"/>
          </w:tcPr>
          <w:p w14:paraId="54EA884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1.85</w:t>
            </w:r>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6F498AE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2035</w:t>
            </w:r>
          </w:p>
        </w:tc>
        <w:tc>
          <w:tcPr>
            <w:tcW w:w="1620" w:type="dxa"/>
            <w:vAlign w:val="center"/>
          </w:tcPr>
          <w:p w14:paraId="6BF3515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2226.18</w:t>
            </w:r>
          </w:p>
        </w:tc>
        <w:tc>
          <w:tcPr>
            <w:tcW w:w="1640" w:type="dxa"/>
            <w:vAlign w:val="center"/>
          </w:tcPr>
          <w:p w14:paraId="240F640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370" w:type="dxa"/>
            <w:vAlign w:val="center"/>
          </w:tcPr>
          <w:p w14:paraId="26E7533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1.61</w:t>
            </w:r>
          </w:p>
        </w:tc>
        <w:tc>
          <w:tcPr>
            <w:tcW w:w="1640" w:type="dxa"/>
            <w:vAlign w:val="center"/>
          </w:tcPr>
          <w:p w14:paraId="56BA1C0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386" w:type="dxa"/>
            <w:vAlign w:val="center"/>
          </w:tcPr>
          <w:p w14:paraId="48BE447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1.62</w:t>
            </w:r>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2035年弹性与刚性主变容量分别为3608.50 MVA、3587.00 MVA，容量差21.50 MVA，容载比分别为1.62、1.61。市区的费用改善主要体现为建设组合与投运时序的调整。储能在部分年份承担更多本地支撑，联络减少的费用节省则超过主变和储能投入增加。</w:t>
      </w:r>
    </w:p>
    <w:p w14:paraId="5CE2855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表4 2035年两地区年末在役配置</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264.30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568.25</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253.80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545.67</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92.88</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66</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109.65</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w:t>
            </w:r>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表4的主变和储能为年末在役规模，联络为2022—2035年累计新增条数。新购主变容量为更换及扩建所采购设备的铭牌容量之和，净增容量为新购容量扣除同期被替换容量。2035年邳州弹性方案当年新购50.00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MWh和联络11条。当年新增工程与年末在役规模分别反映建设量和累计供电能力。</w:t>
      </w:r>
    </w:p>
    <w:p w14:paraId="1273EE4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（四）两层相关分析确定五项推广参数</w:t>
      </w:r>
    </w:p>
    <w:p w14:paraId="567B135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指标筛选围绕源荷规模、运行压力和网络支援展开，并纳入时间及相对投资条件。十三项候选包括装机渗透率和电量渗透率，站级负载率最大值及最大正反向净负荷，年最大净负荷平均增长率和负荷分散系数，初始转供率及电缆长度占比，95%峰值持续时间和储能支撑持续时间，以及主变与线路、主变与储能两项单位功率投资比。候选选择依据为导则有关负荷发展、负荷转移和反向容量校核要求，并结合联络与容载比关系及储能规划研究[1,3,4]。</w:t>
      </w:r>
    </w:p>
    <w:p w14:paraId="2CDB655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t>
      </w:r>
    </w:p>
    <w:p w14:paraId="3CC2F9E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一是按与容载比的组内相关筛选候选。</w:t>
      </w:r>
      <w:r>
        <w:rPr>
          <w:rFonts w:hint="eastAsia" w:ascii="方正仿宋_GBK" w:hAnsi="方正仿宋_GBK" w:eastAsia="方正仿宋_GBK" w:cs="Times New Roman"/>
          <w:sz w:val="32"/>
          <w:szCs w:val="32"/>
        </w:rPr>
        <w: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t>
      </w:r>
    </w:p>
    <w:p w14:paraId="16EFB2BA">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表5 十三项候选指标与容载比的组内相关</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2950" w:type="dxa"/>
            <w:vAlign w:val="center"/>
          </w:tcPr>
          <w:p w14:paraId="4F1E7E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指标</w:t>
            </w:r>
          </w:p>
        </w:tc>
        <w:tc>
          <w:tcPr>
            <w:tcW w:w="1150" w:type="dxa"/>
            <w:vAlign w:val="center"/>
          </w:tcPr>
          <w:p w14:paraId="7DD20D6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有效组数</w:t>
            </w:r>
          </w:p>
        </w:tc>
        <w:tc>
          <w:tcPr>
            <w:tcW w:w="1400" w:type="dxa"/>
            <w:vAlign w:val="center"/>
          </w:tcPr>
          <w:p w14:paraId="373DEF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有效节点数</w:t>
            </w:r>
          </w:p>
        </w:tc>
        <w:tc>
          <w:tcPr>
            <w:tcW w:w="1150" w:type="dxa"/>
            <w:vAlign w:val="center"/>
          </w:tcPr>
          <w:p w14:paraId="2B13AF5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Pearson</w:t>
            </w:r>
          </w:p>
        </w:tc>
        <w:tc>
          <w:tcPr>
            <w:tcW w:w="1656" w:type="dxa"/>
            <w:vAlign w:val="center"/>
          </w:tcPr>
          <w:p w14:paraId="2E1EEA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容量响应组占比</w:t>
            </w:r>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58D982E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1150" w:type="dxa"/>
            <w:vAlign w:val="center"/>
          </w:tcPr>
          <w:p w14:paraId="1BF1C7C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2484</w:t>
            </w:r>
          </w:p>
        </w:tc>
        <w:tc>
          <w:tcPr>
            <w:tcW w:w="1400" w:type="dxa"/>
            <w:vAlign w:val="center"/>
          </w:tcPr>
          <w:p w14:paraId="01D0D04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390C61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0.88</w:t>
            </w:r>
          </w:p>
        </w:tc>
        <w:tc>
          <w:tcPr>
            <w:tcW w:w="1656" w:type="dxa"/>
            <w:vAlign w:val="center"/>
          </w:tcPr>
          <w:p w14:paraId="44D3CD8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04CA79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分布式电源电量渗透率</w:t>
            </w:r>
          </w:p>
        </w:tc>
        <w:tc>
          <w:tcPr>
            <w:tcW w:w="1150" w:type="dxa"/>
            <w:vAlign w:val="center"/>
          </w:tcPr>
          <w:p w14:paraId="444A7CB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2B09485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2C7147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0.89</w:t>
            </w:r>
          </w:p>
        </w:tc>
        <w:tc>
          <w:tcPr>
            <w:tcW w:w="1656" w:type="dxa"/>
            <w:vAlign w:val="center"/>
          </w:tcPr>
          <w:p w14:paraId="2D4C56E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6D6D82A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站级负载率最大值</w:t>
            </w:r>
          </w:p>
        </w:tc>
        <w:tc>
          <w:tcPr>
            <w:tcW w:w="1150" w:type="dxa"/>
            <w:vAlign w:val="center"/>
          </w:tcPr>
          <w:p w14:paraId="482306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62F12B3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46BC0D7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0.92</w:t>
            </w:r>
          </w:p>
        </w:tc>
        <w:tc>
          <w:tcPr>
            <w:tcW w:w="1656" w:type="dxa"/>
            <w:vAlign w:val="center"/>
          </w:tcPr>
          <w:p w14:paraId="7606922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7EC9934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最大正向净负荷</w:t>
            </w:r>
          </w:p>
        </w:tc>
        <w:tc>
          <w:tcPr>
            <w:tcW w:w="1150" w:type="dxa"/>
            <w:vAlign w:val="center"/>
          </w:tcPr>
          <w:p w14:paraId="2B9E55C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11988</w:t>
            </w:r>
          </w:p>
        </w:tc>
        <w:tc>
          <w:tcPr>
            <w:tcW w:w="1400" w:type="dxa"/>
            <w:vAlign w:val="center"/>
          </w:tcPr>
          <w:p w14:paraId="06F0A1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88781</w:t>
            </w:r>
          </w:p>
        </w:tc>
        <w:tc>
          <w:tcPr>
            <w:tcW w:w="1150" w:type="dxa"/>
            <w:vAlign w:val="center"/>
          </w:tcPr>
          <w:p w14:paraId="776A03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-0.78</w:t>
            </w:r>
          </w:p>
        </w:tc>
        <w:tc>
          <w:tcPr>
            <w:tcW w:w="1656" w:type="dxa"/>
            <w:vAlign w:val="center"/>
          </w:tcPr>
          <w:p w14:paraId="15C125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93%</w:t>
            </w:r>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1D6184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最大反向净负荷</w:t>
            </w:r>
          </w:p>
        </w:tc>
        <w:tc>
          <w:tcPr>
            <w:tcW w:w="1150" w:type="dxa"/>
            <w:vAlign w:val="center"/>
          </w:tcPr>
          <w:p w14:paraId="1F9842A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257C3C5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7D8E69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0.88</w:t>
            </w:r>
          </w:p>
        </w:tc>
        <w:tc>
          <w:tcPr>
            <w:tcW w:w="1656" w:type="dxa"/>
            <w:vAlign w:val="center"/>
          </w:tcPr>
          <w:p w14:paraId="6CE4CB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741C41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1150" w:type="dxa"/>
            <w:vAlign w:val="center"/>
          </w:tcPr>
          <w:p w14:paraId="698A876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4329</w:t>
            </w:r>
          </w:p>
        </w:tc>
        <w:tc>
          <w:tcPr>
            <w:tcW w:w="1400" w:type="dxa"/>
            <w:vAlign w:val="center"/>
          </w:tcPr>
          <w:p w14:paraId="411752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6535F4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-0.80</w:t>
            </w:r>
          </w:p>
        </w:tc>
        <w:tc>
          <w:tcPr>
            <w:tcW w:w="1656" w:type="dxa"/>
            <w:vAlign w:val="center"/>
          </w:tcPr>
          <w:p w14:paraId="1DA2939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89%</w:t>
            </w:r>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4D54DF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95%峰值持续时间</w:t>
            </w:r>
          </w:p>
        </w:tc>
        <w:tc>
          <w:tcPr>
            <w:tcW w:w="1150" w:type="dxa"/>
            <w:vAlign w:val="center"/>
          </w:tcPr>
          <w:p w14:paraId="26456C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5140</w:t>
            </w:r>
          </w:p>
        </w:tc>
        <w:tc>
          <w:tcPr>
            <w:tcW w:w="1400" w:type="dxa"/>
            <w:vAlign w:val="center"/>
          </w:tcPr>
          <w:p w14:paraId="72C0C7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41118</w:t>
            </w:r>
          </w:p>
        </w:tc>
        <w:tc>
          <w:tcPr>
            <w:tcW w:w="1150" w:type="dxa"/>
            <w:vAlign w:val="center"/>
          </w:tcPr>
          <w:p w14:paraId="2CD3011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0.26</w:t>
            </w:r>
          </w:p>
        </w:tc>
        <w:tc>
          <w:tcPr>
            <w:tcW w:w="1656" w:type="dxa"/>
            <w:vAlign w:val="center"/>
          </w:tcPr>
          <w:p w14:paraId="6C0C9C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w:t>
            </w:r>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658E23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负荷分散系数</w:t>
            </w:r>
          </w:p>
        </w:tc>
        <w:tc>
          <w:tcPr>
            <w:tcW w:w="1150" w:type="dxa"/>
            <w:vAlign w:val="center"/>
          </w:tcPr>
          <w:p w14:paraId="7742A7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10608</w:t>
            </w:r>
          </w:p>
        </w:tc>
        <w:tc>
          <w:tcPr>
            <w:tcW w:w="1400" w:type="dxa"/>
            <w:vAlign w:val="center"/>
          </w:tcPr>
          <w:p w14:paraId="60C234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31473</w:t>
            </w:r>
          </w:p>
        </w:tc>
        <w:tc>
          <w:tcPr>
            <w:tcW w:w="1150" w:type="dxa"/>
            <w:vAlign w:val="center"/>
          </w:tcPr>
          <w:p w14:paraId="76D0F8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0.52</w:t>
            </w:r>
          </w:p>
        </w:tc>
        <w:tc>
          <w:tcPr>
            <w:tcW w:w="1656" w:type="dxa"/>
            <w:vAlign w:val="center"/>
          </w:tcPr>
          <w:p w14:paraId="2BC6052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37%</w:t>
            </w:r>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552D36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初始转供率</w:t>
            </w:r>
          </w:p>
        </w:tc>
        <w:tc>
          <w:tcPr>
            <w:tcW w:w="1150" w:type="dxa"/>
            <w:vAlign w:val="center"/>
          </w:tcPr>
          <w:p w14:paraId="544FB11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4680</w:t>
            </w:r>
          </w:p>
        </w:tc>
        <w:tc>
          <w:tcPr>
            <w:tcW w:w="1400" w:type="dxa"/>
            <w:vAlign w:val="center"/>
          </w:tcPr>
          <w:p w14:paraId="613C199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32058</w:t>
            </w:r>
          </w:p>
        </w:tc>
        <w:tc>
          <w:tcPr>
            <w:tcW w:w="1150" w:type="dxa"/>
            <w:vAlign w:val="center"/>
          </w:tcPr>
          <w:p w14:paraId="0B78FC5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-0.74</w:t>
            </w:r>
          </w:p>
        </w:tc>
        <w:tc>
          <w:tcPr>
            <w:tcW w:w="1656" w:type="dxa"/>
            <w:vAlign w:val="center"/>
          </w:tcPr>
          <w:p w14:paraId="7B3E548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81%</w:t>
            </w:r>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27094A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主变与线路单位功率投资比</w:t>
            </w:r>
          </w:p>
        </w:tc>
        <w:tc>
          <w:tcPr>
            <w:tcW w:w="1150" w:type="dxa"/>
            <w:vAlign w:val="center"/>
          </w:tcPr>
          <w:p w14:paraId="696A6D6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2466</w:t>
            </w:r>
          </w:p>
        </w:tc>
        <w:tc>
          <w:tcPr>
            <w:tcW w:w="1400" w:type="dxa"/>
            <w:vAlign w:val="center"/>
          </w:tcPr>
          <w:p w14:paraId="4030E3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17262</w:t>
            </w:r>
          </w:p>
        </w:tc>
        <w:tc>
          <w:tcPr>
            <w:tcW w:w="1150" w:type="dxa"/>
            <w:vAlign w:val="center"/>
          </w:tcPr>
          <w:p w14:paraId="395C3FF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-0.16</w:t>
            </w:r>
          </w:p>
        </w:tc>
        <w:tc>
          <w:tcPr>
            <w:tcW w:w="1656" w:type="dxa"/>
            <w:vAlign w:val="center"/>
          </w:tcPr>
          <w:p w14:paraId="32BE41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w:t>
            </w:r>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26984E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主变与储能单位功率投资比</w:t>
            </w:r>
          </w:p>
        </w:tc>
        <w:tc>
          <w:tcPr>
            <w:tcW w:w="1150" w:type="dxa"/>
            <w:vAlign w:val="center"/>
          </w:tcPr>
          <w:p w14:paraId="3ECCA0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2466</w:t>
            </w:r>
          </w:p>
        </w:tc>
        <w:tc>
          <w:tcPr>
            <w:tcW w:w="1400" w:type="dxa"/>
            <w:vAlign w:val="center"/>
          </w:tcPr>
          <w:p w14:paraId="4E77A2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17262</w:t>
            </w:r>
          </w:p>
        </w:tc>
        <w:tc>
          <w:tcPr>
            <w:tcW w:w="1150" w:type="dxa"/>
            <w:vAlign w:val="center"/>
          </w:tcPr>
          <w:p w14:paraId="12B5135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-0.20</w:t>
            </w:r>
          </w:p>
        </w:tc>
        <w:tc>
          <w:tcPr>
            <w:tcW w:w="1656" w:type="dxa"/>
            <w:vAlign w:val="center"/>
          </w:tcPr>
          <w:p w14:paraId="4A7C708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w:t>
            </w:r>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315B45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电缆长度占比</w:t>
            </w:r>
          </w:p>
        </w:tc>
        <w:tc>
          <w:tcPr>
            <w:tcW w:w="1150" w:type="dxa"/>
            <w:vAlign w:val="center"/>
          </w:tcPr>
          <w:p w14:paraId="138EEB1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7584</w:t>
            </w:r>
          </w:p>
        </w:tc>
        <w:tc>
          <w:tcPr>
            <w:tcW w:w="1400" w:type="dxa"/>
            <w:vAlign w:val="center"/>
          </w:tcPr>
          <w:p w14:paraId="444403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517EEF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0.45</w:t>
            </w:r>
          </w:p>
        </w:tc>
        <w:tc>
          <w:tcPr>
            <w:tcW w:w="1656" w:type="dxa"/>
            <w:vAlign w:val="center"/>
          </w:tcPr>
          <w:p w14:paraId="58D9C29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w:t>
            </w:r>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29FA954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储能支撑持续时间</w:t>
            </w:r>
          </w:p>
        </w:tc>
        <w:tc>
          <w:tcPr>
            <w:tcW w:w="1150" w:type="dxa"/>
            <w:vAlign w:val="center"/>
          </w:tcPr>
          <w:p w14:paraId="147E2C1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10704</w:t>
            </w:r>
          </w:p>
        </w:tc>
        <w:tc>
          <w:tcPr>
            <w:tcW w:w="1400" w:type="dxa"/>
            <w:vAlign w:val="center"/>
          </w:tcPr>
          <w:p w14:paraId="0612C2A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7248378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0.27</w:t>
            </w:r>
          </w:p>
        </w:tc>
        <w:tc>
          <w:tcPr>
            <w:tcW w:w="1656" w:type="dxa"/>
            <w:vAlign w:val="center"/>
          </w:tcPr>
          <w:p w14:paraId="4203647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r>
    </w:tbl>
    <w:p w14:paraId="1CCACBB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二是按指标间高相关归并信息。</w:t>
      </w:r>
      <w:r>
        <w:rPr>
          <w:rFonts w:hint="eastAsia" w:ascii="方正仿宋_GBK" w:hAnsi="方正仿宋_GBK" w:eastAsia="方正仿宋_GBK" w:cs="Times New Roman"/>
          <w:sz w:val="32"/>
          <w:szCs w:val="32"/>
        </w:rPr>
        <w: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t>
      </w:r>
    </w:p>
    <w:p w14:paraId="1B4458DE">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表6 高相关指标归并及代表参数</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400" w:type="dxa"/>
            <w:vAlign w:val="center"/>
          </w:tcPr>
          <w:p w14:paraId="3C159E1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候选指标</w:t>
            </w:r>
          </w:p>
        </w:tc>
        <w:tc>
          <w:tcPr>
            <w:tcW w:w="2400" w:type="dxa"/>
            <w:vAlign w:val="center"/>
          </w:tcPr>
          <w:p w14:paraId="4AB3E1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对应基础参数</w:t>
            </w:r>
          </w:p>
        </w:tc>
        <w:tc>
          <w:tcPr>
            <w:tcW w:w="900" w:type="dxa"/>
            <w:vAlign w:val="center"/>
          </w:tcPr>
          <w:p w14:paraId="48645DA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Pearson</w:t>
            </w:r>
          </w:p>
        </w:tc>
        <w:tc>
          <w:tcPr>
            <w:tcW w:w="2606" w:type="dxa"/>
            <w:vAlign w:val="center"/>
          </w:tcPr>
          <w:p w14:paraId="695663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代表参数</w:t>
            </w:r>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400" w:type="dxa"/>
            <w:vAlign w:val="center"/>
          </w:tcPr>
          <w:p w14:paraId="54C1F0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分布式电源电量渗透率</w:t>
            </w:r>
          </w:p>
        </w:tc>
        <w:tc>
          <w:tcPr>
            <w:tcW w:w="2400" w:type="dxa"/>
            <w:vAlign w:val="center"/>
          </w:tcPr>
          <w:p w14:paraId="7393709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2E6158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0.92</w:t>
            </w:r>
          </w:p>
        </w:tc>
        <w:tc>
          <w:tcPr>
            <w:tcW w:w="2606" w:type="dxa"/>
            <w:vAlign w:val="center"/>
          </w:tcPr>
          <w:p w14:paraId="3F80B96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400" w:type="dxa"/>
            <w:vAlign w:val="center"/>
          </w:tcPr>
          <w:p w14:paraId="71EC2DA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最大反向净负荷</w:t>
            </w:r>
          </w:p>
        </w:tc>
        <w:tc>
          <w:tcPr>
            <w:tcW w:w="2400" w:type="dxa"/>
            <w:vAlign w:val="center"/>
          </w:tcPr>
          <w:p w14:paraId="0DD8D5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134941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0.89</w:t>
            </w:r>
          </w:p>
        </w:tc>
        <w:tc>
          <w:tcPr>
            <w:tcW w:w="2606" w:type="dxa"/>
            <w:vAlign w:val="center"/>
          </w:tcPr>
          <w:p w14:paraId="5D1BA65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400" w:type="dxa"/>
            <w:vAlign w:val="center"/>
          </w:tcPr>
          <w:p w14:paraId="0DDD611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站级负载率最大值</w:t>
            </w:r>
          </w:p>
        </w:tc>
        <w:tc>
          <w:tcPr>
            <w:tcW w:w="2400" w:type="dxa"/>
            <w:vAlign w:val="center"/>
          </w:tcPr>
          <w:p w14:paraId="7A19F0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221D35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0.78</w:t>
            </w:r>
          </w:p>
        </w:tc>
        <w:tc>
          <w:tcPr>
            <w:tcW w:w="2606" w:type="dxa"/>
            <w:vAlign w:val="center"/>
          </w:tcPr>
          <w:p w14:paraId="1D52F96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400" w:type="dxa"/>
            <w:vAlign w:val="center"/>
          </w:tcPr>
          <w:p w14:paraId="4B2EEFD4">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最大正向净负荷</w:t>
            </w:r>
          </w:p>
        </w:tc>
        <w:tc>
          <w:tcPr>
            <w:tcW w:w="2400" w:type="dxa"/>
            <w:vAlign w:val="center"/>
          </w:tcPr>
          <w:p w14:paraId="70A891E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900" w:type="dxa"/>
            <w:vAlign w:val="center"/>
          </w:tcPr>
          <w:p w14:paraId="76AE230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2606" w:type="dxa"/>
            <w:vAlign w:val="center"/>
          </w:tcPr>
          <w:p w14:paraId="3D4EA5A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r>
    </w:tbl>
    <w:p w14:paraId="5FA426E4">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三是核验保留参数间的相关关系。</w:t>
      </w:r>
      <w:r>
        <w:rPr>
          <w:rFonts w:hint="eastAsia" w:ascii="方正仿宋_GBK" w:hAnsi="方正仿宋_GBK" w:eastAsia="方正仿宋_GBK" w:cs="Times New Roman"/>
          <w:sz w:val="32"/>
          <w:szCs w:val="32"/>
        </w:rPr>
        <w:t>最终五项参数为装机渗透率、年最大净负荷平均增长率、电缆长度占比、初始转供率和负荷分散系数。电缆长度占比与初始转供率的Pearson系数为0.29，其余配对绝对值不超过0.15。两项分别通过工程造价和既有支援能力作用于设备配置，其余参数保留源荷发展和局部峰值分布信息。上述相关关系描述所设有效情景内的线性联系。</w:t>
      </w:r>
    </w:p>
    <w:p w14:paraId="18B294ED">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表7 五项推广参数的Pearson相关矩阵</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700" w:type="dxa"/>
            <w:vAlign w:val="center"/>
          </w:tcPr>
          <w:p w14:paraId="33B970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参数</w:t>
            </w:r>
          </w:p>
        </w:tc>
        <w:tc>
          <w:tcPr>
            <w:tcW w:w="1321" w:type="dxa"/>
            <w:vAlign w:val="center"/>
          </w:tcPr>
          <w:p w14:paraId="6DA4641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321" w:type="dxa"/>
            <w:vAlign w:val="center"/>
          </w:tcPr>
          <w:p w14:paraId="4095F42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321" w:type="dxa"/>
            <w:vAlign w:val="center"/>
          </w:tcPr>
          <w:p w14:paraId="529001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电缆长度占比</w:t>
            </w:r>
          </w:p>
        </w:tc>
        <w:tc>
          <w:tcPr>
            <w:tcW w:w="1321" w:type="dxa"/>
            <w:vAlign w:val="center"/>
          </w:tcPr>
          <w:p w14:paraId="42B747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初始转供率</w:t>
            </w:r>
          </w:p>
        </w:tc>
        <w:tc>
          <w:tcPr>
            <w:tcW w:w="1322" w:type="dxa"/>
            <w:vAlign w:val="center"/>
          </w:tcPr>
          <w:p w14:paraId="1737C43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负荷分散系数</w:t>
            </w:r>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6DA2CA1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1321" w:type="dxa"/>
            <w:vAlign w:val="center"/>
          </w:tcPr>
          <w:p w14:paraId="1911B4E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0758810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13F59F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7B0952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2" w:type="dxa"/>
            <w:vAlign w:val="center"/>
          </w:tcPr>
          <w:p w14:paraId="5F16317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4F80C45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1321" w:type="dxa"/>
            <w:vAlign w:val="center"/>
          </w:tcPr>
          <w:p w14:paraId="029021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029EFE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67A53B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1" w:type="dxa"/>
            <w:vAlign w:val="center"/>
          </w:tcPr>
          <w:p w14:paraId="7E5E6A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0.15</w:t>
            </w:r>
          </w:p>
        </w:tc>
        <w:tc>
          <w:tcPr>
            <w:tcW w:w="1322" w:type="dxa"/>
            <w:vAlign w:val="center"/>
          </w:tcPr>
          <w:p w14:paraId="6E90B8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-0.03</w:t>
            </w:r>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700" w:type="dxa"/>
            <w:vAlign w:val="center"/>
          </w:tcPr>
          <w:p w14:paraId="4D34D3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电缆长度占比</w:t>
            </w:r>
          </w:p>
        </w:tc>
        <w:tc>
          <w:tcPr>
            <w:tcW w:w="1321" w:type="dxa"/>
            <w:vAlign w:val="center"/>
          </w:tcPr>
          <w:p w14:paraId="112ACB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18F8E6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1" w:type="dxa"/>
            <w:vAlign w:val="center"/>
          </w:tcPr>
          <w:p w14:paraId="0EFB611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7CB3767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0.29</w:t>
            </w:r>
          </w:p>
        </w:tc>
        <w:tc>
          <w:tcPr>
            <w:tcW w:w="1322" w:type="dxa"/>
            <w:vAlign w:val="center"/>
          </w:tcPr>
          <w:p w14:paraId="0AD977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0.01</w:t>
            </w:r>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7DA3F6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初始转供率</w:t>
            </w:r>
          </w:p>
        </w:tc>
        <w:tc>
          <w:tcPr>
            <w:tcW w:w="1321" w:type="dxa"/>
            <w:vAlign w:val="center"/>
          </w:tcPr>
          <w:p w14:paraId="52243A0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448BB9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0.15</w:t>
            </w:r>
          </w:p>
        </w:tc>
        <w:tc>
          <w:tcPr>
            <w:tcW w:w="1321" w:type="dxa"/>
            <w:vAlign w:val="center"/>
          </w:tcPr>
          <w:p w14:paraId="3000EB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0.29</w:t>
            </w:r>
          </w:p>
        </w:tc>
        <w:tc>
          <w:tcPr>
            <w:tcW w:w="1321" w:type="dxa"/>
            <w:vAlign w:val="center"/>
          </w:tcPr>
          <w:p w14:paraId="3F5A5D1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2" w:type="dxa"/>
            <w:vAlign w:val="center"/>
          </w:tcPr>
          <w:p w14:paraId="300D8A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2C48EC9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负荷分散系数</w:t>
            </w:r>
          </w:p>
        </w:tc>
        <w:tc>
          <w:tcPr>
            <w:tcW w:w="1321" w:type="dxa"/>
            <w:vAlign w:val="center"/>
          </w:tcPr>
          <w:p w14:paraId="0093F73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15E2087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-0.03</w:t>
            </w:r>
          </w:p>
        </w:tc>
        <w:tc>
          <w:tcPr>
            <w:tcW w:w="1321" w:type="dxa"/>
            <w:vAlign w:val="center"/>
          </w:tcPr>
          <w:p w14:paraId="624E4D9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0.01</w:t>
            </w:r>
          </w:p>
        </w:tc>
        <w:tc>
          <w:tcPr>
            <w:tcW w:w="1321" w:type="dxa"/>
            <w:vAlign w:val="center"/>
          </w:tcPr>
          <w:p w14:paraId="0B6D7998">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2" w:type="dxa"/>
            <w:vAlign w:val="center"/>
          </w:tcPr>
          <w:p w14:paraId="2254290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r>
    </w:tbl>
    <w:p w14:paraId="1EF08D9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（五）形成六张矩阵并明确推荐窗口条件</w:t>
      </w:r>
    </w:p>
    <w:p w14:paraId="5E6B5D58">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t>
      </w:r>
    </w:p>
    <w:p w14:paraId="0F5E2A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t>
      </w:r>
    </w:p>
    <w:p w14:paraId="67E5748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t>
      </w:r>
    </w:p>
    <w:p w14:paraId="0E04985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表8 容载比推荐（电缆占比≤10%、分散系数≤1.15）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50" w:type="dxa"/>
            <w:vAlign w:val="center"/>
          </w:tcPr>
          <w:p w14:paraId="6A52D13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67AD92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0AC7A15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6DE2817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0C19FE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7E4D81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4C672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768C6D8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974A5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5EEF7FC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34469F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11EE7B2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3418EC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20A73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A3B4C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2FB7D3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21C1AA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7DDEB0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EC295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56B45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7BC23A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3E6DF9E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63AA68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15FA67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6A0388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D1C9A9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CC336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4EAD61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51B43E4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1D772A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0B261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55B1A95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487CE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590916D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0006EA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42B1D8C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8DC483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173211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25035F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052FAB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1" w:type="dxa"/>
            <w:vAlign w:val="center"/>
          </w:tcPr>
          <w:p w14:paraId="33F8278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5DD429E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85AA3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4A72B7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2BB8B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71FC80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69CACA7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4E1E40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C7202A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141675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7AE575A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1C25542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1" w:type="dxa"/>
            <w:vAlign w:val="center"/>
          </w:tcPr>
          <w:p w14:paraId="324331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c>
          <w:tcPr>
            <w:tcW w:w="1453" w:type="dxa"/>
            <w:vAlign w:val="center"/>
          </w:tcPr>
          <w:p w14:paraId="37BE5BF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8BFEAF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68B3A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26BB20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7A546E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447A8A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6857EE8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25BDD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21F53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73DCF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3CC1CE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79F618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20B0977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E9AA6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0061E9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487F8A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039EEB6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4D4F4D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1.63～1.69</w:t>
            </w:r>
          </w:p>
        </w:tc>
        <w:tc>
          <w:tcPr>
            <w:tcW w:w="1453" w:type="dxa"/>
            <w:vAlign w:val="center"/>
          </w:tcPr>
          <w:p w14:paraId="54399D7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1.57～1.63</w:t>
            </w:r>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628056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111057E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7A3C8F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4B86A4B4">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71D3CE2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6661C99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3A526EA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表9 容载比推荐（电缆占比≤10%、分散系数&gt;1.15）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393AEA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2D9DC1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045612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4D1BEF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088CBF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2E44BD7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FA7C4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3687BD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5D343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6C06BD2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6E9A62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77B0631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243DC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83E195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68506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0DDA105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060AF9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52274E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32199F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025CCC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256863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0F4624E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42A5F6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4F24955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BCC6F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354AD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7EAA51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0F56EF5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1.91～2.01</w:t>
            </w:r>
          </w:p>
        </w:tc>
        <w:tc>
          <w:tcPr>
            <w:tcW w:w="1451" w:type="dxa"/>
            <w:vAlign w:val="center"/>
          </w:tcPr>
          <w:p w14:paraId="76F49C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648294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7BFCF8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72829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5C045F6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7DDC92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09B564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49C00F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1AE54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5A737E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BCFA0C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2ECAE19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09E26D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0D81B1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5DEAF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E6654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5CE811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40C6DB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159D44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241BAAC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82C97D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76AD8E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99FBCD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1F33EE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2D69759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82F88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E2EBBE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F0830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0A4DB3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20C1A93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2.45～2.52</w:t>
            </w:r>
          </w:p>
        </w:tc>
        <w:tc>
          <w:tcPr>
            <w:tcW w:w="1451" w:type="dxa"/>
            <w:vAlign w:val="center"/>
          </w:tcPr>
          <w:p w14:paraId="6B6F69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2.33～2.43</w:t>
            </w:r>
          </w:p>
        </w:tc>
        <w:tc>
          <w:tcPr>
            <w:tcW w:w="1453" w:type="dxa"/>
            <w:vAlign w:val="center"/>
          </w:tcPr>
          <w:p w14:paraId="348160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C8701E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3893C1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A7DB0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4AA27A4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1.93～2.02</w:t>
            </w:r>
          </w:p>
        </w:tc>
        <w:tc>
          <w:tcPr>
            <w:tcW w:w="1451" w:type="dxa"/>
            <w:vAlign w:val="center"/>
          </w:tcPr>
          <w:p w14:paraId="438E7D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2C1A1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9CEB6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2B211E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37DC32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6A4A24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2F207C1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1.87～1.97</w:t>
            </w:r>
          </w:p>
        </w:tc>
        <w:tc>
          <w:tcPr>
            <w:tcW w:w="1453" w:type="dxa"/>
            <w:vAlign w:val="center"/>
          </w:tcPr>
          <w:p w14:paraId="6059889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14FA14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685A565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F9BDDB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1DAA36C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70F291E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3" w:type="dxa"/>
            <w:vAlign w:val="center"/>
          </w:tcPr>
          <w:p w14:paraId="17556CB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416502F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表10 容载比推荐（电缆占比(10%,30%]、分散系数≤1.15）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50" w:type="dxa"/>
            <w:vAlign w:val="center"/>
          </w:tcPr>
          <w:p w14:paraId="6E64B5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01FB5DC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108BDA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40D679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57B1EFD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6701A1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FE268F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0CF354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FA471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27EFD8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40F34E1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346BCA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0F4B4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77CDEE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1662A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4583A0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16865AE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598527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9E4E0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DD7BD8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7BC87BD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562D62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5F89DE7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6DB1899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1ED60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210628C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74EFE58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76800FB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5BC7E9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13CE27B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D7E9C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6129E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3FB5ECB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4FC98D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7CA329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02A5FC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83D035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E9001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6C4FA1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6FF661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67B733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5F65E7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BC751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8AB35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31CF36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3F0183E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15DCA8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0C938DC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0167D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5648A8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5F201B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275E97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1" w:type="dxa"/>
            <w:vAlign w:val="center"/>
          </w:tcPr>
          <w:p w14:paraId="4EF182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c>
          <w:tcPr>
            <w:tcW w:w="1453" w:type="dxa"/>
            <w:vAlign w:val="center"/>
          </w:tcPr>
          <w:p w14:paraId="706E8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A8542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6A6E0E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411F7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7B1157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27C9CA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2E09EA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B78A49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020341F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369B1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0D2BAB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7532685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6B9F1E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5392B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6FFD75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5AB642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5DAD90E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0BB98A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1.63～1.69</w:t>
            </w:r>
          </w:p>
        </w:tc>
        <w:tc>
          <w:tcPr>
            <w:tcW w:w="1453" w:type="dxa"/>
            <w:vAlign w:val="center"/>
          </w:tcPr>
          <w:p w14:paraId="1D91FE4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1.57～1.63</w:t>
            </w:r>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568746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13B7D7E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CE903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4064AB1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6A66C60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1730838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1E6D863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表11 容载比推荐（电缆占比(10%,30%]、分散系数&gt;1.15）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62950D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7398D1D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10E146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585062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66FBCE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6B94A2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7964F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01CB0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7BACEB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5295581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2AEA7F5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0B6DDFA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D7E1BC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FB51B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62767F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7C0483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52FC93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2A8CC6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15257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29DFD8B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851EBE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2793B3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59007DD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0108BE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EDB18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EF540A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4CAB25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51F7A5A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1.91～2.01</w:t>
            </w:r>
          </w:p>
        </w:tc>
        <w:tc>
          <w:tcPr>
            <w:tcW w:w="1451" w:type="dxa"/>
            <w:vAlign w:val="center"/>
          </w:tcPr>
          <w:p w14:paraId="2F6B4C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1C9C58A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02FC0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5826611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7D07D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4C4ABB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03F11E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c>
          <w:tcPr>
            <w:tcW w:w="1453" w:type="dxa"/>
            <w:vAlign w:val="center"/>
          </w:tcPr>
          <w:p w14:paraId="2995DD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B69E3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9F6B1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2724B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55C70B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2946B3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23F4F8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14279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59CB6D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5E23A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34B40AF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57584C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73B8207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6C1CC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40965C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56C169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1B1C28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22032E9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682EB3D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87C49F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3D4AB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A7DB3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7F2DC0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2.45～2.52</w:t>
            </w:r>
          </w:p>
        </w:tc>
        <w:tc>
          <w:tcPr>
            <w:tcW w:w="1451" w:type="dxa"/>
            <w:vAlign w:val="center"/>
          </w:tcPr>
          <w:p w14:paraId="1CB8B9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2.34～2.43</w:t>
            </w:r>
          </w:p>
        </w:tc>
        <w:tc>
          <w:tcPr>
            <w:tcW w:w="1453" w:type="dxa"/>
            <w:vAlign w:val="center"/>
          </w:tcPr>
          <w:p w14:paraId="42FA44F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2.25～2.34</w:t>
            </w:r>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B9DCCE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12312D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0BA99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1B2E7D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1.93～2.02</w:t>
            </w:r>
          </w:p>
        </w:tc>
        <w:tc>
          <w:tcPr>
            <w:tcW w:w="1451" w:type="dxa"/>
            <w:vAlign w:val="center"/>
          </w:tcPr>
          <w:p w14:paraId="595B21F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09EBCF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4D79C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0AC0849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599DD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7E496F6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3E870BA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3" w:type="dxa"/>
            <w:vAlign w:val="center"/>
          </w:tcPr>
          <w:p w14:paraId="2176964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C3547E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D741C8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2DF8E6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4656680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6334A858">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3" w:type="dxa"/>
            <w:vAlign w:val="center"/>
          </w:tcPr>
          <w:p w14:paraId="2D6DFD3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1DF0B29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表12 容载比推荐（电缆占比&gt;30%、分散系数≤1.15）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50" w:type="dxa"/>
            <w:vAlign w:val="center"/>
          </w:tcPr>
          <w:p w14:paraId="253A30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71E209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51887D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465D63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5BEBA8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36A29A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AB79F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03FDBB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A2FF00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21620B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524CCB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5230B2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C5431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1A7CE3C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6E982A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2D8AFE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41BA66E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62906CC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D0FD49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A7180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918A1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6AF6A29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3B5653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4B5F36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B758B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622801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134B72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14DDD96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c>
          <w:tcPr>
            <w:tcW w:w="1451" w:type="dxa"/>
            <w:vAlign w:val="center"/>
          </w:tcPr>
          <w:p w14:paraId="3A3930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5B1D1A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8AC9D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1E488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717A97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79928E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4F460E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49C2074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B1154D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844F57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14DA00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3C0C31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7F111E1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22ADE3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8BAFF8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268A106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F68BE3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26C175B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1.79～1.89</w:t>
            </w:r>
          </w:p>
        </w:tc>
        <w:tc>
          <w:tcPr>
            <w:tcW w:w="1451" w:type="dxa"/>
            <w:vAlign w:val="center"/>
          </w:tcPr>
          <w:p w14:paraId="31A2314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1.65～1.73</w:t>
            </w:r>
          </w:p>
        </w:tc>
        <w:tc>
          <w:tcPr>
            <w:tcW w:w="1453" w:type="dxa"/>
            <w:vAlign w:val="center"/>
          </w:tcPr>
          <w:p w14:paraId="08B0F49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1.57～1.65</w:t>
            </w:r>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DD6EF6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5268221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7DB279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20BD41C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1" w:type="dxa"/>
            <w:vAlign w:val="center"/>
          </w:tcPr>
          <w:p w14:paraId="3D0B84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2FB778F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CFE0A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1A5C51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20F6C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6AFA4D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399AAB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49CCA9B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7AFD2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6054D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0FC91EC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78A376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6FABF4A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26EE6A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EE1F60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744BCB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BF285A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296F94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42AF80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BBA72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9561AC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752EF63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62D818B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1B01C6F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727A894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520E37D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r>
    </w:tbl>
    <w:p w14:paraId="7DD054C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表13 容载比推荐（电缆占比&gt;30%、分散系数&gt;1.15）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5FD638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37482F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50103DD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5E18F68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3656E0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79356C9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FCEED7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757CDF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7330F5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3A40DC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69F131C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4B1BEB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1DAF1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02B3B54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6A5DC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67B8CC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7FF43D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3837D1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FCC77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573684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D361A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561A884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2.63～2.69</w:t>
            </w:r>
          </w:p>
        </w:tc>
        <w:tc>
          <w:tcPr>
            <w:tcW w:w="1451" w:type="dxa"/>
            <w:vAlign w:val="center"/>
          </w:tcPr>
          <w:p w14:paraId="5C12ED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2.57～2.63</w:t>
            </w:r>
          </w:p>
        </w:tc>
        <w:tc>
          <w:tcPr>
            <w:tcW w:w="1453" w:type="dxa"/>
            <w:vAlign w:val="center"/>
          </w:tcPr>
          <w:p w14:paraId="204E92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2.57～2.63</w:t>
            </w:r>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2105F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881F26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82A1A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206DD4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5FB80C0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41C860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0D8D9F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5D608F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CB095A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7DF797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044E821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3" w:type="dxa"/>
            <w:vAlign w:val="center"/>
          </w:tcPr>
          <w:p w14:paraId="2863096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45CBF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471ED4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3C614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1C423D0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1F2939E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17FE2C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FA0321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D9582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3CC6BC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4691D26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2C1C8C3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4C621C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F6D367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61602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31CC4D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556169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1C1C4A4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3" w:type="dxa"/>
            <w:vAlign w:val="center"/>
          </w:tcPr>
          <w:p w14:paraId="5471821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4FE5C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E1D99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BA67A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2BF1010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2.48～2.52</w:t>
            </w:r>
          </w:p>
        </w:tc>
        <w:tc>
          <w:tcPr>
            <w:tcW w:w="1451" w:type="dxa"/>
            <w:vAlign w:val="center"/>
          </w:tcPr>
          <w:p w14:paraId="538D2E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2.41～2.48</w:t>
            </w:r>
          </w:p>
        </w:tc>
        <w:tc>
          <w:tcPr>
            <w:tcW w:w="1453" w:type="dxa"/>
            <w:vAlign w:val="center"/>
          </w:tcPr>
          <w:p w14:paraId="2BD6B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1E68B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02A67C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21E61D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6D40985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156A15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1.87～1.95</w:t>
            </w:r>
          </w:p>
        </w:tc>
        <w:tc>
          <w:tcPr>
            <w:tcW w:w="1453" w:type="dxa"/>
            <w:vAlign w:val="center"/>
          </w:tcPr>
          <w:p w14:paraId="2BAA51E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79786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E6DD0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301035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70DC97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335842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3" w:type="dxa"/>
            <w:vAlign w:val="center"/>
          </w:tcPr>
          <w:p w14:paraId="6C1374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DC9D79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02CCBC8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2E41FC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22372C6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7D4819F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2.28～2.37</w:t>
            </w:r>
          </w:p>
        </w:tc>
        <w:tc>
          <w:tcPr>
            <w:tcW w:w="1453" w:type="dxa"/>
            <w:vAlign w:val="center"/>
          </w:tcPr>
          <w:p w14:paraId="7C55035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2.19～2.28</w:t>
            </w:r>
          </w:p>
        </w:tc>
      </w:tr>
    </w:tbl>
    <w:p w14:paraId="4DCB1A9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（六）参数响应体现设备替代与配置平台</w:t>
      </w:r>
    </w:p>
    <w:p w14:paraId="76F0104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装机渗透率增加后，反向输送任务可能成为主变及储能的主要约束。年最大净负荷平均增长率则同时改变容量需求与容载比分母，存量容量先被增长需求逐步利用，局部缺口扩大后再按允许额定容量补强。电缆长度占比提高会增加新增联络费用，部分条件下转向站内建设；负荷分散系数提高则增加局部峰值压力，其影响取决于邻站支援及储能条件。</w:t>
      </w:r>
    </w:p>
    <w:p w14:paraId="35099CE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t>
      </w:r>
    </w:p>
    <w:p w14:paraId="6301EDA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存量主变持续在役时，转供改善可能先减少储能和新增联络，主变总容量保持原值。实际查表应先确定设备承接条件，再结合具体窗口比较可实施的主变台数、额定容量及配套工程，使容载比取值与供电任务和费用对应。</w:t>
      </w:r>
    </w:p>
    <w:p w14:paraId="02A64667">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四、规划应用相关工作建议</w:t>
      </w:r>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（一）按片区条件查表，形成具体设备方案</w:t>
      </w:r>
    </w:p>
    <w:p w14:paraId="37E8E169">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一是统一统计范围和发展阶段。</w:t>
      </w:r>
      <w:r>
        <w:rPr>
          <w:rFonts w:hint="eastAsia" w:ascii="方正仿宋_GBK" w:hAnsi="方正仿宋_GBK" w:eastAsia="方正仿宋_GBK" w:cs="Times New Roman"/>
          <w:sz w:val="32"/>
          <w:szCs w:val="32"/>
        </w:rPr>
        <w:t>按相同电压等级、供电范围和年度计算网供峰值、分布式电源装机渗透率及年最大净负荷平均增长率，再根据电缆长度占比、初始转供率及负荷分散系数定位矩阵。实际年度输入与未来预测分别使用对应时期的增长水平，保留年度峰值波动及其对容载比的影响。</w:t>
      </w:r>
    </w:p>
    <w:p w14:paraId="1D80FC2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二是将推荐范围落实到站级措施。</w:t>
      </w:r>
      <w:r>
        <w:rPr>
          <w:rFonts w:hint="eastAsia" w:ascii="方正仿宋_GBK" w:hAnsi="方正仿宋_GBK" w:eastAsia="方正仿宋_GBK" w:cs="Times New Roman"/>
          <w:sz w:val="32"/>
          <w:szCs w:val="32"/>
        </w:rPr>
        <w:t>以实际在役主变为起点，逐站比较更换和扩建，结合储能有效功率与联络通道确定建设组合。主变容量与台数应同时满足正常供电及最大单台主变N-1要求，再按具体采购、配储及线路工程计算费用，明确投运年份和负荷转接安排。</w:t>
      </w:r>
    </w:p>
    <w:p w14:paraId="7B6D5ACF">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三是按设备配置回算最终容载比。</w:t>
      </w:r>
      <w:r>
        <w:rPr>
          <w:rFonts w:hint="eastAsia" w:ascii="方正仿宋_GBK" w:hAnsi="方正仿宋_GBK" w:eastAsia="方正仿宋_GBK" w:cs="Times New Roman"/>
          <w:sz w:val="32"/>
          <w:szCs w:val="32"/>
        </w:rPr>
        <w: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t>
      </w:r>
    </w:p>
    <w:p w14:paraId="39AA4BA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（二）区分片区供电任务，合理组合补强措施</w:t>
      </w:r>
    </w:p>
    <w:p w14:paraId="499C388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类光伏渗透率较高的片区，重点分析日间反向功率、晚间正向供电和故障剩余能力，按局部缺口的持续过程确定储能支撑。主变补强、邻站支援与储能吸收或放电共同满足双向任务，按具体工程费用选择组合，并随光伏投产进度更新容量需求。</w:t>
      </w:r>
    </w:p>
    <w:p w14:paraId="23247027">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市区类负荷较集中的片区，重点结合站级高负载、主变N-1能力和邻站承接任务比较站内补强与联络建设。电缆比例较高时，新建通道费用对方案排序的影响更大，应利用既有可切换区段和邻站余量，将新增联络与主变更换、扩建及配储共同纳入比选。</w:t>
      </w:r>
    </w:p>
    <w:p w14:paraId="218335F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t>
      </w:r>
    </w:p>
    <w:p w14:paraId="49C5815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（三）结合建设进度滚动更新应用结果</w:t>
      </w:r>
    </w:p>
    <w:p w14:paraId="48918BB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年度规划随新增用户、负荷峰值和光伏投产更新源荷条件，承接已投运设备，再比较当年主变、储能与联络需求。线路造价、储能价格、站内扩建条件及馈线可转区段发生变化后，同步调整工程组合与推荐窗口，形成各片区的建设时序。</w:t>
      </w:r>
    </w:p>
    <w:p w14:paraId="0378484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本研究以年度源荷序列回代正常及主变N-1工况，部分等效通道和区段分配采用研究设定，历史时序为模板回算，未来沿用基准空间分布。储能按有效功率参与容量比选，工程应用还需结合实际网络检查连续荷电状态、电压及保护配合，并补充运行费用。上述条件在规划应用中一并核定，用新增资料逐步完善“一片一策”的容量安排。</w:t>
      </w: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3"/>
        <w:rPr>
          <w:rFonts w:hint="eastAsia" w:eastAsiaTheme="minorEastAsia"/>
          <w:lang w:eastAsia="zh"/>
        </w:rPr>
      </w:pPr>
      <w:bookmarkStart w:id="0" w:name="_T1322182406_233911019"/>
      <w:r>
        <w:rPr>
          <w:rFonts w:hint="eastAsia"/>
          <w:lang w:eastAsia="zh"/>
        </w:rPr>
        <w:t>不要参考文献</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小标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楷体_GBK">
    <w:altName w:val="Noto Serif CJK SC"/>
    <w:panose1 w:val="02000000000000000000"/>
    <w:charset w:val="86"/>
    <w:family w:val="auto"/>
    <w:pitch w:val="default"/>
    <w:sig w:usb0="00000000" w:usb1="00000000" w:usb2="00000000" w:usb3="00000000" w:csb0="00040000" w:csb1="00000000"/>
  </w:font>
  <w:font w:name="方正仿宋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楷体_GBK">
    <w:altName w:val="Times New Roman"/>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2F748642"/>
    <w:rsid w:val="309B06AC"/>
    <w:rsid w:val="388F6D48"/>
    <w:rsid w:val="39712E34"/>
    <w:rsid w:val="3E2D5AED"/>
    <w:rsid w:val="3ED85280"/>
    <w:rsid w:val="420678AE"/>
    <w:rsid w:val="43850656"/>
    <w:rsid w:val="440C3737"/>
    <w:rsid w:val="44F354BA"/>
    <w:rsid w:val="47FDF9CC"/>
    <w:rsid w:val="51EB4B97"/>
    <w:rsid w:val="56E5BF66"/>
    <w:rsid w:val="57803A42"/>
    <w:rsid w:val="58195673"/>
    <w:rsid w:val="59E41013"/>
    <w:rsid w:val="5ADE72D7"/>
    <w:rsid w:val="5D7F2C40"/>
    <w:rsid w:val="5FDA06E2"/>
    <w:rsid w:val="648701A3"/>
    <w:rsid w:val="65DB7D10"/>
    <w:rsid w:val="692A7973"/>
    <w:rsid w:val="6AB7097E"/>
    <w:rsid w:val="6AF9E58B"/>
    <w:rsid w:val="6B977093"/>
    <w:rsid w:val="70C938A7"/>
    <w:rsid w:val="70E1568B"/>
    <w:rsid w:val="71CD20B4"/>
    <w:rsid w:val="73216DDF"/>
    <w:rsid w:val="75044958"/>
    <w:rsid w:val="76E07A22"/>
    <w:rsid w:val="778A576D"/>
    <w:rsid w:val="79FB0956"/>
    <w:rsid w:val="7AABC234"/>
    <w:rsid w:val="7D6C7155"/>
    <w:rsid w:val="7E1022D2"/>
    <w:rsid w:val="7F675C96"/>
    <w:rsid w:val="7FF79742"/>
    <w:rsid w:val="85F64675"/>
    <w:rsid w:val="B7FD0FDC"/>
    <w:rsid w:val="D77748E3"/>
    <w:rsid w:val="FBF5EAF5"/>
    <w:rsid w:val="FBF957F2"/>
    <w:rsid w:val="FFF96342"/>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22</Pages>
  <Words>0</Words>
  <Characters>0</Characters>
  <Lines>1</Lines>
  <Paragraphs>1</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2025-08-21T10:37:00Z</dcterms:created>
  <dc:creator>徐州公司</dc:creator>
  <cp:lastModifiedBy>许恒</cp:lastModifiedBy>
  <dcterms:modified xsi:type="dcterms:W3CDTF">2026-10-23T11:25:50Z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205361A6203AC4FFBED3DA6AF5A78A93_43</vt:lpwstr>
  </property>
</Properties>
</file>